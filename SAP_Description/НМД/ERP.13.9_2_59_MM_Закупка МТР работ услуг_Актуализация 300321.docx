
<file path=[Content_Types].xml><?xml version="1.0" encoding="utf-8"?>
<Types xmlns="http://schemas.openxmlformats.org/package/2006/content-types">
  <Default Extension="png" ContentType="image/png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doc" ContentType="application/msword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76B75E" w14:textId="2CBB6399" w:rsidR="00F66ECE" w:rsidRPr="00F8304C" w:rsidRDefault="002B15A1" w:rsidP="00F66ECE">
      <w:pPr>
        <w:rPr>
          <w:rFonts w:ascii="Arial" w:hAnsi="Arial" w:cs="Arial"/>
          <w:lang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  <w:r w:rsidRPr="00F8304C">
        <w:rPr>
          <w:rFonts w:ascii="Arial" w:hAnsi="Arial" w:cs="Arial"/>
          <w:lang w:eastAsia="ru-RU"/>
        </w:rPr>
        <w:t xml:space="preserve"> </w:t>
      </w:r>
    </w:p>
    <w:p w14:paraId="056556FC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1BC6C01D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32C4E5B6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46AD5467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028BD2BB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49200535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6C74A1B6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516CC3B2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549C51D0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0BFB83B7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4AF8AD37" w14:textId="77777777" w:rsidR="00193343" w:rsidRPr="00F94454" w:rsidRDefault="00193343" w:rsidP="00F66ECE">
      <w:pPr>
        <w:rPr>
          <w:rFonts w:ascii="Arial" w:hAnsi="Arial" w:cs="Arial"/>
          <w:lang w:eastAsia="ru-RU"/>
        </w:rPr>
      </w:pPr>
    </w:p>
    <w:p w14:paraId="4119F77D" w14:textId="77777777" w:rsidR="00F66ECE" w:rsidRPr="00F94454" w:rsidRDefault="00F66ECE" w:rsidP="00F66ECE">
      <w:pPr>
        <w:rPr>
          <w:rFonts w:ascii="Arial" w:hAnsi="Arial" w:cs="Arial"/>
          <w:lang w:eastAsia="ru-RU"/>
        </w:rPr>
      </w:pPr>
    </w:p>
    <w:p w14:paraId="1C384E74" w14:textId="77777777" w:rsidR="00F66ECE" w:rsidRPr="00F94454" w:rsidRDefault="00F66ECE" w:rsidP="00CD470D">
      <w:pPr>
        <w:rPr>
          <w:rFonts w:ascii="Arial" w:hAnsi="Arial" w:cs="Arial"/>
          <w:lang w:eastAsia="ru-RU"/>
        </w:rPr>
      </w:pPr>
      <w:r w:rsidRPr="00F94454">
        <w:rPr>
          <w:rFonts w:ascii="Arial" w:hAnsi="Arial" w:cs="Arial"/>
          <w:lang w:eastAsia="ru-RU"/>
        </w:rPr>
        <w:tab/>
      </w:r>
    </w:p>
    <w:p w14:paraId="32618C52" w14:textId="77777777" w:rsidR="00732420" w:rsidRDefault="00732420" w:rsidP="00732420">
      <w:pPr>
        <w:jc w:val="center"/>
        <w:rPr>
          <w:rFonts w:ascii="Arial" w:hAnsi="Arial" w:cs="Arial"/>
          <w:b/>
          <w:sz w:val="32"/>
          <w:szCs w:val="32"/>
        </w:rPr>
      </w:pPr>
      <w:r w:rsidRPr="00F94454">
        <w:rPr>
          <w:rFonts w:ascii="Arial" w:hAnsi="Arial" w:cs="Arial"/>
          <w:b/>
          <w:sz w:val="32"/>
          <w:szCs w:val="32"/>
        </w:rPr>
        <w:t>КОНЦЕПТУАЛЬНЫЙ ДИЗАЙН</w:t>
      </w:r>
    </w:p>
    <w:p w14:paraId="6350EAA5" w14:textId="77777777" w:rsidR="00732420" w:rsidRPr="00F94454" w:rsidRDefault="00732420" w:rsidP="00732420">
      <w:pPr>
        <w:jc w:val="center"/>
        <w:rPr>
          <w:rFonts w:ascii="Arial" w:hAnsi="Arial" w:cs="Arial"/>
          <w:b/>
          <w:sz w:val="32"/>
          <w:szCs w:val="32"/>
        </w:rPr>
      </w:pPr>
    </w:p>
    <w:p w14:paraId="3246B95F" w14:textId="77777777" w:rsidR="00732420" w:rsidRDefault="00732420" w:rsidP="00732420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>
        <w:rPr>
          <w:rFonts w:ascii="Arial" w:hAnsi="Arial" w:cs="Arial"/>
          <w:bCs/>
          <w:kern w:val="32"/>
          <w:sz w:val="32"/>
          <w:szCs w:val="32"/>
        </w:rPr>
        <w:t>МТО</w:t>
      </w:r>
    </w:p>
    <w:p w14:paraId="5E424DE6" w14:textId="77777777" w:rsidR="00732420" w:rsidRDefault="00732420" w:rsidP="00732420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 w:rsidRPr="00F94454">
        <w:rPr>
          <w:rFonts w:ascii="Arial" w:hAnsi="Arial" w:cs="Arial"/>
          <w:bCs/>
          <w:kern w:val="32"/>
          <w:sz w:val="32"/>
          <w:szCs w:val="32"/>
        </w:rPr>
        <w:t xml:space="preserve"> </w:t>
      </w:r>
    </w:p>
    <w:p w14:paraId="30B348F9" w14:textId="77777777" w:rsidR="00732420" w:rsidRDefault="00732420" w:rsidP="00732420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 w:rsidRPr="00B77A57">
        <w:rPr>
          <w:rFonts w:ascii="Arial" w:hAnsi="Arial" w:cs="Arial"/>
          <w:bCs/>
          <w:kern w:val="32"/>
          <w:sz w:val="32"/>
          <w:szCs w:val="32"/>
        </w:rPr>
        <w:t>ЗАКУПКА МТР, РАБОТ, УСЛУГ</w:t>
      </w:r>
    </w:p>
    <w:p w14:paraId="690338D1" w14:textId="77777777" w:rsidR="00732420" w:rsidRPr="00A10693" w:rsidRDefault="00732420" w:rsidP="00732420">
      <w:pPr>
        <w:jc w:val="center"/>
        <w:rPr>
          <w:rFonts w:ascii="Arial" w:hAnsi="Arial" w:cs="Arial"/>
          <w:bCs/>
          <w:kern w:val="32"/>
          <w:sz w:val="32"/>
          <w:szCs w:val="32"/>
        </w:rPr>
      </w:pPr>
    </w:p>
    <w:p w14:paraId="3BA7AB41" w14:textId="5722D866" w:rsidR="00732420" w:rsidRPr="00A10693" w:rsidRDefault="00732420" w:rsidP="00732420">
      <w:pPr>
        <w:jc w:val="center"/>
        <w:rPr>
          <w:rFonts w:ascii="Arial" w:hAnsi="Arial" w:cs="Arial"/>
          <w:sz w:val="32"/>
          <w:szCs w:val="32"/>
        </w:rPr>
      </w:pPr>
      <w:r w:rsidRPr="00A10693">
        <w:rPr>
          <w:rFonts w:ascii="Arial" w:hAnsi="Arial" w:cs="Arial"/>
          <w:sz w:val="32"/>
          <w:szCs w:val="32"/>
          <w:lang w:val="en-US"/>
        </w:rPr>
        <w:t>ERP</w:t>
      </w:r>
      <w:r w:rsidRPr="00A10693">
        <w:rPr>
          <w:rFonts w:ascii="Arial" w:hAnsi="Arial" w:cs="Arial"/>
          <w:sz w:val="32"/>
          <w:szCs w:val="32"/>
        </w:rPr>
        <w:t>.</w:t>
      </w:r>
      <w:ins w:id="4" w:author="SintsovaMA" w:date="2021-03-22T17:09:00Z">
        <w:r w:rsidR="00BD5290" w:rsidRPr="004D0783">
          <w:rPr>
            <w:rFonts w:ascii="Arial" w:hAnsi="Arial" w:cs="Arial"/>
            <w:sz w:val="32"/>
            <w:szCs w:val="32"/>
            <w:rPrChange w:author="NazarovaVA" w:date="2021-03-24T10:15:00Z" w:id="5">
              <w:rPr>
                <w:rFonts w:ascii="Arial" w:hAnsi="Arial" w:cs="Arial"/>
                <w:sz w:val="32"/>
                <w:szCs w:val="32"/>
                <w:lang w:val="en-US"/>
              </w:rPr>
            </w:rPrChange>
          </w:rPr>
          <w:t>13.</w:t>
        </w:r>
      </w:ins>
      <w:r w:rsidR="00D2138A">
        <w:rPr>
          <w:rFonts w:ascii="Arial" w:hAnsi="Arial" w:cs="Arial"/>
          <w:sz w:val="32"/>
          <w:szCs w:val="32"/>
        </w:rPr>
        <w:t>9</w:t>
      </w:r>
      <w:ins w:id="6" w:author="SintsovaMA" w:date="2021-03-22T17:09:00Z">
        <w:r w:rsidR="00BD5290" w:rsidRPr="004D0783">
          <w:rPr>
            <w:rFonts w:ascii="Arial" w:hAnsi="Arial" w:cs="Arial"/>
            <w:sz w:val="32"/>
            <w:szCs w:val="32"/>
            <w:rPrChange w:author="NazarovaVA" w:date="2021-03-24T10:15:00Z" w:id="7">
              <w:rPr>
                <w:rFonts w:ascii="Arial" w:hAnsi="Arial" w:cs="Arial"/>
                <w:sz w:val="32"/>
                <w:szCs w:val="32"/>
                <w:lang w:val="en-US"/>
              </w:rPr>
            </w:rPrChange>
          </w:rPr>
          <w:t>_2_</w:t>
        </w:r>
      </w:ins>
      <w:del w:id="8" w:author="SintsovaMA" w:date="2021-03-22T17:09:00Z">
        <w:r w:rsidRPr="00A10693" w:rsidDel="00BD5290">
          <w:rPr>
            <w:rFonts w:ascii="Arial" w:hAnsi="Arial" w:cs="Arial"/>
            <w:sz w:val="32"/>
            <w:szCs w:val="32"/>
          </w:rPr>
          <w:delText>.1.</w:delText>
        </w:r>
      </w:del>
      <w:r w:rsidRPr="00A10693">
        <w:rPr>
          <w:rFonts w:ascii="Arial" w:hAnsi="Arial" w:cs="Arial"/>
          <w:bCs/>
          <w:kern w:val="32"/>
          <w:sz w:val="32"/>
          <w:szCs w:val="32"/>
        </w:rPr>
        <w:t>59</w:t>
      </w:r>
      <w:ins w:id="9" w:author="SintsovaMA" w:date="2021-03-22T17:09:00Z">
        <w:r w:rsidR="00BD5290" w:rsidRPr="004D0783">
          <w:rPr>
            <w:rFonts w:ascii="Arial" w:hAnsi="Arial" w:cs="Arial"/>
            <w:bCs/>
            <w:kern w:val="32"/>
            <w:sz w:val="32"/>
            <w:szCs w:val="32"/>
            <w:rPrChange w:author="NazarovaVA" w:date="2021-03-24T10:15:00Z" w:id="10">
              <w:rPr>
                <w:rFonts w:ascii="Arial" w:hAnsi="Arial" w:cs="Arial"/>
                <w:bCs/>
                <w:kern w:val="32"/>
                <w:sz w:val="32"/>
                <w:szCs w:val="32"/>
                <w:lang w:val="en-US"/>
              </w:rPr>
            </w:rPrChange>
          </w:rPr>
          <w:t>_</w:t>
        </w:r>
        <w:r w:rsidR="00BD5290">
          <w:rPr>
            <w:rFonts w:ascii="Arial" w:hAnsi="Arial" w:cs="Arial"/>
            <w:bCs/>
            <w:kern w:val="32"/>
            <w:sz w:val="32"/>
            <w:szCs w:val="32"/>
            <w:lang w:val="en-US"/>
          </w:rPr>
          <w:t>MM</w:t>
        </w:r>
      </w:ins>
    </w:p>
    <w:p w14:paraId="2A61A3B9" w14:textId="77777777" w:rsidR="00732420" w:rsidRPr="00A10693" w:rsidRDefault="00732420" w:rsidP="00732420">
      <w:pPr>
        <w:jc w:val="center"/>
        <w:rPr>
          <w:rFonts w:ascii="Arial" w:hAnsi="Arial" w:cs="Arial"/>
          <w:sz w:val="32"/>
          <w:szCs w:val="32"/>
        </w:rPr>
      </w:pPr>
    </w:p>
    <w:p w14:paraId="19B61940" w14:textId="03F26985" w:rsidR="00732420" w:rsidRPr="00F94454" w:rsidRDefault="007E33BD" w:rsidP="00732420">
      <w:pPr>
        <w:jc w:val="center"/>
        <w:rPr>
          <w:rFonts w:ascii="Arial" w:hAnsi="Arial" w:cs="Arial"/>
          <w:sz w:val="32"/>
          <w:szCs w:val="32"/>
        </w:rPr>
      </w:pPr>
      <w:r w:rsidRPr="00F8304C">
        <w:rPr>
          <w:rFonts w:ascii="Arial" w:hAnsi="Arial" w:cs="Arial"/>
          <w:bCs/>
          <w:kern w:val="32"/>
          <w:sz w:val="32"/>
          <w:szCs w:val="32"/>
        </w:rPr>
        <w:t>317102. Внедрение «пилота» и стабилизация решения</w:t>
      </w:r>
    </w:p>
    <w:p w14:paraId="61DA4C80" w14:textId="77777777" w:rsidR="00F66ECE" w:rsidRPr="00F94454" w:rsidRDefault="00F66ECE" w:rsidP="00CD470D">
      <w:pPr>
        <w:rPr>
          <w:rFonts w:ascii="Arial" w:hAnsi="Arial" w:cs="Arial"/>
        </w:rPr>
      </w:pPr>
    </w:p>
    <w:p w14:paraId="0EB5B188" w14:textId="77777777" w:rsidR="002E67E7" w:rsidRPr="00F94454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6B685883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D189CF1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4498D0F" w14:textId="77777777" w:rsidR="00193343" w:rsidRPr="00F9445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4B56B8B" w14:textId="77777777" w:rsidR="00193343" w:rsidRPr="00F9445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473C677" w14:textId="77777777" w:rsidR="00193343" w:rsidRPr="00F94454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8918EFD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3272586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FD76690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8D7A057" w14:textId="77777777" w:rsidR="00FA3F4E" w:rsidRPr="00F94454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32EFAC2" w14:textId="77777777" w:rsidR="00175B15" w:rsidRPr="00F94454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C568D17" w14:textId="77777777" w:rsidR="00175B15" w:rsidRPr="00F94454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6F6F7010" w14:textId="77777777" w:rsidR="00175B15" w:rsidRPr="00F94454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18F8C66" w14:textId="77777777" w:rsidR="00175B15" w:rsidRPr="00F94454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1B09EC77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6C148AD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00DFE93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3EC0C31" w14:textId="77777777" w:rsidR="008F456C" w:rsidRPr="00F94454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19C95E2" w14:textId="2F331301" w:rsidR="00D12ECC" w:rsidRPr="00916FAB" w:rsidRDefault="00916FAB" w:rsidP="00175B15">
      <w:pPr>
        <w:jc w:val="center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>Москва 20</w:t>
      </w:r>
      <w:r w:rsidR="00A55E3C" w:rsidRPr="00F8304C">
        <w:rPr>
          <w:rFonts w:ascii="Arial" w:hAnsi="Arial" w:cs="Arial"/>
          <w:b/>
          <w:sz w:val="22"/>
        </w:rPr>
        <w:t>2</w:t>
      </w:r>
      <w:ins w:id="11" w:author="Paramonova Elena" w:date="2021-02-18T09:50:00Z">
        <w:r w:rsidR="00E64BD7">
          <w:rPr>
            <w:rFonts w:ascii="Arial" w:hAnsi="Arial" w:cs="Arial"/>
            <w:b/>
            <w:sz w:val="22"/>
          </w:rPr>
          <w:t>1</w:t>
        </w:r>
      </w:ins>
      <w:del w:id="12" w:author="Paramonova Elena" w:date="2021-02-18T09:50:00Z">
        <w:r w:rsidR="00A55E3C" w:rsidRPr="00F8304C" w:rsidDel="00E64BD7">
          <w:rPr>
            <w:rFonts w:ascii="Arial" w:hAnsi="Arial" w:cs="Arial"/>
            <w:b/>
            <w:sz w:val="22"/>
          </w:rPr>
          <w:delText>0</w:delText>
        </w:r>
      </w:del>
    </w:p>
    <w:p w14:paraId="0F2ED007" w14:textId="77777777" w:rsidR="00D12ECC" w:rsidRPr="00F94454" w:rsidRDefault="00D12ECC">
      <w:pPr>
        <w:spacing w:after="200" w:line="276" w:lineRule="auto"/>
        <w:jc w:val="left"/>
        <w:rPr>
          <w:rFonts w:ascii="Arial" w:hAnsi="Arial" w:cs="Arial"/>
          <w:b/>
          <w:sz w:val="20"/>
        </w:rPr>
      </w:pPr>
      <w:r w:rsidRPr="00F94454">
        <w:rPr>
          <w:rFonts w:ascii="Arial" w:hAnsi="Arial" w:cs="Arial"/>
          <w:b/>
          <w:sz w:val="20"/>
        </w:rPr>
        <w:br w:type="page"/>
      </w:r>
    </w:p>
    <w:p w14:paraId="11EF569E" w14:textId="64958E0D" w:rsidR="003701C2" w:rsidRPr="00916FAB" w:rsidRDefault="003701C2" w:rsidP="00916FAB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bookmarkStart w:id="13" w:name="_Ref38339963"/>
      <w:bookmarkStart w:id="14" w:name="_Ref517441306"/>
      <w:r w:rsidRPr="00916FAB">
        <w:rPr>
          <w:rFonts w:ascii="Arial" w:hAnsi="Arial" w:cs="Arial"/>
          <w:b/>
          <w:sz w:val="22"/>
        </w:rPr>
        <w:lastRenderedPageBreak/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1</w:t>
      </w:r>
      <w:r w:rsidR="00106AE3" w:rsidRPr="00916FAB">
        <w:rPr>
          <w:rFonts w:ascii="Arial" w:hAnsi="Arial" w:cs="Arial"/>
          <w:b/>
          <w:noProof/>
          <w:sz w:val="22"/>
        </w:rPr>
        <w:fldChar w:fldCharType="end"/>
      </w:r>
      <w:bookmarkEnd w:id="13"/>
      <w:r w:rsidRPr="00916FAB">
        <w:rPr>
          <w:rFonts w:ascii="Arial" w:hAnsi="Arial" w:cs="Arial"/>
          <w:b/>
          <w:sz w:val="22"/>
        </w:rPr>
        <w:t>. История изменений</w:t>
      </w:r>
      <w:bookmarkEnd w:id="14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182"/>
        <w:gridCol w:w="1372"/>
        <w:gridCol w:w="5640"/>
        <w:gridCol w:w="1982"/>
      </w:tblGrid>
      <w:tr w:rsidR="00175B15" w:rsidRPr="00F94454" w14:paraId="4239B57A" w14:textId="77777777" w:rsidTr="009355EA">
        <w:trPr>
          <w:cantSplit/>
          <w:trHeight w:val="397"/>
          <w:tblHeader/>
        </w:trPr>
        <w:tc>
          <w:tcPr>
            <w:tcW w:w="581" w:type="pct"/>
            <w:shd w:val="clear" w:color="auto" w:fill="FFC000"/>
            <w:vAlign w:val="center"/>
          </w:tcPr>
          <w:p w14:paraId="25DA961C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Версия</w:t>
            </w:r>
          </w:p>
        </w:tc>
        <w:tc>
          <w:tcPr>
            <w:tcW w:w="674" w:type="pct"/>
            <w:shd w:val="clear" w:color="auto" w:fill="FFC000"/>
            <w:vAlign w:val="center"/>
          </w:tcPr>
          <w:p w14:paraId="4DBD782D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771" w:type="pct"/>
            <w:shd w:val="clear" w:color="auto" w:fill="FFC000"/>
            <w:vAlign w:val="center"/>
          </w:tcPr>
          <w:p w14:paraId="78B8458A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Комментарий</w:t>
            </w:r>
          </w:p>
        </w:tc>
        <w:tc>
          <w:tcPr>
            <w:tcW w:w="974" w:type="pct"/>
            <w:shd w:val="clear" w:color="auto" w:fill="FFC000"/>
            <w:vAlign w:val="center"/>
          </w:tcPr>
          <w:p w14:paraId="5050AE40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Автор</w:t>
            </w:r>
          </w:p>
        </w:tc>
      </w:tr>
      <w:tr w:rsidR="00175B15" w:rsidRPr="00F94454" w14:paraId="38C4B769" w14:textId="77777777" w:rsidTr="00927CCC">
        <w:trPr>
          <w:cantSplit/>
        </w:trPr>
        <w:tc>
          <w:tcPr>
            <w:tcW w:w="581" w:type="pct"/>
          </w:tcPr>
          <w:p w14:paraId="3AF3D633" w14:textId="68997AD4" w:rsidR="00175B15" w:rsidRPr="00F94454" w:rsidRDefault="001F043C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</w:t>
            </w:r>
            <w:r w:rsidR="00DA2382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674" w:type="pct"/>
          </w:tcPr>
          <w:p w14:paraId="376D23F1" w14:textId="630A1126" w:rsidR="00175B15" w:rsidRPr="00F94454" w:rsidRDefault="00DA2382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</w:t>
            </w:r>
            <w:r w:rsidR="00531556">
              <w:rPr>
                <w:rFonts w:ascii="Arial" w:hAnsi="Arial" w:cs="Arial"/>
                <w:sz w:val="20"/>
              </w:rPr>
              <w:t>.08.2018</w:t>
            </w:r>
          </w:p>
        </w:tc>
        <w:tc>
          <w:tcPr>
            <w:tcW w:w="2771" w:type="pct"/>
          </w:tcPr>
          <w:p w14:paraId="71089DFA" w14:textId="52AD86C7" w:rsidR="00175B15" w:rsidRPr="00F94454" w:rsidRDefault="00531556" w:rsidP="00B778C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Начальная версия</w:t>
            </w:r>
          </w:p>
        </w:tc>
        <w:tc>
          <w:tcPr>
            <w:tcW w:w="974" w:type="pct"/>
          </w:tcPr>
          <w:p w14:paraId="72A18052" w14:textId="256915B6" w:rsidR="00175B15" w:rsidRPr="00F94454" w:rsidRDefault="001F043C" w:rsidP="00B778C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Зеленцова Н.Е.</w:t>
            </w:r>
          </w:p>
        </w:tc>
      </w:tr>
      <w:tr w:rsidR="00857B51" w:rsidRPr="00F94454" w14:paraId="0B875125" w14:textId="77777777" w:rsidTr="00927CCC">
        <w:trPr>
          <w:cantSplit/>
          <w:ins w:id="15" w:author="Paramonova Elena" w:date="2021-03-15T19:10:00Z"/>
        </w:trPr>
        <w:tc>
          <w:tcPr>
            <w:tcW w:w="581" w:type="pct"/>
          </w:tcPr>
          <w:p w14:paraId="46BEFC0D" w14:textId="42A11345" w:rsidR="00857B51" w:rsidRDefault="00857B51" w:rsidP="00B778C7">
            <w:pPr>
              <w:jc w:val="center"/>
              <w:rPr>
                <w:ins w:id="16" w:author="Paramonova Elena" w:date="2021-03-15T19:10:00Z"/>
                <w:rFonts w:ascii="Arial" w:hAnsi="Arial" w:cs="Arial"/>
                <w:sz w:val="20"/>
              </w:rPr>
            </w:pPr>
            <w:ins w:id="17" w:author="Paramonova Elena" w:date="2021-03-15T19:10:00Z">
              <w:r>
                <w:rPr>
                  <w:rFonts w:ascii="Arial" w:hAnsi="Arial" w:cs="Arial"/>
                  <w:sz w:val="20"/>
                </w:rPr>
                <w:t>1.3</w:t>
              </w:r>
            </w:ins>
          </w:p>
        </w:tc>
        <w:tc>
          <w:tcPr>
            <w:tcW w:w="674" w:type="pct"/>
          </w:tcPr>
          <w:p w14:paraId="27D8569E" w14:textId="30D8CC0A" w:rsidR="00857B51" w:rsidRDefault="00857B51" w:rsidP="00B778C7">
            <w:pPr>
              <w:rPr>
                <w:ins w:id="18" w:author="Paramonova Elena" w:date="2021-03-15T19:10:00Z"/>
                <w:rFonts w:ascii="Arial" w:hAnsi="Arial" w:cs="Arial"/>
                <w:sz w:val="20"/>
              </w:rPr>
            </w:pPr>
            <w:ins w:id="19" w:author="Paramonova Elena" w:date="2021-03-15T19:10:00Z">
              <w:r>
                <w:rPr>
                  <w:rFonts w:ascii="Arial" w:hAnsi="Arial" w:cs="Arial"/>
                  <w:sz w:val="20"/>
                </w:rPr>
                <w:t>11.03.2021</w:t>
              </w:r>
            </w:ins>
          </w:p>
        </w:tc>
        <w:tc>
          <w:tcPr>
            <w:tcW w:w="2771" w:type="pct"/>
          </w:tcPr>
          <w:p w14:paraId="317FA159" w14:textId="60DB7006" w:rsidR="00857B51" w:rsidRDefault="00857B51" w:rsidP="00B778C7">
            <w:pPr>
              <w:rPr>
                <w:ins w:id="20" w:author="Paramonova Elena" w:date="2021-03-15T19:10:00Z"/>
                <w:rFonts w:ascii="Arial" w:hAnsi="Arial" w:cs="Arial"/>
                <w:sz w:val="20"/>
              </w:rPr>
            </w:pPr>
            <w:ins w:id="21" w:author="Paramonova Elena" w:date="2021-03-15T19:10:00Z">
              <w:r>
                <w:rPr>
                  <w:rFonts w:ascii="Arial" w:hAnsi="Arial" w:cs="Arial"/>
                  <w:sz w:val="20"/>
                </w:rPr>
                <w:t>Актуализация по итогам внедрения</w:t>
              </w:r>
            </w:ins>
          </w:p>
        </w:tc>
        <w:tc>
          <w:tcPr>
            <w:tcW w:w="974" w:type="pct"/>
          </w:tcPr>
          <w:p w14:paraId="085DA4C8" w14:textId="499BC3F6" w:rsidR="00857B51" w:rsidRDefault="00857B51" w:rsidP="00B778C7">
            <w:pPr>
              <w:jc w:val="center"/>
              <w:rPr>
                <w:ins w:id="22" w:author="Paramonova Elena" w:date="2021-03-15T19:10:00Z"/>
                <w:rFonts w:ascii="Arial" w:hAnsi="Arial" w:cs="Arial"/>
                <w:sz w:val="20"/>
              </w:rPr>
            </w:pPr>
            <w:ins w:id="23" w:author="Paramonova Elena" w:date="2021-03-15T19:10:00Z">
              <w:r>
                <w:rPr>
                  <w:rFonts w:ascii="Arial" w:hAnsi="Arial" w:cs="Arial"/>
                  <w:sz w:val="20"/>
                </w:rPr>
                <w:t>Парамонова Е.А.</w:t>
              </w:r>
            </w:ins>
            <w:ins w:id="24" w:author="ParamonovaEA" w:date="2021-03-22T13:54:00Z">
              <w:r w:rsidR="00253012">
                <w:rPr>
                  <w:rFonts w:ascii="Arial" w:hAnsi="Arial" w:cs="Arial"/>
                  <w:sz w:val="20"/>
                </w:rPr>
                <w:t xml:space="preserve"> </w:t>
              </w:r>
            </w:ins>
          </w:p>
        </w:tc>
      </w:tr>
    </w:tbl>
    <w:p w14:paraId="0A2E5CFC" w14:textId="7F6C26C6" w:rsidR="00354BEF" w:rsidRPr="00916FAB" w:rsidRDefault="00354BEF" w:rsidP="00916FAB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2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Связанные документы (этот документ должен читаться вместе с)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  <w:tblPrChange w:id="25" w:author="SintsovaMA" w:date="2021-03-22T17:16:00Z">
          <w:tblPr>
            <w:tblW w:w="5000" w:type="pct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insideH w:val="single" w:sz="6" w:space="0" w:color="auto"/>
              <w:insideV w:val="single" w:sz="6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4439"/>
        <w:gridCol w:w="3867"/>
        <w:gridCol w:w="1870"/>
        <w:tblGridChange w:id="26">
          <w:tblGrid>
            <w:gridCol w:w="4439"/>
            <w:gridCol w:w="3867"/>
            <w:gridCol w:w="1870"/>
          </w:tblGrid>
        </w:tblGridChange>
      </w:tblGrid>
      <w:tr w:rsidR="00175B15" w:rsidRPr="00F94454" w14:paraId="4C29550F" w14:textId="77777777" w:rsidTr="006B3CB0">
        <w:trPr>
          <w:cantSplit/>
          <w:trHeight w:val="397"/>
          <w:tblHeader/>
          <w:trPrChange w:id="27" w:author="SintsovaMA" w:date="2021-03-22T17:16:00Z">
            <w:trPr>
              <w:cantSplit/>
              <w:trHeight w:val="397"/>
              <w:tblHeader/>
            </w:trPr>
          </w:trPrChange>
        </w:trPr>
        <w:tc>
          <w:tcPr>
            <w:tcW w:w="2181" w:type="pct"/>
            <w:shd w:val="clear" w:color="auto" w:fill="FFC000"/>
            <w:vAlign w:val="center"/>
            <w:tcPrChange w:id="28" w:author="SintsovaMA" w:date="2021-03-22T17:16:00Z">
              <w:tcPr>
                <w:tcW w:w="2221" w:type="pct"/>
                <w:shd w:val="clear" w:color="auto" w:fill="FFC000"/>
                <w:vAlign w:val="center"/>
              </w:tcPr>
            </w:tcPrChange>
          </w:tcPr>
          <w:p w14:paraId="2FB1E6D8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1900" w:type="pct"/>
            <w:shd w:val="clear" w:color="auto" w:fill="FFC000"/>
            <w:vAlign w:val="center"/>
            <w:tcPrChange w:id="29" w:author="SintsovaMA" w:date="2021-03-22T17:16:00Z">
              <w:tcPr>
                <w:tcW w:w="1820" w:type="pct"/>
                <w:shd w:val="clear" w:color="auto" w:fill="FFC000"/>
                <w:vAlign w:val="center"/>
              </w:tcPr>
            </w:tcPrChange>
          </w:tcPr>
          <w:p w14:paraId="56F1C841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Номер версии /</w:t>
            </w:r>
            <w:r w:rsidR="00354BEF" w:rsidRPr="00F94454">
              <w:rPr>
                <w:rFonts w:ascii="Arial" w:hAnsi="Arial" w:cs="Arial"/>
                <w:b/>
                <w:sz w:val="20"/>
              </w:rPr>
              <w:t xml:space="preserve"> и</w:t>
            </w:r>
            <w:r w:rsidRPr="00F94454">
              <w:rPr>
                <w:rFonts w:ascii="Arial" w:hAnsi="Arial" w:cs="Arial"/>
                <w:b/>
                <w:sz w:val="20"/>
              </w:rPr>
              <w:t>мя файла</w:t>
            </w:r>
          </w:p>
        </w:tc>
        <w:tc>
          <w:tcPr>
            <w:tcW w:w="919" w:type="pct"/>
            <w:shd w:val="clear" w:color="auto" w:fill="FFC000"/>
            <w:vAlign w:val="center"/>
            <w:tcPrChange w:id="30" w:author="SintsovaMA" w:date="2021-03-22T17:16:00Z">
              <w:tcPr>
                <w:tcW w:w="958" w:type="pct"/>
                <w:shd w:val="clear" w:color="auto" w:fill="FFC000"/>
                <w:vAlign w:val="center"/>
              </w:tcPr>
            </w:tcPrChange>
          </w:tcPr>
          <w:p w14:paraId="149C5303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</w:tr>
      <w:tr w:rsidR="00A91C66" w:rsidRPr="00F94454" w14:paraId="708D8C89" w14:textId="77777777" w:rsidTr="006B3CB0">
        <w:trPr>
          <w:cantSplit/>
          <w:trPrChange w:id="31" w:author="SintsovaMA" w:date="2021-03-22T17:16:00Z">
            <w:trPr>
              <w:cantSplit/>
            </w:trPr>
          </w:trPrChange>
        </w:trPr>
        <w:tc>
          <w:tcPr>
            <w:tcW w:w="2181" w:type="pct"/>
            <w:tcPrChange w:id="32" w:author="SintsovaMA" w:date="2021-03-22T17:16:00Z">
              <w:tcPr>
                <w:tcW w:w="2221" w:type="pct"/>
              </w:tcPr>
            </w:tcPrChange>
          </w:tcPr>
          <w:p w14:paraId="0BDEF0DC" w14:textId="7B6A92B5" w:rsidR="00A91C66" w:rsidRDefault="00D7422E">
            <w:pPr>
              <w:rPr>
                <w:rFonts w:ascii="Arial" w:hAnsi="Arial" w:cs="Arial"/>
                <w:sz w:val="20"/>
              </w:rPr>
            </w:pPr>
            <w:del w:id="33" w:author="SintsovaMA" w:date="2021-03-22T17:10:00Z">
              <w:r w:rsidRPr="003E68C7" w:rsidDel="00AB29E6">
                <w:rPr>
                  <w:rFonts w:ascii="Arial" w:hAnsi="Arial" w:cs="Arial"/>
                  <w:sz w:val="20"/>
                  <w:szCs w:val="20"/>
                </w:rPr>
                <w:delText>Временный</w:delText>
              </w:r>
              <w:r w:rsidDel="00AB29E6">
                <w:rPr>
                  <w:rFonts w:ascii="Arial" w:hAnsi="Arial" w:cs="Arial"/>
                  <w:sz w:val="20"/>
                  <w:szCs w:val="20"/>
                </w:rPr>
                <w:delText xml:space="preserve"> </w:delText>
              </w:r>
              <w:r w:rsidRPr="003E68C7" w:rsidDel="00AB29E6">
                <w:rPr>
                  <w:rFonts w:ascii="Arial" w:hAnsi="Arial" w:cs="Arial"/>
                  <w:sz w:val="20"/>
                  <w:szCs w:val="20"/>
                </w:rPr>
                <w:delText>р</w:delText>
              </w:r>
            </w:del>
            <w:ins w:id="34" w:author="SintsovaMA" w:date="2021-03-22T17:10:00Z">
              <w:r w:rsidR="00AB29E6">
                <w:rPr>
                  <w:rFonts w:ascii="Arial" w:hAnsi="Arial" w:cs="Arial"/>
                  <w:sz w:val="20"/>
                  <w:szCs w:val="20"/>
                </w:rPr>
                <w:t>Р</w:t>
              </w:r>
            </w:ins>
            <w:r w:rsidRPr="003E68C7">
              <w:rPr>
                <w:rFonts w:ascii="Arial" w:hAnsi="Arial" w:cs="Arial"/>
                <w:sz w:val="20"/>
                <w:szCs w:val="20"/>
              </w:rPr>
              <w:t xml:space="preserve">егламент </w:t>
            </w:r>
            <w:del w:id="35" w:author="SintsovaMA" w:date="2021-03-22T17:10:00Z">
              <w:r w:rsidRPr="003E68C7" w:rsidDel="00AB29E6">
                <w:rPr>
                  <w:rFonts w:ascii="Arial" w:hAnsi="Arial" w:cs="Arial"/>
                  <w:sz w:val="20"/>
                  <w:szCs w:val="20"/>
                </w:rPr>
                <w:delText xml:space="preserve">Выполнение </w:delText>
              </w:r>
            </w:del>
            <w:ins w:id="36" w:author="SintsovaMA" w:date="2021-03-22T17:11:00Z">
              <w:r w:rsidR="008C4113">
                <w:rPr>
                  <w:rFonts w:ascii="Arial" w:hAnsi="Arial" w:cs="Arial"/>
                  <w:sz w:val="20"/>
                  <w:szCs w:val="20"/>
                </w:rPr>
                <w:t>в</w:t>
              </w:r>
            </w:ins>
            <w:ins w:id="37" w:author="SintsovaMA" w:date="2021-03-22T17:10:00Z">
              <w:r w:rsidR="008C4113">
                <w:rPr>
                  <w:rFonts w:ascii="Arial" w:hAnsi="Arial" w:cs="Arial"/>
                  <w:sz w:val="20"/>
                  <w:szCs w:val="20"/>
                </w:rPr>
                <w:t>ыполнени</w:t>
              </w:r>
            </w:ins>
            <w:ins w:id="38" w:author="SintsovaMA" w:date="2021-03-22T17:11:00Z">
              <w:r w:rsidR="008C4113">
                <w:rPr>
                  <w:rFonts w:ascii="Arial" w:hAnsi="Arial" w:cs="Arial"/>
                  <w:sz w:val="20"/>
                  <w:szCs w:val="20"/>
                </w:rPr>
                <w:t>я</w:t>
              </w:r>
            </w:ins>
            <w:ins w:id="39" w:author="SintsovaMA" w:date="2021-03-22T17:10:00Z">
              <w:r w:rsidR="00AB29E6" w:rsidRPr="003E68C7">
                <w:rPr>
                  <w:rFonts w:ascii="Arial" w:hAnsi="Arial" w:cs="Arial"/>
                  <w:sz w:val="20"/>
                  <w:szCs w:val="20"/>
                </w:rPr>
                <w:t xml:space="preserve"> </w:t>
              </w:r>
            </w:ins>
            <w:r w:rsidRPr="003E68C7">
              <w:rPr>
                <w:rFonts w:ascii="Arial" w:hAnsi="Arial" w:cs="Arial"/>
                <w:sz w:val="20"/>
                <w:szCs w:val="20"/>
              </w:rPr>
              <w:t>закупки</w:t>
            </w:r>
            <w:del w:id="40" w:author="SintsovaMA" w:date="2021-03-22T17:11:00Z">
              <w:r w:rsidRPr="003E68C7" w:rsidDel="008C4113">
                <w:rPr>
                  <w:rFonts w:ascii="Arial" w:hAnsi="Arial" w:cs="Arial"/>
                  <w:sz w:val="20"/>
                  <w:szCs w:val="20"/>
                </w:rPr>
                <w:delText xml:space="preserve"> и заключение договора</w:delText>
              </w:r>
            </w:del>
          </w:p>
        </w:tc>
        <w:tc>
          <w:tcPr>
            <w:tcW w:w="1900" w:type="pct"/>
            <w:tcPrChange w:id="41" w:author="SintsovaMA" w:date="2021-03-22T17:16:00Z">
              <w:tcPr>
                <w:tcW w:w="1820" w:type="pct"/>
              </w:tcPr>
            </w:tcPrChange>
          </w:tcPr>
          <w:p w14:paraId="02CAD2C9" w14:textId="5136245A" w:rsidR="00A91C66" w:rsidRPr="007B7285" w:rsidRDefault="008C4113">
            <w:pPr>
              <w:jc w:val="left"/>
              <w:rPr>
                <w:rFonts w:ascii="Arial" w:hAnsi="Arial" w:cs="Arial"/>
                <w:sz w:val="20"/>
              </w:rPr>
            </w:pPr>
            <w:ins w:id="42" w:author="SintsovaMA" w:date="2021-03-22T17:12:00Z">
              <w:r w:rsidRPr="008C4113">
                <w:rPr>
                  <w:rFonts w:ascii="Arial" w:hAnsi="Arial" w:cs="Arial"/>
                  <w:sz w:val="20"/>
                  <w:szCs w:val="20"/>
                </w:rPr>
                <w:t>ERP.13.9_10_45_ММ_Регламент выполнения закупки</w:t>
              </w:r>
            </w:ins>
            <w:del w:id="43" w:author="SintsovaMA" w:date="2021-03-22T17:12:00Z">
              <w:r w:rsidR="00D7422E" w:rsidRPr="003E68C7" w:rsidDel="008C4113">
                <w:rPr>
                  <w:rFonts w:ascii="Arial" w:hAnsi="Arial" w:cs="Arial"/>
                  <w:sz w:val="20"/>
                  <w:szCs w:val="20"/>
                </w:rPr>
                <w:delText>ERP.2.1_26_ММ</w:delText>
              </w:r>
              <w:r w:rsidR="00D7422E" w:rsidDel="008C4113">
                <w:rPr>
                  <w:rFonts w:ascii="Arial" w:hAnsi="Arial" w:cs="Arial"/>
                  <w:sz w:val="20"/>
                  <w:szCs w:val="20"/>
                </w:rPr>
                <w:delText xml:space="preserve"> </w:delText>
              </w:r>
              <w:r w:rsidR="00D7422E" w:rsidRPr="003E68C7" w:rsidDel="008C4113">
                <w:rPr>
                  <w:rFonts w:ascii="Arial" w:hAnsi="Arial" w:cs="Arial"/>
                  <w:sz w:val="20"/>
                  <w:szCs w:val="20"/>
                </w:rPr>
                <w:delText>Временный</w:delText>
              </w:r>
              <w:r w:rsidR="00D7422E" w:rsidDel="008C4113">
                <w:rPr>
                  <w:rFonts w:ascii="Arial" w:hAnsi="Arial" w:cs="Arial"/>
                  <w:sz w:val="20"/>
                  <w:szCs w:val="20"/>
                </w:rPr>
                <w:delText xml:space="preserve"> </w:delText>
              </w:r>
              <w:r w:rsidR="00D7422E" w:rsidRPr="003E68C7" w:rsidDel="008C4113">
                <w:rPr>
                  <w:rFonts w:ascii="Arial" w:hAnsi="Arial" w:cs="Arial"/>
                  <w:sz w:val="20"/>
                  <w:szCs w:val="20"/>
                </w:rPr>
                <w:delText>регламент Выполнение закупки и заключение договора</w:delText>
              </w:r>
            </w:del>
          </w:p>
        </w:tc>
        <w:tc>
          <w:tcPr>
            <w:tcW w:w="919" w:type="pct"/>
            <w:tcPrChange w:id="44" w:author="SintsovaMA" w:date="2021-03-22T17:16:00Z">
              <w:tcPr>
                <w:tcW w:w="958" w:type="pct"/>
              </w:tcPr>
            </w:tcPrChange>
          </w:tcPr>
          <w:p w14:paraId="3A05189A" w14:textId="13BAFFD8" w:rsidR="00A91C66" w:rsidRDefault="00BD5290" w:rsidP="00531556">
            <w:pPr>
              <w:jc w:val="center"/>
              <w:rPr>
                <w:rFonts w:ascii="Arial" w:hAnsi="Arial" w:cs="Arial"/>
                <w:sz w:val="20"/>
              </w:rPr>
            </w:pPr>
            <w:ins w:id="45" w:author="SintsovaMA" w:date="2021-03-22T17:09:00Z">
              <w:r>
                <w:rPr>
                  <w:rFonts w:ascii="Arial" w:hAnsi="Arial" w:cs="Arial"/>
                  <w:sz w:val="20"/>
                  <w:lang w:val="en-US"/>
                </w:rPr>
                <w:t>2021</w:t>
              </w:r>
            </w:ins>
            <w:del w:id="46" w:author="SintsovaMA" w:date="2021-03-22T17:09:00Z">
              <w:r w:rsidR="00D7422E" w:rsidDel="00BD5290">
                <w:rPr>
                  <w:rFonts w:ascii="Arial" w:hAnsi="Arial" w:cs="Arial"/>
                  <w:sz w:val="20"/>
                </w:rPr>
                <w:delText>12.07.2018</w:delText>
              </w:r>
            </w:del>
          </w:p>
        </w:tc>
      </w:tr>
      <w:tr w:rsidR="00BD5290" w:rsidRPr="00F94454" w14:paraId="23DA98AD" w14:textId="77777777" w:rsidTr="006B3CB0">
        <w:trPr>
          <w:cantSplit/>
          <w:trPrChange w:id="47" w:author="SintsovaMA" w:date="2021-03-22T17:16:00Z">
            <w:trPr>
              <w:cantSplit/>
            </w:trPr>
          </w:trPrChange>
        </w:trPr>
        <w:tc>
          <w:tcPr>
            <w:tcW w:w="2181" w:type="pct"/>
            <w:tcPrChange w:id="48" w:author="SintsovaMA" w:date="2021-03-22T17:16:00Z">
              <w:tcPr>
                <w:tcW w:w="2221" w:type="pct"/>
              </w:tcPr>
            </w:tcPrChange>
          </w:tcPr>
          <w:p w14:paraId="1BB5D8BB" w14:textId="4F85AB24" w:rsidR="00BD5290" w:rsidRDefault="00AB29E6">
            <w:pPr>
              <w:rPr>
                <w:rFonts w:ascii="Arial" w:hAnsi="Arial" w:cs="Arial"/>
                <w:sz w:val="20"/>
                <w:szCs w:val="20"/>
              </w:rPr>
            </w:pPr>
            <w:ins w:id="49" w:author="SintsovaMA" w:date="2021-03-22T17:10:00Z">
              <w:r>
                <w:rPr>
                  <w:rFonts w:ascii="Arial" w:hAnsi="Arial" w:cs="Arial"/>
                  <w:sz w:val="20"/>
                  <w:szCs w:val="20"/>
                </w:rPr>
                <w:t xml:space="preserve">Инструкция </w:t>
              </w:r>
            </w:ins>
            <w:del w:id="50" w:author="SintsovaMA" w:date="2021-03-22T17:10:00Z">
              <w:r w:rsidR="00BD5290" w:rsidRPr="00C4199A" w:rsidDel="00AB29E6">
                <w:rPr>
                  <w:rFonts w:ascii="Arial" w:hAnsi="Arial" w:cs="Arial"/>
                  <w:sz w:val="20"/>
                  <w:szCs w:val="20"/>
                </w:rPr>
                <w:delText xml:space="preserve">Временная инструкция </w:delText>
              </w:r>
            </w:del>
            <w:r w:rsidR="00BD5290" w:rsidRPr="00C4199A">
              <w:rPr>
                <w:rFonts w:ascii="Arial" w:hAnsi="Arial" w:cs="Arial"/>
                <w:sz w:val="20"/>
                <w:szCs w:val="20"/>
              </w:rPr>
              <w:t>по ведению плановых цен на МТР, порядок расценки работ и услуг</w:t>
            </w:r>
          </w:p>
        </w:tc>
        <w:tc>
          <w:tcPr>
            <w:tcW w:w="1900" w:type="pct"/>
            <w:tcPrChange w:id="51" w:author="SintsovaMA" w:date="2021-03-22T17:16:00Z">
              <w:tcPr>
                <w:tcW w:w="1820" w:type="pct"/>
              </w:tcPr>
            </w:tcPrChange>
          </w:tcPr>
          <w:p w14:paraId="2A482DBD" w14:textId="4C1D859C" w:rsidR="00BD5290" w:rsidRDefault="008C4113" w:rsidP="00BD529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ins w:id="52" w:author="SintsovaMA" w:date="2021-03-22T17:12:00Z">
              <w:r w:rsidRPr="008C4113">
                <w:rPr>
                  <w:rFonts w:ascii="Arial" w:hAnsi="Arial" w:cs="Arial"/>
                  <w:sz w:val="20"/>
                  <w:szCs w:val="20"/>
                </w:rPr>
                <w:t>ERP.13.9_10_43_MM_Инструкция по ведению плановых цен Порядок расценки работ и услуг</w:t>
              </w:r>
            </w:ins>
            <w:del w:id="53" w:author="SintsovaMA" w:date="2021-03-22T17:12:00Z">
              <w:r w:rsidR="00BD5290" w:rsidRPr="00C4199A" w:rsidDel="008C4113">
                <w:rPr>
                  <w:rFonts w:ascii="Arial" w:hAnsi="Arial" w:cs="Arial"/>
                  <w:sz w:val="20"/>
                  <w:szCs w:val="20"/>
                </w:rPr>
                <w:delText>ERP.2.1_24_MM_Временная инструкция по ведению плановых цен по МТР</w:delText>
              </w:r>
            </w:del>
          </w:p>
        </w:tc>
        <w:tc>
          <w:tcPr>
            <w:tcW w:w="919" w:type="pct"/>
            <w:tcPrChange w:id="54" w:author="SintsovaMA" w:date="2021-03-22T17:16:00Z">
              <w:tcPr>
                <w:tcW w:w="958" w:type="pct"/>
              </w:tcPr>
            </w:tcPrChange>
          </w:tcPr>
          <w:p w14:paraId="2E0F8128" w14:textId="5E9EA56B" w:rsidR="00BD5290" w:rsidRDefault="00BD5290" w:rsidP="00BD5290">
            <w:pPr>
              <w:jc w:val="center"/>
              <w:rPr>
                <w:rFonts w:ascii="Arial" w:hAnsi="Arial" w:cs="Arial"/>
                <w:sz w:val="20"/>
              </w:rPr>
            </w:pPr>
            <w:ins w:id="55" w:author="SintsovaMA" w:date="2021-03-22T17:09:00Z">
              <w:r w:rsidRPr="00D91904">
                <w:rPr>
                  <w:rFonts w:ascii="Arial" w:hAnsi="Arial" w:cs="Arial"/>
                  <w:sz w:val="20"/>
                  <w:lang w:val="en-US"/>
                </w:rPr>
                <w:t>2021</w:t>
              </w:r>
            </w:ins>
            <w:del w:id="56" w:author="SintsovaMA" w:date="2021-03-22T17:09:00Z">
              <w:r w:rsidDel="00BD5290">
                <w:rPr>
                  <w:rFonts w:ascii="Arial" w:hAnsi="Arial" w:cs="Arial"/>
                  <w:sz w:val="20"/>
                </w:rPr>
                <w:delText>27.06.2018</w:delText>
              </w:r>
            </w:del>
          </w:p>
        </w:tc>
      </w:tr>
      <w:tr w:rsidR="00BD5290" w:rsidRPr="00F94454" w14:paraId="70FE3934" w14:textId="77777777" w:rsidTr="006B3CB0">
        <w:trPr>
          <w:cantSplit/>
          <w:trPrChange w:id="57" w:author="SintsovaMA" w:date="2021-03-22T17:16:00Z">
            <w:trPr>
              <w:cantSplit/>
            </w:trPr>
          </w:trPrChange>
        </w:trPr>
        <w:tc>
          <w:tcPr>
            <w:tcW w:w="2181" w:type="pct"/>
            <w:tcPrChange w:id="58" w:author="SintsovaMA" w:date="2021-03-22T17:16:00Z">
              <w:tcPr>
                <w:tcW w:w="2221" w:type="pct"/>
              </w:tcPr>
            </w:tcPrChange>
          </w:tcPr>
          <w:p w14:paraId="540AC5B4" w14:textId="3621A6C3" w:rsidR="00BD5290" w:rsidRDefault="008C4113" w:rsidP="00BD5290">
            <w:pPr>
              <w:rPr>
                <w:rFonts w:ascii="Arial" w:hAnsi="Arial" w:cs="Arial"/>
                <w:sz w:val="20"/>
                <w:szCs w:val="20"/>
              </w:rPr>
            </w:pPr>
            <w:ins w:id="59" w:author="SintsovaMA" w:date="2021-03-22T17:12:00Z">
              <w:r w:rsidRPr="008C4113">
                <w:rPr>
                  <w:rFonts w:ascii="Arial" w:hAnsi="Arial" w:cs="Arial"/>
                  <w:sz w:val="20"/>
                  <w:szCs w:val="20"/>
                </w:rPr>
                <w:t>Регламент управления обязательствами по закупке работ и услуг</w:t>
              </w:r>
            </w:ins>
            <w:del w:id="60" w:author="SintsovaMA" w:date="2021-03-22T17:12:00Z">
              <w:r w:rsidR="00BD5290" w:rsidRPr="0092065D" w:rsidDel="008C4113">
                <w:rPr>
                  <w:rFonts w:ascii="Arial" w:hAnsi="Arial" w:cs="Arial"/>
                  <w:sz w:val="20"/>
                  <w:szCs w:val="20"/>
                </w:rPr>
                <w:delText>Регламент по управлению обязательствами Поставщиков</w:delText>
              </w:r>
            </w:del>
          </w:p>
        </w:tc>
        <w:tc>
          <w:tcPr>
            <w:tcW w:w="1900" w:type="pct"/>
            <w:tcPrChange w:id="61" w:author="SintsovaMA" w:date="2021-03-22T17:16:00Z">
              <w:tcPr>
                <w:tcW w:w="1820" w:type="pct"/>
              </w:tcPr>
            </w:tcPrChange>
          </w:tcPr>
          <w:p w14:paraId="3C4F729E" w14:textId="7D54FB40" w:rsidR="00BD5290" w:rsidRPr="00C4199A" w:rsidRDefault="008C411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ins w:id="62" w:author="SintsovaMA" w:date="2021-03-22T17:12:00Z">
              <w:r w:rsidRPr="008C4113">
                <w:rPr>
                  <w:rFonts w:ascii="Arial" w:hAnsi="Arial" w:cs="Arial"/>
                  <w:sz w:val="20"/>
                  <w:szCs w:val="20"/>
                </w:rPr>
                <w:t xml:space="preserve">ERP.13.9_10_56_MM_Регламент управления обязательствами по закупке работ и услуг </w:t>
              </w:r>
            </w:ins>
            <w:del w:id="63" w:author="SintsovaMA" w:date="2021-03-22T17:12:00Z">
              <w:r w:rsidR="00BD5290" w:rsidRPr="0092065D" w:rsidDel="008C4113">
                <w:rPr>
                  <w:rFonts w:ascii="Arial" w:hAnsi="Arial" w:cs="Arial"/>
                  <w:sz w:val="20"/>
                  <w:szCs w:val="20"/>
                </w:rPr>
                <w:delText>ERP.2.1_30_MM_Регламент по управлению обязательствами Поставщиков</w:delText>
              </w:r>
            </w:del>
          </w:p>
        </w:tc>
        <w:tc>
          <w:tcPr>
            <w:tcW w:w="919" w:type="pct"/>
            <w:tcPrChange w:id="64" w:author="SintsovaMA" w:date="2021-03-22T17:16:00Z">
              <w:tcPr>
                <w:tcW w:w="958" w:type="pct"/>
              </w:tcPr>
            </w:tcPrChange>
          </w:tcPr>
          <w:p w14:paraId="4EECE446" w14:textId="58B4BA8D" w:rsidR="00BD5290" w:rsidRDefault="00BD5290" w:rsidP="00BD5290">
            <w:pPr>
              <w:jc w:val="center"/>
              <w:rPr>
                <w:rFonts w:ascii="Arial" w:hAnsi="Arial" w:cs="Arial"/>
                <w:sz w:val="20"/>
              </w:rPr>
            </w:pPr>
            <w:ins w:id="65" w:author="SintsovaMA" w:date="2021-03-22T17:09:00Z">
              <w:r w:rsidRPr="00D91904">
                <w:rPr>
                  <w:rFonts w:ascii="Arial" w:hAnsi="Arial" w:cs="Arial"/>
                  <w:sz w:val="20"/>
                  <w:lang w:val="en-US"/>
                </w:rPr>
                <w:t>2021</w:t>
              </w:r>
            </w:ins>
            <w:del w:id="66" w:author="SintsovaMA" w:date="2021-03-22T17:09:00Z">
              <w:r w:rsidDel="00BD5290">
                <w:rPr>
                  <w:rFonts w:ascii="Arial" w:hAnsi="Arial" w:cs="Arial"/>
                  <w:sz w:val="20"/>
                </w:rPr>
                <w:delText>05.07.2018</w:delText>
              </w:r>
            </w:del>
          </w:p>
        </w:tc>
      </w:tr>
      <w:tr w:rsidR="00BD5290" w:rsidRPr="00F94454" w14:paraId="02B4642A" w14:textId="77777777" w:rsidTr="006B3CB0">
        <w:trPr>
          <w:cantSplit/>
          <w:trPrChange w:id="67" w:author="SintsovaMA" w:date="2021-03-22T17:16:00Z">
            <w:trPr>
              <w:cantSplit/>
            </w:trPr>
          </w:trPrChange>
        </w:trPr>
        <w:tc>
          <w:tcPr>
            <w:tcW w:w="2181" w:type="pct"/>
            <w:tcPrChange w:id="68" w:author="SintsovaMA" w:date="2021-03-22T17:16:00Z">
              <w:tcPr>
                <w:tcW w:w="2221" w:type="pct"/>
              </w:tcPr>
            </w:tcPrChange>
          </w:tcPr>
          <w:p w14:paraId="7B5936FA" w14:textId="170CF8FF" w:rsidR="00BD5290" w:rsidRPr="0092065D" w:rsidRDefault="00BD5290" w:rsidP="00BD5290">
            <w:pPr>
              <w:rPr>
                <w:rFonts w:ascii="Arial" w:hAnsi="Arial" w:cs="Arial"/>
                <w:sz w:val="20"/>
                <w:szCs w:val="20"/>
              </w:rPr>
            </w:pPr>
            <w:r w:rsidRPr="00847F36">
              <w:rPr>
                <w:rFonts w:ascii="Arial" w:hAnsi="Arial" w:cs="Arial"/>
                <w:sz w:val="20"/>
                <w:szCs w:val="20"/>
              </w:rPr>
              <w:t>Реализация МТР</w:t>
            </w:r>
            <w:del w:id="69" w:author="SintsovaMA" w:date="2021-03-22T17:13:00Z">
              <w:r w:rsidRPr="00847F36" w:rsidDel="008C4113">
                <w:rPr>
                  <w:rFonts w:ascii="Arial" w:hAnsi="Arial" w:cs="Arial"/>
                  <w:sz w:val="20"/>
                  <w:szCs w:val="20"/>
                </w:rPr>
                <w:delText>, услуг</w:delText>
              </w:r>
            </w:del>
          </w:p>
        </w:tc>
        <w:tc>
          <w:tcPr>
            <w:tcW w:w="1900" w:type="pct"/>
            <w:tcPrChange w:id="70" w:author="SintsovaMA" w:date="2021-03-22T17:16:00Z">
              <w:tcPr>
                <w:tcW w:w="1820" w:type="pct"/>
              </w:tcPr>
            </w:tcPrChange>
          </w:tcPr>
          <w:p w14:paraId="289F1134" w14:textId="0B47CD2F" w:rsidR="00BD5290" w:rsidRPr="0092065D" w:rsidRDefault="008C4113" w:rsidP="00BD529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ins w:id="71" w:author="SintsovaMA" w:date="2021-03-22T17:13:00Z">
              <w:r w:rsidRPr="008C4113">
                <w:rPr>
                  <w:rFonts w:ascii="Arial" w:hAnsi="Arial" w:cs="Arial"/>
                  <w:sz w:val="20"/>
                  <w:szCs w:val="20"/>
                </w:rPr>
                <w:t>ERP.13.9_10_57_MM_Регламент управления обязательствами по реализации МТР</w:t>
              </w:r>
            </w:ins>
            <w:del w:id="72" w:author="SintsovaMA" w:date="2021-03-22T17:13:00Z">
              <w:r w:rsidR="00BD5290" w:rsidRPr="00847F36" w:rsidDel="008C4113">
                <w:rPr>
                  <w:rFonts w:ascii="Arial" w:hAnsi="Arial" w:cs="Arial"/>
                  <w:sz w:val="20"/>
                  <w:szCs w:val="20"/>
                </w:rPr>
                <w:delText>E</w:delText>
              </w:r>
              <w:r w:rsidR="00BD5290" w:rsidDel="008C4113">
                <w:rPr>
                  <w:rFonts w:ascii="Arial" w:hAnsi="Arial" w:cs="Arial"/>
                  <w:sz w:val="20"/>
                  <w:szCs w:val="20"/>
                </w:rPr>
                <w:delText>RP.</w:delText>
              </w:r>
              <w:r w:rsidR="00BD5290" w:rsidRPr="008C4113" w:rsidDel="008C4113">
                <w:rPr>
                  <w:rFonts w:ascii="Arial" w:hAnsi="Arial" w:cs="Arial"/>
                  <w:sz w:val="20"/>
                  <w:szCs w:val="20"/>
                  <w:rPrChange w:author="SintsovaMA" w:date="2021-03-22T17:13:00Z" w:id="73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rPrChange>
                </w:rPr>
                <w:delText>9</w:delText>
              </w:r>
              <w:r w:rsidR="00BD5290" w:rsidDel="008C4113">
                <w:rPr>
                  <w:rFonts w:ascii="Arial" w:hAnsi="Arial" w:cs="Arial"/>
                  <w:sz w:val="20"/>
                  <w:szCs w:val="20"/>
                </w:rPr>
                <w:delText>.1.63_Реализация МТР, услуг</w:delText>
              </w:r>
            </w:del>
          </w:p>
        </w:tc>
        <w:tc>
          <w:tcPr>
            <w:tcW w:w="919" w:type="pct"/>
            <w:tcPrChange w:id="74" w:author="SintsovaMA" w:date="2021-03-22T17:16:00Z">
              <w:tcPr>
                <w:tcW w:w="958" w:type="pct"/>
              </w:tcPr>
            </w:tcPrChange>
          </w:tcPr>
          <w:p w14:paraId="7963BF72" w14:textId="2268BC29" w:rsidR="00BD5290" w:rsidRDefault="00BD5290" w:rsidP="00BD5290">
            <w:pPr>
              <w:jc w:val="center"/>
              <w:rPr>
                <w:rFonts w:ascii="Arial" w:hAnsi="Arial" w:cs="Arial"/>
                <w:sz w:val="20"/>
              </w:rPr>
            </w:pPr>
            <w:ins w:id="75" w:author="SintsovaMA" w:date="2021-03-22T17:09:00Z">
              <w:r w:rsidRPr="00D91904">
                <w:rPr>
                  <w:rFonts w:ascii="Arial" w:hAnsi="Arial" w:cs="Arial"/>
                  <w:sz w:val="20"/>
                  <w:lang w:val="en-US"/>
                </w:rPr>
                <w:t>2021</w:t>
              </w:r>
            </w:ins>
            <w:del w:id="76" w:author="SintsovaMA" w:date="2021-03-22T17:09:00Z">
              <w:r w:rsidDel="00BD5290">
                <w:rPr>
                  <w:rFonts w:ascii="Arial" w:hAnsi="Arial" w:cs="Arial"/>
                  <w:sz w:val="20"/>
                </w:rPr>
                <w:delText>08.08.2018</w:delText>
              </w:r>
            </w:del>
          </w:p>
        </w:tc>
      </w:tr>
      <w:tr w:rsidR="008C4113" w:rsidRPr="00F94454" w14:paraId="1CC8F6EC" w14:textId="77777777" w:rsidTr="006B3CB0">
        <w:trPr>
          <w:cantSplit/>
          <w:ins w:id="77" w:author="SintsovaMA" w:date="2021-03-22T17:13:00Z"/>
          <w:trPrChange w:id="78" w:author="SintsovaMA" w:date="2021-03-22T17:16:00Z">
            <w:trPr>
              <w:cantSplit/>
            </w:trPr>
          </w:trPrChange>
        </w:trPr>
        <w:tc>
          <w:tcPr>
            <w:tcW w:w="2181" w:type="pct"/>
            <w:tcPrChange w:id="79" w:author="SintsovaMA" w:date="2021-03-22T17:16:00Z">
              <w:tcPr>
                <w:tcW w:w="2221" w:type="pct"/>
              </w:tcPr>
            </w:tcPrChange>
          </w:tcPr>
          <w:p w14:paraId="2ECC0DD4" w14:textId="5CEB7B10" w:rsidR="008C4113" w:rsidRDefault="008C4113" w:rsidP="00BD5290">
            <w:pPr>
              <w:rPr>
                <w:ins w:id="80" w:author="SintsovaMA" w:date="2021-03-22T17:13:00Z"/>
                <w:rFonts w:ascii="Arial" w:hAnsi="Arial" w:cs="Arial"/>
                <w:sz w:val="20"/>
                <w:szCs w:val="20"/>
              </w:rPr>
            </w:pPr>
            <w:ins w:id="81" w:author="SintsovaMA" w:date="2021-03-22T17:13:00Z">
              <w:r>
                <w:rPr>
                  <w:rFonts w:ascii="Arial" w:hAnsi="Arial" w:cs="Arial"/>
                  <w:sz w:val="20"/>
                  <w:szCs w:val="20"/>
                </w:rPr>
                <w:t>Реализация услуг</w:t>
              </w:r>
            </w:ins>
          </w:p>
        </w:tc>
        <w:tc>
          <w:tcPr>
            <w:tcW w:w="1900" w:type="pct"/>
            <w:tcPrChange w:id="82" w:author="SintsovaMA" w:date="2021-03-22T17:16:00Z">
              <w:tcPr>
                <w:tcW w:w="1820" w:type="pct"/>
              </w:tcPr>
            </w:tcPrChange>
          </w:tcPr>
          <w:p w14:paraId="653B3B01" w14:textId="07444BBA" w:rsidR="008C4113" w:rsidRDefault="008C4113" w:rsidP="00BD5290">
            <w:pPr>
              <w:jc w:val="left"/>
              <w:rPr>
                <w:ins w:id="83" w:author="SintsovaMA" w:date="2021-03-22T17:13:00Z"/>
                <w:rFonts w:ascii="Arial" w:hAnsi="Arial" w:cs="Arial"/>
                <w:sz w:val="20"/>
                <w:szCs w:val="20"/>
              </w:rPr>
            </w:pPr>
            <w:ins w:id="84" w:author="SintsovaMA" w:date="2021-03-22T17:13:00Z">
              <w:r w:rsidRPr="008C4113">
                <w:rPr>
                  <w:rFonts w:ascii="Arial" w:hAnsi="Arial" w:cs="Arial"/>
                  <w:sz w:val="20"/>
                  <w:szCs w:val="20"/>
                </w:rPr>
                <w:t>ERP.13.9_10_58_MM_Регламент управление</w:t>
              </w:r>
              <w:r>
                <w:rPr>
                  <w:rFonts w:ascii="Arial" w:hAnsi="Arial" w:cs="Arial"/>
                  <w:sz w:val="20"/>
                  <w:szCs w:val="20"/>
                </w:rPr>
                <w:t xml:space="preserve"> обязательствами по релизации работ и услуг</w:t>
              </w:r>
            </w:ins>
          </w:p>
        </w:tc>
        <w:tc>
          <w:tcPr>
            <w:tcW w:w="919" w:type="pct"/>
            <w:tcPrChange w:id="85" w:author="SintsovaMA" w:date="2021-03-22T17:16:00Z">
              <w:tcPr>
                <w:tcW w:w="958" w:type="pct"/>
              </w:tcPr>
            </w:tcPrChange>
          </w:tcPr>
          <w:p w14:paraId="2C539006" w14:textId="6345661A" w:rsidR="008C4113" w:rsidRPr="008C4113" w:rsidRDefault="008C4113" w:rsidP="00BD5290">
            <w:pPr>
              <w:jc w:val="center"/>
              <w:rPr>
                <w:ins w:id="86" w:author="SintsovaMA" w:date="2021-03-22T17:13:00Z"/>
                <w:rFonts w:ascii="Arial" w:hAnsi="Arial" w:cs="Arial"/>
                <w:sz w:val="20"/>
                <w:rPrChange w:id="87" w:author="SintsovaMA" w:date="2021-03-22T17:13:00Z">
                  <w:rPr>
                    <w:ins w:id="88" w:author="SintsovaMA" w:date="2021-03-22T17:13:00Z"/>
                    <w:rFonts w:ascii="Arial" w:hAnsi="Arial" w:cs="Arial"/>
                    <w:sz w:val="20"/>
                    <w:lang w:val="en-US"/>
                  </w:rPr>
                </w:rPrChange>
              </w:rPr>
            </w:pPr>
            <w:ins w:id="89" w:author="SintsovaMA" w:date="2021-03-22T17:13:00Z">
              <w:r>
                <w:rPr>
                  <w:rFonts w:ascii="Arial" w:hAnsi="Arial" w:cs="Arial"/>
                  <w:sz w:val="20"/>
                </w:rPr>
                <w:t>2021</w:t>
              </w:r>
            </w:ins>
          </w:p>
        </w:tc>
      </w:tr>
      <w:tr w:rsidR="00BD5290" w:rsidRPr="00F94454" w14:paraId="12F335C3" w14:textId="77777777" w:rsidTr="006B3CB0">
        <w:trPr>
          <w:cantSplit/>
          <w:trPrChange w:id="90" w:author="SintsovaMA" w:date="2021-03-22T17:16:00Z">
            <w:trPr>
              <w:cantSplit/>
            </w:trPr>
          </w:trPrChange>
        </w:trPr>
        <w:tc>
          <w:tcPr>
            <w:tcW w:w="2181" w:type="pct"/>
            <w:tcPrChange w:id="91" w:author="SintsovaMA" w:date="2021-03-22T17:16:00Z">
              <w:tcPr>
                <w:tcW w:w="2221" w:type="pct"/>
              </w:tcPr>
            </w:tcPrChange>
          </w:tcPr>
          <w:p w14:paraId="0BE10D09" w14:textId="191519AF" w:rsidR="00BD5290" w:rsidRDefault="00BD5290" w:rsidP="00BD5290">
            <w:pPr>
              <w:rPr>
                <w:rFonts w:ascii="Arial" w:hAnsi="Arial" w:cs="Arial"/>
                <w:sz w:val="20"/>
                <w:szCs w:val="20"/>
              </w:rPr>
            </w:pPr>
            <w:r w:rsidRPr="00847F36">
              <w:rPr>
                <w:rFonts w:ascii="Arial" w:hAnsi="Arial" w:cs="Arial"/>
                <w:sz w:val="20"/>
                <w:szCs w:val="20"/>
              </w:rPr>
              <w:t>Планирование обеспечения МТР, работами и услугами</w:t>
            </w:r>
          </w:p>
        </w:tc>
        <w:tc>
          <w:tcPr>
            <w:tcW w:w="1900" w:type="pct"/>
            <w:tcPrChange w:id="92" w:author="SintsovaMA" w:date="2021-03-22T17:16:00Z">
              <w:tcPr>
                <w:tcW w:w="1820" w:type="pct"/>
              </w:tcPr>
            </w:tcPrChange>
          </w:tcPr>
          <w:p w14:paraId="53BDC25F" w14:textId="6F6DBD2A" w:rsidR="00BD5290" w:rsidRPr="00847F36" w:rsidRDefault="008C4113" w:rsidP="00BD529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ins w:id="93" w:author="SintsovaMA" w:date="2021-03-22T17:14:00Z">
              <w:r w:rsidRPr="008C4113">
                <w:rPr>
                  <w:rFonts w:ascii="Arial" w:hAnsi="Arial" w:cs="Arial"/>
                  <w:sz w:val="20"/>
                  <w:szCs w:val="20"/>
                </w:rPr>
                <w:t>ERP.13.9_2_58_MM Планирование обеспечения МТР, работами и услугами</w:t>
              </w:r>
            </w:ins>
            <w:del w:id="94" w:author="SintsovaMA" w:date="2021-03-22T17:14:00Z">
              <w:r w:rsidR="00BD5290" w:rsidRPr="00847F36" w:rsidDel="008C4113">
                <w:rPr>
                  <w:rFonts w:ascii="Arial" w:hAnsi="Arial" w:cs="Arial"/>
                  <w:sz w:val="20"/>
                  <w:szCs w:val="20"/>
                </w:rPr>
                <w:delText>ERP.</w:delText>
              </w:r>
              <w:r w:rsidR="00BD5290" w:rsidRPr="00F8304C" w:rsidDel="008C4113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="00BD5290" w:rsidRPr="00847F36" w:rsidDel="008C4113">
                <w:rPr>
                  <w:rFonts w:ascii="Arial" w:hAnsi="Arial" w:cs="Arial"/>
                  <w:sz w:val="20"/>
                  <w:szCs w:val="20"/>
                </w:rPr>
                <w:delText>.1.58 Планирование обеспечения МТР, работами и услугами</w:delText>
              </w:r>
            </w:del>
          </w:p>
        </w:tc>
        <w:tc>
          <w:tcPr>
            <w:tcW w:w="919" w:type="pct"/>
            <w:tcPrChange w:id="95" w:author="SintsovaMA" w:date="2021-03-22T17:16:00Z">
              <w:tcPr>
                <w:tcW w:w="958" w:type="pct"/>
              </w:tcPr>
            </w:tcPrChange>
          </w:tcPr>
          <w:p w14:paraId="31D6A7E1" w14:textId="7628F9DE" w:rsidR="00BD5290" w:rsidRDefault="00BD5290" w:rsidP="00BD5290">
            <w:pPr>
              <w:jc w:val="center"/>
              <w:rPr>
                <w:rFonts w:ascii="Arial" w:hAnsi="Arial" w:cs="Arial"/>
                <w:sz w:val="20"/>
              </w:rPr>
            </w:pPr>
            <w:ins w:id="96" w:author="SintsovaMA" w:date="2021-03-22T17:09:00Z">
              <w:r w:rsidRPr="00D91904">
                <w:rPr>
                  <w:rFonts w:ascii="Arial" w:hAnsi="Arial" w:cs="Arial"/>
                  <w:sz w:val="20"/>
                  <w:lang w:val="en-US"/>
                </w:rPr>
                <w:t>2021</w:t>
              </w:r>
            </w:ins>
            <w:del w:id="97" w:author="SintsovaMA" w:date="2021-03-22T17:09:00Z">
              <w:r w:rsidDel="00BD5290">
                <w:rPr>
                  <w:rFonts w:ascii="Arial" w:hAnsi="Arial" w:cs="Arial"/>
                  <w:sz w:val="20"/>
                </w:rPr>
                <w:delText>08.08.2018</w:delText>
              </w:r>
            </w:del>
          </w:p>
        </w:tc>
      </w:tr>
      <w:tr w:rsidR="00BD5290" w:rsidRPr="00F94454" w14:paraId="46298F73" w14:textId="77777777" w:rsidTr="006B3CB0">
        <w:trPr>
          <w:cantSplit/>
          <w:trPrChange w:id="98" w:author="SintsovaMA" w:date="2021-03-22T17:16:00Z">
            <w:trPr>
              <w:cantSplit/>
            </w:trPr>
          </w:trPrChange>
        </w:trPr>
        <w:tc>
          <w:tcPr>
            <w:tcW w:w="2181" w:type="pct"/>
            <w:tcPrChange w:id="99" w:author="SintsovaMA" w:date="2021-03-22T17:16:00Z">
              <w:tcPr>
                <w:tcW w:w="2221" w:type="pct"/>
              </w:tcPr>
            </w:tcPrChange>
          </w:tcPr>
          <w:p w14:paraId="23C7FA0B" w14:textId="548A8757" w:rsidR="00BD5290" w:rsidRPr="0092065D" w:rsidRDefault="00BD5290" w:rsidP="00BD5290">
            <w:pPr>
              <w:rPr>
                <w:rFonts w:ascii="Arial" w:hAnsi="Arial" w:cs="Arial"/>
                <w:sz w:val="20"/>
                <w:szCs w:val="20"/>
              </w:rPr>
            </w:pPr>
            <w:r w:rsidRPr="00ED470A">
              <w:rPr>
                <w:rFonts w:ascii="Arial" w:hAnsi="Arial" w:cs="Arial"/>
                <w:sz w:val="20"/>
              </w:rPr>
              <w:t>КД Организационная структура</w:t>
            </w:r>
          </w:p>
        </w:tc>
        <w:tc>
          <w:tcPr>
            <w:tcW w:w="1900" w:type="pct"/>
            <w:tcPrChange w:id="100" w:author="SintsovaMA" w:date="2021-03-22T17:16:00Z">
              <w:tcPr>
                <w:tcW w:w="1820" w:type="pct"/>
              </w:tcPr>
            </w:tcPrChange>
          </w:tcPr>
          <w:p w14:paraId="49D03EF4" w14:textId="4C712D0E" w:rsidR="00BD5290" w:rsidRPr="0092065D" w:rsidRDefault="00BD529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B7285">
              <w:rPr>
                <w:rFonts w:ascii="Arial" w:hAnsi="Arial" w:cs="Arial"/>
                <w:sz w:val="20"/>
              </w:rPr>
              <w:t>ERP.</w:t>
            </w:r>
            <w:ins w:id="101" w:author="SintsovaMA" w:date="2021-03-22T17:14:00Z">
              <w:r w:rsidR="008C4113">
                <w:rPr>
                  <w:rFonts w:ascii="Arial" w:hAnsi="Arial" w:cs="Arial"/>
                  <w:sz w:val="20"/>
                </w:rPr>
                <w:t>13.</w:t>
              </w:r>
            </w:ins>
            <w:r w:rsidRPr="008C4113">
              <w:rPr>
                <w:rFonts w:ascii="Arial" w:hAnsi="Arial" w:cs="Arial"/>
                <w:sz w:val="20"/>
                <w:rPrChange w:author="SintsovaMA" w:date="2021-03-22T17:14:00Z" w:id="102">
                  <w:rPr>
                    <w:rFonts w:ascii="Arial" w:hAnsi="Arial" w:cs="Arial"/>
                    <w:sz w:val="20"/>
                    <w:lang w:val="en-US"/>
                  </w:rPr>
                </w:rPrChange>
              </w:rPr>
              <w:t>9</w:t>
            </w:r>
            <w:r w:rsidRPr="007B7285">
              <w:rPr>
                <w:rFonts w:ascii="Arial" w:hAnsi="Arial" w:cs="Arial"/>
                <w:sz w:val="20"/>
              </w:rPr>
              <w:t>.</w:t>
            </w:r>
            <w:del w:id="103" w:author="SintsovaMA" w:date="2021-03-22T17:14:00Z">
              <w:r w:rsidRPr="007B7285" w:rsidDel="008C4113">
                <w:rPr>
                  <w:rFonts w:ascii="Arial" w:hAnsi="Arial" w:cs="Arial"/>
                  <w:sz w:val="20"/>
                </w:rPr>
                <w:delText>1</w:delText>
              </w:r>
            </w:del>
            <w:ins w:id="104" w:author="SintsovaMA" w:date="2021-03-22T17:14:00Z">
              <w:r w:rsidR="008C4113">
                <w:rPr>
                  <w:rFonts w:ascii="Arial" w:hAnsi="Arial" w:cs="Arial"/>
                  <w:sz w:val="20"/>
                </w:rPr>
                <w:t>_2_</w:t>
              </w:r>
            </w:ins>
            <w:del w:id="105" w:author="SintsovaMA" w:date="2021-03-22T17:14:00Z">
              <w:r w:rsidRPr="007B7285" w:rsidDel="008C4113">
                <w:rPr>
                  <w:rFonts w:ascii="Arial" w:hAnsi="Arial" w:cs="Arial"/>
                  <w:sz w:val="20"/>
                </w:rPr>
                <w:delText>.1</w:delText>
              </w:r>
            </w:del>
            <w:ins w:id="106" w:author="SintsovaMA" w:date="2021-03-22T17:14:00Z">
              <w:r w:rsidR="008C4113">
                <w:rPr>
                  <w:rFonts w:ascii="Arial" w:hAnsi="Arial" w:cs="Arial"/>
                  <w:sz w:val="20"/>
                </w:rPr>
                <w:t>1_</w:t>
              </w:r>
              <w:r w:rsidR="008C4113">
                <w:rPr>
                  <w:rFonts w:ascii="Arial" w:hAnsi="Arial" w:cs="Arial"/>
                  <w:sz w:val="20"/>
                  <w:lang w:val="en-US"/>
                </w:rPr>
                <w:t>ARC</w:t>
              </w:r>
            </w:ins>
            <w:r w:rsidRPr="007B7285">
              <w:rPr>
                <w:rFonts w:ascii="Arial" w:hAnsi="Arial" w:cs="Arial"/>
                <w:sz w:val="20"/>
              </w:rPr>
              <w:t>_КД_Орг_структура</w:t>
            </w:r>
          </w:p>
        </w:tc>
        <w:tc>
          <w:tcPr>
            <w:tcW w:w="919" w:type="pct"/>
            <w:tcPrChange w:id="107" w:author="SintsovaMA" w:date="2021-03-22T17:16:00Z">
              <w:tcPr>
                <w:tcW w:w="958" w:type="pct"/>
              </w:tcPr>
            </w:tcPrChange>
          </w:tcPr>
          <w:p w14:paraId="550BF101" w14:textId="04658D17" w:rsidR="00BD5290" w:rsidRDefault="00BD5290" w:rsidP="00BD5290">
            <w:pPr>
              <w:jc w:val="center"/>
              <w:rPr>
                <w:rFonts w:ascii="Arial" w:hAnsi="Arial" w:cs="Arial"/>
                <w:sz w:val="20"/>
              </w:rPr>
            </w:pPr>
            <w:ins w:id="108" w:author="SintsovaMA" w:date="2021-03-22T17:09:00Z">
              <w:r w:rsidRPr="00D91904">
                <w:rPr>
                  <w:rFonts w:ascii="Arial" w:hAnsi="Arial" w:cs="Arial"/>
                  <w:sz w:val="20"/>
                  <w:lang w:val="en-US"/>
                </w:rPr>
                <w:t>2021</w:t>
              </w:r>
            </w:ins>
            <w:del w:id="109" w:author="SintsovaMA" w:date="2021-03-22T17:09:00Z">
              <w:r w:rsidDel="00BD5290">
                <w:rPr>
                  <w:rFonts w:ascii="Arial" w:hAnsi="Arial" w:cs="Arial"/>
                  <w:sz w:val="20"/>
                </w:rPr>
                <w:delText>02.08.2018</w:delText>
              </w:r>
            </w:del>
          </w:p>
        </w:tc>
      </w:tr>
      <w:tr w:rsidR="00BD5290" w:rsidRPr="00F94454" w14:paraId="205DA5D8" w14:textId="77777777" w:rsidTr="006B3CB0">
        <w:trPr>
          <w:cantSplit/>
          <w:trPrChange w:id="110" w:author="SintsovaMA" w:date="2021-03-22T17:16:00Z">
            <w:trPr>
              <w:cantSplit/>
            </w:trPr>
          </w:trPrChange>
        </w:trPr>
        <w:tc>
          <w:tcPr>
            <w:tcW w:w="2181" w:type="pct"/>
            <w:tcPrChange w:id="111" w:author="SintsovaMA" w:date="2021-03-22T17:16:00Z">
              <w:tcPr>
                <w:tcW w:w="2221" w:type="pct"/>
              </w:tcPr>
            </w:tcPrChange>
          </w:tcPr>
          <w:p w14:paraId="7F43C9B9" w14:textId="3E7E5D7A" w:rsidR="00BD5290" w:rsidRDefault="00BD5290" w:rsidP="00BD5290">
            <w:pPr>
              <w:rPr>
                <w:rFonts w:ascii="Arial" w:hAnsi="Arial" w:cs="Arial"/>
                <w:sz w:val="20"/>
                <w:szCs w:val="20"/>
              </w:rPr>
            </w:pPr>
            <w:r w:rsidRPr="00732420">
              <w:rPr>
                <w:rFonts w:ascii="Arial" w:hAnsi="Arial" w:cs="Arial"/>
                <w:sz w:val="20"/>
              </w:rPr>
              <w:t>Концепция по нормативно-справочной информации</w:t>
            </w:r>
          </w:p>
        </w:tc>
        <w:tc>
          <w:tcPr>
            <w:tcW w:w="1900" w:type="pct"/>
            <w:tcPrChange w:id="112" w:author="SintsovaMA" w:date="2021-03-22T17:16:00Z">
              <w:tcPr>
                <w:tcW w:w="1820" w:type="pct"/>
              </w:tcPr>
            </w:tcPrChange>
          </w:tcPr>
          <w:p w14:paraId="669EBABD" w14:textId="2EE6B1D8" w:rsidR="00BD5290" w:rsidRPr="0092065D" w:rsidRDefault="00BD5290" w:rsidP="00BD529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del w:id="113" w:author="SintsovaMA" w:date="2021-03-22T17:14:00Z">
              <w:r w:rsidRPr="007B7285" w:rsidDel="008C4113">
                <w:rPr>
                  <w:rFonts w:ascii="Arial" w:hAnsi="Arial" w:cs="Arial"/>
                  <w:sz w:val="20"/>
                </w:rPr>
                <w:delText>ERP.</w:delText>
              </w:r>
              <w:r w:rsidRPr="00F8304C" w:rsidDel="008C4113">
                <w:rPr>
                  <w:rFonts w:ascii="Arial" w:hAnsi="Arial" w:cs="Arial"/>
                  <w:sz w:val="20"/>
                </w:rPr>
                <w:delText>9</w:delText>
              </w:r>
              <w:r w:rsidRPr="007B7285" w:rsidDel="008C4113">
                <w:rPr>
                  <w:rFonts w:ascii="Arial" w:hAnsi="Arial" w:cs="Arial"/>
                  <w:sz w:val="20"/>
                </w:rPr>
                <w:delText>.1.47_</w:delText>
              </w:r>
            </w:del>
            <w:r w:rsidRPr="007B7285">
              <w:rPr>
                <w:rFonts w:ascii="Arial" w:hAnsi="Arial" w:cs="Arial"/>
                <w:sz w:val="20"/>
              </w:rPr>
              <w:t>Концепция по нормативно-справочной информации</w:t>
            </w:r>
          </w:p>
        </w:tc>
        <w:tc>
          <w:tcPr>
            <w:tcW w:w="919" w:type="pct"/>
            <w:tcPrChange w:id="114" w:author="SintsovaMA" w:date="2021-03-22T17:16:00Z">
              <w:tcPr>
                <w:tcW w:w="958" w:type="pct"/>
              </w:tcPr>
            </w:tcPrChange>
          </w:tcPr>
          <w:p w14:paraId="726ED13A" w14:textId="6FC5E209" w:rsidR="00BD5290" w:rsidRDefault="00BD5290" w:rsidP="00BD5290">
            <w:pPr>
              <w:jc w:val="center"/>
              <w:rPr>
                <w:rFonts w:ascii="Arial" w:hAnsi="Arial" w:cs="Arial"/>
                <w:sz w:val="20"/>
              </w:rPr>
            </w:pPr>
            <w:ins w:id="115" w:author="SintsovaMA" w:date="2021-03-22T17:09:00Z">
              <w:r w:rsidRPr="00D91904">
                <w:rPr>
                  <w:rFonts w:ascii="Arial" w:hAnsi="Arial" w:cs="Arial"/>
                  <w:sz w:val="20"/>
                  <w:lang w:val="en-US"/>
                </w:rPr>
                <w:t>2021</w:t>
              </w:r>
            </w:ins>
            <w:del w:id="116" w:author="SintsovaMA" w:date="2021-03-22T17:09:00Z">
              <w:r w:rsidDel="00BD5290">
                <w:rPr>
                  <w:rFonts w:ascii="Arial" w:hAnsi="Arial" w:cs="Arial"/>
                  <w:sz w:val="20"/>
                </w:rPr>
                <w:delText>07.08.2018</w:delText>
              </w:r>
            </w:del>
          </w:p>
        </w:tc>
      </w:tr>
      <w:tr w:rsidR="00BD5290" w:rsidRPr="00F94454" w14:paraId="4A8392B8" w14:textId="77777777" w:rsidTr="006B3CB0">
        <w:trPr>
          <w:cantSplit/>
          <w:trPrChange w:id="117" w:author="SintsovaMA" w:date="2021-03-22T17:16:00Z">
            <w:trPr>
              <w:cantSplit/>
            </w:trPr>
          </w:trPrChange>
        </w:trPr>
        <w:tc>
          <w:tcPr>
            <w:tcW w:w="2181" w:type="pct"/>
            <w:tcPrChange w:id="118" w:author="SintsovaMA" w:date="2021-03-22T17:16:00Z">
              <w:tcPr>
                <w:tcW w:w="2221" w:type="pct"/>
              </w:tcPr>
            </w:tcPrChange>
          </w:tcPr>
          <w:p w14:paraId="010E96F6" w14:textId="2943002F" w:rsidR="00BD5290" w:rsidRDefault="00BD5290" w:rsidP="00BD5290">
            <w:pPr>
              <w:rPr>
                <w:rFonts w:ascii="Arial" w:hAnsi="Arial" w:cs="Arial"/>
                <w:sz w:val="20"/>
                <w:szCs w:val="20"/>
              </w:rPr>
            </w:pPr>
            <w:r w:rsidRPr="007B7285">
              <w:rPr>
                <w:rFonts w:ascii="Arial" w:hAnsi="Arial" w:cs="Arial"/>
                <w:sz w:val="20"/>
              </w:rPr>
              <w:t xml:space="preserve">Управление основными данными по направлению </w:t>
            </w:r>
          </w:p>
        </w:tc>
        <w:tc>
          <w:tcPr>
            <w:tcW w:w="1900" w:type="pct"/>
            <w:tcPrChange w:id="119" w:author="SintsovaMA" w:date="2021-03-22T17:16:00Z">
              <w:tcPr>
                <w:tcW w:w="1820" w:type="pct"/>
              </w:tcPr>
            </w:tcPrChange>
          </w:tcPr>
          <w:p w14:paraId="27C21271" w14:textId="59CDDC48" w:rsidR="00BD5290" w:rsidRPr="0092065D" w:rsidRDefault="008C4113" w:rsidP="00BD529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ins w:id="120" w:author="SintsovaMA" w:date="2021-03-22T17:14:00Z">
              <w:r w:rsidRPr="008C4113">
                <w:rPr>
                  <w:rFonts w:ascii="Arial" w:hAnsi="Arial" w:cs="Arial"/>
                  <w:sz w:val="20"/>
                </w:rPr>
                <w:t>ERP.13.9_2_19_MM КД Отчетность по направлению МТО</w:t>
              </w:r>
            </w:ins>
            <w:del w:id="121" w:author="SintsovaMA" w:date="2021-03-22T17:14:00Z">
              <w:r w:rsidR="00BD5290" w:rsidRPr="007B7285" w:rsidDel="008C4113">
                <w:rPr>
                  <w:rFonts w:ascii="Arial" w:hAnsi="Arial" w:cs="Arial"/>
                  <w:sz w:val="20"/>
                </w:rPr>
                <w:delText>ERP.</w:delText>
              </w:r>
              <w:r w:rsidR="00BD5290" w:rsidRPr="00F8304C" w:rsidDel="008C4113">
                <w:rPr>
                  <w:rFonts w:ascii="Arial" w:hAnsi="Arial" w:cs="Arial"/>
                  <w:sz w:val="20"/>
                </w:rPr>
                <w:delText>9</w:delText>
              </w:r>
              <w:r w:rsidR="00BD5290" w:rsidRPr="007B7285" w:rsidDel="008C4113">
                <w:rPr>
                  <w:rFonts w:ascii="Arial" w:hAnsi="Arial" w:cs="Arial"/>
                  <w:sz w:val="20"/>
                </w:rPr>
                <w:delText>.1_11_MM_КД Управление основными данными по направлению МТО_V2.7</w:delText>
              </w:r>
            </w:del>
          </w:p>
        </w:tc>
        <w:tc>
          <w:tcPr>
            <w:tcW w:w="919" w:type="pct"/>
            <w:tcPrChange w:id="122" w:author="SintsovaMA" w:date="2021-03-22T17:16:00Z">
              <w:tcPr>
                <w:tcW w:w="958" w:type="pct"/>
              </w:tcPr>
            </w:tcPrChange>
          </w:tcPr>
          <w:p w14:paraId="5B4A3FEF" w14:textId="7884C8E8" w:rsidR="00BD5290" w:rsidRDefault="00BD5290" w:rsidP="00BD5290">
            <w:pPr>
              <w:jc w:val="center"/>
              <w:rPr>
                <w:rFonts w:ascii="Arial" w:hAnsi="Arial" w:cs="Arial"/>
                <w:sz w:val="20"/>
              </w:rPr>
            </w:pPr>
            <w:ins w:id="123" w:author="SintsovaMA" w:date="2021-03-22T17:09:00Z">
              <w:r w:rsidRPr="00D91904">
                <w:rPr>
                  <w:rFonts w:ascii="Arial" w:hAnsi="Arial" w:cs="Arial"/>
                  <w:sz w:val="20"/>
                  <w:lang w:val="en-US"/>
                </w:rPr>
                <w:t>2021</w:t>
              </w:r>
            </w:ins>
            <w:del w:id="124" w:author="SintsovaMA" w:date="2021-03-22T17:09:00Z">
              <w:r w:rsidDel="00BD5290">
                <w:rPr>
                  <w:rFonts w:ascii="Arial" w:hAnsi="Arial" w:cs="Arial"/>
                  <w:sz w:val="20"/>
                </w:rPr>
                <w:delText>08.08.2018</w:delText>
              </w:r>
            </w:del>
          </w:p>
        </w:tc>
      </w:tr>
      <w:tr w:rsidR="00BD5290" w:rsidRPr="00F94454" w14:paraId="149D0D5E" w14:textId="77777777" w:rsidTr="006B3CB0">
        <w:trPr>
          <w:cantSplit/>
          <w:trPrChange w:id="125" w:author="SintsovaMA" w:date="2021-03-22T17:16:00Z">
            <w:trPr>
              <w:cantSplit/>
            </w:trPr>
          </w:trPrChange>
        </w:trPr>
        <w:tc>
          <w:tcPr>
            <w:tcW w:w="2181" w:type="pct"/>
            <w:tcPrChange w:id="126" w:author="SintsovaMA" w:date="2021-03-22T17:16:00Z">
              <w:tcPr>
                <w:tcW w:w="2221" w:type="pct"/>
              </w:tcPr>
            </w:tcPrChange>
          </w:tcPr>
          <w:p w14:paraId="39C8A186" w14:textId="5A91BEB2" w:rsidR="00BD5290" w:rsidRPr="007B7285" w:rsidRDefault="00BD5290" w:rsidP="00BD5290">
            <w:pPr>
              <w:rPr>
                <w:rFonts w:ascii="Arial" w:hAnsi="Arial" w:cs="Arial"/>
                <w:sz w:val="20"/>
              </w:rPr>
            </w:pPr>
            <w:r w:rsidRPr="00284555">
              <w:rPr>
                <w:rFonts w:ascii="Arial" w:hAnsi="Arial" w:cs="Arial"/>
                <w:sz w:val="20"/>
              </w:rPr>
              <w:t>КД Отчетность по направлению МТО</w:t>
            </w:r>
          </w:p>
        </w:tc>
        <w:tc>
          <w:tcPr>
            <w:tcW w:w="1900" w:type="pct"/>
            <w:tcPrChange w:id="127" w:author="SintsovaMA" w:date="2021-03-22T17:16:00Z">
              <w:tcPr>
                <w:tcW w:w="1820" w:type="pct"/>
              </w:tcPr>
            </w:tcPrChange>
          </w:tcPr>
          <w:p w14:paraId="60E96E37" w14:textId="479D490B" w:rsidR="00BD5290" w:rsidRPr="007B7285" w:rsidRDefault="008C4113" w:rsidP="00BD5290">
            <w:pPr>
              <w:jc w:val="left"/>
              <w:rPr>
                <w:rFonts w:ascii="Arial" w:hAnsi="Arial" w:cs="Arial"/>
                <w:sz w:val="20"/>
              </w:rPr>
            </w:pPr>
            <w:ins w:id="128" w:author="SintsovaMA" w:date="2021-03-22T17:15:00Z">
              <w:r w:rsidRPr="008C4113">
                <w:rPr>
                  <w:rFonts w:ascii="Arial" w:hAnsi="Arial" w:cs="Arial"/>
                  <w:sz w:val="20"/>
                </w:rPr>
                <w:t>ERP.13.9_2_19_MM КД Отчетность по направлению МТО</w:t>
              </w:r>
            </w:ins>
            <w:del w:id="129" w:author="SintsovaMA" w:date="2021-03-22T17:15:00Z">
              <w:r w:rsidR="00BD5290" w:rsidRPr="00284555" w:rsidDel="008C4113">
                <w:rPr>
                  <w:rFonts w:ascii="Arial" w:hAnsi="Arial" w:cs="Arial"/>
                  <w:sz w:val="20"/>
                </w:rPr>
                <w:delText>ERP.</w:delText>
              </w:r>
              <w:r w:rsidR="00BD5290" w:rsidRPr="00F8304C" w:rsidDel="008C4113">
                <w:rPr>
                  <w:rFonts w:ascii="Arial" w:hAnsi="Arial" w:cs="Arial"/>
                  <w:sz w:val="20"/>
                </w:rPr>
                <w:delText>9</w:delText>
              </w:r>
              <w:r w:rsidR="00BD5290" w:rsidRPr="00284555" w:rsidDel="008C4113">
                <w:rPr>
                  <w:rFonts w:ascii="Arial" w:hAnsi="Arial" w:cs="Arial"/>
                  <w:sz w:val="20"/>
                </w:rPr>
                <w:delText>.1_19_MM_КД Отчетность по направлению МТО</w:delText>
              </w:r>
            </w:del>
          </w:p>
        </w:tc>
        <w:tc>
          <w:tcPr>
            <w:tcW w:w="919" w:type="pct"/>
            <w:tcPrChange w:id="130" w:author="SintsovaMA" w:date="2021-03-22T17:16:00Z">
              <w:tcPr>
                <w:tcW w:w="958" w:type="pct"/>
              </w:tcPr>
            </w:tcPrChange>
          </w:tcPr>
          <w:p w14:paraId="76361A54" w14:textId="7CC944AA" w:rsidR="00BD5290" w:rsidRDefault="00BD5290" w:rsidP="00BD5290">
            <w:pPr>
              <w:jc w:val="center"/>
              <w:rPr>
                <w:rFonts w:ascii="Arial" w:hAnsi="Arial" w:cs="Arial"/>
                <w:sz w:val="20"/>
              </w:rPr>
            </w:pPr>
            <w:ins w:id="131" w:author="SintsovaMA" w:date="2021-03-22T17:09:00Z">
              <w:r w:rsidRPr="00D91904">
                <w:rPr>
                  <w:rFonts w:ascii="Arial" w:hAnsi="Arial" w:cs="Arial"/>
                  <w:sz w:val="20"/>
                  <w:lang w:val="en-US"/>
                </w:rPr>
                <w:t>2021</w:t>
              </w:r>
            </w:ins>
            <w:del w:id="132" w:author="SintsovaMA" w:date="2021-03-22T17:09:00Z">
              <w:r w:rsidDel="00BD5290">
                <w:rPr>
                  <w:rFonts w:ascii="Arial" w:hAnsi="Arial" w:cs="Arial"/>
                  <w:sz w:val="20"/>
                </w:rPr>
                <w:delText>08.08.2018</w:delText>
              </w:r>
            </w:del>
          </w:p>
        </w:tc>
      </w:tr>
      <w:tr w:rsidR="00BD5290" w:rsidRPr="00F94454" w14:paraId="68425F6D" w14:textId="77777777" w:rsidTr="006B3CB0">
        <w:trPr>
          <w:cantSplit/>
          <w:trPrChange w:id="133" w:author="SintsovaMA" w:date="2021-03-22T17:16:00Z">
            <w:trPr>
              <w:cantSplit/>
            </w:trPr>
          </w:trPrChange>
        </w:trPr>
        <w:tc>
          <w:tcPr>
            <w:tcW w:w="2181" w:type="pct"/>
            <w:tcPrChange w:id="134" w:author="SintsovaMA" w:date="2021-03-22T17:16:00Z">
              <w:tcPr>
                <w:tcW w:w="2221" w:type="pct"/>
              </w:tcPr>
            </w:tcPrChange>
          </w:tcPr>
          <w:p w14:paraId="69F19F73" w14:textId="4338B34C" w:rsidR="00BD5290" w:rsidRDefault="00BD5290" w:rsidP="00BD529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Соглашение об интеграции с СЭД</w:t>
            </w:r>
          </w:p>
        </w:tc>
        <w:tc>
          <w:tcPr>
            <w:tcW w:w="1900" w:type="pct"/>
            <w:tcPrChange w:id="135" w:author="SintsovaMA" w:date="2021-03-22T17:16:00Z">
              <w:tcPr>
                <w:tcW w:w="1820" w:type="pct"/>
              </w:tcPr>
            </w:tcPrChange>
          </w:tcPr>
          <w:p w14:paraId="757EDC6F" w14:textId="49AF227E" w:rsidR="00BD5290" w:rsidRPr="00F94454" w:rsidRDefault="00B11EF4" w:rsidP="00BD5290">
            <w:pPr>
              <w:jc w:val="left"/>
              <w:rPr>
                <w:rFonts w:ascii="Arial" w:hAnsi="Arial" w:cs="Arial"/>
                <w:sz w:val="20"/>
              </w:rPr>
            </w:pPr>
            <w:ins w:id="136" w:author="SintsovaMA" w:date="2021-03-22T17:15:00Z">
              <w:r>
                <w:rPr>
                  <w:rFonts w:ascii="Arial" w:hAnsi="Arial" w:cs="Arial"/>
                  <w:sz w:val="20"/>
                </w:rPr>
                <w:t>ERP 13.9_4_</w:t>
              </w:r>
            </w:ins>
            <w:ins w:id="137" w:author="SintsovaMA" w:date="2021-03-22T17:17:00Z">
              <w:r w:rsidRPr="00410AD2">
                <w:rPr>
                  <w:rFonts w:ascii="Arial" w:hAnsi="Arial" w:cs="Arial"/>
                  <w:sz w:val="20"/>
                  <w:rPrChange w:author="SintsovaMA" w:date="2021-03-22T17:17:00Z" w:id="138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16</w:t>
              </w:r>
            </w:ins>
            <w:ins w:id="139" w:author="SintsovaMA" w:date="2021-03-22T17:15:00Z">
              <w:r w:rsidR="006B3CB0" w:rsidRPr="006B3CB0">
                <w:rPr>
                  <w:rFonts w:ascii="Arial" w:hAnsi="Arial" w:cs="Arial"/>
                  <w:sz w:val="20"/>
                </w:rPr>
                <w:t>_INT_Соглашение об интеграции_СЭД_v1.12</w:t>
              </w:r>
            </w:ins>
            <w:del w:id="140" w:author="SintsovaMA" w:date="2021-03-22T17:15:00Z">
              <w:r w:rsidR="00BD5290" w:rsidRPr="00762F43" w:rsidDel="006B3CB0">
                <w:rPr>
                  <w:rFonts w:ascii="Arial" w:hAnsi="Arial" w:cs="Arial"/>
                  <w:sz w:val="20"/>
                </w:rPr>
                <w:delText>ERP.</w:delText>
              </w:r>
              <w:r w:rsidR="00BD5290" w:rsidRPr="006B3CB0" w:rsidDel="006B3CB0">
                <w:rPr>
                  <w:rFonts w:ascii="Arial" w:hAnsi="Arial" w:cs="Arial"/>
                  <w:sz w:val="20"/>
                  <w:rPrChange w:author="SintsovaMA" w:date="2021-03-22T17:15:00Z" w:id="141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delText>9</w:delText>
              </w:r>
              <w:r w:rsidR="00BD5290" w:rsidRPr="00762F43" w:rsidDel="006B3CB0">
                <w:rPr>
                  <w:rFonts w:ascii="Arial" w:hAnsi="Arial" w:cs="Arial"/>
                  <w:sz w:val="20"/>
                </w:rPr>
                <w:delText>.6.16_СЭД</w:delText>
              </w:r>
            </w:del>
          </w:p>
        </w:tc>
        <w:tc>
          <w:tcPr>
            <w:tcW w:w="919" w:type="pct"/>
            <w:tcPrChange w:id="142" w:author="SintsovaMA" w:date="2021-03-22T17:16:00Z">
              <w:tcPr>
                <w:tcW w:w="958" w:type="pct"/>
              </w:tcPr>
            </w:tcPrChange>
          </w:tcPr>
          <w:p w14:paraId="1EDB907A" w14:textId="249BDBB0" w:rsidR="00BD5290" w:rsidRPr="00F94454" w:rsidRDefault="00BD5290" w:rsidP="00BD5290">
            <w:pPr>
              <w:jc w:val="center"/>
              <w:rPr>
                <w:rFonts w:ascii="Arial" w:hAnsi="Arial" w:cs="Arial"/>
                <w:sz w:val="20"/>
              </w:rPr>
            </w:pPr>
            <w:ins w:id="143" w:author="SintsovaMA" w:date="2021-03-22T17:09:00Z">
              <w:r w:rsidRPr="00D91904">
                <w:rPr>
                  <w:rFonts w:ascii="Arial" w:hAnsi="Arial" w:cs="Arial"/>
                  <w:sz w:val="20"/>
                  <w:lang w:val="en-US"/>
                </w:rPr>
                <w:t>2021</w:t>
              </w:r>
            </w:ins>
            <w:del w:id="144" w:author="SintsovaMA" w:date="2021-03-22T17:09:00Z">
              <w:r w:rsidRPr="00762F43" w:rsidDel="00BD5290">
                <w:rPr>
                  <w:rFonts w:ascii="Arial" w:hAnsi="Arial" w:cs="Arial"/>
                  <w:sz w:val="20"/>
                </w:rPr>
                <w:delText>20.07.</w:delText>
              </w:r>
              <w:r w:rsidDel="00BD5290">
                <w:rPr>
                  <w:rFonts w:ascii="Arial" w:hAnsi="Arial" w:cs="Arial"/>
                  <w:sz w:val="20"/>
                </w:rPr>
                <w:delText>20</w:delText>
              </w:r>
              <w:r w:rsidRPr="00762F43" w:rsidDel="00BD5290">
                <w:rPr>
                  <w:rFonts w:ascii="Arial" w:hAnsi="Arial" w:cs="Arial"/>
                  <w:sz w:val="20"/>
                </w:rPr>
                <w:delText>18</w:delText>
              </w:r>
            </w:del>
          </w:p>
        </w:tc>
      </w:tr>
      <w:tr w:rsidR="00BD5290" w:rsidRPr="00F94454" w:rsidDel="006B3CB0" w14:paraId="091543EE" w14:textId="3CE291CB" w:rsidTr="006B3CB0">
        <w:trPr>
          <w:cantSplit/>
          <w:del w:id="145" w:author="SintsovaMA" w:date="2021-03-22T17:16:00Z"/>
          <w:trPrChange w:id="146" w:author="SintsovaMA" w:date="2021-03-22T17:16:00Z">
            <w:trPr>
              <w:cantSplit/>
            </w:trPr>
          </w:trPrChange>
        </w:trPr>
        <w:tc>
          <w:tcPr>
            <w:tcW w:w="2181" w:type="pct"/>
            <w:tcPrChange w:id="147" w:author="SintsovaMA" w:date="2021-03-22T17:16:00Z">
              <w:tcPr>
                <w:tcW w:w="2221" w:type="pct"/>
              </w:tcPr>
            </w:tcPrChange>
          </w:tcPr>
          <w:p w14:paraId="59F111CA" w14:textId="67F50912" w:rsidR="00BD5290" w:rsidDel="006B3CB0" w:rsidRDefault="00BD5290" w:rsidP="00BD5290">
            <w:pPr>
              <w:rPr>
                <w:del w:id="148" w:author="SintsovaMA" w:date="2021-03-22T17:16:00Z"/>
                <w:rFonts w:ascii="Arial" w:hAnsi="Arial" w:cs="Arial"/>
                <w:sz w:val="20"/>
              </w:rPr>
            </w:pPr>
            <w:del w:id="149" w:author="SintsovaMA" w:date="2021-03-22T17:16:00Z">
              <w:r w:rsidDel="006B3CB0">
                <w:rPr>
                  <w:rFonts w:ascii="Arial" w:hAnsi="Arial" w:cs="Arial"/>
                  <w:sz w:val="20"/>
                </w:rPr>
                <w:delText>Соглашение об интеграции с АСКБ</w:delText>
              </w:r>
            </w:del>
          </w:p>
        </w:tc>
        <w:tc>
          <w:tcPr>
            <w:tcW w:w="1900" w:type="pct"/>
            <w:tcPrChange w:id="150" w:author="SintsovaMA" w:date="2021-03-22T17:16:00Z">
              <w:tcPr>
                <w:tcW w:w="1820" w:type="pct"/>
              </w:tcPr>
            </w:tcPrChange>
          </w:tcPr>
          <w:p w14:paraId="10444F72" w14:textId="2A424655" w:rsidR="00BD5290" w:rsidRPr="00F94454" w:rsidDel="006B3CB0" w:rsidRDefault="00BD5290" w:rsidP="00BD5290">
            <w:pPr>
              <w:jc w:val="left"/>
              <w:rPr>
                <w:del w:id="151" w:author="SintsovaMA" w:date="2021-03-22T17:16:00Z"/>
                <w:rFonts w:ascii="Arial" w:hAnsi="Arial" w:cs="Arial"/>
                <w:sz w:val="20"/>
              </w:rPr>
            </w:pPr>
            <w:del w:id="152" w:author="SintsovaMA" w:date="2021-03-22T17:16:00Z">
              <w:r w:rsidRPr="00762F43" w:rsidDel="006B3CB0">
                <w:rPr>
                  <w:rFonts w:ascii="Arial" w:hAnsi="Arial" w:cs="Arial"/>
                  <w:sz w:val="20"/>
                </w:rPr>
                <w:delText>ERP.</w:delText>
              </w:r>
              <w:r w:rsidRPr="00F8304C" w:rsidDel="006B3CB0">
                <w:rPr>
                  <w:rFonts w:ascii="Arial" w:hAnsi="Arial" w:cs="Arial"/>
                  <w:sz w:val="20"/>
                </w:rPr>
                <w:delText>9</w:delText>
              </w:r>
              <w:r w:rsidRPr="00762F43" w:rsidDel="006B3CB0">
                <w:rPr>
                  <w:rFonts w:ascii="Arial" w:hAnsi="Arial" w:cs="Arial"/>
                  <w:sz w:val="20"/>
                </w:rPr>
                <w:delText>.6.7_Соглашение об интеграции_АСКБ</w:delText>
              </w:r>
            </w:del>
          </w:p>
        </w:tc>
        <w:tc>
          <w:tcPr>
            <w:tcW w:w="919" w:type="pct"/>
            <w:tcPrChange w:id="153" w:author="SintsovaMA" w:date="2021-03-22T17:16:00Z">
              <w:tcPr>
                <w:tcW w:w="958" w:type="pct"/>
              </w:tcPr>
            </w:tcPrChange>
          </w:tcPr>
          <w:p w14:paraId="27A892D2" w14:textId="413582AA" w:rsidR="00BD5290" w:rsidDel="006B3CB0" w:rsidRDefault="00BD5290" w:rsidP="00BD5290">
            <w:pPr>
              <w:jc w:val="center"/>
              <w:rPr>
                <w:del w:id="154" w:author="SintsovaMA" w:date="2021-03-22T17:16:00Z"/>
                <w:rFonts w:ascii="Arial" w:hAnsi="Arial" w:cs="Arial"/>
                <w:sz w:val="20"/>
              </w:rPr>
            </w:pPr>
            <w:del w:id="155" w:author="SintsovaMA" w:date="2021-03-22T17:09:00Z">
              <w:r w:rsidRPr="00762F43" w:rsidDel="00BD5290">
                <w:rPr>
                  <w:rFonts w:ascii="Arial" w:hAnsi="Arial" w:cs="Arial"/>
                  <w:sz w:val="20"/>
                </w:rPr>
                <w:delText>02.08.2018</w:delText>
              </w:r>
            </w:del>
          </w:p>
        </w:tc>
      </w:tr>
      <w:tr w:rsidR="00BD5290" w:rsidRPr="00F94454" w14:paraId="2ADAADAB" w14:textId="77777777" w:rsidTr="006B3CB0">
        <w:trPr>
          <w:cantSplit/>
          <w:trPrChange w:id="156" w:author="SintsovaMA" w:date="2021-03-22T17:16:00Z">
            <w:trPr>
              <w:cantSplit/>
            </w:trPr>
          </w:trPrChange>
        </w:trPr>
        <w:tc>
          <w:tcPr>
            <w:tcW w:w="2181" w:type="pct"/>
            <w:tcPrChange w:id="157" w:author="SintsovaMA" w:date="2021-03-22T17:16:00Z">
              <w:tcPr>
                <w:tcW w:w="2221" w:type="pct"/>
              </w:tcPr>
            </w:tcPrChange>
          </w:tcPr>
          <w:p w14:paraId="6418DA90" w14:textId="41BEC699" w:rsidR="00BD5290" w:rsidRDefault="00BD5290" w:rsidP="00BD5290">
            <w:pPr>
              <w:rPr>
                <w:rFonts w:ascii="Arial" w:hAnsi="Arial" w:cs="Arial"/>
                <w:sz w:val="20"/>
              </w:rPr>
            </w:pPr>
            <w:r w:rsidRPr="00577418">
              <w:rPr>
                <w:rFonts w:ascii="Arial" w:hAnsi="Arial" w:cs="Arial"/>
                <w:sz w:val="20"/>
              </w:rPr>
              <w:t>Соглашение об интеграции</w:t>
            </w:r>
            <w:r>
              <w:rPr>
                <w:rFonts w:ascii="Arial" w:hAnsi="Arial" w:cs="Arial"/>
                <w:sz w:val="20"/>
              </w:rPr>
              <w:t xml:space="preserve"> с </w:t>
            </w:r>
            <w:r w:rsidRPr="007B7285">
              <w:rPr>
                <w:rFonts w:ascii="Arial" w:hAnsi="Arial" w:cs="Arial"/>
                <w:sz w:val="20"/>
              </w:rPr>
              <w:t>АС</w:t>
            </w:r>
            <w:r>
              <w:rPr>
                <w:rFonts w:ascii="Arial" w:hAnsi="Arial" w:cs="Arial"/>
                <w:sz w:val="20"/>
              </w:rPr>
              <w:t>У</w:t>
            </w:r>
            <w:r w:rsidRPr="007B7285">
              <w:rPr>
                <w:rFonts w:ascii="Arial" w:hAnsi="Arial" w:cs="Arial"/>
                <w:sz w:val="20"/>
              </w:rPr>
              <w:t xml:space="preserve"> ЭДО</w:t>
            </w:r>
          </w:p>
        </w:tc>
        <w:tc>
          <w:tcPr>
            <w:tcW w:w="1900" w:type="pct"/>
            <w:tcPrChange w:id="158" w:author="SintsovaMA" w:date="2021-03-22T17:16:00Z">
              <w:tcPr>
                <w:tcW w:w="1820" w:type="pct"/>
              </w:tcPr>
            </w:tcPrChange>
          </w:tcPr>
          <w:p w14:paraId="2885BEE0" w14:textId="4241653B" w:rsidR="00BD5290" w:rsidRPr="00F94454" w:rsidRDefault="006B3CB0">
            <w:pPr>
              <w:jc w:val="left"/>
              <w:rPr>
                <w:rFonts w:ascii="Arial" w:hAnsi="Arial" w:cs="Arial"/>
                <w:sz w:val="20"/>
              </w:rPr>
            </w:pPr>
            <w:ins w:id="159" w:author="SintsovaMA" w:date="2021-03-22T17:16:00Z">
              <w:r w:rsidRPr="006B3CB0">
                <w:rPr>
                  <w:rFonts w:ascii="Arial" w:hAnsi="Arial" w:cs="Arial"/>
                  <w:sz w:val="20"/>
                </w:rPr>
                <w:t xml:space="preserve">ERP </w:t>
              </w:r>
              <w:r w:rsidRPr="006B3CB0">
                <w:rPr>
                  <w:rFonts w:ascii="Arial" w:hAnsi="Arial" w:cs="Arial"/>
                  <w:sz w:val="20"/>
                  <w:rPrChange w:author="SintsovaMA" w:date="2021-03-22T17:16:00Z" w:id="160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13.</w:t>
              </w:r>
              <w:r w:rsidRPr="006B3CB0">
                <w:rPr>
                  <w:rFonts w:ascii="Arial" w:hAnsi="Arial" w:cs="Arial"/>
                  <w:sz w:val="20"/>
                </w:rPr>
                <w:t>9</w:t>
              </w:r>
              <w:r w:rsidRPr="00B11EF4">
                <w:rPr>
                  <w:rFonts w:ascii="Arial" w:hAnsi="Arial" w:cs="Arial"/>
                  <w:sz w:val="20"/>
                  <w:rPrChange w:author="SintsovaMA" w:date="2021-03-22T17:17:00Z" w:id="161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_4_</w:t>
              </w:r>
              <w:r w:rsidRPr="006B3CB0">
                <w:rPr>
                  <w:rFonts w:ascii="Arial" w:hAnsi="Arial" w:cs="Arial"/>
                  <w:sz w:val="20"/>
                </w:rPr>
                <w:t>5_INT_Соглашение об интеграции_Разработка и внедрение АСУ ЭДО</w:t>
              </w:r>
            </w:ins>
            <w:del w:id="162" w:author="SintsovaMA" w:date="2021-03-22T17:16:00Z">
              <w:r w:rsidR="00BD5290" w:rsidRPr="005D2F59" w:rsidDel="006B3CB0">
                <w:rPr>
                  <w:rFonts w:ascii="Arial" w:hAnsi="Arial" w:cs="Arial"/>
                  <w:sz w:val="20"/>
                </w:rPr>
                <w:delText>ERP.</w:delText>
              </w:r>
              <w:r w:rsidR="00BD5290" w:rsidRPr="006B3CB0" w:rsidDel="006B3CB0">
                <w:rPr>
                  <w:rFonts w:ascii="Arial" w:hAnsi="Arial" w:cs="Arial"/>
                  <w:sz w:val="20"/>
                  <w:rPrChange w:author="SintsovaMA" w:date="2021-03-22T17:16:00Z" w:id="163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delText>9</w:delText>
              </w:r>
              <w:r w:rsidR="00BD5290" w:rsidRPr="005D2F59" w:rsidDel="006B3CB0">
                <w:rPr>
                  <w:rFonts w:ascii="Arial" w:hAnsi="Arial" w:cs="Arial"/>
                  <w:sz w:val="20"/>
                </w:rPr>
                <w:delText>.6.</w:delText>
              </w:r>
              <w:r w:rsidR="00BD5290" w:rsidDel="006B3CB0">
                <w:rPr>
                  <w:rFonts w:ascii="Arial" w:hAnsi="Arial" w:cs="Arial"/>
                  <w:sz w:val="20"/>
                </w:rPr>
                <w:delText>5</w:delText>
              </w:r>
              <w:r w:rsidR="00BD5290" w:rsidRPr="005D2F59" w:rsidDel="006B3CB0">
                <w:rPr>
                  <w:rFonts w:ascii="Arial" w:hAnsi="Arial" w:cs="Arial"/>
                  <w:sz w:val="20"/>
                </w:rPr>
                <w:delText>_АСУ ЭДО</w:delText>
              </w:r>
            </w:del>
          </w:p>
        </w:tc>
        <w:tc>
          <w:tcPr>
            <w:tcW w:w="919" w:type="pct"/>
            <w:tcPrChange w:id="164" w:author="SintsovaMA" w:date="2021-03-22T17:16:00Z">
              <w:tcPr>
                <w:tcW w:w="958" w:type="pct"/>
              </w:tcPr>
            </w:tcPrChange>
          </w:tcPr>
          <w:p w14:paraId="2DF854D1" w14:textId="4AF0582A" w:rsidR="00BD5290" w:rsidRDefault="00BD5290" w:rsidP="00BD5290">
            <w:pPr>
              <w:jc w:val="center"/>
              <w:rPr>
                <w:rFonts w:ascii="Arial" w:hAnsi="Arial" w:cs="Arial"/>
                <w:sz w:val="20"/>
              </w:rPr>
            </w:pPr>
            <w:ins w:id="165" w:author="SintsovaMA" w:date="2021-03-22T17:09:00Z">
              <w:r w:rsidRPr="00D91904">
                <w:rPr>
                  <w:rFonts w:ascii="Arial" w:hAnsi="Arial" w:cs="Arial"/>
                  <w:sz w:val="20"/>
                  <w:lang w:val="en-US"/>
                </w:rPr>
                <w:t>2021</w:t>
              </w:r>
            </w:ins>
            <w:del w:id="166" w:author="SintsovaMA" w:date="2021-03-22T17:09:00Z">
              <w:r w:rsidDel="00BD5290">
                <w:rPr>
                  <w:rFonts w:ascii="Arial" w:hAnsi="Arial" w:cs="Arial"/>
                  <w:sz w:val="20"/>
                </w:rPr>
                <w:delText>06.08.2018</w:delText>
              </w:r>
            </w:del>
          </w:p>
        </w:tc>
      </w:tr>
      <w:tr w:rsidR="00BD5290" w:rsidRPr="00F94454" w14:paraId="19F75C58" w14:textId="77777777" w:rsidTr="006B3CB0">
        <w:trPr>
          <w:cantSplit/>
          <w:trPrChange w:id="167" w:author="SintsovaMA" w:date="2021-03-22T17:16:00Z">
            <w:trPr>
              <w:cantSplit/>
            </w:trPr>
          </w:trPrChange>
        </w:trPr>
        <w:tc>
          <w:tcPr>
            <w:tcW w:w="2181" w:type="pct"/>
            <w:tcPrChange w:id="168" w:author="SintsovaMA" w:date="2021-03-22T17:16:00Z">
              <w:tcPr>
                <w:tcW w:w="2221" w:type="pct"/>
              </w:tcPr>
            </w:tcPrChange>
          </w:tcPr>
          <w:p w14:paraId="5DC4453A" w14:textId="1062C42B" w:rsidR="00BD5290" w:rsidRDefault="00BD5290" w:rsidP="00BD5290">
            <w:pPr>
              <w:rPr>
                <w:rFonts w:ascii="Arial" w:hAnsi="Arial" w:cs="Arial"/>
                <w:sz w:val="20"/>
              </w:rPr>
            </w:pPr>
            <w:r w:rsidRPr="00FE4414">
              <w:rPr>
                <w:rFonts w:ascii="Arial" w:hAnsi="Arial" w:cs="Arial"/>
                <w:sz w:val="20"/>
              </w:rPr>
              <w:t>Согла</w:t>
            </w:r>
            <w:r>
              <w:rPr>
                <w:rFonts w:ascii="Arial" w:hAnsi="Arial" w:cs="Arial"/>
                <w:sz w:val="20"/>
              </w:rPr>
              <w:t xml:space="preserve">шение об интеграции с </w:t>
            </w:r>
            <w:r w:rsidRPr="00FE4414">
              <w:rPr>
                <w:rFonts w:ascii="Arial" w:hAnsi="Arial" w:cs="Arial"/>
                <w:sz w:val="20"/>
              </w:rPr>
              <w:t>ПиКПИП</w:t>
            </w:r>
          </w:p>
        </w:tc>
        <w:tc>
          <w:tcPr>
            <w:tcW w:w="1900" w:type="pct"/>
            <w:tcPrChange w:id="169" w:author="SintsovaMA" w:date="2021-03-22T17:16:00Z">
              <w:tcPr>
                <w:tcW w:w="1820" w:type="pct"/>
              </w:tcPr>
            </w:tcPrChange>
          </w:tcPr>
          <w:p w14:paraId="4DA0AD5E" w14:textId="1EA64F09" w:rsidR="00BD5290" w:rsidRDefault="00BD5290" w:rsidP="00BD5290">
            <w:pPr>
              <w:jc w:val="left"/>
              <w:rPr>
                <w:rFonts w:ascii="Arial" w:hAnsi="Arial" w:cs="Arial"/>
                <w:sz w:val="20"/>
              </w:rPr>
            </w:pPr>
            <w:del w:id="170" w:author="SintsovaMA" w:date="2021-03-22T17:18:00Z">
              <w:r w:rsidRPr="00FE4414" w:rsidDel="00410AD2">
                <w:rPr>
                  <w:rFonts w:ascii="Arial" w:hAnsi="Arial" w:cs="Arial"/>
                  <w:sz w:val="20"/>
                </w:rPr>
                <w:delText>ERP.</w:delText>
              </w:r>
              <w:r w:rsidRPr="00F8304C" w:rsidDel="00410AD2">
                <w:rPr>
                  <w:rFonts w:ascii="Arial" w:hAnsi="Arial" w:cs="Arial"/>
                  <w:sz w:val="20"/>
                </w:rPr>
                <w:delText>9</w:delText>
              </w:r>
              <w:r w:rsidRPr="00FE4414" w:rsidDel="00410AD2">
                <w:rPr>
                  <w:rFonts w:ascii="Arial" w:hAnsi="Arial" w:cs="Arial"/>
                  <w:sz w:val="20"/>
                </w:rPr>
                <w:delText>.6.1_INT</w:delText>
              </w:r>
            </w:del>
            <w:ins w:id="171" w:author="SintsovaMA" w:date="2021-03-22T17:18:00Z">
              <w:r w:rsidR="00410AD2" w:rsidRPr="006B3CB0">
                <w:rPr>
                  <w:rFonts w:ascii="Arial" w:hAnsi="Arial" w:cs="Arial"/>
                  <w:sz w:val="20"/>
                </w:rPr>
                <w:t xml:space="preserve"> ERP </w:t>
              </w:r>
              <w:r w:rsidR="00410AD2" w:rsidRPr="00E64FDF">
                <w:rPr>
                  <w:rFonts w:ascii="Arial" w:hAnsi="Arial" w:cs="Arial"/>
                  <w:sz w:val="20"/>
                </w:rPr>
                <w:t>13.</w:t>
              </w:r>
              <w:r w:rsidR="00410AD2" w:rsidRPr="006B3CB0">
                <w:rPr>
                  <w:rFonts w:ascii="Arial" w:hAnsi="Arial" w:cs="Arial"/>
                  <w:sz w:val="20"/>
                </w:rPr>
                <w:t>9</w:t>
              </w:r>
              <w:r w:rsidR="00410AD2" w:rsidRPr="00E64FDF">
                <w:rPr>
                  <w:rFonts w:ascii="Arial" w:hAnsi="Arial" w:cs="Arial"/>
                  <w:sz w:val="20"/>
                </w:rPr>
                <w:t>_4_</w:t>
              </w:r>
              <w:r w:rsidR="00410AD2" w:rsidRPr="00410AD2">
                <w:rPr>
                  <w:rFonts w:ascii="Arial" w:hAnsi="Arial" w:cs="Arial"/>
                  <w:sz w:val="20"/>
                  <w:rPrChange w:author="SintsovaMA" w:date="2021-03-22T17:18:00Z" w:id="172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1</w:t>
              </w:r>
              <w:r w:rsidR="00410AD2" w:rsidRPr="006B3CB0">
                <w:rPr>
                  <w:rFonts w:ascii="Arial" w:hAnsi="Arial" w:cs="Arial"/>
                  <w:sz w:val="20"/>
                </w:rPr>
                <w:t>_INT</w:t>
              </w:r>
              <w:r w:rsidR="00410AD2" w:rsidRPr="00FE4414">
                <w:rPr>
                  <w:rFonts w:ascii="Arial" w:hAnsi="Arial" w:cs="Arial"/>
                  <w:sz w:val="20"/>
                </w:rPr>
                <w:t xml:space="preserve"> </w:t>
              </w:r>
            </w:ins>
            <w:r w:rsidRPr="00FE4414">
              <w:rPr>
                <w:rFonts w:ascii="Arial" w:hAnsi="Arial" w:cs="Arial"/>
                <w:sz w:val="20"/>
              </w:rPr>
              <w:t>_Соглашение об интеграции_ПиКПИП</w:t>
            </w:r>
          </w:p>
        </w:tc>
        <w:tc>
          <w:tcPr>
            <w:tcW w:w="919" w:type="pct"/>
            <w:tcPrChange w:id="173" w:author="SintsovaMA" w:date="2021-03-22T17:16:00Z">
              <w:tcPr>
                <w:tcW w:w="958" w:type="pct"/>
              </w:tcPr>
            </w:tcPrChange>
          </w:tcPr>
          <w:p w14:paraId="2827CD2F" w14:textId="2000B17B" w:rsidR="00BD5290" w:rsidRDefault="00BD5290" w:rsidP="00BD5290">
            <w:pPr>
              <w:jc w:val="center"/>
              <w:rPr>
                <w:rFonts w:ascii="Arial" w:hAnsi="Arial" w:cs="Arial"/>
                <w:sz w:val="20"/>
              </w:rPr>
            </w:pPr>
            <w:ins w:id="174" w:author="SintsovaMA" w:date="2021-03-22T17:09:00Z">
              <w:r w:rsidRPr="00D91904">
                <w:rPr>
                  <w:rFonts w:ascii="Arial" w:hAnsi="Arial" w:cs="Arial"/>
                  <w:sz w:val="20"/>
                  <w:lang w:val="en-US"/>
                </w:rPr>
                <w:t>2021</w:t>
              </w:r>
            </w:ins>
            <w:del w:id="175" w:author="SintsovaMA" w:date="2021-03-22T17:09:00Z">
              <w:r w:rsidRPr="00FE4414" w:rsidDel="00BD5290">
                <w:rPr>
                  <w:rFonts w:ascii="Arial" w:hAnsi="Arial" w:cs="Arial"/>
                  <w:sz w:val="20"/>
                </w:rPr>
                <w:delText>27.08.2018</w:delText>
              </w:r>
            </w:del>
          </w:p>
        </w:tc>
      </w:tr>
      <w:tr w:rsidR="00BD5290" w:rsidRPr="00F94454" w14:paraId="2C849ECD" w14:textId="77777777" w:rsidTr="006B3CB0">
        <w:trPr>
          <w:cantSplit/>
          <w:trPrChange w:id="176" w:author="SintsovaMA" w:date="2021-03-22T17:16:00Z">
            <w:trPr>
              <w:cantSplit/>
            </w:trPr>
          </w:trPrChange>
        </w:trPr>
        <w:tc>
          <w:tcPr>
            <w:tcW w:w="2181" w:type="pct"/>
            <w:tcPrChange w:id="177" w:author="SintsovaMA" w:date="2021-03-22T17:16:00Z">
              <w:tcPr>
                <w:tcW w:w="2221" w:type="pct"/>
              </w:tcPr>
            </w:tcPrChange>
          </w:tcPr>
          <w:p w14:paraId="74366CE4" w14:textId="5840D9C2" w:rsidR="00BD5290" w:rsidRDefault="00BD5290" w:rsidP="00BD529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Глоссарий проекта</w:t>
            </w:r>
          </w:p>
        </w:tc>
        <w:tc>
          <w:tcPr>
            <w:tcW w:w="1900" w:type="pct"/>
            <w:tcPrChange w:id="178" w:author="SintsovaMA" w:date="2021-03-22T17:16:00Z">
              <w:tcPr>
                <w:tcW w:w="1820" w:type="pct"/>
              </w:tcPr>
            </w:tcPrChange>
          </w:tcPr>
          <w:p w14:paraId="66FC6AB3" w14:textId="77777777" w:rsidR="00BD5290" w:rsidRPr="005D2F59" w:rsidRDefault="00BD5290" w:rsidP="00BD5290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919" w:type="pct"/>
            <w:tcPrChange w:id="179" w:author="SintsovaMA" w:date="2021-03-22T17:16:00Z">
              <w:tcPr>
                <w:tcW w:w="958" w:type="pct"/>
              </w:tcPr>
            </w:tcPrChange>
          </w:tcPr>
          <w:p w14:paraId="7C96493D" w14:textId="0B4E405E" w:rsidR="00BD5290" w:rsidRDefault="00BD5290" w:rsidP="00BD5290">
            <w:pPr>
              <w:jc w:val="center"/>
              <w:rPr>
                <w:rFonts w:ascii="Arial" w:hAnsi="Arial" w:cs="Arial"/>
                <w:sz w:val="20"/>
              </w:rPr>
            </w:pPr>
            <w:ins w:id="180" w:author="SintsovaMA" w:date="2021-03-22T17:09:00Z">
              <w:r w:rsidRPr="00D91904">
                <w:rPr>
                  <w:rFonts w:ascii="Arial" w:hAnsi="Arial" w:cs="Arial"/>
                  <w:sz w:val="20"/>
                  <w:lang w:val="en-US"/>
                </w:rPr>
                <w:t>2021</w:t>
              </w:r>
            </w:ins>
          </w:p>
        </w:tc>
      </w:tr>
      <w:tr w:rsidR="00BD5290" w:rsidRPr="00610FD3" w14:paraId="0AE4CC98" w14:textId="77777777" w:rsidTr="006B3CB0">
        <w:trPr>
          <w:cantSplit/>
          <w:trPrChange w:id="181" w:author="SintsovaMA" w:date="2021-03-22T17:16:00Z">
            <w:trPr>
              <w:cantSplit/>
            </w:trPr>
          </w:trPrChange>
        </w:trPr>
        <w:tc>
          <w:tcPr>
            <w:tcW w:w="2181" w:type="pct"/>
            <w:tcPrChange w:id="182" w:author="SintsovaMA" w:date="2021-03-22T17:16:00Z">
              <w:tcPr>
                <w:tcW w:w="2221" w:type="pct"/>
              </w:tcPr>
            </w:tcPrChange>
          </w:tcPr>
          <w:p w14:paraId="34D0320C" w14:textId="29E624F5" w:rsidR="00BD5290" w:rsidRPr="00610FD3" w:rsidRDefault="00BD5290" w:rsidP="00BD5290">
            <w:pPr>
              <w:rPr>
                <w:rFonts w:ascii="Arial" w:hAnsi="Arial" w:cs="Arial"/>
                <w:sz w:val="20"/>
              </w:rPr>
            </w:pPr>
            <w:r w:rsidRPr="00B61236">
              <w:rPr>
                <w:rFonts w:ascii="Arial" w:hAnsi="Arial" w:cs="Arial"/>
                <w:sz w:val="20"/>
              </w:rPr>
              <w:t>Соглашение об интеграции SAP ERP - SAP Ariba</w:t>
            </w:r>
          </w:p>
        </w:tc>
        <w:tc>
          <w:tcPr>
            <w:tcW w:w="1900" w:type="pct"/>
            <w:tcPrChange w:id="183" w:author="SintsovaMA" w:date="2021-03-22T17:16:00Z">
              <w:tcPr>
                <w:tcW w:w="1820" w:type="pct"/>
              </w:tcPr>
            </w:tcPrChange>
          </w:tcPr>
          <w:p w14:paraId="321CB454" w14:textId="150D9221" w:rsidR="00BD5290" w:rsidRPr="00610FD3" w:rsidRDefault="00410AD2" w:rsidP="00BD5290">
            <w:pPr>
              <w:jc w:val="left"/>
              <w:rPr>
                <w:rFonts w:ascii="Arial" w:hAnsi="Arial" w:cs="Arial"/>
                <w:sz w:val="20"/>
              </w:rPr>
            </w:pPr>
            <w:ins w:id="184" w:author="SintsovaMA" w:date="2021-03-22T17:18:00Z">
              <w:r w:rsidRPr="006B3CB0">
                <w:rPr>
                  <w:rFonts w:ascii="Arial" w:hAnsi="Arial" w:cs="Arial"/>
                  <w:sz w:val="20"/>
                </w:rPr>
                <w:t xml:space="preserve">ERP </w:t>
              </w:r>
              <w:r w:rsidRPr="00E64FDF">
                <w:rPr>
                  <w:rFonts w:ascii="Arial" w:hAnsi="Arial" w:cs="Arial"/>
                  <w:sz w:val="20"/>
                </w:rPr>
                <w:t>13.</w:t>
              </w:r>
              <w:r w:rsidRPr="006B3CB0">
                <w:rPr>
                  <w:rFonts w:ascii="Arial" w:hAnsi="Arial" w:cs="Arial"/>
                  <w:sz w:val="20"/>
                </w:rPr>
                <w:t>9</w:t>
              </w:r>
              <w:r w:rsidRPr="00E64FDF">
                <w:rPr>
                  <w:rFonts w:ascii="Arial" w:hAnsi="Arial" w:cs="Arial"/>
                  <w:sz w:val="20"/>
                </w:rPr>
                <w:t>_4_</w:t>
              </w:r>
              <w:r w:rsidRPr="00410AD2">
                <w:rPr>
                  <w:rFonts w:ascii="Arial" w:hAnsi="Arial" w:cs="Arial"/>
                  <w:sz w:val="20"/>
                  <w:rPrChange w:author="SintsovaMA" w:date="2021-03-22T17:18:00Z" w:id="185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11</w:t>
              </w:r>
              <w:r w:rsidRPr="006B3CB0">
                <w:rPr>
                  <w:rFonts w:ascii="Arial" w:hAnsi="Arial" w:cs="Arial"/>
                  <w:sz w:val="20"/>
                </w:rPr>
                <w:t>_INT</w:t>
              </w:r>
              <w:r w:rsidRPr="00B61236" w:rsidDel="00410AD2">
                <w:rPr>
                  <w:rFonts w:ascii="Arial" w:hAnsi="Arial" w:cs="Arial"/>
                  <w:sz w:val="20"/>
                </w:rPr>
                <w:t xml:space="preserve"> </w:t>
              </w:r>
            </w:ins>
            <w:del w:id="186" w:author="SintsovaMA" w:date="2021-03-22T17:18:00Z">
              <w:r w:rsidR="00BD5290" w:rsidRPr="00B61236" w:rsidDel="00410AD2">
                <w:rPr>
                  <w:rFonts w:ascii="Arial" w:hAnsi="Arial" w:cs="Arial"/>
                  <w:sz w:val="20"/>
                </w:rPr>
                <w:delText>ERP.9.9_3_MM</w:delText>
              </w:r>
            </w:del>
            <w:r w:rsidR="00BD5290" w:rsidRPr="00B61236">
              <w:rPr>
                <w:rFonts w:ascii="Arial" w:hAnsi="Arial" w:cs="Arial"/>
                <w:sz w:val="20"/>
              </w:rPr>
              <w:t>_Соглашение об интеграции SAP ERP - SAP Ariba</w:t>
            </w:r>
          </w:p>
        </w:tc>
        <w:tc>
          <w:tcPr>
            <w:tcW w:w="919" w:type="pct"/>
            <w:tcPrChange w:id="187" w:author="SintsovaMA" w:date="2021-03-22T17:16:00Z">
              <w:tcPr>
                <w:tcW w:w="958" w:type="pct"/>
              </w:tcPr>
            </w:tcPrChange>
          </w:tcPr>
          <w:p w14:paraId="123EB650" w14:textId="571301CE" w:rsidR="00BD5290" w:rsidRPr="00610FD3" w:rsidRDefault="00BD5290" w:rsidP="00BD5290">
            <w:pPr>
              <w:jc w:val="center"/>
              <w:rPr>
                <w:rFonts w:ascii="Arial" w:hAnsi="Arial" w:cs="Arial"/>
                <w:sz w:val="20"/>
              </w:rPr>
            </w:pPr>
            <w:ins w:id="188" w:author="SintsovaMA" w:date="2021-03-22T17:09:00Z">
              <w:r w:rsidRPr="00D91904">
                <w:rPr>
                  <w:rFonts w:ascii="Arial" w:hAnsi="Arial" w:cs="Arial"/>
                  <w:sz w:val="20"/>
                  <w:lang w:val="en-US"/>
                </w:rPr>
                <w:t>2021</w:t>
              </w:r>
            </w:ins>
            <w:del w:id="189" w:author="SintsovaMA" w:date="2021-03-22T17:09:00Z">
              <w:r w:rsidRPr="00F8304C" w:rsidDel="00BD5290">
                <w:rPr>
                  <w:rFonts w:ascii="Arial" w:hAnsi="Arial" w:cs="Arial"/>
                  <w:sz w:val="20"/>
                  <w:lang w:val="en-US"/>
                </w:rPr>
                <w:delText>10.04.2020</w:delText>
              </w:r>
            </w:del>
          </w:p>
        </w:tc>
      </w:tr>
      <w:tr w:rsidR="00BD5290" w:rsidRPr="00F94454" w14:paraId="1EB376D2" w14:textId="77777777" w:rsidTr="006B3CB0">
        <w:trPr>
          <w:cantSplit/>
          <w:trPrChange w:id="190" w:author="SintsovaMA" w:date="2021-03-22T17:16:00Z">
            <w:trPr>
              <w:cantSplit/>
            </w:trPr>
          </w:trPrChange>
        </w:trPr>
        <w:tc>
          <w:tcPr>
            <w:tcW w:w="2181" w:type="pct"/>
            <w:tcPrChange w:id="191" w:author="SintsovaMA" w:date="2021-03-22T17:16:00Z">
              <w:tcPr>
                <w:tcW w:w="2221" w:type="pct"/>
              </w:tcPr>
            </w:tcPrChange>
          </w:tcPr>
          <w:p w14:paraId="6ADA044C" w14:textId="6B9C4B71" w:rsidR="00BD5290" w:rsidRPr="00610FD3" w:rsidRDefault="00BD5290" w:rsidP="00BD5290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Соглашение об интеграции с АСБНУ</w:t>
            </w:r>
          </w:p>
        </w:tc>
        <w:tc>
          <w:tcPr>
            <w:tcW w:w="1900" w:type="pct"/>
            <w:tcPrChange w:id="192" w:author="SintsovaMA" w:date="2021-03-22T17:16:00Z">
              <w:tcPr>
                <w:tcW w:w="1820" w:type="pct"/>
              </w:tcPr>
            </w:tcPrChange>
          </w:tcPr>
          <w:p w14:paraId="48E3C382" w14:textId="7BAB61FA" w:rsidR="00BD5290" w:rsidRPr="00610FD3" w:rsidRDefault="00410AD2">
            <w:pPr>
              <w:jc w:val="left"/>
              <w:rPr>
                <w:rFonts w:ascii="Arial" w:hAnsi="Arial" w:cs="Arial"/>
                <w:sz w:val="20"/>
              </w:rPr>
            </w:pPr>
            <w:ins w:id="193" w:author="SintsovaMA" w:date="2021-03-22T17:18:00Z">
              <w:r w:rsidRPr="006B3CB0">
                <w:rPr>
                  <w:rFonts w:ascii="Arial" w:hAnsi="Arial" w:cs="Arial"/>
                  <w:sz w:val="20"/>
                </w:rPr>
                <w:t xml:space="preserve">ERP </w:t>
              </w:r>
              <w:r w:rsidRPr="00E64FDF">
                <w:rPr>
                  <w:rFonts w:ascii="Arial" w:hAnsi="Arial" w:cs="Arial"/>
                  <w:sz w:val="20"/>
                </w:rPr>
                <w:t>13.</w:t>
              </w:r>
              <w:r w:rsidRPr="006B3CB0">
                <w:rPr>
                  <w:rFonts w:ascii="Arial" w:hAnsi="Arial" w:cs="Arial"/>
                  <w:sz w:val="20"/>
                </w:rPr>
                <w:t>9</w:t>
              </w:r>
              <w:r w:rsidRPr="00E64FDF">
                <w:rPr>
                  <w:rFonts w:ascii="Arial" w:hAnsi="Arial" w:cs="Arial"/>
                  <w:sz w:val="20"/>
                </w:rPr>
                <w:t>_4_</w:t>
              </w:r>
              <w:r w:rsidRPr="00705E36">
                <w:rPr>
                  <w:rFonts w:ascii="Arial" w:hAnsi="Arial" w:cs="Arial"/>
                  <w:sz w:val="20"/>
                  <w:rPrChange w:author="SintsovaMA" w:date="2021-03-22T17:18:00Z" w:id="194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21</w:t>
              </w:r>
              <w:r w:rsidRPr="006B3CB0">
                <w:rPr>
                  <w:rFonts w:ascii="Arial" w:hAnsi="Arial" w:cs="Arial"/>
                  <w:sz w:val="20"/>
                </w:rPr>
                <w:t>_INT</w:t>
              </w:r>
              <w:r w:rsidRPr="00F8304C" w:rsidDel="00410AD2">
                <w:rPr>
                  <w:rFonts w:ascii="Arial" w:hAnsi="Arial" w:cs="Arial"/>
                  <w:sz w:val="20"/>
                </w:rPr>
                <w:t xml:space="preserve"> </w:t>
              </w:r>
            </w:ins>
            <w:del w:id="195" w:author="SintsovaMA" w:date="2021-03-22T17:18:00Z">
              <w:r w:rsidR="00BD5290" w:rsidRPr="00F8304C" w:rsidDel="00410AD2">
                <w:rPr>
                  <w:rFonts w:ascii="Arial" w:hAnsi="Arial" w:cs="Arial"/>
                  <w:sz w:val="20"/>
                </w:rPr>
                <w:delText xml:space="preserve">ERP-2_2_5 </w:delText>
              </w:r>
            </w:del>
            <w:r w:rsidR="00BD5290" w:rsidRPr="00F8304C">
              <w:rPr>
                <w:rFonts w:ascii="Arial" w:hAnsi="Arial" w:cs="Arial"/>
                <w:sz w:val="20"/>
              </w:rPr>
              <w:t>Соглашение об интеграции SAP АСБНУ</w:t>
            </w:r>
          </w:p>
        </w:tc>
        <w:tc>
          <w:tcPr>
            <w:tcW w:w="919" w:type="pct"/>
            <w:tcPrChange w:id="196" w:author="SintsovaMA" w:date="2021-03-22T17:16:00Z">
              <w:tcPr>
                <w:tcW w:w="958" w:type="pct"/>
              </w:tcPr>
            </w:tcPrChange>
          </w:tcPr>
          <w:p w14:paraId="64D01B48" w14:textId="3B340B81" w:rsidR="00BD5290" w:rsidRDefault="00BD5290" w:rsidP="00BD5290">
            <w:pPr>
              <w:jc w:val="center"/>
              <w:rPr>
                <w:rFonts w:ascii="Arial" w:hAnsi="Arial" w:cs="Arial"/>
                <w:sz w:val="20"/>
              </w:rPr>
            </w:pPr>
            <w:ins w:id="197" w:author="SintsovaMA" w:date="2021-03-22T17:09:00Z">
              <w:r w:rsidRPr="00D91904">
                <w:rPr>
                  <w:rFonts w:ascii="Arial" w:hAnsi="Arial" w:cs="Arial"/>
                  <w:sz w:val="20"/>
                  <w:lang w:val="en-US"/>
                </w:rPr>
                <w:t>2021</w:t>
              </w:r>
            </w:ins>
            <w:del w:id="198" w:author="SintsovaMA" w:date="2021-03-22T17:09:00Z">
              <w:r w:rsidRPr="00F8304C" w:rsidDel="00BD5290">
                <w:rPr>
                  <w:rFonts w:ascii="Arial" w:hAnsi="Arial" w:cs="Arial"/>
                  <w:sz w:val="20"/>
                </w:rPr>
                <w:delText>19.03.2020</w:delText>
              </w:r>
            </w:del>
          </w:p>
        </w:tc>
      </w:tr>
    </w:tbl>
    <w:p w14:paraId="04D41545" w14:textId="6C255118" w:rsidR="00B81641" w:rsidRPr="00916FAB" w:rsidRDefault="00B81641" w:rsidP="00916FAB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3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Приложения (являются неотъемлемой частью документа)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483"/>
        <w:gridCol w:w="4693"/>
      </w:tblGrid>
      <w:tr w:rsidR="00857B51" w:rsidRPr="00F94454" w14:paraId="68F444C7" w14:textId="77777777" w:rsidTr="00857B51">
        <w:trPr>
          <w:cantSplit/>
          <w:trHeight w:val="477"/>
          <w:tblHeader/>
        </w:trPr>
        <w:tc>
          <w:tcPr>
            <w:tcW w:w="2694" w:type="pct"/>
            <w:shd w:val="clear" w:color="auto" w:fill="FFC000"/>
            <w:vAlign w:val="center"/>
          </w:tcPr>
          <w:p w14:paraId="5740A27A" w14:textId="77777777" w:rsidR="00857B51" w:rsidRPr="00F94454" w:rsidRDefault="00857B51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2306" w:type="pct"/>
            <w:shd w:val="clear" w:color="auto" w:fill="FFC000"/>
            <w:vAlign w:val="center"/>
          </w:tcPr>
          <w:p w14:paraId="65A5F4D0" w14:textId="77777777" w:rsidR="00857B51" w:rsidRPr="00F94454" w:rsidRDefault="00857B51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Номер версии / имя файла</w:t>
            </w:r>
          </w:p>
        </w:tc>
      </w:tr>
      <w:tr w:rsidR="00857B51" w:rsidRPr="00F94454" w14:paraId="054848FD" w14:textId="77777777" w:rsidTr="00857B51">
        <w:trPr>
          <w:cantSplit/>
          <w:trHeight w:val="547"/>
        </w:trPr>
        <w:tc>
          <w:tcPr>
            <w:tcW w:w="2694" w:type="pct"/>
          </w:tcPr>
          <w:p w14:paraId="7DFF7C87" w14:textId="6396823A" w:rsidR="00857B51" w:rsidRPr="0086132D" w:rsidRDefault="00857B51" w:rsidP="00255E49">
            <w:pPr>
              <w:jc w:val="left"/>
              <w:rPr>
                <w:rFonts w:ascii="Arial" w:hAnsi="Arial" w:cs="Arial"/>
                <w:sz w:val="20"/>
              </w:rPr>
            </w:pPr>
            <w:r w:rsidRPr="0086132D">
              <w:rPr>
                <w:rFonts w:ascii="Arial" w:hAnsi="Arial" w:cs="Arial"/>
                <w:sz w:val="20"/>
              </w:rPr>
              <w:t>Приложение № 1. Модели бизнес-процессов</w:t>
            </w:r>
          </w:p>
        </w:tc>
        <w:tc>
          <w:tcPr>
            <w:tcW w:w="2306" w:type="pct"/>
          </w:tcPr>
          <w:p w14:paraId="4D593902" w14:textId="3F13A92A" w:rsidR="00857B51" w:rsidRPr="00F94454" w:rsidRDefault="00857B51" w:rsidP="00255E49">
            <w:pPr>
              <w:jc w:val="left"/>
              <w:rPr>
                <w:rFonts w:ascii="Arial" w:hAnsi="Arial" w:cs="Arial"/>
                <w:sz w:val="20"/>
              </w:rPr>
            </w:pPr>
            <w:r w:rsidRPr="004667F7">
              <w:rPr>
                <w:rFonts w:ascii="Arial" w:hAnsi="Arial" w:cs="Arial"/>
                <w:sz w:val="20"/>
              </w:rPr>
              <w:t>Приложение № 1. Модели бизнес-процессов</w:t>
            </w:r>
          </w:p>
        </w:tc>
      </w:tr>
      <w:tr w:rsidR="00857B51" w:rsidRPr="00F94454" w14:paraId="055AB3F0" w14:textId="77777777" w:rsidTr="00857B51">
        <w:trPr>
          <w:cantSplit/>
          <w:trHeight w:val="564"/>
        </w:trPr>
        <w:tc>
          <w:tcPr>
            <w:tcW w:w="2694" w:type="pct"/>
          </w:tcPr>
          <w:p w14:paraId="77F2A34C" w14:textId="34DC9D14" w:rsidR="00857B51" w:rsidRPr="0086132D" w:rsidRDefault="00857B51" w:rsidP="00255E49">
            <w:pPr>
              <w:jc w:val="left"/>
              <w:rPr>
                <w:rFonts w:ascii="Arial" w:hAnsi="Arial" w:cs="Arial"/>
                <w:sz w:val="20"/>
              </w:rPr>
            </w:pPr>
            <w:r w:rsidRPr="0086132D">
              <w:rPr>
                <w:rFonts w:ascii="Arial" w:hAnsi="Arial" w:cs="Arial"/>
                <w:sz w:val="20"/>
              </w:rPr>
              <w:lastRenderedPageBreak/>
              <w:t>Приложение № 2. Реестр бизнес-требований</w:t>
            </w:r>
          </w:p>
        </w:tc>
        <w:tc>
          <w:tcPr>
            <w:tcW w:w="2306" w:type="pct"/>
          </w:tcPr>
          <w:p w14:paraId="326F9F02" w14:textId="4C0D1FE3" w:rsidR="00857B51" w:rsidRPr="004667F7" w:rsidRDefault="00857B51" w:rsidP="00255E49">
            <w:pPr>
              <w:jc w:val="left"/>
              <w:rPr>
                <w:rFonts w:ascii="Arial" w:hAnsi="Arial" w:cs="Arial"/>
                <w:sz w:val="20"/>
              </w:rPr>
            </w:pPr>
            <w:r w:rsidRPr="007376CF">
              <w:rPr>
                <w:rFonts w:ascii="Arial" w:hAnsi="Arial" w:cs="Arial"/>
                <w:sz w:val="20"/>
              </w:rPr>
              <w:t>Приложение № 2. Реестр бизнес-требований</w:t>
            </w:r>
          </w:p>
        </w:tc>
      </w:tr>
      <w:tr w:rsidR="00857B51" w:rsidRPr="00F94454" w14:paraId="6A28D2F5" w14:textId="77777777" w:rsidTr="00857B51">
        <w:trPr>
          <w:cantSplit/>
          <w:trHeight w:val="547"/>
        </w:trPr>
        <w:tc>
          <w:tcPr>
            <w:tcW w:w="2694" w:type="pct"/>
          </w:tcPr>
          <w:p w14:paraId="4124BB32" w14:textId="5D343C77" w:rsidR="00857B51" w:rsidRPr="0086132D" w:rsidRDefault="00857B51" w:rsidP="00255E49">
            <w:pPr>
              <w:jc w:val="left"/>
              <w:rPr>
                <w:rFonts w:ascii="Arial" w:hAnsi="Arial" w:cs="Arial"/>
                <w:sz w:val="20"/>
              </w:rPr>
            </w:pPr>
            <w:r w:rsidRPr="0086132D">
              <w:rPr>
                <w:rFonts w:ascii="Arial" w:hAnsi="Arial" w:cs="Arial"/>
                <w:sz w:val="20"/>
              </w:rPr>
              <w:t>Приложение № 3. Описание шагов бизнес-процессов</w:t>
            </w:r>
          </w:p>
        </w:tc>
        <w:tc>
          <w:tcPr>
            <w:tcW w:w="2306" w:type="pct"/>
          </w:tcPr>
          <w:p w14:paraId="392E4A3A" w14:textId="3EE3BF2A" w:rsidR="00857B51" w:rsidRPr="00F94454" w:rsidRDefault="00857B51" w:rsidP="00255E49">
            <w:pPr>
              <w:jc w:val="left"/>
              <w:rPr>
                <w:rFonts w:ascii="Arial" w:hAnsi="Arial" w:cs="Arial"/>
                <w:sz w:val="20"/>
              </w:rPr>
            </w:pPr>
            <w:r w:rsidRPr="004667F7">
              <w:rPr>
                <w:rFonts w:ascii="Arial" w:hAnsi="Arial" w:cs="Arial"/>
                <w:sz w:val="20"/>
              </w:rPr>
              <w:t>Приложение № 3. Описание шагов бизнес-процессов</w:t>
            </w:r>
          </w:p>
        </w:tc>
      </w:tr>
      <w:tr w:rsidR="00857B51" w:rsidRPr="00F94454" w14:paraId="370A0DFD" w14:textId="77777777" w:rsidTr="00857B51">
        <w:trPr>
          <w:cantSplit/>
          <w:trHeight w:val="547"/>
        </w:trPr>
        <w:tc>
          <w:tcPr>
            <w:tcW w:w="2694" w:type="pct"/>
          </w:tcPr>
          <w:p w14:paraId="3B31DF57" w14:textId="06CD8AA4" w:rsidR="00857B51" w:rsidRPr="0086132D" w:rsidRDefault="00857B51" w:rsidP="00255E49">
            <w:pPr>
              <w:jc w:val="left"/>
              <w:rPr>
                <w:rFonts w:ascii="Arial" w:hAnsi="Arial" w:cs="Arial"/>
                <w:sz w:val="20"/>
              </w:rPr>
            </w:pPr>
            <w:r w:rsidRPr="0086132D">
              <w:rPr>
                <w:rFonts w:ascii="Arial" w:hAnsi="Arial" w:cs="Arial"/>
                <w:sz w:val="20"/>
              </w:rPr>
              <w:t>Приложение № РП1-6: Роли и полномочия</w:t>
            </w:r>
          </w:p>
        </w:tc>
        <w:tc>
          <w:tcPr>
            <w:tcW w:w="2306" w:type="pct"/>
          </w:tcPr>
          <w:p w14:paraId="0351DA63" w14:textId="218BDBF9" w:rsidR="00857B51" w:rsidRPr="00F94454" w:rsidRDefault="00857B51" w:rsidP="00255E49">
            <w:pPr>
              <w:jc w:val="left"/>
              <w:rPr>
                <w:rFonts w:ascii="Arial" w:hAnsi="Arial" w:cs="Arial"/>
                <w:sz w:val="20"/>
              </w:rPr>
            </w:pPr>
            <w:r w:rsidRPr="00106F27">
              <w:rPr>
                <w:rFonts w:ascii="Arial" w:hAnsi="Arial" w:cs="Arial"/>
                <w:sz w:val="20"/>
              </w:rPr>
              <w:t>Приложение № РП1-6: Роли и полномочия</w:t>
            </w:r>
          </w:p>
        </w:tc>
      </w:tr>
      <w:tr w:rsidR="00857B51" w:rsidRPr="00F94454" w14:paraId="3D998E93" w14:textId="77777777" w:rsidTr="00857B51">
        <w:trPr>
          <w:cantSplit/>
          <w:trHeight w:val="547"/>
        </w:trPr>
        <w:tc>
          <w:tcPr>
            <w:tcW w:w="2694" w:type="pct"/>
          </w:tcPr>
          <w:p w14:paraId="04686682" w14:textId="15D66BE6" w:rsidR="00857B51" w:rsidRPr="0086132D" w:rsidRDefault="00857B51" w:rsidP="00255E49">
            <w:pPr>
              <w:jc w:val="left"/>
              <w:rPr>
                <w:rFonts w:ascii="Arial" w:hAnsi="Arial" w:cs="Arial"/>
                <w:sz w:val="20"/>
              </w:rPr>
            </w:pPr>
            <w:r w:rsidRPr="0086132D">
              <w:rPr>
                <w:rFonts w:ascii="Arial" w:hAnsi="Arial" w:cs="Arial"/>
                <w:sz w:val="20"/>
              </w:rPr>
              <w:t>Приложение № РиК1. Матрица рисков и контрольных процедур</w:t>
            </w:r>
          </w:p>
        </w:tc>
        <w:tc>
          <w:tcPr>
            <w:tcW w:w="2306" w:type="pct"/>
          </w:tcPr>
          <w:p w14:paraId="343139B5" w14:textId="7E59847B" w:rsidR="00857B51" w:rsidRPr="00106F27" w:rsidRDefault="00857B51" w:rsidP="00255E49">
            <w:pPr>
              <w:jc w:val="left"/>
              <w:rPr>
                <w:rFonts w:ascii="Arial" w:hAnsi="Arial" w:cs="Arial"/>
                <w:sz w:val="20"/>
              </w:rPr>
            </w:pPr>
            <w:r w:rsidRPr="00106F27">
              <w:rPr>
                <w:rFonts w:ascii="Arial" w:hAnsi="Arial" w:cs="Arial"/>
                <w:sz w:val="20"/>
              </w:rPr>
              <w:t>Приложение № РиК1. Матрица рисков и контрольных процедур</w:t>
            </w:r>
          </w:p>
        </w:tc>
      </w:tr>
      <w:tr w:rsidR="00857B51" w:rsidRPr="00F94454" w14:paraId="1A0AC80F" w14:textId="77777777" w:rsidTr="00857B51">
        <w:trPr>
          <w:cantSplit/>
          <w:trHeight w:val="564"/>
        </w:trPr>
        <w:tc>
          <w:tcPr>
            <w:tcW w:w="2694" w:type="pct"/>
          </w:tcPr>
          <w:p w14:paraId="01009ECD" w14:textId="507EEC23" w:rsidR="00857B51" w:rsidRPr="0086132D" w:rsidRDefault="00857B51" w:rsidP="00255E49">
            <w:pPr>
              <w:jc w:val="left"/>
              <w:rPr>
                <w:rFonts w:ascii="Arial" w:hAnsi="Arial" w:cs="Arial"/>
                <w:sz w:val="20"/>
              </w:rPr>
            </w:pPr>
            <w:r w:rsidRPr="0086132D">
              <w:rPr>
                <w:rFonts w:ascii="Arial" w:hAnsi="Arial" w:cs="Arial"/>
                <w:sz w:val="20"/>
              </w:rPr>
              <w:t>Приложение № КП1. Матрица конфликтов полномочий</w:t>
            </w:r>
          </w:p>
        </w:tc>
        <w:tc>
          <w:tcPr>
            <w:tcW w:w="2306" w:type="pct"/>
          </w:tcPr>
          <w:p w14:paraId="0FD8CD3B" w14:textId="79631676" w:rsidR="00857B51" w:rsidRPr="00106F27" w:rsidRDefault="00857B51" w:rsidP="00255E49">
            <w:pPr>
              <w:jc w:val="left"/>
              <w:rPr>
                <w:rFonts w:ascii="Arial" w:hAnsi="Arial" w:cs="Arial"/>
                <w:sz w:val="20"/>
              </w:rPr>
            </w:pPr>
            <w:r w:rsidRPr="00106F27">
              <w:rPr>
                <w:rFonts w:ascii="Arial" w:hAnsi="Arial" w:cs="Arial"/>
                <w:sz w:val="20"/>
              </w:rPr>
              <w:t>Приложение № КП1. Матрица конфликтов полномочий</w:t>
            </w:r>
          </w:p>
        </w:tc>
      </w:tr>
    </w:tbl>
    <w:p w14:paraId="29B9976F" w14:textId="77777777" w:rsidR="00857B51" w:rsidRDefault="00857B51" w:rsidP="00E73297">
      <w:pPr>
        <w:spacing w:after="200" w:line="276" w:lineRule="auto"/>
        <w:jc w:val="left"/>
        <w:rPr>
          <w:rFonts w:ascii="Arial" w:hAnsi="Arial" w:cs="Arial"/>
          <w:b/>
          <w:sz w:val="28"/>
        </w:rPr>
      </w:pPr>
      <w:bookmarkStart w:id="199" w:name="_Toc392078586"/>
      <w:bookmarkStart w:id="200" w:name="_Toc392838968"/>
      <w:bookmarkStart w:id="201" w:name="_Toc393208389"/>
    </w:p>
    <w:p w14:paraId="5196DB67" w14:textId="5A7731AD" w:rsidR="009355EA" w:rsidRPr="009355EA" w:rsidRDefault="009355EA" w:rsidP="00E73297">
      <w:pPr>
        <w:spacing w:after="200" w:line="276" w:lineRule="auto"/>
        <w:jc w:val="left"/>
        <w:rPr>
          <w:rFonts w:ascii="Arial" w:hAnsi="Arial" w:cs="Arial"/>
          <w:b/>
          <w:sz w:val="22"/>
        </w:rPr>
      </w:pPr>
      <w:r w:rsidRPr="009355EA">
        <w:rPr>
          <w:rFonts w:ascii="Arial" w:hAnsi="Arial" w:cs="Arial"/>
          <w:b/>
          <w:sz w:val="28"/>
        </w:rPr>
        <w:t>ЛИСТ СОГЛАСОВАНИЯ</w:t>
      </w:r>
      <w:bookmarkEnd w:id="199"/>
      <w:bookmarkEnd w:id="200"/>
      <w:bookmarkEnd w:id="201"/>
    </w:p>
    <w:p w14:paraId="4D4D56EE" w14:textId="41A54BC8" w:rsidR="00E0149C" w:rsidRPr="00916FAB" w:rsidRDefault="00E0149C" w:rsidP="00916FAB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4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Документ утвержден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2693"/>
        <w:gridCol w:w="1395"/>
        <w:gridCol w:w="2167"/>
      </w:tblGrid>
      <w:tr w:rsidR="00175B15" w:rsidRPr="00F94454" w14:paraId="703A17EB" w14:textId="77777777" w:rsidTr="009355EA">
        <w:trPr>
          <w:cantSplit/>
          <w:trHeight w:val="397"/>
          <w:tblHeader/>
        </w:trPr>
        <w:tc>
          <w:tcPr>
            <w:tcW w:w="3936" w:type="dxa"/>
            <w:shd w:val="clear" w:color="auto" w:fill="FFC000"/>
            <w:vAlign w:val="center"/>
          </w:tcPr>
          <w:p w14:paraId="2B0CCEF7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Кто утвердил</w:t>
            </w:r>
          </w:p>
        </w:tc>
        <w:tc>
          <w:tcPr>
            <w:tcW w:w="2693" w:type="dxa"/>
            <w:shd w:val="clear" w:color="auto" w:fill="FFC000"/>
            <w:vAlign w:val="center"/>
          </w:tcPr>
          <w:p w14:paraId="256C9FCA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533ADBDA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14112160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Подпись</w:t>
            </w:r>
          </w:p>
        </w:tc>
      </w:tr>
      <w:tr w:rsidR="00175B15" w:rsidRPr="00F94454" w14:paraId="0132DABE" w14:textId="77777777" w:rsidTr="009355EA">
        <w:trPr>
          <w:cantSplit/>
          <w:trHeight w:val="51"/>
        </w:trPr>
        <w:tc>
          <w:tcPr>
            <w:tcW w:w="3936" w:type="dxa"/>
          </w:tcPr>
          <w:p w14:paraId="74D8FD06" w14:textId="77777777" w:rsidR="00175B15" w:rsidRPr="00F94454" w:rsidRDefault="001A2810" w:rsidP="00A66844">
            <w:pPr>
              <w:jc w:val="left"/>
              <w:rPr>
                <w:rFonts w:ascii="Arial" w:hAnsi="Arial" w:cs="Arial"/>
                <w:sz w:val="20"/>
              </w:rPr>
            </w:pPr>
            <w:r w:rsidRPr="00F94454">
              <w:rPr>
                <w:rFonts w:ascii="Arial" w:hAnsi="Arial" w:cs="Arial"/>
                <w:sz w:val="20"/>
              </w:rPr>
              <w:t>Вице-президент по трансформации бизнеса</w:t>
            </w:r>
          </w:p>
        </w:tc>
        <w:tc>
          <w:tcPr>
            <w:tcW w:w="2693" w:type="dxa"/>
          </w:tcPr>
          <w:p w14:paraId="436FD860" w14:textId="77777777" w:rsidR="00175B15" w:rsidRPr="00F94454" w:rsidRDefault="001A2810" w:rsidP="008708BD">
            <w:pPr>
              <w:jc w:val="center"/>
              <w:rPr>
                <w:rFonts w:ascii="Arial" w:hAnsi="Arial" w:cs="Arial"/>
                <w:sz w:val="20"/>
              </w:rPr>
            </w:pPr>
            <w:r w:rsidRPr="00F94454">
              <w:rPr>
                <w:rFonts w:ascii="Arial" w:hAnsi="Arial" w:cs="Arial"/>
                <w:sz w:val="20"/>
              </w:rPr>
              <w:t>Л.Г. Бондаренко</w:t>
            </w:r>
          </w:p>
        </w:tc>
        <w:tc>
          <w:tcPr>
            <w:tcW w:w="1395" w:type="dxa"/>
          </w:tcPr>
          <w:p w14:paraId="34CCA4D5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9DC3D92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16FE5031" w14:textId="4B79CBA2" w:rsidR="00E0149C" w:rsidRPr="00916FAB" w:rsidRDefault="00E0149C" w:rsidP="00916FAB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="00106AE3" w:rsidRPr="00916FAB">
        <w:rPr>
          <w:rFonts w:ascii="Arial" w:hAnsi="Arial" w:cs="Arial"/>
          <w:b/>
          <w:sz w:val="22"/>
        </w:rPr>
        <w:fldChar w:fldCharType="begin"/>
      </w:r>
      <w:r w:rsidR="00106AE3"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916FAB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5</w:t>
      </w:r>
      <w:r w:rsidR="00106AE3"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 Документ согласован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2552"/>
        <w:gridCol w:w="1395"/>
        <w:gridCol w:w="2167"/>
      </w:tblGrid>
      <w:tr w:rsidR="00175B15" w:rsidRPr="00F94454" w14:paraId="65370D95" w14:textId="77777777" w:rsidTr="009355EA">
        <w:trPr>
          <w:cantSplit/>
          <w:trHeight w:val="397"/>
          <w:tblHeader/>
        </w:trPr>
        <w:tc>
          <w:tcPr>
            <w:tcW w:w="4077" w:type="dxa"/>
            <w:shd w:val="clear" w:color="auto" w:fill="FFC000"/>
            <w:vAlign w:val="center"/>
          </w:tcPr>
          <w:p w14:paraId="35571EE0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Дополнительные визы</w:t>
            </w:r>
          </w:p>
        </w:tc>
        <w:tc>
          <w:tcPr>
            <w:tcW w:w="2552" w:type="dxa"/>
            <w:shd w:val="clear" w:color="auto" w:fill="FFC000"/>
            <w:vAlign w:val="center"/>
          </w:tcPr>
          <w:p w14:paraId="6A4849C2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72427984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7B3CC3F8" w14:textId="77777777" w:rsidR="00175B15" w:rsidRPr="00F94454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94454">
              <w:rPr>
                <w:rFonts w:ascii="Arial" w:hAnsi="Arial" w:cs="Arial"/>
                <w:b/>
                <w:sz w:val="20"/>
              </w:rPr>
              <w:t>Подпись</w:t>
            </w:r>
          </w:p>
        </w:tc>
      </w:tr>
      <w:tr w:rsidR="00175B15" w:rsidRPr="00F94454" w14:paraId="0C07C378" w14:textId="77777777" w:rsidTr="009355EA">
        <w:trPr>
          <w:cantSplit/>
        </w:trPr>
        <w:tc>
          <w:tcPr>
            <w:tcW w:w="4077" w:type="dxa"/>
          </w:tcPr>
          <w:p w14:paraId="0C10FD26" w14:textId="77777777" w:rsidR="00175B15" w:rsidRPr="00F94454" w:rsidRDefault="00175B15" w:rsidP="00A66844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552" w:type="dxa"/>
          </w:tcPr>
          <w:p w14:paraId="02CC637D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76116D3A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15983A78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75B15" w:rsidRPr="00F94454" w14:paraId="0B5747AE" w14:textId="77777777" w:rsidTr="009355EA">
        <w:trPr>
          <w:cantSplit/>
        </w:trPr>
        <w:tc>
          <w:tcPr>
            <w:tcW w:w="4077" w:type="dxa"/>
          </w:tcPr>
          <w:p w14:paraId="20E29D13" w14:textId="77777777" w:rsidR="00175B15" w:rsidRPr="00F94454" w:rsidRDefault="00175B15" w:rsidP="00A66844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552" w:type="dxa"/>
          </w:tcPr>
          <w:p w14:paraId="30B0AA82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048A1772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40B21834" w14:textId="77777777" w:rsidR="00175B15" w:rsidRPr="00F94454" w:rsidRDefault="00175B15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041BBD" w:rsidRPr="00F94454" w14:paraId="0F30B16B" w14:textId="77777777" w:rsidTr="009355EA">
        <w:trPr>
          <w:cantSplit/>
        </w:trPr>
        <w:tc>
          <w:tcPr>
            <w:tcW w:w="4077" w:type="dxa"/>
          </w:tcPr>
          <w:p w14:paraId="2E6587F3" w14:textId="77777777" w:rsidR="00041BBD" w:rsidRPr="00F94454" w:rsidRDefault="00041BBD" w:rsidP="00A66844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552" w:type="dxa"/>
          </w:tcPr>
          <w:p w14:paraId="081D2F6D" w14:textId="77777777" w:rsidR="00041BBD" w:rsidRPr="00F94454" w:rsidRDefault="00041BBD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62B11A46" w14:textId="77777777" w:rsidR="00041BBD" w:rsidRPr="00F94454" w:rsidRDefault="00041BBD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3F49D9AE" w14:textId="77777777" w:rsidR="00041BBD" w:rsidRPr="00F94454" w:rsidRDefault="00041BBD" w:rsidP="008708BD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5A131B1B" w14:textId="77777777" w:rsidR="001A2810" w:rsidRPr="00F94454" w:rsidRDefault="001A2810" w:rsidP="001A2810">
      <w:pPr>
        <w:ind w:firstLine="426"/>
        <w:rPr>
          <w:rFonts w:ascii="Arial" w:hAnsi="Arial" w:cs="Arial"/>
          <w:i/>
        </w:rPr>
      </w:pPr>
    </w:p>
    <w:p w14:paraId="56B301CC" w14:textId="77777777" w:rsidR="00175B15" w:rsidRPr="00F94454" w:rsidRDefault="00175B15" w:rsidP="00175B15">
      <w:pPr>
        <w:jc w:val="center"/>
        <w:rPr>
          <w:rFonts w:ascii="Arial" w:hAnsi="Arial" w:cs="Arial"/>
          <w:b/>
          <w:sz w:val="20"/>
        </w:rPr>
      </w:pPr>
    </w:p>
    <w:p w14:paraId="2C58C068" w14:textId="77777777" w:rsidR="00E6247B" w:rsidRPr="00F94454" w:rsidRDefault="00E6247B" w:rsidP="00895A65">
      <w:pPr>
        <w:pStyle w:val="S0"/>
        <w:rPr>
          <w:rFonts w:ascii="Arial" w:hAnsi="Arial" w:cs="Arial"/>
        </w:rPr>
        <w:sectPr w:rsidR="00E6247B" w:rsidRPr="00F94454" w:rsidSect="004D6E98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cols w:space="708"/>
          <w:titlePg/>
          <w:docGrid w:linePitch="360"/>
        </w:sectPr>
      </w:pPr>
    </w:p>
    <w:bookmarkStart w:id="202" w:name="_Toc64879333" w:displacedByCustomXml="next"/>
    <w:bookmarkStart w:id="203" w:name="_Toc512271224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/>
      <w:sdtContent>
        <w:p w14:paraId="63DA32B1" w14:textId="77777777" w:rsidR="00B778C7" w:rsidRPr="00F94454" w:rsidRDefault="00B778C7" w:rsidP="00882AFC">
          <w:pPr>
            <w:pStyle w:val="1"/>
            <w:numPr>
              <w:ilvl w:val="0"/>
              <w:numId w:val="0"/>
            </w:numPr>
            <w:ind w:left="431"/>
          </w:pPr>
          <w:r w:rsidRPr="00F94454">
            <w:t>Оглавление</w:t>
          </w:r>
          <w:bookmarkEnd w:id="203"/>
          <w:bookmarkEnd w:id="202"/>
        </w:p>
        <w:p w14:paraId="7045977A" w14:textId="1D2E179D" w:rsidR="005E71B5" w:rsidRDefault="00B778C7">
          <w:pPr>
            <w:pStyle w:val="15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F94454">
            <w:rPr>
              <w:rFonts w:cs="Times New Roman" w:asciiTheme="minorHAnsi" w:hAnsiTheme="minorHAnsi"/>
              <w:sz w:val="22"/>
            </w:rPr>
            <w:fldChar w:fldCharType="begin"/>
          </w:r>
          <w:r w:rsidRPr="00F94454">
            <w:instrText xml:space="preserve"> TOC \o "1-3" \h \z \u </w:instrText>
          </w:r>
          <w:r w:rsidRPr="00F94454">
            <w:rPr>
              <w:rFonts w:cs="Times New Roman" w:asciiTheme="minorHAnsi" w:hAnsiTheme="minorHAnsi"/>
              <w:sz w:val="22"/>
            </w:rPr>
            <w:fldChar w:fldCharType="separate"/>
          </w:r>
          <w:r w:rsidR="001E2575">
            <w:fldChar w:fldCharType="begin"/>
          </w:r>
          <w:r w:rsidR="001E2575">
            <w:instrText xml:space="preserve"> HYPERLINK \l "_Toc64879333" </w:instrText>
          </w:r>
          <w:r w:rsidR="001E2575">
            <w:fldChar w:fldCharType="separate"/>
          </w:r>
          <w:r w:rsidR="005E71B5" w:rsidRPr="00975459">
            <w:rPr>
              <w:rStyle w:val="a9"/>
            </w:rPr>
            <w:t>Оглавление</w:t>
          </w:r>
          <w:r w:rsidR="005E71B5">
            <w:rPr>
              <w:webHidden/>
            </w:rPr>
            <w:tab/>
          </w:r>
          <w:r w:rsidR="005E71B5">
            <w:rPr>
              <w:webHidden/>
            </w:rPr>
            <w:fldChar w:fldCharType="begin"/>
          </w:r>
          <w:r w:rsidR="005E71B5">
            <w:rPr>
              <w:webHidden/>
            </w:rPr>
            <w:instrText xml:space="preserve"> PAGEREF _Toc64879333 \h </w:instrText>
          </w:r>
          <w:r w:rsidR="005E71B5">
            <w:rPr>
              <w:webHidden/>
            </w:rPr>
          </w:r>
          <w:r w:rsidR="005E71B5">
            <w:rPr>
              <w:webHidden/>
            </w:rPr>
            <w:fldChar w:fldCharType="separate"/>
          </w:r>
          <w:ins w:id="204" w:author="Paramonova Elena" w:date="2021-03-18T14:33:00Z">
            <w:r w:rsidR="008157EB">
              <w:rPr>
                <w:webHidden/>
              </w:rPr>
              <w:t>2</w:t>
            </w:r>
          </w:ins>
          <w:del w:id="205" w:author="Paramonova Elena" w:date="2021-03-18T14:33:00Z">
            <w:r w:rsidR="005E71B5" w:rsidDel="008157EB">
              <w:rPr>
                <w:webHidden/>
              </w:rPr>
              <w:delText>4</w:delText>
            </w:r>
          </w:del>
          <w:r w:rsidR="005E71B5">
            <w:rPr>
              <w:webHidden/>
            </w:rPr>
            <w:fldChar w:fldCharType="end"/>
          </w:r>
          <w:r w:rsidR="001E2575">
            <w:fldChar w:fldCharType="end"/>
          </w:r>
        </w:p>
        <w:p w14:paraId="38D1045A" w14:textId="0C4C9D02" w:rsidR="005E71B5" w:rsidRDefault="001E2575">
          <w:pPr>
            <w:pStyle w:val="15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"_Toc64879334" </w:instrText>
          </w:r>
          <w:r>
            <w:fldChar w:fldCharType="separate"/>
          </w:r>
          <w:r w:rsidR="005E71B5" w:rsidRPr="00975459">
            <w:rPr>
              <w:rStyle w:val="a9"/>
            </w:rPr>
            <w:t>1</w:t>
          </w:r>
          <w:r w:rsidR="005E71B5">
            <w:rPr>
              <w:rFonts w:asciiTheme="minorHAnsi" w:hAnsiTheme="minorHAnsi" w:eastAsiaTheme="minorEastAsia" w:cstheme="minorBidi"/>
              <w:b w:val="0"/>
              <w:sz w:val="22"/>
              <w:szCs w:val="22"/>
              <w:lang w:eastAsia="ru-RU"/>
            </w:rPr>
            <w:tab/>
          </w:r>
          <w:r w:rsidR="005E71B5" w:rsidRPr="00975459">
            <w:rPr>
              <w:rStyle w:val="a9"/>
            </w:rPr>
            <w:t>Глоссарий</w:t>
          </w:r>
          <w:r w:rsidR="005E71B5">
            <w:rPr>
              <w:webHidden/>
            </w:rPr>
            <w:tab/>
          </w:r>
          <w:r w:rsidR="005E71B5">
            <w:rPr>
              <w:webHidden/>
            </w:rPr>
            <w:fldChar w:fldCharType="begin"/>
          </w:r>
          <w:r w:rsidR="005E71B5">
            <w:rPr>
              <w:webHidden/>
            </w:rPr>
            <w:instrText xml:space="preserve"> PAGEREF _Toc64879334 \h </w:instrText>
          </w:r>
          <w:r w:rsidR="005E71B5">
            <w:rPr>
              <w:webHidden/>
            </w:rPr>
          </w:r>
          <w:r w:rsidR="005E71B5">
            <w:rPr>
              <w:webHidden/>
            </w:rPr>
            <w:fldChar w:fldCharType="separate"/>
          </w:r>
          <w:ins w:id="206" w:author="Paramonova Elena" w:date="2021-03-18T14:33:00Z">
            <w:r w:rsidR="008157EB">
              <w:rPr>
                <w:webHidden/>
              </w:rPr>
              <w:t>2</w:t>
            </w:r>
          </w:ins>
          <w:del w:id="207" w:author="Paramonova Elena" w:date="2021-03-18T14:33:00Z">
            <w:r w:rsidR="005E71B5" w:rsidDel="008157EB">
              <w:rPr>
                <w:webHidden/>
              </w:rPr>
              <w:delText>6</w:delText>
            </w:r>
          </w:del>
          <w:r w:rsidR="005E71B5">
            <w:rPr>
              <w:webHidden/>
            </w:rPr>
            <w:fldChar w:fldCharType="end"/>
          </w:r>
          <w:r>
            <w:fldChar w:fldCharType="end"/>
          </w:r>
        </w:p>
        <w:p w14:paraId="45A0D33A" w14:textId="72300754" w:rsidR="005E71B5" w:rsidRDefault="001E2575">
          <w:pPr>
            <w:pStyle w:val="15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"_Toc64879335" </w:instrText>
          </w:r>
          <w:r>
            <w:fldChar w:fldCharType="separate"/>
          </w:r>
          <w:r w:rsidR="005E71B5" w:rsidRPr="00975459">
            <w:rPr>
              <w:rStyle w:val="a9"/>
            </w:rPr>
            <w:t>2</w:t>
          </w:r>
          <w:r w:rsidR="005E71B5">
            <w:rPr>
              <w:rFonts w:asciiTheme="minorHAnsi" w:hAnsiTheme="minorHAnsi" w:eastAsiaTheme="minorEastAsia" w:cstheme="minorBidi"/>
              <w:b w:val="0"/>
              <w:sz w:val="22"/>
              <w:szCs w:val="22"/>
              <w:lang w:eastAsia="ru-RU"/>
            </w:rPr>
            <w:tab/>
          </w:r>
          <w:r w:rsidR="005E71B5" w:rsidRPr="00975459">
            <w:rPr>
              <w:rStyle w:val="a9"/>
            </w:rPr>
            <w:t>Назначение документа</w:t>
          </w:r>
          <w:r w:rsidR="005E71B5">
            <w:rPr>
              <w:webHidden/>
            </w:rPr>
            <w:tab/>
          </w:r>
          <w:r w:rsidR="005E71B5">
            <w:rPr>
              <w:webHidden/>
            </w:rPr>
            <w:fldChar w:fldCharType="begin"/>
          </w:r>
          <w:r w:rsidR="005E71B5">
            <w:rPr>
              <w:webHidden/>
            </w:rPr>
            <w:instrText xml:space="preserve"> PAGEREF _Toc64879335 \h </w:instrText>
          </w:r>
          <w:r w:rsidR="005E71B5">
            <w:rPr>
              <w:webHidden/>
            </w:rPr>
          </w:r>
          <w:r w:rsidR="005E71B5">
            <w:rPr>
              <w:webHidden/>
            </w:rPr>
            <w:fldChar w:fldCharType="separate"/>
          </w:r>
          <w:ins w:id="208" w:author="Paramonova Elena" w:date="2021-03-18T14:33:00Z">
            <w:r w:rsidR="008157EB">
              <w:rPr>
                <w:webHidden/>
              </w:rPr>
              <w:t>2</w:t>
            </w:r>
          </w:ins>
          <w:del w:id="209" w:author="Paramonova Elena" w:date="2021-03-18T14:33:00Z">
            <w:r w:rsidR="005E71B5" w:rsidDel="008157EB">
              <w:rPr>
                <w:webHidden/>
              </w:rPr>
              <w:delText>6</w:delText>
            </w:r>
          </w:del>
          <w:r w:rsidR="005E71B5">
            <w:rPr>
              <w:webHidden/>
            </w:rPr>
            <w:fldChar w:fldCharType="end"/>
          </w:r>
          <w:r>
            <w:fldChar w:fldCharType="end"/>
          </w:r>
        </w:p>
        <w:p w14:paraId="45D42C71" w14:textId="379604CC" w:rsidR="005E71B5" w:rsidRDefault="001E2575">
          <w:pPr>
            <w:pStyle w:val="15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"_Toc64879336" </w:instrText>
          </w:r>
          <w:r>
            <w:fldChar w:fldCharType="separate"/>
          </w:r>
          <w:r w:rsidR="005E71B5" w:rsidRPr="00975459">
            <w:rPr>
              <w:rStyle w:val="a9"/>
            </w:rPr>
            <w:t>3</w:t>
          </w:r>
          <w:r w:rsidR="005E71B5">
            <w:rPr>
              <w:rFonts w:asciiTheme="minorHAnsi" w:hAnsiTheme="minorHAnsi" w:eastAsiaTheme="minorEastAsia" w:cstheme="minorBidi"/>
              <w:b w:val="0"/>
              <w:sz w:val="22"/>
              <w:szCs w:val="22"/>
              <w:lang w:eastAsia="ru-RU"/>
            </w:rPr>
            <w:tab/>
          </w:r>
          <w:r w:rsidR="005E71B5" w:rsidRPr="00975459">
            <w:rPr>
              <w:rStyle w:val="a9"/>
            </w:rPr>
            <w:t>Предпосылки успешной реализации</w:t>
          </w:r>
          <w:r w:rsidR="005E71B5">
            <w:rPr>
              <w:webHidden/>
            </w:rPr>
            <w:tab/>
          </w:r>
          <w:r w:rsidR="005E71B5">
            <w:rPr>
              <w:webHidden/>
            </w:rPr>
            <w:fldChar w:fldCharType="begin"/>
          </w:r>
          <w:r w:rsidR="005E71B5">
            <w:rPr>
              <w:webHidden/>
            </w:rPr>
            <w:instrText xml:space="preserve"> PAGEREF _Toc64879336 \h </w:instrText>
          </w:r>
          <w:r w:rsidR="005E71B5">
            <w:rPr>
              <w:webHidden/>
            </w:rPr>
          </w:r>
          <w:r w:rsidR="005E71B5">
            <w:rPr>
              <w:webHidden/>
            </w:rPr>
            <w:fldChar w:fldCharType="separate"/>
          </w:r>
          <w:ins w:id="210" w:author="Paramonova Elena" w:date="2021-03-18T14:33:00Z">
            <w:r w:rsidR="008157EB">
              <w:rPr>
                <w:webHidden/>
              </w:rPr>
              <w:t>2</w:t>
            </w:r>
          </w:ins>
          <w:del w:id="211" w:author="Paramonova Elena" w:date="2021-03-18T14:33:00Z">
            <w:r w:rsidR="005E71B5" w:rsidDel="008157EB">
              <w:rPr>
                <w:webHidden/>
              </w:rPr>
              <w:delText>7</w:delText>
            </w:r>
          </w:del>
          <w:r w:rsidR="005E71B5">
            <w:rPr>
              <w:webHidden/>
            </w:rPr>
            <w:fldChar w:fldCharType="end"/>
          </w:r>
          <w:r>
            <w:fldChar w:fldCharType="end"/>
          </w:r>
        </w:p>
        <w:p w14:paraId="77B9B2C1" w14:textId="1142D383" w:rsidR="005E71B5" w:rsidRDefault="001E2575">
          <w:pPr>
            <w:pStyle w:val="15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"_Toc64879337" </w:instrText>
          </w:r>
          <w:r>
            <w:fldChar w:fldCharType="separate"/>
          </w:r>
          <w:r w:rsidR="005E71B5" w:rsidRPr="00975459">
            <w:rPr>
              <w:rStyle w:val="a9"/>
              <w:rFonts w:eastAsia="Calibri"/>
            </w:rPr>
            <w:t>4</w:t>
          </w:r>
          <w:r w:rsidR="005E71B5">
            <w:rPr>
              <w:rFonts w:asciiTheme="minorHAnsi" w:hAnsiTheme="minorHAnsi" w:eastAsiaTheme="minorEastAsia" w:cstheme="minorBidi"/>
              <w:b w:val="0"/>
              <w:sz w:val="22"/>
              <w:szCs w:val="22"/>
              <w:lang w:eastAsia="ru-RU"/>
            </w:rPr>
            <w:tab/>
          </w:r>
          <w:r w:rsidR="005E71B5" w:rsidRPr="00975459">
            <w:rPr>
              <w:rStyle w:val="a9"/>
              <w:rFonts w:eastAsia="Calibri"/>
            </w:rPr>
            <w:t>Бизнес-требования</w:t>
          </w:r>
          <w:r w:rsidR="005E71B5">
            <w:rPr>
              <w:webHidden/>
            </w:rPr>
            <w:tab/>
          </w:r>
          <w:r w:rsidR="005E71B5">
            <w:rPr>
              <w:webHidden/>
            </w:rPr>
            <w:fldChar w:fldCharType="begin"/>
          </w:r>
          <w:r w:rsidR="005E71B5">
            <w:rPr>
              <w:webHidden/>
            </w:rPr>
            <w:instrText xml:space="preserve"> PAGEREF _Toc64879337 \h </w:instrText>
          </w:r>
          <w:r w:rsidR="005E71B5">
            <w:rPr>
              <w:webHidden/>
            </w:rPr>
          </w:r>
          <w:r w:rsidR="005E71B5">
            <w:rPr>
              <w:webHidden/>
            </w:rPr>
            <w:fldChar w:fldCharType="separate"/>
          </w:r>
          <w:ins w:id="212" w:author="Paramonova Elena" w:date="2021-03-18T14:33:00Z">
            <w:r w:rsidR="008157EB">
              <w:rPr>
                <w:webHidden/>
              </w:rPr>
              <w:t>2</w:t>
            </w:r>
          </w:ins>
          <w:del w:id="213" w:author="Paramonova Elena" w:date="2021-03-18T14:33:00Z">
            <w:r w:rsidR="005E71B5" w:rsidDel="008157EB">
              <w:rPr>
                <w:webHidden/>
              </w:rPr>
              <w:delText>7</w:delText>
            </w:r>
          </w:del>
          <w:r w:rsidR="005E71B5">
            <w:rPr>
              <w:webHidden/>
            </w:rPr>
            <w:fldChar w:fldCharType="end"/>
          </w:r>
          <w:r>
            <w:fldChar w:fldCharType="end"/>
          </w:r>
        </w:p>
        <w:p w14:paraId="2A0B8FCC" w14:textId="4BB9146B" w:rsidR="005E71B5" w:rsidRDefault="001E2575">
          <w:pPr>
            <w:pStyle w:val="15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"_Toc64879338" </w:instrText>
          </w:r>
          <w:r>
            <w:fldChar w:fldCharType="separate"/>
          </w:r>
          <w:r w:rsidR="005E71B5" w:rsidRPr="00975459">
            <w:rPr>
              <w:rStyle w:val="a9"/>
              <w:rFonts w:eastAsia="Calibri"/>
            </w:rPr>
            <w:t>5</w:t>
          </w:r>
          <w:r w:rsidR="005E71B5">
            <w:rPr>
              <w:rFonts w:asciiTheme="minorHAnsi" w:hAnsiTheme="minorHAnsi" w:eastAsiaTheme="minorEastAsia" w:cstheme="minorBidi"/>
              <w:b w:val="0"/>
              <w:sz w:val="22"/>
              <w:szCs w:val="22"/>
              <w:lang w:eastAsia="ru-RU"/>
            </w:rPr>
            <w:tab/>
          </w:r>
          <w:r w:rsidR="005E71B5" w:rsidRPr="00975459">
            <w:rPr>
              <w:rStyle w:val="a9"/>
              <w:rFonts w:eastAsia="Calibri"/>
            </w:rPr>
            <w:t>Реализация бизнес-процессов</w:t>
          </w:r>
          <w:r w:rsidR="005E71B5">
            <w:rPr>
              <w:webHidden/>
            </w:rPr>
            <w:tab/>
          </w:r>
          <w:r w:rsidR="005E71B5">
            <w:rPr>
              <w:webHidden/>
            </w:rPr>
            <w:fldChar w:fldCharType="begin"/>
          </w:r>
          <w:r w:rsidR="005E71B5">
            <w:rPr>
              <w:webHidden/>
            </w:rPr>
            <w:instrText xml:space="preserve"> PAGEREF _Toc64879338 \h </w:instrText>
          </w:r>
          <w:r w:rsidR="005E71B5">
            <w:rPr>
              <w:webHidden/>
            </w:rPr>
          </w:r>
          <w:r w:rsidR="005E71B5">
            <w:rPr>
              <w:webHidden/>
            </w:rPr>
            <w:fldChar w:fldCharType="separate"/>
          </w:r>
          <w:ins w:id="214" w:author="Paramonova Elena" w:date="2021-03-18T14:33:00Z">
            <w:r w:rsidR="008157EB">
              <w:rPr>
                <w:webHidden/>
              </w:rPr>
              <w:t>2</w:t>
            </w:r>
          </w:ins>
          <w:del w:id="215" w:author="Paramonova Elena" w:date="2021-03-18T14:33:00Z">
            <w:r w:rsidR="005E71B5" w:rsidDel="008157EB">
              <w:rPr>
                <w:webHidden/>
              </w:rPr>
              <w:delText>8</w:delText>
            </w:r>
          </w:del>
          <w:r w:rsidR="005E71B5">
            <w:rPr>
              <w:webHidden/>
            </w:rPr>
            <w:fldChar w:fldCharType="end"/>
          </w:r>
          <w:r>
            <w:fldChar w:fldCharType="end"/>
          </w:r>
        </w:p>
        <w:p w14:paraId="18985E5A" w14:textId="16511FD2" w:rsidR="005E71B5" w:rsidRDefault="001E2575">
          <w:pPr>
            <w:pStyle w:val="25"/>
            <w:rPr>
              <w:rFonts w:eastAsiaTheme="minorEastAsia" w:cstheme="minorBidi"/>
              <w:b w:val="0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"_Toc64879339" </w:instrText>
          </w:r>
          <w:r>
            <w:fldChar w:fldCharType="separate"/>
          </w:r>
          <w:r w:rsidR="005E71B5" w:rsidRPr="00975459">
            <w:rPr>
              <w:rStyle w:val="a9"/>
              <w:rFonts w:eastAsiaTheme="majorEastAsia" w:cstheme="majorBidi"/>
              <w:noProof/>
            </w:rPr>
            <w:t>5.1</w:t>
          </w:r>
          <w:r w:rsidR="005E71B5">
            <w:rPr>
              <w:rFonts w:eastAsiaTheme="minorEastAsia" w:cstheme="minorBidi"/>
              <w:b w:val="0"/>
              <w:noProof/>
              <w:lang w:eastAsia="ru-RU"/>
            </w:rPr>
            <w:tab/>
          </w:r>
          <w:r w:rsidR="005E71B5" w:rsidRPr="00975459">
            <w:rPr>
              <w:rStyle w:val="a9"/>
              <w:rFonts w:eastAsiaTheme="majorEastAsia" w:cstheme="majorBidi"/>
              <w:noProof/>
            </w:rPr>
            <w:t>Описание бизнес-процессов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_Toc64879339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16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17" w:author="Paramonova Elena" w:date="2021-03-18T14:33:00Z">
            <w:r w:rsidR="005E71B5" w:rsidDel="008157EB">
              <w:rPr>
                <w:noProof/>
                <w:webHidden/>
              </w:rPr>
              <w:delText>8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86862FC" w14:textId="413E71B0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"_Toc64879340"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5.1.1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Описание бизнес-процесса ПП-10.04.03.01-ERP Выполнение закупки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_Toc64879340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18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19" w:author="Paramonova Elena" w:date="2021-03-18T14:33:00Z">
            <w:r w:rsidR="005E71B5" w:rsidDel="008157EB">
              <w:rPr>
                <w:noProof/>
                <w:webHidden/>
              </w:rPr>
              <w:delText>8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47AA318B" w14:textId="139C41D6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"_Toc64879341"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5.1.2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Описание бизнес-процесса ПП-10.04.03.02-ERP Заключение договора закупки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_Toc64879341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20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21" w:author="Paramonova Elena" w:date="2021-03-18T14:33:00Z">
            <w:r w:rsidR="005E71B5" w:rsidDel="008157EB">
              <w:rPr>
                <w:noProof/>
                <w:webHidden/>
              </w:rPr>
              <w:delText>19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73B6CB9" w14:textId="6C965A7F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"_Toc64879342"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5.1.3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Описание бизнес-процесса ПП-10.04.04.01-ERP Управление обязательствами по закупке МТР (кроме допретензионной работы).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_Toc64879342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22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23" w:author="Paramonova Elena" w:date="2021-03-18T14:33:00Z">
            <w:r w:rsidR="005E71B5" w:rsidDel="008157EB">
              <w:rPr>
                <w:noProof/>
                <w:webHidden/>
              </w:rPr>
              <w:delText>25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DC6DD21" w14:textId="5F1ABD56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"_Toc64879343"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5.1.4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Описание бизнес-процесса ПП-10.04.04.02-ERP Допретензионая работа по МТР.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_Toc64879343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24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25" w:author="Paramonova Elena" w:date="2021-03-18T14:33:00Z">
            <w:r w:rsidR="005E71B5" w:rsidDel="008157EB">
              <w:rPr>
                <w:noProof/>
                <w:webHidden/>
              </w:rPr>
              <w:delText>33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011E38B9" w14:textId="1FDE682E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"_Toc64879344"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5.1.5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Описание бизнес-процесса ПП-10.04.05-ERP Управление обязательствами по закупке работ, услуг.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_Toc64879344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26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27" w:author="Paramonova Elena" w:date="2021-03-18T14:33:00Z">
            <w:r w:rsidR="005E71B5" w:rsidDel="008157EB">
              <w:rPr>
                <w:noProof/>
                <w:webHidden/>
              </w:rPr>
              <w:delText>35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7F72BCE3" w14:textId="324F81AE" w:rsidR="005E71B5" w:rsidRDefault="001E2575">
          <w:pPr>
            <w:pStyle w:val="25"/>
            <w:rPr>
              <w:rFonts w:eastAsiaTheme="minorEastAsia" w:cstheme="minorBidi"/>
              <w:b w:val="0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"_Toc64879345" </w:instrText>
          </w:r>
          <w:r>
            <w:fldChar w:fldCharType="separate"/>
          </w:r>
          <w:r w:rsidR="005E71B5" w:rsidRPr="00975459">
            <w:rPr>
              <w:rStyle w:val="a9"/>
              <w:rFonts w:eastAsiaTheme="majorEastAsia" w:cstheme="majorBidi"/>
              <w:noProof/>
            </w:rPr>
            <w:t>5.2</w:t>
          </w:r>
          <w:r w:rsidR="005E71B5">
            <w:rPr>
              <w:rFonts w:eastAsiaTheme="minorEastAsia" w:cstheme="minorBidi"/>
              <w:b w:val="0"/>
              <w:noProof/>
              <w:lang w:eastAsia="ru-RU"/>
            </w:rPr>
            <w:tab/>
          </w:r>
          <w:r w:rsidR="005E71B5" w:rsidRPr="00975459">
            <w:rPr>
              <w:rStyle w:val="a9"/>
              <w:rFonts w:eastAsiaTheme="majorEastAsia" w:cstheme="majorBidi"/>
              <w:noProof/>
            </w:rPr>
            <w:t>Описание шагов бизнес-процессов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_Toc64879345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28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29" w:author="Paramonova Elena" w:date="2021-03-18T14:33:00Z">
            <w:r w:rsidR="005E71B5" w:rsidDel="008157EB">
              <w:rPr>
                <w:noProof/>
                <w:webHidden/>
              </w:rPr>
              <w:delText>41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FC54CB2" w14:textId="2F2EC94D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"_Toc64879346"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5.2.1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Описание шагов бизнес-процесса ПП-10.04.03.01-ERP Выполнение закупки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_Toc64879346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30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31" w:author="Paramonova Elena" w:date="2021-03-18T14:33:00Z">
            <w:r w:rsidR="005E71B5" w:rsidDel="008157EB">
              <w:rPr>
                <w:noProof/>
                <w:webHidden/>
              </w:rPr>
              <w:delText>41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7F1C342F" w14:textId="30ED67B0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"_Toc64879347"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5.2.2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Описание шагов бизнес-процесса ПП-10.04.03.02-ERP Заключение договора закупки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_Toc64879347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32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33" w:author="Paramonova Elena" w:date="2021-03-18T14:33:00Z">
            <w:r w:rsidR="005E71B5" w:rsidDel="008157EB">
              <w:rPr>
                <w:noProof/>
                <w:webHidden/>
              </w:rPr>
              <w:delText>64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780AE216" w14:textId="1EAFA72D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"_Toc64879348"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5.2.3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Описание шагов бизнес-процесса ПП-10.04.04.01-ERP Управление обязательствами по закупке МТР (кроме допретензионной работы)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_Toc64879348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34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35" w:author="Paramonova Elena" w:date="2021-03-18T14:33:00Z">
            <w:r w:rsidR="005E71B5" w:rsidDel="008157EB">
              <w:rPr>
                <w:noProof/>
                <w:webHidden/>
              </w:rPr>
              <w:delText>82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54905F4D" w14:textId="53AD33D3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"_Toc64879349"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5.2.4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Описание шагов бизнес-процесса ПП-10.04.04.02-ERP Допретензионная работа по МТР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_Toc64879349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36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37" w:author="Paramonova Elena" w:date="2021-03-18T14:33:00Z">
            <w:r w:rsidR="005E71B5" w:rsidDel="008157EB">
              <w:rPr>
                <w:noProof/>
                <w:webHidden/>
              </w:rPr>
              <w:delText>107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41A4E9CF" w14:textId="36AA149F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"_Toc64879350"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5.2.5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Описание шагов бизнес-процесса ПП-10.04.05-ERP Управление обязательствами по закупке работ и услуг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_Toc64879350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38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39" w:author="Paramonova Elena" w:date="2021-03-18T14:33:00Z">
            <w:r w:rsidR="005E71B5" w:rsidDel="008157EB">
              <w:rPr>
                <w:noProof/>
                <w:webHidden/>
              </w:rPr>
              <w:delText>109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EAA860F" w14:textId="35E5F1FA" w:rsidR="005E71B5" w:rsidRDefault="001E2575">
          <w:pPr>
            <w:pStyle w:val="25"/>
            <w:rPr>
              <w:rFonts w:eastAsiaTheme="minorEastAsia" w:cstheme="minorBidi"/>
              <w:b w:val="0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"_Toc64879351" </w:instrText>
          </w:r>
          <w:r>
            <w:fldChar w:fldCharType="separate"/>
          </w:r>
          <w:r w:rsidR="005E71B5" w:rsidRPr="00975459">
            <w:rPr>
              <w:rStyle w:val="a9"/>
              <w:rFonts w:eastAsiaTheme="majorEastAsia" w:cstheme="majorBidi"/>
              <w:noProof/>
            </w:rPr>
            <w:t>5.3</w:t>
          </w:r>
          <w:r w:rsidR="005E71B5">
            <w:rPr>
              <w:rFonts w:eastAsiaTheme="minorEastAsia" w:cstheme="minorBidi"/>
              <w:b w:val="0"/>
              <w:noProof/>
              <w:lang w:eastAsia="ru-RU"/>
            </w:rPr>
            <w:tab/>
          </w:r>
          <w:r w:rsidR="005E71B5" w:rsidRPr="00975459">
            <w:rPr>
              <w:rStyle w:val="a9"/>
              <w:rFonts w:eastAsiaTheme="majorEastAsia" w:cstheme="majorBidi"/>
              <w:noProof/>
            </w:rPr>
            <w:t>Роли и полномочия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_Toc64879351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40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41" w:author="Paramonova Elena" w:date="2021-03-18T14:33:00Z">
            <w:r w:rsidR="005E71B5" w:rsidDel="008157EB">
              <w:rPr>
                <w:noProof/>
                <w:webHidden/>
              </w:rPr>
              <w:delText>119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1EE5E1D1" w14:textId="5180D1F8" w:rsidR="005E71B5" w:rsidRDefault="001E2575">
          <w:pPr>
            <w:pStyle w:val="25"/>
            <w:rPr>
              <w:rFonts w:eastAsiaTheme="minorEastAsia" w:cstheme="minorBidi"/>
              <w:b w:val="0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"_Toc64879352" </w:instrText>
          </w:r>
          <w:r>
            <w:fldChar w:fldCharType="separate"/>
          </w:r>
          <w:r w:rsidR="005E71B5" w:rsidRPr="00975459">
            <w:rPr>
              <w:rStyle w:val="a9"/>
              <w:rFonts w:eastAsiaTheme="majorEastAsia" w:cstheme="majorBidi"/>
              <w:noProof/>
            </w:rPr>
            <w:t>5.4</w:t>
          </w:r>
          <w:r w:rsidR="005E71B5">
            <w:rPr>
              <w:rFonts w:eastAsiaTheme="minorEastAsia" w:cstheme="minorBidi"/>
              <w:b w:val="0"/>
              <w:noProof/>
              <w:lang w:eastAsia="ru-RU"/>
            </w:rPr>
            <w:tab/>
          </w:r>
          <w:r w:rsidR="005E71B5" w:rsidRPr="00975459">
            <w:rPr>
              <w:rStyle w:val="a9"/>
              <w:rFonts w:eastAsiaTheme="majorEastAsia" w:cstheme="majorBidi"/>
              <w:noProof/>
            </w:rPr>
            <w:t>Риски и контрольные процедуры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_Toc64879352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42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43" w:author="Paramonova Elena" w:date="2021-03-18T14:33:00Z">
            <w:r w:rsidR="005E71B5" w:rsidDel="008157EB">
              <w:rPr>
                <w:noProof/>
                <w:webHidden/>
              </w:rPr>
              <w:delText>119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7414C5D8" w14:textId="5604023D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"_Toc64879353"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5.4.1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Риски и контроли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_Toc64879353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44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45" w:author="Paramonova Elena" w:date="2021-03-18T14:33:00Z">
            <w:r w:rsidR="005E71B5" w:rsidDel="008157EB">
              <w:rPr>
                <w:noProof/>
                <w:webHidden/>
              </w:rPr>
              <w:delText>119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5BF6F524" w14:textId="72D6D49E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"_Toc64879354"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5.4.2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Разделение полномочий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_Toc64879354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46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47" w:author="Paramonova Elena" w:date="2021-03-18T14:33:00Z">
            <w:r w:rsidR="005E71B5" w:rsidDel="008157EB">
              <w:rPr>
                <w:noProof/>
                <w:webHidden/>
              </w:rPr>
              <w:delText>121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C2741B8" w14:textId="36A7B845" w:rsidR="005E71B5" w:rsidRDefault="001E2575">
          <w:pPr>
            <w:pStyle w:val="25"/>
            <w:rPr>
              <w:rFonts w:eastAsiaTheme="minorEastAsia" w:cstheme="minorBidi"/>
              <w:b w:val="0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"_Toc64879355" </w:instrText>
          </w:r>
          <w:r>
            <w:fldChar w:fldCharType="separate"/>
          </w:r>
          <w:r w:rsidR="005E71B5" w:rsidRPr="00975459">
            <w:rPr>
              <w:rStyle w:val="a9"/>
              <w:rFonts w:eastAsiaTheme="majorEastAsia" w:cstheme="majorBidi"/>
              <w:noProof/>
            </w:rPr>
            <w:t>5.5</w:t>
          </w:r>
          <w:r w:rsidR="005E71B5">
            <w:rPr>
              <w:rFonts w:eastAsiaTheme="minorEastAsia" w:cstheme="minorBidi"/>
              <w:b w:val="0"/>
              <w:noProof/>
              <w:lang w:eastAsia="ru-RU"/>
            </w:rPr>
            <w:tab/>
          </w:r>
          <w:r w:rsidR="005E71B5" w:rsidRPr="00975459">
            <w:rPr>
              <w:rStyle w:val="a9"/>
              <w:rFonts w:eastAsiaTheme="majorEastAsia" w:cstheme="majorBidi"/>
              <w:noProof/>
            </w:rPr>
            <w:t>Интеграционные точки со смежными процессами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_Toc64879355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48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49" w:author="Paramonova Elena" w:date="2021-03-18T14:33:00Z">
            <w:r w:rsidR="005E71B5" w:rsidDel="008157EB">
              <w:rPr>
                <w:noProof/>
                <w:webHidden/>
              </w:rPr>
              <w:delText>124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7910E8F0" w14:textId="5B55071B" w:rsidR="005E71B5" w:rsidRDefault="001E2575">
          <w:pPr>
            <w:pStyle w:val="25"/>
            <w:rPr>
              <w:rFonts w:eastAsiaTheme="minorEastAsia" w:cstheme="minorBidi"/>
              <w:b w:val="0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"_Toc64879356" </w:instrText>
          </w:r>
          <w:r>
            <w:fldChar w:fldCharType="separate"/>
          </w:r>
          <w:r w:rsidR="005E71B5" w:rsidRPr="00975459">
            <w:rPr>
              <w:rStyle w:val="a9"/>
              <w:rFonts w:eastAsiaTheme="majorEastAsia" w:cstheme="majorBidi"/>
              <w:noProof/>
            </w:rPr>
            <w:t>5.6</w:t>
          </w:r>
          <w:r w:rsidR="005E71B5">
            <w:rPr>
              <w:rFonts w:eastAsiaTheme="minorEastAsia" w:cstheme="minorBidi"/>
              <w:b w:val="0"/>
              <w:noProof/>
              <w:lang w:eastAsia="ru-RU"/>
            </w:rPr>
            <w:tab/>
          </w:r>
          <w:r w:rsidR="005E71B5" w:rsidRPr="00975459">
            <w:rPr>
              <w:rStyle w:val="a9"/>
              <w:rFonts w:eastAsiaTheme="majorEastAsia" w:cstheme="majorBidi"/>
              <w:noProof/>
            </w:rPr>
            <w:t>Основные данные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_Toc64879356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50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51" w:author="Paramonova Elena" w:date="2021-03-18T14:33:00Z">
            <w:r w:rsidR="005E71B5" w:rsidDel="008157EB">
              <w:rPr>
                <w:noProof/>
                <w:webHidden/>
              </w:rPr>
              <w:delText>135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18C528C4" w14:textId="67FE810E" w:rsidR="005E71B5" w:rsidRDefault="001E2575">
          <w:pPr>
            <w:pStyle w:val="25"/>
            <w:rPr>
              <w:rFonts w:eastAsiaTheme="minorEastAsia" w:cstheme="minorBidi"/>
              <w:b w:val="0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"_Toc64879357" </w:instrText>
          </w:r>
          <w:r>
            <w:fldChar w:fldCharType="separate"/>
          </w:r>
          <w:r w:rsidR="005E71B5" w:rsidRPr="00975459">
            <w:rPr>
              <w:rStyle w:val="a9"/>
              <w:rFonts w:eastAsiaTheme="majorEastAsia" w:cstheme="majorBidi"/>
              <w:noProof/>
            </w:rPr>
            <w:t>5.7</w:t>
          </w:r>
          <w:r w:rsidR="005E71B5">
            <w:rPr>
              <w:rFonts w:eastAsiaTheme="minorEastAsia" w:cstheme="minorBidi"/>
              <w:b w:val="0"/>
              <w:noProof/>
              <w:lang w:eastAsia="ru-RU"/>
            </w:rPr>
            <w:tab/>
          </w:r>
          <w:r w:rsidR="005E71B5" w:rsidRPr="00975459">
            <w:rPr>
              <w:rStyle w:val="a9"/>
              <w:rFonts w:eastAsiaTheme="majorEastAsia" w:cstheme="majorBidi"/>
              <w:noProof/>
            </w:rPr>
            <w:t>Транзакционные данные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_Toc64879357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52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53" w:author="Paramonova Elena" w:date="2021-03-18T14:33:00Z">
            <w:r w:rsidR="005E71B5" w:rsidDel="008157EB">
              <w:rPr>
                <w:noProof/>
                <w:webHidden/>
              </w:rPr>
              <w:delText>137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5EB99821" w14:textId="29A9E5A8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"_Toc64879358"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5.7.1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Создание системных документов типа Запрос поставщику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_Toc64879358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54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55" w:author="Paramonova Elena" w:date="2021-03-18T14:33:00Z">
            <w:r w:rsidR="005E71B5" w:rsidDel="008157EB">
              <w:rPr>
                <w:noProof/>
                <w:webHidden/>
              </w:rPr>
              <w:delText>137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110E1B48" w14:textId="75DC2343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"_Toc64879359"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5.7.2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Загрузка системных документов типа Заявка на закупку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_Toc64879359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56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57" w:author="Paramonova Elena" w:date="2021-03-18T14:33:00Z">
            <w:r w:rsidR="005E71B5" w:rsidDel="008157EB">
              <w:rPr>
                <w:noProof/>
                <w:webHidden/>
              </w:rPr>
              <w:delText>137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5396535" w14:textId="1941BB40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"_Toc64879360"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5.7.3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 xml:space="preserve">Создание системных документов типа Контракт (транзакция </w:t>
          </w:r>
          <w:r w:rsidR="005E71B5" w:rsidRPr="00975459">
            <w:rPr>
              <w:rStyle w:val="a9"/>
              <w:noProof/>
              <w:lang w:val="en-US"/>
            </w:rPr>
            <w:t>ME</w:t>
          </w:r>
          <w:r w:rsidR="005E71B5" w:rsidRPr="00975459">
            <w:rPr>
              <w:rStyle w:val="a9"/>
              <w:noProof/>
            </w:rPr>
            <w:t>31</w:t>
          </w:r>
          <w:r w:rsidR="005E71B5" w:rsidRPr="00975459">
            <w:rPr>
              <w:rStyle w:val="a9"/>
              <w:noProof/>
              <w:lang w:val="en-US"/>
            </w:rPr>
            <w:t>K</w:t>
          </w:r>
          <w:r w:rsidR="005E71B5" w:rsidRPr="00975459">
            <w:rPr>
              <w:rStyle w:val="a9"/>
              <w:noProof/>
            </w:rPr>
            <w:t>)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_Toc64879360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58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59" w:author="Paramonova Elena" w:date="2021-03-18T14:33:00Z">
            <w:r w:rsidR="005E71B5" w:rsidDel="008157EB">
              <w:rPr>
                <w:noProof/>
                <w:webHidden/>
              </w:rPr>
              <w:delText>138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5EC8A1A" w14:textId="09B94E1C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"_Toc64879361"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5.7.4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 xml:space="preserve">Создание системных документов типа Заказ на поставку (транзакция </w:t>
          </w:r>
          <w:r w:rsidR="005E71B5" w:rsidRPr="00975459">
            <w:rPr>
              <w:rStyle w:val="a9"/>
              <w:noProof/>
              <w:lang w:val="en-US"/>
            </w:rPr>
            <w:t>ME</w:t>
          </w:r>
          <w:r w:rsidR="005E71B5" w:rsidRPr="00975459">
            <w:rPr>
              <w:rStyle w:val="a9"/>
              <w:noProof/>
            </w:rPr>
            <w:t>21N)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_Toc64879361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60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61" w:author="Paramonova Elena" w:date="2021-03-18T14:33:00Z">
            <w:r w:rsidR="005E71B5" w:rsidDel="008157EB">
              <w:rPr>
                <w:noProof/>
                <w:webHidden/>
              </w:rPr>
              <w:delText>139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3E7AFE35" w14:textId="24F64311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"_Toc64879362"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5.7.5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 xml:space="preserve">Создание входящей поставки (транзакция </w:t>
          </w:r>
          <w:r w:rsidR="005E71B5" w:rsidRPr="00975459">
            <w:rPr>
              <w:rStyle w:val="a9"/>
              <w:rFonts w:cs="Arial"/>
              <w:noProof/>
              <w:lang w:val="en-US"/>
            </w:rPr>
            <w:t>VL</w:t>
          </w:r>
          <w:r w:rsidR="005E71B5" w:rsidRPr="00975459">
            <w:rPr>
              <w:rStyle w:val="a9"/>
              <w:rFonts w:cs="Arial"/>
              <w:noProof/>
            </w:rPr>
            <w:t>31</w:t>
          </w:r>
          <w:r w:rsidR="005E71B5" w:rsidRPr="00975459">
            <w:rPr>
              <w:rStyle w:val="a9"/>
              <w:rFonts w:cs="Arial"/>
              <w:noProof/>
              <w:lang w:val="en-US"/>
            </w:rPr>
            <w:t>N</w:t>
          </w:r>
          <w:r w:rsidR="005E71B5" w:rsidRPr="00975459">
            <w:rPr>
              <w:rStyle w:val="a9"/>
              <w:noProof/>
            </w:rPr>
            <w:t>)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_Toc64879362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62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63" w:author="Paramonova Elena" w:date="2021-03-18T14:33:00Z">
            <w:r w:rsidR="005E71B5" w:rsidDel="008157EB">
              <w:rPr>
                <w:noProof/>
                <w:webHidden/>
              </w:rPr>
              <w:delText>142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0F770D46" w14:textId="1677B42D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"_Toc64879363"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5.7.6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 xml:space="preserve">Создание документов материала (транзакция </w:t>
          </w:r>
          <w:r w:rsidR="005E71B5" w:rsidRPr="00975459">
            <w:rPr>
              <w:rStyle w:val="a9"/>
              <w:rFonts w:cs="Arial"/>
              <w:noProof/>
              <w:lang w:val="en-US"/>
            </w:rPr>
            <w:t>MIGO</w:t>
          </w:r>
          <w:r w:rsidR="005E71B5" w:rsidRPr="00975459">
            <w:rPr>
              <w:rStyle w:val="a9"/>
              <w:noProof/>
            </w:rPr>
            <w:t>)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_Toc64879363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64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65" w:author="Paramonova Elena" w:date="2021-03-18T14:33:00Z">
            <w:r w:rsidR="005E71B5" w:rsidDel="008157EB">
              <w:rPr>
                <w:noProof/>
                <w:webHidden/>
              </w:rPr>
              <w:delText>142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544FDFC" w14:textId="0947E364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"_Toc64879364"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5.7.7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Описание полей системного документа Входящий счет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_Toc64879364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66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67" w:author="Paramonova Elena" w:date="2021-03-18T14:33:00Z">
            <w:r w:rsidR="005E71B5" w:rsidDel="008157EB">
              <w:rPr>
                <w:noProof/>
                <w:webHidden/>
              </w:rPr>
              <w:delText>142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2D0984C" w14:textId="25EB19EB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"_Toc64879365"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5.7.8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Описание полей системного документа ГТД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_Toc64879365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68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69" w:author="Paramonova Elena" w:date="2021-03-18T14:33:00Z">
            <w:r w:rsidR="005E71B5" w:rsidDel="008157EB">
              <w:rPr>
                <w:noProof/>
                <w:webHidden/>
              </w:rPr>
              <w:delText>144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376F56BB" w14:textId="474E14C0" w:rsidR="005E71B5" w:rsidRDefault="001E2575">
          <w:pPr>
            <w:pStyle w:val="25"/>
            <w:rPr>
              <w:rFonts w:eastAsiaTheme="minorEastAsia" w:cstheme="minorBidi"/>
              <w:b w:val="0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"_Toc64879366" </w:instrText>
          </w:r>
          <w:r>
            <w:fldChar w:fldCharType="separate"/>
          </w:r>
          <w:r w:rsidR="005E71B5" w:rsidRPr="00975459">
            <w:rPr>
              <w:rStyle w:val="a9"/>
              <w:rFonts w:eastAsiaTheme="majorEastAsia" w:cstheme="majorBidi"/>
              <w:noProof/>
            </w:rPr>
            <w:t>5.8</w:t>
          </w:r>
          <w:r w:rsidR="005E71B5">
            <w:rPr>
              <w:rFonts w:eastAsiaTheme="minorEastAsia" w:cstheme="minorBidi"/>
              <w:b w:val="0"/>
              <w:noProof/>
              <w:lang w:eastAsia="ru-RU"/>
            </w:rPr>
            <w:tab/>
          </w:r>
          <w:r w:rsidR="005E71B5" w:rsidRPr="00975459">
            <w:rPr>
              <w:rStyle w:val="a9"/>
              <w:rFonts w:eastAsiaTheme="majorEastAsia" w:cstheme="majorBidi"/>
              <w:noProof/>
            </w:rPr>
            <w:t>Отчетность и выходные формы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_Toc64879366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70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71" w:author="Paramonova Elena" w:date="2021-03-18T14:33:00Z">
            <w:r w:rsidR="005E71B5" w:rsidDel="008157EB">
              <w:rPr>
                <w:noProof/>
                <w:webHidden/>
              </w:rPr>
              <w:delText>145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455F0379" w14:textId="197EF56D" w:rsidR="005E71B5" w:rsidRDefault="001E2575">
          <w:pPr>
            <w:pStyle w:val="25"/>
            <w:rPr>
              <w:rFonts w:eastAsiaTheme="minorEastAsia" w:cstheme="minorBidi"/>
              <w:b w:val="0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"_Toc64879367" </w:instrText>
          </w:r>
          <w:r>
            <w:fldChar w:fldCharType="separate"/>
          </w:r>
          <w:r w:rsidR="005E71B5" w:rsidRPr="00975459">
            <w:rPr>
              <w:rStyle w:val="a9"/>
              <w:rFonts w:eastAsiaTheme="majorEastAsia" w:cstheme="majorBidi"/>
              <w:noProof/>
            </w:rPr>
            <w:t>5.9</w:t>
          </w:r>
          <w:r w:rsidR="005E71B5">
            <w:rPr>
              <w:rFonts w:eastAsiaTheme="minorEastAsia" w:cstheme="minorBidi"/>
              <w:b w:val="0"/>
              <w:noProof/>
              <w:lang w:eastAsia="ru-RU"/>
            </w:rPr>
            <w:tab/>
          </w:r>
          <w:r w:rsidR="005E71B5" w:rsidRPr="00975459">
            <w:rPr>
              <w:rStyle w:val="a9"/>
              <w:rFonts w:eastAsiaTheme="majorEastAsia" w:cstheme="majorBidi"/>
              <w:noProof/>
            </w:rPr>
            <w:t>Перечень доработок, Разработок и интеграция (интерфейсы)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_Toc64879367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72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73" w:author="Paramonova Elena" w:date="2021-03-18T14:33:00Z">
            <w:r w:rsidR="005E71B5" w:rsidDel="008157EB">
              <w:rPr>
                <w:noProof/>
                <w:webHidden/>
              </w:rPr>
              <w:delText>146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91513FE" w14:textId="369A0AC0" w:rsidR="005E71B5" w:rsidRDefault="001E2575">
          <w:pPr>
            <w:pStyle w:val="25"/>
            <w:rPr>
              <w:rFonts w:eastAsiaTheme="minorEastAsia" w:cstheme="minorBidi"/>
              <w:b w:val="0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"_Toc64879368" </w:instrText>
          </w:r>
          <w:r>
            <w:fldChar w:fldCharType="separate"/>
          </w:r>
          <w:r w:rsidR="005E71B5" w:rsidRPr="00975459">
            <w:rPr>
              <w:rStyle w:val="a9"/>
              <w:rFonts w:eastAsiaTheme="majorEastAsia" w:cstheme="majorBidi"/>
              <w:noProof/>
            </w:rPr>
            <w:t>5.10</w:t>
          </w:r>
          <w:r w:rsidR="005E71B5">
            <w:rPr>
              <w:rFonts w:eastAsiaTheme="minorEastAsia" w:cstheme="minorBidi"/>
              <w:b w:val="0"/>
              <w:noProof/>
              <w:lang w:eastAsia="ru-RU"/>
            </w:rPr>
            <w:tab/>
          </w:r>
          <w:r w:rsidR="005E71B5" w:rsidRPr="00975459">
            <w:rPr>
              <w:rStyle w:val="a9"/>
              <w:rFonts w:eastAsiaTheme="majorEastAsia" w:cstheme="majorBidi"/>
              <w:noProof/>
            </w:rPr>
            <w:t>Особенности технической реализации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_Toc64879368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74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75" w:author="Paramonova Elena" w:date="2021-03-18T14:33:00Z">
            <w:r w:rsidR="005E71B5" w:rsidDel="008157EB">
              <w:rPr>
                <w:noProof/>
                <w:webHidden/>
              </w:rPr>
              <w:delText>151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8ACEBB6" w14:textId="4E9B2B69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"_Toc64879369"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5.10.1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Коды деблокирования заказа на поставку вида ZNB-Спецификация договора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_Toc64879369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76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77" w:author="Paramonova Elena" w:date="2021-03-18T14:33:00Z">
            <w:r w:rsidR="005E71B5" w:rsidDel="008157EB">
              <w:rPr>
                <w:noProof/>
                <w:webHidden/>
              </w:rPr>
              <w:delText>151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4CDB894C" w14:textId="31DD35CF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"_Toc64879370"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5.10.2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Коды деблокирования заказа на поставку вида Z</w:t>
          </w:r>
          <w:r w:rsidR="005E71B5" w:rsidRPr="00975459">
            <w:rPr>
              <w:rStyle w:val="a9"/>
              <w:noProof/>
              <w:lang w:val="en-US"/>
            </w:rPr>
            <w:t>US</w:t>
          </w:r>
          <w:r w:rsidR="005E71B5" w:rsidRPr="00975459">
            <w:rPr>
              <w:rStyle w:val="a9"/>
              <w:noProof/>
            </w:rPr>
            <w:t>-заказ на поставку без спецификации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_Toc64879370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78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79" w:author="Paramonova Elena" w:date="2021-03-18T14:33:00Z">
            <w:r w:rsidR="005E71B5" w:rsidDel="008157EB">
              <w:rPr>
                <w:noProof/>
                <w:webHidden/>
              </w:rPr>
              <w:delText>151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1D2EFCD5" w14:textId="0E6617CD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"_Toc64879371"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5.10.3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 xml:space="preserve">Коды деблокирования заказа на поставку вида </w:t>
          </w:r>
          <w:r w:rsidR="005E71B5" w:rsidRPr="00975459">
            <w:rPr>
              <w:rStyle w:val="a9"/>
              <w:noProof/>
              <w:lang w:val="en-US"/>
            </w:rPr>
            <w:t>ZRAZ</w:t>
          </w:r>
          <w:r w:rsidR="005E71B5" w:rsidRPr="00975459">
            <w:rPr>
              <w:rStyle w:val="a9"/>
              <w:noProof/>
            </w:rPr>
            <w:t>-Разовый договор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_Toc64879371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80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81" w:author="Paramonova Elena" w:date="2021-03-18T14:33:00Z">
            <w:r w:rsidR="005E71B5" w:rsidDel="008157EB">
              <w:rPr>
                <w:noProof/>
                <w:webHidden/>
              </w:rPr>
              <w:delText>151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EA63126" w14:textId="7DABBF87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"_Toc64879372"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5.10.4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 xml:space="preserve">заказы на поставку вида </w:t>
          </w:r>
          <w:r w:rsidR="005E71B5" w:rsidRPr="00975459">
            <w:rPr>
              <w:rStyle w:val="a9"/>
              <w:noProof/>
              <w:lang w:val="en-US"/>
            </w:rPr>
            <w:t>ZRZN</w:t>
          </w:r>
          <w:r w:rsidR="005E71B5" w:rsidRPr="00975459">
            <w:rPr>
              <w:rStyle w:val="a9"/>
              <w:noProof/>
            </w:rPr>
            <w:t xml:space="preserve"> - РАЗНАРЯДКА, </w:t>
          </w:r>
          <w:r w:rsidR="005E71B5" w:rsidRPr="00975459">
            <w:rPr>
              <w:rStyle w:val="a9"/>
              <w:rFonts w:cs="Arial"/>
              <w:noProof/>
              <w:lang w:val="en-US" w:eastAsia="ru-RU"/>
            </w:rPr>
            <w:t>ZRZA</w:t>
          </w:r>
          <w:r w:rsidR="005E71B5" w:rsidRPr="00975459">
            <w:rPr>
              <w:rStyle w:val="a9"/>
              <w:rFonts w:cs="Arial"/>
              <w:noProof/>
              <w:lang w:eastAsia="ru-RU"/>
            </w:rPr>
            <w:t xml:space="preserve"> – Внеплановая разнарярдка</w:t>
          </w:r>
          <w:r w:rsidR="005E71B5" w:rsidRPr="00975459">
            <w:rPr>
              <w:rStyle w:val="a9"/>
              <w:noProof/>
            </w:rPr>
            <w:t xml:space="preserve">, </w:t>
          </w:r>
          <w:r w:rsidR="005E71B5" w:rsidRPr="00975459">
            <w:rPr>
              <w:rStyle w:val="a9"/>
              <w:noProof/>
              <w:lang w:val="en-US"/>
            </w:rPr>
            <w:t>ZNL</w:t>
          </w:r>
          <w:r w:rsidR="005E71B5" w:rsidRPr="00975459">
            <w:rPr>
              <w:rStyle w:val="a9"/>
              <w:noProof/>
            </w:rPr>
            <w:t xml:space="preserve"> -</w:t>
          </w:r>
          <w:r w:rsidR="005E71B5" w:rsidRPr="00975459">
            <w:rPr>
              <w:rStyle w:val="a9"/>
              <w:rFonts w:cs="Arial"/>
              <w:noProof/>
              <w:lang w:eastAsia="ru-RU"/>
            </w:rPr>
            <w:t xml:space="preserve"> Заказ на поставку за наличные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_Toc64879372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82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83" w:author="Paramonova Elena" w:date="2021-03-18T14:33:00Z">
            <w:r w:rsidR="005E71B5" w:rsidDel="008157EB">
              <w:rPr>
                <w:noProof/>
                <w:webHidden/>
              </w:rPr>
              <w:delText>151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38B85A5E" w14:textId="40DF96C1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"_Toc64879373"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5.10.5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 xml:space="preserve">Коды деблокирования заказа на поставку вида </w:t>
          </w:r>
          <w:r w:rsidR="005E71B5" w:rsidRPr="00975459">
            <w:rPr>
              <w:rStyle w:val="a9"/>
              <w:rFonts w:cs="Arial"/>
              <w:noProof/>
              <w:lang w:val="en-US" w:eastAsia="ru-RU"/>
            </w:rPr>
            <w:t>ZST</w:t>
          </w:r>
          <w:r w:rsidR="005E71B5" w:rsidRPr="00975459">
            <w:rPr>
              <w:rStyle w:val="a9"/>
              <w:rFonts w:cs="Arial"/>
              <w:noProof/>
              <w:lang w:eastAsia="ru-RU"/>
            </w:rPr>
            <w:t xml:space="preserve"> – </w:t>
          </w:r>
          <w:r w:rsidR="005E71B5" w:rsidRPr="00975459">
            <w:rPr>
              <w:rStyle w:val="a9"/>
              <w:rFonts w:cs="Arial"/>
              <w:noProof/>
              <w:lang w:val="en-US" w:eastAsia="ru-RU"/>
            </w:rPr>
            <w:t>C</w:t>
          </w:r>
          <w:r w:rsidR="005E71B5" w:rsidRPr="00975459">
            <w:rPr>
              <w:rStyle w:val="a9"/>
              <w:rFonts w:cs="Arial"/>
              <w:noProof/>
              <w:lang w:eastAsia="ru-RU"/>
            </w:rPr>
            <w:t>пецификация к типовому договору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_Toc64879373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84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85" w:author="Paramonova Elena" w:date="2021-03-18T14:33:00Z">
            <w:r w:rsidR="005E71B5" w:rsidDel="008157EB">
              <w:rPr>
                <w:noProof/>
                <w:webHidden/>
              </w:rPr>
              <w:delText>151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136FA0A4" w14:textId="5CA73591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lastRenderedPageBreak/>
            <w:fldChar w:fldCharType="begin"/>
          </w:r>
          <w:r>
            <w:instrText xml:space="preserve"> HYPERLINK \l "_Toc64879374"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5.10.6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Коды деблокирования контрактов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_Toc64879374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86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87" w:author="Paramonova Elena" w:date="2021-03-18T14:33:00Z">
            <w:r w:rsidR="005E71B5" w:rsidDel="008157EB">
              <w:rPr>
                <w:noProof/>
                <w:webHidden/>
              </w:rPr>
              <w:delText>152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3C727AE9" w14:textId="15BED225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"_Toc64879375"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5.10.7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Коды деблокирования запросов вида Z</w:t>
          </w:r>
          <w:r w:rsidR="005E71B5" w:rsidRPr="00975459">
            <w:rPr>
              <w:rStyle w:val="a9"/>
              <w:noProof/>
              <w:lang w:val="en-US"/>
            </w:rPr>
            <w:t>AN</w:t>
          </w:r>
          <w:r w:rsidR="005E71B5" w:rsidRPr="00975459">
            <w:rPr>
              <w:rStyle w:val="a9"/>
              <w:noProof/>
            </w:rPr>
            <w:t xml:space="preserve"> – Лот закупки </w:t>
          </w:r>
          <w:r w:rsidR="005E71B5" w:rsidRPr="00975459">
            <w:rPr>
              <w:rStyle w:val="a9"/>
              <w:noProof/>
              <w:lang w:val="en-US"/>
            </w:rPr>
            <w:t>Ariba</w:t>
          </w:r>
          <w:r w:rsidR="005E71B5" w:rsidRPr="00975459">
            <w:rPr>
              <w:rStyle w:val="a9"/>
              <w:noProof/>
            </w:rPr>
            <w:t xml:space="preserve"> и </w:t>
          </w:r>
          <w:r w:rsidR="005E71B5" w:rsidRPr="00975459">
            <w:rPr>
              <w:rStyle w:val="a9"/>
              <w:noProof/>
              <w:lang w:val="en-US"/>
            </w:rPr>
            <w:t>ZDP</w:t>
          </w:r>
          <w:r w:rsidR="005E71B5" w:rsidRPr="00975459">
            <w:rPr>
              <w:rStyle w:val="a9"/>
              <w:noProof/>
            </w:rPr>
            <w:t xml:space="preserve"> – Лот ПДЗП </w:t>
          </w:r>
          <w:r w:rsidR="005E71B5" w:rsidRPr="00975459">
            <w:rPr>
              <w:rStyle w:val="a9"/>
              <w:noProof/>
              <w:lang w:val="en-US"/>
            </w:rPr>
            <w:t>Ariba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_Toc64879375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88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89" w:author="Paramonova Elena" w:date="2021-03-18T14:33:00Z">
            <w:r w:rsidR="005E71B5" w:rsidDel="008157EB">
              <w:rPr>
                <w:noProof/>
                <w:webHidden/>
              </w:rPr>
              <w:delText>152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0EE2137D" w14:textId="5490A072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"_Toc64879376"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5.10.8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 xml:space="preserve">Запросы вида </w:t>
          </w:r>
          <w:r w:rsidR="005E71B5" w:rsidRPr="00975459">
            <w:rPr>
              <w:rStyle w:val="a9"/>
              <w:noProof/>
              <w:lang w:val="en-US"/>
            </w:rPr>
            <w:t>ZDS</w:t>
          </w:r>
          <w:r w:rsidR="005E71B5" w:rsidRPr="00975459">
            <w:rPr>
              <w:rStyle w:val="a9"/>
              <w:noProof/>
            </w:rPr>
            <w:t xml:space="preserve"> – Лот ПДЗП </w:t>
          </w:r>
          <w:r w:rsidR="005E71B5" w:rsidRPr="00975459">
            <w:rPr>
              <w:rStyle w:val="a9"/>
              <w:noProof/>
              <w:lang w:val="en-US"/>
            </w:rPr>
            <w:t>SRM</w:t>
          </w:r>
          <w:r w:rsidR="005E71B5" w:rsidRPr="00975459">
            <w:rPr>
              <w:rStyle w:val="a9"/>
              <w:noProof/>
            </w:rPr>
            <w:t xml:space="preserve"> и </w:t>
          </w:r>
          <w:r w:rsidR="005E71B5" w:rsidRPr="00975459">
            <w:rPr>
              <w:rStyle w:val="a9"/>
              <w:noProof/>
              <w:lang w:val="en-US"/>
            </w:rPr>
            <w:t>ZAZ</w:t>
          </w:r>
          <w:r w:rsidR="005E71B5" w:rsidRPr="00975459">
            <w:rPr>
              <w:rStyle w:val="a9"/>
              <w:noProof/>
            </w:rPr>
            <w:t xml:space="preserve"> – Лот закупки </w:t>
          </w:r>
          <w:r w:rsidR="005E71B5" w:rsidRPr="00975459">
            <w:rPr>
              <w:rStyle w:val="a9"/>
              <w:noProof/>
              <w:lang w:val="en-US"/>
            </w:rPr>
            <w:t>SRM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_Toc64879376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90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91" w:author="Paramonova Elena" w:date="2021-03-18T14:33:00Z">
            <w:r w:rsidR="005E71B5" w:rsidDel="008157EB">
              <w:rPr>
                <w:noProof/>
                <w:webHidden/>
              </w:rPr>
              <w:delText>152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121269E5" w14:textId="4B68086F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"_Toc64879377"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5.10.9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 xml:space="preserve">Заявки вида </w:t>
          </w:r>
          <w:r w:rsidR="005E71B5" w:rsidRPr="00975459">
            <w:rPr>
              <w:rStyle w:val="a9"/>
              <w:noProof/>
              <w:lang w:val="en-US"/>
            </w:rPr>
            <w:t>ZNP</w:t>
          </w:r>
          <w:r w:rsidR="005E71B5" w:rsidRPr="00975459">
            <w:rPr>
              <w:rStyle w:val="a9"/>
              <w:noProof/>
            </w:rPr>
            <w:t xml:space="preserve"> – Заявки непилотных предприятий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_Toc64879377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92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93" w:author="Paramonova Elena" w:date="2021-03-18T14:33:00Z">
            <w:r w:rsidR="005E71B5" w:rsidDel="008157EB">
              <w:rPr>
                <w:noProof/>
                <w:webHidden/>
              </w:rPr>
              <w:delText>153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775349B" w14:textId="71186E0D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"_Toc64879378"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5.10.10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Виды текстов для контрактов, заказов на поставку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_Toc64879378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94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95" w:author="Paramonova Elena" w:date="2021-03-18T14:33:00Z">
            <w:r w:rsidR="005E71B5" w:rsidDel="008157EB">
              <w:rPr>
                <w:noProof/>
                <w:webHidden/>
              </w:rPr>
              <w:delText>153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167003EA" w14:textId="5142DFDC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"_Toc64879379"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5.10.11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Роли партнеров для заказов на поставку и контрактов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_Toc64879379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96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97" w:author="Paramonova Elena" w:date="2021-03-18T14:33:00Z">
            <w:r w:rsidR="005E71B5" w:rsidDel="008157EB">
              <w:rPr>
                <w:noProof/>
                <w:webHidden/>
              </w:rPr>
              <w:delText>153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6252E72C" w14:textId="0D92CD92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"_Toc64879380"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5.10.12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Специфичные виды условий, включенные в схему калькуляции заказа на поставку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_Toc64879380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298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299" w:author="Paramonova Elena" w:date="2021-03-18T14:33:00Z">
            <w:r w:rsidR="005E71B5" w:rsidDel="008157EB">
              <w:rPr>
                <w:noProof/>
                <w:webHidden/>
              </w:rPr>
              <w:delText>153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17B618C" w14:textId="53E51AED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"_Toc64879381"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5.10.13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Вид оценки в заказе на поставку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_Toc64879381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300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301" w:author="Paramonova Elena" w:date="2021-03-18T14:33:00Z">
            <w:r w:rsidR="005E71B5" w:rsidDel="008157EB">
              <w:rPr>
                <w:noProof/>
                <w:webHidden/>
              </w:rPr>
              <w:delText>153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1559F42E" w14:textId="1746DB7A" w:rsidR="005E71B5" w:rsidRDefault="001E2575">
          <w:pPr>
            <w:pStyle w:val="34"/>
            <w:rPr>
              <w:rFonts w:eastAsiaTheme="minorEastAsia" w:cstheme="minorBidi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"_Toc64879382" </w:instrText>
          </w:r>
          <w:r>
            <w:fldChar w:fldCharType="separate"/>
          </w:r>
          <w:r w:rsidR="005E71B5" w:rsidRPr="00975459">
            <w:rPr>
              <w:rStyle w:val="a9"/>
              <w:noProof/>
            </w:rPr>
            <w:t>5.10.14</w:t>
          </w:r>
          <w:r w:rsidR="005E71B5">
            <w:rPr>
              <w:rFonts w:eastAsiaTheme="minorEastAsia" w:cstheme="minorBidi"/>
              <w:noProof/>
              <w:lang w:eastAsia="ru-RU"/>
            </w:rPr>
            <w:tab/>
          </w:r>
          <w:r w:rsidR="005E71B5" w:rsidRPr="00975459">
            <w:rPr>
              <w:rStyle w:val="a9"/>
              <w:noProof/>
            </w:rPr>
            <w:t>Определение кода налога в закупочных документах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_Toc64879382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302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303" w:author="Paramonova Elena" w:date="2021-03-18T14:33:00Z">
            <w:r w:rsidR="005E71B5" w:rsidDel="008157EB">
              <w:rPr>
                <w:noProof/>
                <w:webHidden/>
              </w:rPr>
              <w:delText>154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36F944A8" w14:textId="145EA7F2" w:rsidR="005E71B5" w:rsidRDefault="001E2575">
          <w:pPr>
            <w:pStyle w:val="15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"_Toc64879383" </w:instrText>
          </w:r>
          <w:r>
            <w:fldChar w:fldCharType="separate"/>
          </w:r>
          <w:r w:rsidR="005E71B5" w:rsidRPr="00975459">
            <w:rPr>
              <w:rStyle w:val="a9"/>
            </w:rPr>
            <w:t>6</w:t>
          </w:r>
          <w:r w:rsidR="005E71B5">
            <w:rPr>
              <w:rFonts w:asciiTheme="minorHAnsi" w:hAnsiTheme="minorHAnsi" w:eastAsiaTheme="minorEastAsia" w:cstheme="minorBidi"/>
              <w:b w:val="0"/>
              <w:sz w:val="22"/>
              <w:szCs w:val="22"/>
              <w:lang w:eastAsia="ru-RU"/>
            </w:rPr>
            <w:tab/>
          </w:r>
          <w:r w:rsidR="005E71B5" w:rsidRPr="00975459">
            <w:rPr>
              <w:rStyle w:val="a9"/>
            </w:rPr>
            <w:t>Информационная Безопасность</w:t>
          </w:r>
          <w:r w:rsidR="005E71B5">
            <w:rPr>
              <w:webHidden/>
            </w:rPr>
            <w:tab/>
          </w:r>
          <w:r w:rsidR="005E71B5">
            <w:rPr>
              <w:webHidden/>
            </w:rPr>
            <w:fldChar w:fldCharType="begin"/>
          </w:r>
          <w:r w:rsidR="005E71B5">
            <w:rPr>
              <w:webHidden/>
            </w:rPr>
            <w:instrText xml:space="preserve"> PAGEREF _Toc64879383 \h </w:instrText>
          </w:r>
          <w:r w:rsidR="005E71B5">
            <w:rPr>
              <w:webHidden/>
            </w:rPr>
          </w:r>
          <w:r w:rsidR="005E71B5">
            <w:rPr>
              <w:webHidden/>
            </w:rPr>
            <w:fldChar w:fldCharType="separate"/>
          </w:r>
          <w:ins w:id="304" w:author="Paramonova Elena" w:date="2021-03-18T14:33:00Z">
            <w:r w:rsidR="008157EB">
              <w:rPr>
                <w:webHidden/>
              </w:rPr>
              <w:t>2</w:t>
            </w:r>
          </w:ins>
          <w:del w:id="305" w:author="Paramonova Elena" w:date="2021-03-18T14:33:00Z">
            <w:r w:rsidR="005E71B5" w:rsidDel="008157EB">
              <w:rPr>
                <w:webHidden/>
              </w:rPr>
              <w:delText>154</w:delText>
            </w:r>
          </w:del>
          <w:r w:rsidR="005E71B5">
            <w:rPr>
              <w:webHidden/>
            </w:rPr>
            <w:fldChar w:fldCharType="end"/>
          </w:r>
          <w:r>
            <w:fldChar w:fldCharType="end"/>
          </w:r>
        </w:p>
        <w:p w14:paraId="13CBA080" w14:textId="0E5DB37A" w:rsidR="005E71B5" w:rsidRDefault="001E2575">
          <w:pPr>
            <w:pStyle w:val="15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"_Toc64879384" </w:instrText>
          </w:r>
          <w:r>
            <w:fldChar w:fldCharType="separate"/>
          </w:r>
          <w:r w:rsidR="005E71B5" w:rsidRPr="00975459">
            <w:rPr>
              <w:rStyle w:val="a9"/>
              <w:rFonts w:eastAsia="Calibri"/>
            </w:rPr>
            <w:t>7</w:t>
          </w:r>
          <w:r w:rsidR="005E71B5">
            <w:rPr>
              <w:rFonts w:asciiTheme="minorHAnsi" w:hAnsiTheme="minorHAnsi" w:eastAsiaTheme="minorEastAsia" w:cstheme="minorBidi"/>
              <w:b w:val="0"/>
              <w:sz w:val="22"/>
              <w:szCs w:val="22"/>
              <w:lang w:eastAsia="ru-RU"/>
            </w:rPr>
            <w:tab/>
          </w:r>
          <w:r w:rsidR="005E71B5" w:rsidRPr="00975459">
            <w:rPr>
              <w:rStyle w:val="a9"/>
              <w:rFonts w:eastAsia="Calibri"/>
            </w:rPr>
            <w:t>Организационные изменения</w:t>
          </w:r>
          <w:r w:rsidR="005E71B5">
            <w:rPr>
              <w:webHidden/>
            </w:rPr>
            <w:tab/>
          </w:r>
          <w:r w:rsidR="005E71B5">
            <w:rPr>
              <w:webHidden/>
            </w:rPr>
            <w:fldChar w:fldCharType="begin"/>
          </w:r>
          <w:r w:rsidR="005E71B5">
            <w:rPr>
              <w:webHidden/>
            </w:rPr>
            <w:instrText xml:space="preserve"> PAGEREF _Toc64879384 \h </w:instrText>
          </w:r>
          <w:r w:rsidR="005E71B5">
            <w:rPr>
              <w:webHidden/>
            </w:rPr>
          </w:r>
          <w:r w:rsidR="005E71B5">
            <w:rPr>
              <w:webHidden/>
            </w:rPr>
            <w:fldChar w:fldCharType="separate"/>
          </w:r>
          <w:ins w:id="306" w:author="Paramonova Elena" w:date="2021-03-18T14:33:00Z">
            <w:r w:rsidR="008157EB">
              <w:rPr>
                <w:webHidden/>
              </w:rPr>
              <w:t>2</w:t>
            </w:r>
          </w:ins>
          <w:del w:id="307" w:author="Paramonova Elena" w:date="2021-03-18T14:33:00Z">
            <w:r w:rsidR="005E71B5" w:rsidDel="008157EB">
              <w:rPr>
                <w:webHidden/>
              </w:rPr>
              <w:delText>155</w:delText>
            </w:r>
          </w:del>
          <w:r w:rsidR="005E71B5">
            <w:rPr>
              <w:webHidden/>
            </w:rPr>
            <w:fldChar w:fldCharType="end"/>
          </w:r>
          <w:r>
            <w:fldChar w:fldCharType="end"/>
          </w:r>
        </w:p>
        <w:p w14:paraId="05D8FC36" w14:textId="3BBB0A84" w:rsidR="005E71B5" w:rsidRDefault="001E2575">
          <w:pPr>
            <w:pStyle w:val="25"/>
            <w:rPr>
              <w:rFonts w:eastAsiaTheme="minorEastAsia" w:cstheme="minorBidi"/>
              <w:b w:val="0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"_Toc64879385" </w:instrText>
          </w:r>
          <w:r>
            <w:fldChar w:fldCharType="separate"/>
          </w:r>
          <w:r w:rsidR="005E71B5" w:rsidRPr="00975459">
            <w:rPr>
              <w:rStyle w:val="a9"/>
              <w:rFonts w:eastAsiaTheme="majorEastAsia" w:cstheme="majorBidi"/>
              <w:noProof/>
            </w:rPr>
            <w:t>7.1</w:t>
          </w:r>
          <w:r w:rsidR="005E71B5">
            <w:rPr>
              <w:rFonts w:eastAsiaTheme="minorEastAsia" w:cstheme="minorBidi"/>
              <w:b w:val="0"/>
              <w:noProof/>
              <w:lang w:eastAsia="ru-RU"/>
            </w:rPr>
            <w:tab/>
          </w:r>
          <w:r w:rsidR="005E71B5" w:rsidRPr="00975459">
            <w:rPr>
              <w:rStyle w:val="a9"/>
              <w:rFonts w:eastAsiaTheme="majorEastAsia" w:cstheme="majorBidi"/>
              <w:noProof/>
            </w:rPr>
            <w:t>Ключевые процессные изменения и области улучшений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_Toc64879385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308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309" w:author="Paramonova Elena" w:date="2021-03-18T14:33:00Z">
            <w:r w:rsidR="005E71B5" w:rsidDel="008157EB">
              <w:rPr>
                <w:noProof/>
                <w:webHidden/>
              </w:rPr>
              <w:delText>155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70504F73" w14:textId="118F3077" w:rsidR="005E71B5" w:rsidRDefault="001E2575">
          <w:pPr>
            <w:pStyle w:val="25"/>
            <w:rPr>
              <w:rFonts w:eastAsiaTheme="minorEastAsia" w:cstheme="minorBidi"/>
              <w:b w:val="0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"_Toc64879386" </w:instrText>
          </w:r>
          <w:r>
            <w:fldChar w:fldCharType="separate"/>
          </w:r>
          <w:r w:rsidR="005E71B5" w:rsidRPr="00975459">
            <w:rPr>
              <w:rStyle w:val="a9"/>
              <w:rFonts w:eastAsiaTheme="majorEastAsia" w:cstheme="majorBidi"/>
              <w:noProof/>
            </w:rPr>
            <w:t>7.2</w:t>
          </w:r>
          <w:r w:rsidR="005E71B5">
            <w:rPr>
              <w:rFonts w:eastAsiaTheme="minorEastAsia" w:cstheme="minorBidi"/>
              <w:b w:val="0"/>
              <w:noProof/>
              <w:lang w:eastAsia="ru-RU"/>
            </w:rPr>
            <w:tab/>
          </w:r>
          <w:r w:rsidR="005E71B5" w:rsidRPr="00975459">
            <w:rPr>
              <w:rStyle w:val="a9"/>
              <w:rFonts w:eastAsiaTheme="majorEastAsia" w:cstheme="majorBidi"/>
              <w:noProof/>
            </w:rPr>
            <w:t>Организационные аспекты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_Toc64879386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310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311" w:author="Paramonova Elena" w:date="2021-03-18T14:33:00Z">
            <w:r w:rsidR="005E71B5" w:rsidDel="008157EB">
              <w:rPr>
                <w:noProof/>
                <w:webHidden/>
              </w:rPr>
              <w:delText>156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5404D295" w14:textId="3D42F5C9" w:rsidR="005E71B5" w:rsidRDefault="001E2575">
          <w:pPr>
            <w:pStyle w:val="15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"_Toc64879387" </w:instrText>
          </w:r>
          <w:r>
            <w:fldChar w:fldCharType="separate"/>
          </w:r>
          <w:r w:rsidR="005E71B5" w:rsidRPr="00975459">
            <w:rPr>
              <w:rStyle w:val="a9"/>
              <w:rFonts w:eastAsia="Calibri"/>
            </w:rPr>
            <w:t>8</w:t>
          </w:r>
          <w:r w:rsidR="005E71B5">
            <w:rPr>
              <w:rFonts w:asciiTheme="minorHAnsi" w:hAnsiTheme="minorHAnsi" w:eastAsiaTheme="minorEastAsia" w:cstheme="minorBidi"/>
              <w:b w:val="0"/>
              <w:sz w:val="22"/>
              <w:szCs w:val="22"/>
              <w:lang w:eastAsia="ru-RU"/>
            </w:rPr>
            <w:tab/>
          </w:r>
          <w:r w:rsidR="005E71B5" w:rsidRPr="00975459">
            <w:rPr>
              <w:rStyle w:val="a9"/>
              <w:rFonts w:eastAsia="Calibri"/>
            </w:rPr>
            <w:t>Открытые вопросы</w:t>
          </w:r>
          <w:r w:rsidR="005E71B5">
            <w:rPr>
              <w:webHidden/>
            </w:rPr>
            <w:tab/>
          </w:r>
          <w:r w:rsidR="005E71B5">
            <w:rPr>
              <w:webHidden/>
            </w:rPr>
            <w:fldChar w:fldCharType="begin"/>
          </w:r>
          <w:r w:rsidR="005E71B5">
            <w:rPr>
              <w:webHidden/>
            </w:rPr>
            <w:instrText xml:space="preserve"> PAGEREF _Toc64879387 \h </w:instrText>
          </w:r>
          <w:r w:rsidR="005E71B5">
            <w:rPr>
              <w:webHidden/>
            </w:rPr>
          </w:r>
          <w:r w:rsidR="005E71B5">
            <w:rPr>
              <w:webHidden/>
            </w:rPr>
            <w:fldChar w:fldCharType="separate"/>
          </w:r>
          <w:ins w:id="312" w:author="Paramonova Elena" w:date="2021-03-18T14:33:00Z">
            <w:r w:rsidR="008157EB">
              <w:rPr>
                <w:webHidden/>
              </w:rPr>
              <w:t>2</w:t>
            </w:r>
          </w:ins>
          <w:del w:id="313" w:author="Paramonova Elena" w:date="2021-03-18T14:33:00Z">
            <w:r w:rsidR="005E71B5" w:rsidDel="008157EB">
              <w:rPr>
                <w:webHidden/>
              </w:rPr>
              <w:delText>158</w:delText>
            </w:r>
          </w:del>
          <w:r w:rsidR="005E71B5">
            <w:rPr>
              <w:webHidden/>
            </w:rPr>
            <w:fldChar w:fldCharType="end"/>
          </w:r>
          <w:r>
            <w:fldChar w:fldCharType="end"/>
          </w:r>
        </w:p>
        <w:p w14:paraId="580F75DE" w14:textId="4CDBEE78" w:rsidR="005E71B5" w:rsidRDefault="001E2575">
          <w:pPr>
            <w:pStyle w:val="15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"_Toc64879388" </w:instrText>
          </w:r>
          <w:r>
            <w:fldChar w:fldCharType="separate"/>
          </w:r>
          <w:r w:rsidR="005E71B5" w:rsidRPr="00975459">
            <w:rPr>
              <w:rStyle w:val="a9"/>
              <w:rFonts w:eastAsia="Calibri"/>
            </w:rPr>
            <w:t>9</w:t>
          </w:r>
          <w:r w:rsidR="005E71B5">
            <w:rPr>
              <w:rFonts w:asciiTheme="minorHAnsi" w:hAnsiTheme="minorHAnsi" w:eastAsiaTheme="minorEastAsia" w:cstheme="minorBidi"/>
              <w:b w:val="0"/>
              <w:sz w:val="22"/>
              <w:szCs w:val="22"/>
              <w:lang w:eastAsia="ru-RU"/>
            </w:rPr>
            <w:tab/>
          </w:r>
          <w:r w:rsidR="005E71B5" w:rsidRPr="00975459">
            <w:rPr>
              <w:rStyle w:val="a9"/>
              <w:rFonts w:eastAsia="Calibri"/>
            </w:rPr>
            <w:t>Приложения</w:t>
          </w:r>
          <w:r w:rsidR="005E71B5">
            <w:rPr>
              <w:webHidden/>
            </w:rPr>
            <w:tab/>
          </w:r>
          <w:r w:rsidR="005E71B5">
            <w:rPr>
              <w:webHidden/>
            </w:rPr>
            <w:fldChar w:fldCharType="begin"/>
          </w:r>
          <w:r w:rsidR="005E71B5">
            <w:rPr>
              <w:webHidden/>
            </w:rPr>
            <w:instrText xml:space="preserve"> PAGEREF _Toc64879388 \h </w:instrText>
          </w:r>
          <w:r w:rsidR="005E71B5">
            <w:rPr>
              <w:webHidden/>
            </w:rPr>
          </w:r>
          <w:r w:rsidR="005E71B5">
            <w:rPr>
              <w:webHidden/>
            </w:rPr>
            <w:fldChar w:fldCharType="separate"/>
          </w:r>
          <w:ins w:id="314" w:author="Paramonova Elena" w:date="2021-03-18T14:33:00Z">
            <w:r w:rsidR="008157EB">
              <w:rPr>
                <w:webHidden/>
              </w:rPr>
              <w:t>2</w:t>
            </w:r>
          </w:ins>
          <w:del w:id="315" w:author="Paramonova Elena" w:date="2021-03-18T14:33:00Z">
            <w:r w:rsidR="005E71B5" w:rsidDel="008157EB">
              <w:rPr>
                <w:webHidden/>
              </w:rPr>
              <w:delText>159</w:delText>
            </w:r>
          </w:del>
          <w:r w:rsidR="005E71B5">
            <w:rPr>
              <w:webHidden/>
            </w:rPr>
            <w:fldChar w:fldCharType="end"/>
          </w:r>
          <w:r>
            <w:fldChar w:fldCharType="end"/>
          </w:r>
        </w:p>
        <w:p w14:paraId="6429BA63" w14:textId="2C585241" w:rsidR="005E71B5" w:rsidRDefault="001E2575">
          <w:pPr>
            <w:pStyle w:val="25"/>
            <w:rPr>
              <w:rFonts w:eastAsiaTheme="minorEastAsia" w:cstheme="minorBidi"/>
              <w:b w:val="0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"_Toc64879389" </w:instrText>
          </w:r>
          <w:r>
            <w:fldChar w:fldCharType="separate"/>
          </w:r>
          <w:r w:rsidR="005E71B5" w:rsidRPr="00975459">
            <w:rPr>
              <w:rStyle w:val="a9"/>
              <w:rFonts w:eastAsiaTheme="majorEastAsia" w:cstheme="majorBidi"/>
              <w:noProof/>
            </w:rPr>
            <w:t>9.1</w:t>
          </w:r>
          <w:r w:rsidR="005E71B5">
            <w:rPr>
              <w:rFonts w:eastAsiaTheme="minorEastAsia" w:cstheme="minorBidi"/>
              <w:b w:val="0"/>
              <w:noProof/>
              <w:lang w:eastAsia="ru-RU"/>
            </w:rPr>
            <w:tab/>
          </w:r>
          <w:r w:rsidR="005E71B5" w:rsidRPr="00975459">
            <w:rPr>
              <w:rStyle w:val="a9"/>
              <w:rFonts w:eastAsiaTheme="majorEastAsia" w:cstheme="majorBidi"/>
              <w:noProof/>
            </w:rPr>
            <w:t>Приложение № 1. Модели бизнес-процессов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_Toc64879389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316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317" w:author="Paramonova Elena" w:date="2021-03-18T14:33:00Z">
            <w:r w:rsidR="005E71B5" w:rsidDel="008157EB">
              <w:rPr>
                <w:noProof/>
                <w:webHidden/>
              </w:rPr>
              <w:delText>159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2FE041A8" w14:textId="5358473A" w:rsidR="005E71B5" w:rsidRDefault="001E2575">
          <w:pPr>
            <w:pStyle w:val="25"/>
            <w:rPr>
              <w:rFonts w:eastAsiaTheme="minorEastAsia" w:cstheme="minorBidi"/>
              <w:b w:val="0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"_Toc64879390" </w:instrText>
          </w:r>
          <w:r>
            <w:fldChar w:fldCharType="separate"/>
          </w:r>
          <w:r w:rsidR="005E71B5" w:rsidRPr="00975459">
            <w:rPr>
              <w:rStyle w:val="a9"/>
              <w:rFonts w:eastAsiaTheme="majorEastAsia" w:cstheme="majorBidi"/>
              <w:noProof/>
            </w:rPr>
            <w:t>9.2</w:t>
          </w:r>
          <w:r w:rsidR="005E71B5">
            <w:rPr>
              <w:rFonts w:eastAsiaTheme="minorEastAsia" w:cstheme="minorBidi"/>
              <w:b w:val="0"/>
              <w:noProof/>
              <w:lang w:eastAsia="ru-RU"/>
            </w:rPr>
            <w:tab/>
          </w:r>
          <w:r w:rsidR="005E71B5" w:rsidRPr="00975459">
            <w:rPr>
              <w:rStyle w:val="a9"/>
              <w:rFonts w:eastAsiaTheme="majorEastAsia" w:cstheme="majorBidi"/>
              <w:noProof/>
            </w:rPr>
            <w:t>Приложение № 2. Реестр бизнес-требований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_Toc64879390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318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319" w:author="Paramonova Elena" w:date="2021-03-18T14:33:00Z">
            <w:r w:rsidR="005E71B5" w:rsidDel="008157EB">
              <w:rPr>
                <w:noProof/>
                <w:webHidden/>
              </w:rPr>
              <w:delText>159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49438DC4" w14:textId="7CB15E13" w:rsidR="005E71B5" w:rsidRDefault="001E2575">
          <w:pPr>
            <w:pStyle w:val="25"/>
            <w:rPr>
              <w:rFonts w:eastAsiaTheme="minorEastAsia" w:cstheme="minorBidi"/>
              <w:b w:val="0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"_Toc64879391" </w:instrText>
          </w:r>
          <w:r>
            <w:fldChar w:fldCharType="separate"/>
          </w:r>
          <w:r w:rsidR="005E71B5" w:rsidRPr="00975459">
            <w:rPr>
              <w:rStyle w:val="a9"/>
              <w:rFonts w:eastAsiaTheme="majorEastAsia" w:cstheme="majorBidi"/>
              <w:noProof/>
            </w:rPr>
            <w:t>9.3</w:t>
          </w:r>
          <w:r w:rsidR="005E71B5">
            <w:rPr>
              <w:rFonts w:eastAsiaTheme="minorEastAsia" w:cstheme="minorBidi"/>
              <w:b w:val="0"/>
              <w:noProof/>
              <w:lang w:eastAsia="ru-RU"/>
            </w:rPr>
            <w:tab/>
          </w:r>
          <w:r w:rsidR="005E71B5" w:rsidRPr="00975459">
            <w:rPr>
              <w:rStyle w:val="a9"/>
              <w:rFonts w:eastAsiaTheme="majorEastAsia" w:cstheme="majorBidi"/>
              <w:noProof/>
            </w:rPr>
            <w:t>Приложение № 3. Описание шагов бизнес-процессов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_Toc64879391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320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321" w:author="Paramonova Elena" w:date="2021-03-18T14:33:00Z">
            <w:r w:rsidR="005E71B5" w:rsidDel="008157EB">
              <w:rPr>
                <w:noProof/>
                <w:webHidden/>
              </w:rPr>
              <w:delText>159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3FA279D6" w14:textId="3B72EF38" w:rsidR="005E71B5" w:rsidRDefault="001E2575">
          <w:pPr>
            <w:pStyle w:val="25"/>
            <w:rPr>
              <w:rFonts w:eastAsiaTheme="minorEastAsia" w:cstheme="minorBidi"/>
              <w:b w:val="0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"_Toc64879392" </w:instrText>
          </w:r>
          <w:r>
            <w:fldChar w:fldCharType="separate"/>
          </w:r>
          <w:r w:rsidR="005E71B5" w:rsidRPr="00975459">
            <w:rPr>
              <w:rStyle w:val="a9"/>
              <w:rFonts w:eastAsiaTheme="majorEastAsia" w:cstheme="majorBidi"/>
              <w:noProof/>
            </w:rPr>
            <w:t>9.4</w:t>
          </w:r>
          <w:r w:rsidR="005E71B5">
            <w:rPr>
              <w:rFonts w:eastAsiaTheme="minorEastAsia" w:cstheme="minorBidi"/>
              <w:b w:val="0"/>
              <w:noProof/>
              <w:lang w:eastAsia="ru-RU"/>
            </w:rPr>
            <w:tab/>
          </w:r>
          <w:r w:rsidR="005E71B5" w:rsidRPr="00975459">
            <w:rPr>
              <w:rStyle w:val="a9"/>
              <w:rFonts w:eastAsiaTheme="majorEastAsia" w:cstheme="majorBidi"/>
              <w:noProof/>
            </w:rPr>
            <w:t>Приложение № 4. Прочее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_Toc64879392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322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323" w:author="Paramonova Elena" w:date="2021-03-18T14:33:00Z">
            <w:r w:rsidR="005E71B5" w:rsidDel="008157EB">
              <w:rPr>
                <w:noProof/>
                <w:webHidden/>
              </w:rPr>
              <w:delText>159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5728D438" w14:textId="43501BF9" w:rsidR="005E71B5" w:rsidRDefault="001E2575">
          <w:pPr>
            <w:pStyle w:val="25"/>
            <w:rPr>
              <w:rFonts w:eastAsiaTheme="minorEastAsia" w:cstheme="minorBidi"/>
              <w:b w:val="0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"_Toc64879393" </w:instrText>
          </w:r>
          <w:r>
            <w:fldChar w:fldCharType="separate"/>
          </w:r>
          <w:r w:rsidR="005E71B5" w:rsidRPr="00975459">
            <w:rPr>
              <w:rStyle w:val="a9"/>
              <w:rFonts w:eastAsiaTheme="majorEastAsia" w:cstheme="majorBidi"/>
              <w:noProof/>
            </w:rPr>
            <w:t>9.5</w:t>
          </w:r>
          <w:r w:rsidR="005E71B5">
            <w:rPr>
              <w:rFonts w:eastAsiaTheme="minorEastAsia" w:cstheme="minorBidi"/>
              <w:b w:val="0"/>
              <w:noProof/>
              <w:lang w:eastAsia="ru-RU"/>
            </w:rPr>
            <w:tab/>
          </w:r>
          <w:r w:rsidR="005E71B5" w:rsidRPr="00975459">
            <w:rPr>
              <w:rStyle w:val="a9"/>
              <w:rFonts w:eastAsiaTheme="majorEastAsia" w:cstheme="majorBidi"/>
              <w:noProof/>
            </w:rPr>
            <w:t>Приложение № РП1-6: Роли и полномочия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_Toc64879393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324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325" w:author="Paramonova Elena" w:date="2021-03-18T14:33:00Z">
            <w:r w:rsidR="005E71B5" w:rsidDel="008157EB">
              <w:rPr>
                <w:noProof/>
                <w:webHidden/>
              </w:rPr>
              <w:delText>159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54623B23" w14:textId="734DF71F" w:rsidR="005E71B5" w:rsidRDefault="001E2575">
          <w:pPr>
            <w:pStyle w:val="25"/>
            <w:rPr>
              <w:rFonts w:eastAsiaTheme="minorEastAsia" w:cstheme="minorBidi"/>
              <w:b w:val="0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"_Toc64879394" </w:instrText>
          </w:r>
          <w:r>
            <w:fldChar w:fldCharType="separate"/>
          </w:r>
          <w:r w:rsidR="005E71B5" w:rsidRPr="00975459">
            <w:rPr>
              <w:rStyle w:val="a9"/>
              <w:rFonts w:eastAsiaTheme="majorEastAsia" w:cstheme="majorBidi"/>
              <w:noProof/>
            </w:rPr>
            <w:t>9.6</w:t>
          </w:r>
          <w:r w:rsidR="005E71B5">
            <w:rPr>
              <w:rFonts w:eastAsiaTheme="minorEastAsia" w:cstheme="minorBidi"/>
              <w:b w:val="0"/>
              <w:noProof/>
              <w:lang w:eastAsia="ru-RU"/>
            </w:rPr>
            <w:tab/>
          </w:r>
          <w:r w:rsidR="005E71B5" w:rsidRPr="00975459">
            <w:rPr>
              <w:rStyle w:val="a9"/>
              <w:rFonts w:eastAsiaTheme="majorEastAsia" w:cstheme="majorBidi"/>
              <w:noProof/>
            </w:rPr>
            <w:t>Приложение № РиК1. Матрица рисков и контрольных процедур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_Toc64879394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326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327" w:author="Paramonova Elena" w:date="2021-03-18T14:33:00Z">
            <w:r w:rsidR="005E71B5" w:rsidDel="008157EB">
              <w:rPr>
                <w:noProof/>
                <w:webHidden/>
              </w:rPr>
              <w:delText>159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5783A2E7" w14:textId="110E4E09" w:rsidR="005E71B5" w:rsidRDefault="001E2575">
          <w:pPr>
            <w:pStyle w:val="25"/>
            <w:rPr>
              <w:rFonts w:eastAsiaTheme="minorEastAsia" w:cstheme="minorBidi"/>
              <w:b w:val="0"/>
              <w:noProof/>
              <w:lang w:eastAsia="ru-RU"/>
            </w:rPr>
          </w:pPr>
          <w:r>
            <w:fldChar w:fldCharType="begin"/>
          </w:r>
          <w:r>
            <w:instrText xml:space="preserve"> HYPERLINK \l "_Toc64879395" </w:instrText>
          </w:r>
          <w:r>
            <w:fldChar w:fldCharType="separate"/>
          </w:r>
          <w:r w:rsidR="005E71B5" w:rsidRPr="00975459">
            <w:rPr>
              <w:rStyle w:val="a9"/>
              <w:rFonts w:eastAsiaTheme="majorEastAsia" w:cstheme="majorBidi"/>
              <w:noProof/>
            </w:rPr>
            <w:t>9.7</w:t>
          </w:r>
          <w:r w:rsidR="005E71B5">
            <w:rPr>
              <w:rFonts w:eastAsiaTheme="minorEastAsia" w:cstheme="minorBidi"/>
              <w:b w:val="0"/>
              <w:noProof/>
              <w:lang w:eastAsia="ru-RU"/>
            </w:rPr>
            <w:tab/>
          </w:r>
          <w:r w:rsidR="005E71B5" w:rsidRPr="00975459">
            <w:rPr>
              <w:rStyle w:val="a9"/>
              <w:rFonts w:eastAsiaTheme="majorEastAsia" w:cstheme="majorBidi"/>
              <w:noProof/>
            </w:rPr>
            <w:t>Приложение № КП1. Матрица конфликтов полномочий</w:t>
          </w:r>
          <w:r w:rsidR="005E71B5">
            <w:rPr>
              <w:noProof/>
              <w:webHidden/>
            </w:rPr>
            <w:tab/>
          </w:r>
          <w:r w:rsidR="005E71B5">
            <w:rPr>
              <w:noProof/>
              <w:webHidden/>
            </w:rPr>
            <w:fldChar w:fldCharType="begin"/>
          </w:r>
          <w:r w:rsidR="005E71B5">
            <w:rPr>
              <w:noProof/>
              <w:webHidden/>
            </w:rPr>
            <w:instrText xml:space="preserve"> PAGEREF _Toc64879395 \h </w:instrText>
          </w:r>
          <w:r w:rsidR="005E71B5">
            <w:rPr>
              <w:noProof/>
              <w:webHidden/>
            </w:rPr>
          </w:r>
          <w:r w:rsidR="005E71B5">
            <w:rPr>
              <w:noProof/>
              <w:webHidden/>
            </w:rPr>
            <w:fldChar w:fldCharType="separate"/>
          </w:r>
          <w:ins w:id="328" w:author="Paramonova Elena" w:date="2021-03-18T14:33:00Z">
            <w:r w:rsidR="008157EB">
              <w:rPr>
                <w:noProof/>
                <w:webHidden/>
              </w:rPr>
              <w:t>2</w:t>
            </w:r>
          </w:ins>
          <w:del w:id="329" w:author="Paramonova Elena" w:date="2021-03-18T14:33:00Z">
            <w:r w:rsidR="005E71B5" w:rsidDel="008157EB">
              <w:rPr>
                <w:noProof/>
                <w:webHidden/>
              </w:rPr>
              <w:delText>159</w:delText>
            </w:r>
          </w:del>
          <w:r w:rsidR="005E71B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3B9167B2" w14:textId="38DC235E" w:rsidR="009F5EA5" w:rsidRPr="00F94454" w:rsidRDefault="00B778C7" w:rsidP="00895A65">
          <w:pPr>
            <w:rPr>
              <w:rFonts w:ascii="Arial" w:hAnsi="Arial" w:cs="Arial"/>
            </w:rPr>
          </w:pPr>
          <w:r w:rsidRPr="00F94454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5443E2BE" w14:textId="77777777" w:rsidR="009F5EA5" w:rsidRPr="00F94454" w:rsidRDefault="009F5EA5" w:rsidP="00895A65">
      <w:pPr>
        <w:rPr>
          <w:rFonts w:ascii="Arial" w:hAnsi="Arial" w:cs="Arial"/>
        </w:rPr>
      </w:pPr>
    </w:p>
    <w:p w14:paraId="4B5E6D03" w14:textId="77777777" w:rsidR="00252D72" w:rsidRPr="00F94454" w:rsidRDefault="00252D72" w:rsidP="00895A65">
      <w:pPr>
        <w:rPr>
          <w:rFonts w:ascii="Arial" w:hAnsi="Arial" w:cs="Arial"/>
        </w:rPr>
        <w:sectPr w:rsidR="00252D72" w:rsidRPr="00F94454" w:rsidSect="004D6E98">
          <w:headerReference w:type="default" r:id="rId15"/>
          <w:headerReference w:type="first" r:id="rId16"/>
          <w:pgSz w:w="11907" w:h="16840" w:code="9"/>
          <w:pgMar w:top="1134" w:right="567" w:bottom="1134" w:left="1134" w:header="737" w:footer="680" w:gutter="0"/>
          <w:cols w:space="708"/>
          <w:titlePg/>
          <w:docGrid w:linePitch="360"/>
        </w:sectPr>
      </w:pPr>
    </w:p>
    <w:p w14:paraId="249285A4" w14:textId="5493F76A" w:rsidR="00FA572B" w:rsidRPr="00FA572B" w:rsidRDefault="001135C1" w:rsidP="00FA572B">
      <w:pPr>
        <w:pStyle w:val="1"/>
      </w:pPr>
      <w:bookmarkStart w:id="330" w:name="_Toc64879334"/>
      <w:r>
        <w:lastRenderedPageBreak/>
        <w:t>Глоссарий</w:t>
      </w:r>
      <w:bookmarkEnd w:id="330"/>
    </w:p>
    <w:p w14:paraId="77F6B5A0" w14:textId="4B7A34E2" w:rsidR="009304DE" w:rsidRPr="00916FAB" w:rsidRDefault="009304DE" w:rsidP="009304DE">
      <w:pPr>
        <w:spacing w:after="240" w:line="276" w:lineRule="auto"/>
        <w:ind w:firstLine="567"/>
        <w:rPr>
          <w:rFonts w:ascii="Arial" w:hAnsi="Arial" w:cs="Arial"/>
          <w:b/>
          <w:sz w:val="22"/>
        </w:rPr>
      </w:pPr>
      <w:r w:rsidRPr="008305CC">
        <w:rPr>
          <w:rFonts w:ascii="Arial" w:hAnsi="Arial" w:cs="Arial"/>
        </w:rPr>
        <w:t xml:space="preserve">Глоссарий ведется централизованно на Портале Проекта и доступен по ссылке: </w:t>
      </w:r>
      <w:hyperlink r:id="rId17" w:history="1">
        <w:r w:rsidRPr="00B13A0D">
          <w:rPr>
            <w:rStyle w:val="a9"/>
            <w:rFonts w:ascii="Arial" w:hAnsi="Arial" w:cs="Arial"/>
            <w:i/>
          </w:rPr>
          <w:t>http://portal.polyus.com/ERP/ERPDocuments/00_Управление проектом/02_Реестры и списки/04_Глоссарий</w:t>
        </w:r>
      </w:hyperlink>
    </w:p>
    <w:p w14:paraId="26C9FC7E" w14:textId="77777777" w:rsidR="00FA572B" w:rsidRPr="00F94454" w:rsidRDefault="00FA572B" w:rsidP="00FA572B">
      <w:pPr>
        <w:rPr>
          <w:rFonts w:ascii="Arial" w:hAnsi="Arial" w:cs="Arial"/>
          <w:b/>
          <w:sz w:val="20"/>
        </w:rPr>
      </w:pPr>
    </w:p>
    <w:p w14:paraId="51DF205B" w14:textId="42841301" w:rsidR="00FA572B" w:rsidRDefault="001135C1" w:rsidP="00FA572B">
      <w:pPr>
        <w:pStyle w:val="1"/>
      </w:pPr>
      <w:bookmarkStart w:id="331" w:name="_Toc64879335"/>
      <w:r>
        <w:t>Назн</w:t>
      </w:r>
      <w:r w:rsidR="00A8186B">
        <w:t>а</w:t>
      </w:r>
      <w:r>
        <w:t>чение документа</w:t>
      </w:r>
      <w:bookmarkEnd w:id="331"/>
    </w:p>
    <w:p w14:paraId="7B495C42" w14:textId="30955B3C" w:rsidR="00732420" w:rsidRDefault="00732420" w:rsidP="00255E49">
      <w:pPr>
        <w:ind w:firstLine="431"/>
        <w:rPr>
          <w:rFonts w:ascii="Arial" w:hAnsi="Arial" w:cs="Arial"/>
          <w:szCs w:val="24"/>
        </w:rPr>
      </w:pPr>
      <w:r w:rsidRPr="00A6698C">
        <w:rPr>
          <w:rFonts w:ascii="Arial" w:hAnsi="Arial" w:cs="Arial"/>
          <w:szCs w:val="24"/>
        </w:rPr>
        <w:t xml:space="preserve">Целью настоящего документа является </w:t>
      </w:r>
      <w:r w:rsidRPr="00F80A79">
        <w:rPr>
          <w:rFonts w:ascii="Arial" w:hAnsi="Arial" w:cs="Arial"/>
          <w:szCs w:val="24"/>
        </w:rPr>
        <w:t xml:space="preserve">описание реализации в системе </w:t>
      </w:r>
      <w:r w:rsidR="00A7402F">
        <w:rPr>
          <w:rFonts w:ascii="Arial" w:hAnsi="Arial" w:cs="Arial"/>
          <w:szCs w:val="24"/>
          <w:lang w:val="en-US"/>
        </w:rPr>
        <w:t>SAP</w:t>
      </w:r>
      <w:r w:rsidR="00A7402F" w:rsidRPr="00A7402F">
        <w:rPr>
          <w:rFonts w:ascii="Arial" w:hAnsi="Arial" w:cs="Arial"/>
          <w:szCs w:val="24"/>
        </w:rPr>
        <w:t xml:space="preserve"> </w:t>
      </w:r>
      <w:r w:rsidR="00A7402F">
        <w:rPr>
          <w:rFonts w:ascii="Arial" w:hAnsi="Arial" w:cs="Arial"/>
          <w:szCs w:val="24"/>
          <w:lang w:val="en-US"/>
        </w:rPr>
        <w:t>S</w:t>
      </w:r>
      <w:r w:rsidR="00A7402F" w:rsidRPr="00A7402F">
        <w:rPr>
          <w:rFonts w:ascii="Arial" w:hAnsi="Arial" w:cs="Arial"/>
          <w:szCs w:val="24"/>
        </w:rPr>
        <w:t>/4</w:t>
      </w:r>
      <w:r w:rsidR="00A7402F">
        <w:rPr>
          <w:rFonts w:ascii="Arial" w:hAnsi="Arial" w:cs="Arial"/>
          <w:szCs w:val="24"/>
          <w:lang w:val="en-US"/>
        </w:rPr>
        <w:t>HANA</w:t>
      </w:r>
      <w:r w:rsidR="00A7402F" w:rsidRPr="00A7402F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процесса ПП-10.04 </w:t>
      </w:r>
      <w:r w:rsidRPr="00377BF6">
        <w:rPr>
          <w:rFonts w:ascii="Arial" w:hAnsi="Arial" w:cs="Arial"/>
          <w:szCs w:val="24"/>
        </w:rPr>
        <w:t>Закупка МТР, работ, услуг</w:t>
      </w:r>
      <w:r>
        <w:rPr>
          <w:rFonts w:ascii="Arial" w:hAnsi="Arial" w:cs="Arial"/>
          <w:szCs w:val="24"/>
        </w:rPr>
        <w:t xml:space="preserve">, </w:t>
      </w:r>
      <w:r w:rsidRPr="00A6698C">
        <w:rPr>
          <w:rFonts w:ascii="Arial" w:hAnsi="Arial" w:cs="Arial"/>
          <w:szCs w:val="24"/>
        </w:rPr>
        <w:t xml:space="preserve">включая проектирование интеграции </w:t>
      </w:r>
      <w:r>
        <w:rPr>
          <w:rFonts w:ascii="Arial" w:hAnsi="Arial" w:cs="Arial"/>
          <w:szCs w:val="24"/>
        </w:rPr>
        <w:t xml:space="preserve">процесса ПП-10.04 </w:t>
      </w:r>
      <w:r w:rsidRPr="00A6698C">
        <w:rPr>
          <w:rFonts w:ascii="Arial" w:hAnsi="Arial" w:cs="Arial"/>
          <w:szCs w:val="24"/>
        </w:rPr>
        <w:t xml:space="preserve">со смежными </w:t>
      </w:r>
      <w:r>
        <w:rPr>
          <w:rFonts w:ascii="Arial" w:hAnsi="Arial" w:cs="Arial"/>
          <w:szCs w:val="24"/>
        </w:rPr>
        <w:t xml:space="preserve">процессами и </w:t>
      </w:r>
      <w:r w:rsidRPr="00A6698C">
        <w:rPr>
          <w:rFonts w:ascii="Arial" w:hAnsi="Arial" w:cs="Arial"/>
          <w:szCs w:val="24"/>
        </w:rPr>
        <w:t>внешними системами</w:t>
      </w:r>
      <w:r>
        <w:rPr>
          <w:rFonts w:ascii="Arial" w:hAnsi="Arial" w:cs="Arial"/>
          <w:szCs w:val="24"/>
        </w:rPr>
        <w:t>.</w:t>
      </w:r>
    </w:p>
    <w:p w14:paraId="486538C3" w14:textId="65DA9EC7" w:rsidR="00732420" w:rsidRDefault="00732420" w:rsidP="00732420">
      <w:pPr>
        <w:spacing w:before="240" w:after="240"/>
        <w:ind w:firstLine="431"/>
        <w:rPr>
          <w:rFonts w:ascii="Arial" w:hAnsi="Arial" w:cs="Arial"/>
          <w:szCs w:val="24"/>
        </w:rPr>
      </w:pPr>
      <w:r w:rsidRPr="00A6698C">
        <w:rPr>
          <w:rFonts w:ascii="Arial" w:hAnsi="Arial" w:cs="Arial"/>
          <w:szCs w:val="24"/>
        </w:rPr>
        <w:t>В документе описыва</w:t>
      </w:r>
      <w:r>
        <w:rPr>
          <w:rFonts w:ascii="Arial" w:hAnsi="Arial" w:cs="Arial"/>
          <w:szCs w:val="24"/>
        </w:rPr>
        <w:t xml:space="preserve">ется реализация следующих процессов 3-4 уровня процесса ПП-10.04 </w:t>
      </w:r>
      <w:r w:rsidRPr="00377BF6">
        <w:rPr>
          <w:rFonts w:ascii="Arial" w:hAnsi="Arial" w:cs="Arial"/>
          <w:szCs w:val="24"/>
        </w:rPr>
        <w:t>Закупка МТР, работ, услуг</w:t>
      </w:r>
      <w:r w:rsidRPr="00A6698C">
        <w:rPr>
          <w:rFonts w:ascii="Arial" w:hAnsi="Arial" w:cs="Arial"/>
          <w:szCs w:val="24"/>
        </w:rPr>
        <w:t>:</w:t>
      </w:r>
    </w:p>
    <w:p w14:paraId="6E3F7EE8" w14:textId="1D831998" w:rsidR="00732420" w:rsidRPr="00DB1479" w:rsidRDefault="00732420" w:rsidP="00732420">
      <w:pPr>
        <w:spacing w:before="240" w:after="240"/>
        <w:ind w:left="708" w:firstLine="708"/>
        <w:rPr>
          <w:rFonts w:ascii="Arial" w:hAnsi="Arial" w:cs="Arial"/>
          <w:b/>
          <w:sz w:val="22"/>
        </w:rPr>
      </w:pPr>
      <w:bookmarkStart w:id="332" w:name="_Ref516668588"/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6</w:t>
      </w:r>
      <w:r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П</w:t>
      </w:r>
      <w:r w:rsidR="00111E93">
        <w:rPr>
          <w:rFonts w:ascii="Arial" w:hAnsi="Arial" w:cs="Arial"/>
          <w:b/>
          <w:sz w:val="22"/>
        </w:rPr>
        <w:t>роцессы 3-4 уровня, относящиеся к</w:t>
      </w:r>
      <w:r>
        <w:rPr>
          <w:rFonts w:ascii="Arial" w:hAnsi="Arial" w:cs="Arial"/>
          <w:b/>
          <w:sz w:val="22"/>
        </w:rPr>
        <w:t xml:space="preserve"> </w:t>
      </w:r>
      <w:r w:rsidRPr="00DB1479">
        <w:rPr>
          <w:rFonts w:ascii="Arial" w:hAnsi="Arial" w:cs="Arial"/>
          <w:b/>
          <w:sz w:val="22"/>
        </w:rPr>
        <w:t>ПП-10.04 Закупка МТР, работ, услуг</w:t>
      </w:r>
      <w:bookmarkEnd w:id="332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221"/>
        <w:gridCol w:w="2096"/>
        <w:gridCol w:w="3207"/>
        <w:gridCol w:w="2652"/>
      </w:tblGrid>
      <w:tr w:rsidR="00732420" w:rsidRPr="00F94454" w14:paraId="0C8810D5" w14:textId="77777777" w:rsidTr="00CA4600">
        <w:trPr>
          <w:cantSplit/>
          <w:trHeight w:val="397"/>
          <w:tblHeader/>
        </w:trPr>
        <w:tc>
          <w:tcPr>
            <w:tcW w:w="1091" w:type="pct"/>
            <w:shd w:val="clear" w:color="auto" w:fill="FFC000"/>
            <w:vAlign w:val="center"/>
          </w:tcPr>
          <w:p w14:paraId="14F483F8" w14:textId="77777777" w:rsidR="00732420" w:rsidRPr="000F4678" w:rsidRDefault="00732420" w:rsidP="00CA4600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процесса</w:t>
            </w:r>
          </w:p>
        </w:tc>
        <w:tc>
          <w:tcPr>
            <w:tcW w:w="1030" w:type="pct"/>
            <w:shd w:val="clear" w:color="auto" w:fill="FFC000"/>
            <w:vAlign w:val="center"/>
          </w:tcPr>
          <w:p w14:paraId="037773F9" w14:textId="77777777" w:rsidR="00732420" w:rsidRPr="00F94454" w:rsidRDefault="00732420" w:rsidP="00CA460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процесса 2 уровня</w:t>
            </w:r>
          </w:p>
        </w:tc>
        <w:tc>
          <w:tcPr>
            <w:tcW w:w="1576" w:type="pct"/>
            <w:shd w:val="clear" w:color="auto" w:fill="FFC000"/>
            <w:vAlign w:val="center"/>
          </w:tcPr>
          <w:p w14:paraId="18A8D7C0" w14:textId="77777777" w:rsidR="00732420" w:rsidRPr="00F94454" w:rsidRDefault="00732420" w:rsidP="00CA460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процесса 3 уровня</w:t>
            </w:r>
          </w:p>
        </w:tc>
        <w:tc>
          <w:tcPr>
            <w:tcW w:w="1303" w:type="pct"/>
            <w:shd w:val="clear" w:color="auto" w:fill="FFC000"/>
            <w:vAlign w:val="center"/>
          </w:tcPr>
          <w:p w14:paraId="20698E62" w14:textId="77777777" w:rsidR="00732420" w:rsidRPr="00F94454" w:rsidRDefault="00732420" w:rsidP="00CA460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процесса 4 уровня</w:t>
            </w:r>
          </w:p>
        </w:tc>
      </w:tr>
      <w:tr w:rsidR="00732420" w:rsidRPr="00F94454" w14:paraId="586115DC" w14:textId="77777777" w:rsidTr="00CA4600">
        <w:trPr>
          <w:cantSplit/>
        </w:trPr>
        <w:tc>
          <w:tcPr>
            <w:tcW w:w="1091" w:type="pct"/>
          </w:tcPr>
          <w:p w14:paraId="5AFA7CF1" w14:textId="77777777" w:rsidR="00732420" w:rsidRPr="009F7752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377BF6">
              <w:rPr>
                <w:rFonts w:ascii="Arial" w:hAnsi="Arial" w:cs="Arial"/>
                <w:sz w:val="20"/>
                <w:szCs w:val="20"/>
                <w:lang w:eastAsia="ru-RU"/>
              </w:rPr>
              <w:t>ПП-10.04</w:t>
            </w:r>
          </w:p>
        </w:tc>
        <w:tc>
          <w:tcPr>
            <w:tcW w:w="1030" w:type="pct"/>
            <w:shd w:val="clear" w:color="auto" w:fill="auto"/>
          </w:tcPr>
          <w:p w14:paraId="569800EB" w14:textId="77777777" w:rsidR="00732420" w:rsidRPr="009F7752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377BF6">
              <w:rPr>
                <w:rFonts w:ascii="Arial" w:hAnsi="Arial" w:cs="Arial"/>
                <w:sz w:val="20"/>
                <w:szCs w:val="20"/>
                <w:lang w:eastAsia="ru-RU"/>
              </w:rPr>
              <w:t>Закупка МТР, работ, услуг</w:t>
            </w:r>
          </w:p>
        </w:tc>
        <w:tc>
          <w:tcPr>
            <w:tcW w:w="1576" w:type="pct"/>
            <w:shd w:val="clear" w:color="auto" w:fill="auto"/>
          </w:tcPr>
          <w:p w14:paraId="20680945" w14:textId="77777777" w:rsidR="00732420" w:rsidRPr="00F94454" w:rsidRDefault="00732420" w:rsidP="00CA4600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03" w:type="pct"/>
            <w:shd w:val="clear" w:color="auto" w:fill="auto"/>
          </w:tcPr>
          <w:p w14:paraId="523863FF" w14:textId="77777777" w:rsidR="00732420" w:rsidRPr="00F94454" w:rsidRDefault="00732420" w:rsidP="00CA4600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732420" w:rsidRPr="00F94454" w14:paraId="4C4BA6FC" w14:textId="77777777" w:rsidTr="00CA4600">
        <w:trPr>
          <w:cantSplit/>
        </w:trPr>
        <w:tc>
          <w:tcPr>
            <w:tcW w:w="1091" w:type="pct"/>
          </w:tcPr>
          <w:p w14:paraId="1F908C2A" w14:textId="77777777" w:rsidR="00732420" w:rsidRPr="00377BF6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377BF6">
              <w:rPr>
                <w:rFonts w:ascii="Arial" w:hAnsi="Arial" w:cs="Arial"/>
                <w:sz w:val="22"/>
                <w:lang w:eastAsia="ru-RU"/>
              </w:rPr>
              <w:t>ПП-10.04.03</w:t>
            </w:r>
          </w:p>
        </w:tc>
        <w:tc>
          <w:tcPr>
            <w:tcW w:w="1030" w:type="pct"/>
            <w:shd w:val="clear" w:color="auto" w:fill="auto"/>
          </w:tcPr>
          <w:p w14:paraId="075DE8AD" w14:textId="77777777" w:rsidR="00732420" w:rsidRPr="00377BF6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576" w:type="pct"/>
            <w:shd w:val="clear" w:color="auto" w:fill="auto"/>
            <w:vAlign w:val="center"/>
          </w:tcPr>
          <w:p w14:paraId="38B3D7EA" w14:textId="77777777" w:rsidR="00732420" w:rsidRPr="00F94454" w:rsidRDefault="00732420" w:rsidP="00CA4600">
            <w:pPr>
              <w:jc w:val="left"/>
              <w:rPr>
                <w:rFonts w:ascii="Arial" w:hAnsi="Arial" w:cs="Arial"/>
                <w:sz w:val="20"/>
              </w:rPr>
            </w:pPr>
            <w:r w:rsidRPr="00377BF6">
              <w:rPr>
                <w:rFonts w:ascii="Arial" w:hAnsi="Arial" w:cs="Arial"/>
                <w:sz w:val="20"/>
                <w:szCs w:val="20"/>
                <w:lang w:eastAsia="ru-RU"/>
              </w:rPr>
              <w:t>Выполнение закупки и заключение договора</w:t>
            </w:r>
          </w:p>
        </w:tc>
        <w:tc>
          <w:tcPr>
            <w:tcW w:w="1303" w:type="pct"/>
            <w:shd w:val="clear" w:color="auto" w:fill="auto"/>
          </w:tcPr>
          <w:p w14:paraId="666F0625" w14:textId="77777777" w:rsidR="00732420" w:rsidRPr="00F94454" w:rsidRDefault="00732420" w:rsidP="00CA4600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732420" w:rsidRPr="00F94454" w14:paraId="437AEB0E" w14:textId="77777777" w:rsidTr="00CA4600">
        <w:trPr>
          <w:cantSplit/>
        </w:trPr>
        <w:tc>
          <w:tcPr>
            <w:tcW w:w="1091" w:type="pct"/>
          </w:tcPr>
          <w:p w14:paraId="0D5200D2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377BF6">
              <w:rPr>
                <w:rFonts w:ascii="Arial" w:hAnsi="Arial" w:cs="Arial"/>
                <w:sz w:val="20"/>
                <w:szCs w:val="20"/>
                <w:lang w:eastAsia="ru-RU"/>
              </w:rPr>
              <w:t>ПП-10.04.03.01-ERP</w:t>
            </w:r>
          </w:p>
        </w:tc>
        <w:tc>
          <w:tcPr>
            <w:tcW w:w="1030" w:type="pct"/>
            <w:shd w:val="clear" w:color="auto" w:fill="auto"/>
          </w:tcPr>
          <w:p w14:paraId="1DF621A7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576" w:type="pct"/>
            <w:shd w:val="clear" w:color="auto" w:fill="auto"/>
            <w:vAlign w:val="center"/>
          </w:tcPr>
          <w:p w14:paraId="0675C156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303" w:type="pct"/>
            <w:shd w:val="clear" w:color="auto" w:fill="auto"/>
          </w:tcPr>
          <w:p w14:paraId="6E86C686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377BF6">
              <w:rPr>
                <w:rFonts w:ascii="Arial" w:hAnsi="Arial" w:cs="Arial"/>
                <w:sz w:val="20"/>
                <w:szCs w:val="20"/>
                <w:lang w:eastAsia="ru-RU"/>
              </w:rPr>
              <w:t>Выполнение закупки</w:t>
            </w:r>
          </w:p>
        </w:tc>
      </w:tr>
      <w:tr w:rsidR="00732420" w:rsidRPr="00F94454" w14:paraId="1B91535B" w14:textId="77777777" w:rsidTr="00CA4600">
        <w:trPr>
          <w:cantSplit/>
        </w:trPr>
        <w:tc>
          <w:tcPr>
            <w:tcW w:w="1091" w:type="pct"/>
          </w:tcPr>
          <w:p w14:paraId="5D9852F9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377BF6">
              <w:rPr>
                <w:rFonts w:ascii="Arial" w:hAnsi="Arial" w:cs="Arial"/>
                <w:sz w:val="20"/>
                <w:szCs w:val="20"/>
                <w:lang w:eastAsia="ru-RU"/>
              </w:rPr>
              <w:t>ПП-10.04.03.02-ERP</w:t>
            </w:r>
          </w:p>
        </w:tc>
        <w:tc>
          <w:tcPr>
            <w:tcW w:w="1030" w:type="pct"/>
            <w:shd w:val="clear" w:color="auto" w:fill="auto"/>
          </w:tcPr>
          <w:p w14:paraId="37B400F6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6" w:type="pct"/>
            <w:shd w:val="clear" w:color="auto" w:fill="auto"/>
          </w:tcPr>
          <w:p w14:paraId="0F95A36E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3" w:type="pct"/>
            <w:shd w:val="clear" w:color="auto" w:fill="auto"/>
          </w:tcPr>
          <w:p w14:paraId="7AAB6011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377BF6">
              <w:rPr>
                <w:rFonts w:ascii="Arial" w:hAnsi="Arial" w:cs="Arial"/>
                <w:sz w:val="20"/>
                <w:szCs w:val="20"/>
                <w:lang w:eastAsia="ru-RU"/>
              </w:rPr>
              <w:t>Заключение договора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закупки</w:t>
            </w:r>
          </w:p>
        </w:tc>
      </w:tr>
      <w:tr w:rsidR="00732420" w:rsidRPr="00F94454" w14:paraId="0AB81394" w14:textId="77777777" w:rsidTr="00CA4600">
        <w:trPr>
          <w:cantSplit/>
        </w:trPr>
        <w:tc>
          <w:tcPr>
            <w:tcW w:w="1091" w:type="pct"/>
          </w:tcPr>
          <w:p w14:paraId="3137822E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377BF6">
              <w:rPr>
                <w:rFonts w:ascii="Arial" w:hAnsi="Arial" w:cs="Arial"/>
                <w:sz w:val="20"/>
                <w:szCs w:val="20"/>
                <w:lang w:eastAsia="ru-RU"/>
              </w:rPr>
              <w:t>ПП-10.04.04</w:t>
            </w:r>
          </w:p>
        </w:tc>
        <w:tc>
          <w:tcPr>
            <w:tcW w:w="1030" w:type="pct"/>
            <w:shd w:val="clear" w:color="auto" w:fill="auto"/>
          </w:tcPr>
          <w:p w14:paraId="3989FA6D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6" w:type="pct"/>
            <w:shd w:val="clear" w:color="auto" w:fill="auto"/>
          </w:tcPr>
          <w:p w14:paraId="7D58E7A8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377BF6">
              <w:rPr>
                <w:rFonts w:ascii="Arial" w:hAnsi="Arial" w:cs="Arial"/>
                <w:sz w:val="20"/>
                <w:szCs w:val="20"/>
                <w:lang w:eastAsia="ru-RU"/>
              </w:rPr>
              <w:t>Управление обязательствами по закупке МТР</w:t>
            </w:r>
          </w:p>
        </w:tc>
        <w:tc>
          <w:tcPr>
            <w:tcW w:w="1303" w:type="pct"/>
            <w:shd w:val="clear" w:color="auto" w:fill="auto"/>
          </w:tcPr>
          <w:p w14:paraId="56BC23D9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  <w:tr w:rsidR="00732420" w:rsidRPr="00F94454" w14:paraId="756B03EE" w14:textId="77777777" w:rsidTr="00CA4600">
        <w:trPr>
          <w:cantSplit/>
        </w:trPr>
        <w:tc>
          <w:tcPr>
            <w:tcW w:w="1091" w:type="pct"/>
          </w:tcPr>
          <w:p w14:paraId="52D3BCC7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377BF6">
              <w:rPr>
                <w:rFonts w:ascii="Arial" w:hAnsi="Arial" w:cs="Arial"/>
                <w:sz w:val="20"/>
                <w:szCs w:val="20"/>
                <w:lang w:eastAsia="ru-RU"/>
              </w:rPr>
              <w:t>ПП-10.04.04.01-ERP</w:t>
            </w:r>
          </w:p>
        </w:tc>
        <w:tc>
          <w:tcPr>
            <w:tcW w:w="1030" w:type="pct"/>
            <w:shd w:val="clear" w:color="auto" w:fill="auto"/>
          </w:tcPr>
          <w:p w14:paraId="1FFDF7FC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6" w:type="pct"/>
            <w:shd w:val="clear" w:color="auto" w:fill="auto"/>
          </w:tcPr>
          <w:p w14:paraId="6D1F4248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303" w:type="pct"/>
            <w:shd w:val="clear" w:color="auto" w:fill="auto"/>
          </w:tcPr>
          <w:p w14:paraId="633EA5C9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377BF6">
              <w:rPr>
                <w:rFonts w:ascii="Arial" w:hAnsi="Arial" w:cs="Arial"/>
                <w:sz w:val="20"/>
                <w:szCs w:val="20"/>
                <w:lang w:eastAsia="ru-RU"/>
              </w:rPr>
              <w:t>Управление обязательствами по закупке МТР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 xml:space="preserve"> (кроме допретензионной работы)</w:t>
            </w:r>
          </w:p>
        </w:tc>
      </w:tr>
      <w:tr w:rsidR="00732420" w:rsidRPr="00F94454" w14:paraId="56379986" w14:textId="77777777" w:rsidTr="00CA4600">
        <w:trPr>
          <w:cantSplit/>
        </w:trPr>
        <w:tc>
          <w:tcPr>
            <w:tcW w:w="1091" w:type="pct"/>
          </w:tcPr>
          <w:p w14:paraId="2582C197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377BF6">
              <w:rPr>
                <w:rFonts w:ascii="Arial" w:hAnsi="Arial" w:cs="Arial"/>
                <w:sz w:val="20"/>
                <w:szCs w:val="20"/>
                <w:lang w:eastAsia="ru-RU"/>
              </w:rPr>
              <w:t>ПП-10.04.04.02-ERP</w:t>
            </w:r>
          </w:p>
        </w:tc>
        <w:tc>
          <w:tcPr>
            <w:tcW w:w="1030" w:type="pct"/>
            <w:shd w:val="clear" w:color="auto" w:fill="auto"/>
          </w:tcPr>
          <w:p w14:paraId="244988B6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6" w:type="pct"/>
            <w:shd w:val="clear" w:color="auto" w:fill="auto"/>
          </w:tcPr>
          <w:p w14:paraId="340E7334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303" w:type="pct"/>
            <w:shd w:val="clear" w:color="auto" w:fill="auto"/>
          </w:tcPr>
          <w:p w14:paraId="29665780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377BF6">
              <w:rPr>
                <w:rFonts w:ascii="Arial" w:hAnsi="Arial" w:cs="Arial"/>
                <w:sz w:val="20"/>
                <w:szCs w:val="20"/>
                <w:lang w:eastAsia="ru-RU"/>
              </w:rPr>
              <w:t>Допретензионная работа по МТР</w:t>
            </w:r>
          </w:p>
        </w:tc>
      </w:tr>
      <w:tr w:rsidR="00732420" w:rsidRPr="00F94454" w14:paraId="1A9FD3CF" w14:textId="77777777" w:rsidTr="00CA4600">
        <w:trPr>
          <w:cantSplit/>
        </w:trPr>
        <w:tc>
          <w:tcPr>
            <w:tcW w:w="1091" w:type="pct"/>
          </w:tcPr>
          <w:p w14:paraId="2E098338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377BF6">
              <w:rPr>
                <w:rFonts w:ascii="Arial" w:hAnsi="Arial" w:cs="Arial"/>
                <w:sz w:val="20"/>
                <w:szCs w:val="20"/>
                <w:lang w:eastAsia="ru-RU"/>
              </w:rPr>
              <w:t>ПП-10.04.05-ERP</w:t>
            </w:r>
          </w:p>
        </w:tc>
        <w:tc>
          <w:tcPr>
            <w:tcW w:w="1030" w:type="pct"/>
            <w:shd w:val="clear" w:color="auto" w:fill="auto"/>
          </w:tcPr>
          <w:p w14:paraId="3DFBD782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6" w:type="pct"/>
            <w:shd w:val="clear" w:color="auto" w:fill="auto"/>
          </w:tcPr>
          <w:p w14:paraId="018759BE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377BF6">
              <w:rPr>
                <w:rFonts w:ascii="Arial" w:hAnsi="Arial" w:cs="Arial"/>
                <w:sz w:val="20"/>
                <w:szCs w:val="20"/>
                <w:lang w:eastAsia="ru-RU"/>
              </w:rPr>
              <w:t>Управление обязательствами по закупке работ и услуг</w:t>
            </w:r>
          </w:p>
        </w:tc>
        <w:tc>
          <w:tcPr>
            <w:tcW w:w="1303" w:type="pct"/>
            <w:shd w:val="clear" w:color="auto" w:fill="auto"/>
          </w:tcPr>
          <w:p w14:paraId="408A7463" w14:textId="77777777" w:rsidR="00732420" w:rsidRPr="003017F8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</w:p>
        </w:tc>
      </w:tr>
    </w:tbl>
    <w:p w14:paraId="5FD9F669" w14:textId="77777777" w:rsidR="00363CBE" w:rsidRPr="00363CBE" w:rsidRDefault="00363CBE" w:rsidP="00363CBE"/>
    <w:p w14:paraId="43931FF3" w14:textId="77777777" w:rsidR="00B13A0D" w:rsidRDefault="00B13A0D">
      <w:pPr>
        <w:spacing w:after="200" w:line="276" w:lineRule="auto"/>
        <w:jc w:val="left"/>
        <w:rPr>
          <w:rFonts w:ascii="Arial" w:hAnsi="Arial" w:cs="Arial"/>
          <w:b/>
          <w:bCs/>
          <w:caps/>
          <w:kern w:val="32"/>
          <w:sz w:val="28"/>
          <w:szCs w:val="32"/>
        </w:rPr>
      </w:pPr>
      <w:bookmarkStart w:id="333" w:name="_Toc469481037"/>
      <w:r>
        <w:br w:type="page"/>
      </w:r>
    </w:p>
    <w:p w14:paraId="00B23865" w14:textId="55D0BA97" w:rsidR="00FF5232" w:rsidRPr="00F94454" w:rsidRDefault="00FF5232" w:rsidP="00A079BE">
      <w:pPr>
        <w:pStyle w:val="1"/>
      </w:pPr>
      <w:bookmarkStart w:id="334" w:name="_Toc64879336"/>
      <w:r w:rsidRPr="00F94454">
        <w:lastRenderedPageBreak/>
        <w:t>Предпосылки успешной реализации</w:t>
      </w:r>
      <w:bookmarkEnd w:id="333"/>
      <w:bookmarkEnd w:id="334"/>
    </w:p>
    <w:p w14:paraId="09351C28" w14:textId="01FCD624" w:rsidR="00452F55" w:rsidRPr="006610FC" w:rsidRDefault="00A079BE" w:rsidP="00856CB1">
      <w:pPr>
        <w:pStyle w:val="afa"/>
        <w:numPr>
          <w:ilvl w:val="0"/>
          <w:numId w:val="12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6610FC">
        <w:rPr>
          <w:rFonts w:ascii="Arial" w:hAnsi="Arial" w:cs="Arial"/>
          <w:color w:val="000000" w:themeColor="text1"/>
        </w:rPr>
        <w:t>Проведена н</w:t>
      </w:r>
      <w:r w:rsidR="00452F55" w:rsidRPr="006610FC">
        <w:rPr>
          <w:rFonts w:ascii="Arial" w:hAnsi="Arial" w:cs="Arial"/>
          <w:color w:val="000000" w:themeColor="text1"/>
        </w:rPr>
        <w:t xml:space="preserve">ормализация справочника ЕК МТР, в том числе </w:t>
      </w:r>
      <w:r w:rsidRPr="006610FC">
        <w:rPr>
          <w:rFonts w:ascii="Arial" w:hAnsi="Arial" w:cs="Arial"/>
          <w:color w:val="000000" w:themeColor="text1"/>
        </w:rPr>
        <w:t xml:space="preserve">в части </w:t>
      </w:r>
      <w:r w:rsidR="00452F55" w:rsidRPr="006610FC">
        <w:rPr>
          <w:rFonts w:ascii="Arial" w:hAnsi="Arial" w:cs="Arial"/>
          <w:color w:val="000000" w:themeColor="text1"/>
        </w:rPr>
        <w:t>корректно</w:t>
      </w:r>
      <w:r w:rsidR="00F466E4" w:rsidRPr="006610FC">
        <w:rPr>
          <w:rFonts w:ascii="Arial" w:hAnsi="Arial" w:cs="Arial"/>
          <w:color w:val="000000" w:themeColor="text1"/>
        </w:rPr>
        <w:t>го</w:t>
      </w:r>
      <w:r w:rsidR="00452F55" w:rsidRPr="006610FC">
        <w:rPr>
          <w:rFonts w:ascii="Arial" w:hAnsi="Arial" w:cs="Arial"/>
          <w:color w:val="000000" w:themeColor="text1"/>
        </w:rPr>
        <w:t xml:space="preserve"> присвоени</w:t>
      </w:r>
      <w:r w:rsidR="00F466E4" w:rsidRPr="006610FC">
        <w:rPr>
          <w:rFonts w:ascii="Arial" w:hAnsi="Arial" w:cs="Arial"/>
          <w:color w:val="000000" w:themeColor="text1"/>
        </w:rPr>
        <w:t>я</w:t>
      </w:r>
      <w:r w:rsidR="00452F55" w:rsidRPr="006610FC">
        <w:rPr>
          <w:rFonts w:ascii="Arial" w:hAnsi="Arial" w:cs="Arial"/>
          <w:color w:val="000000" w:themeColor="text1"/>
        </w:rPr>
        <w:t xml:space="preserve"> группы закупок коду ЕК МТР;</w:t>
      </w:r>
    </w:p>
    <w:p w14:paraId="1601D937" w14:textId="598F647B" w:rsidR="00452F55" w:rsidRPr="006610FC" w:rsidRDefault="00452F55" w:rsidP="00856CB1">
      <w:pPr>
        <w:pStyle w:val="afa"/>
        <w:numPr>
          <w:ilvl w:val="0"/>
          <w:numId w:val="12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6610FC">
        <w:rPr>
          <w:rFonts w:ascii="Arial" w:hAnsi="Arial" w:cs="Arial"/>
          <w:color w:val="000000" w:themeColor="text1"/>
        </w:rPr>
        <w:t>В систему введены данные по условным и безусловным аналогам;</w:t>
      </w:r>
    </w:p>
    <w:p w14:paraId="0A3324BA" w14:textId="5577243F" w:rsidR="00452F55" w:rsidRPr="006610FC" w:rsidRDefault="00452F55" w:rsidP="00856CB1">
      <w:pPr>
        <w:pStyle w:val="afa"/>
        <w:numPr>
          <w:ilvl w:val="0"/>
          <w:numId w:val="12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6610FC">
        <w:rPr>
          <w:rFonts w:ascii="Arial" w:hAnsi="Arial" w:cs="Arial"/>
          <w:color w:val="000000" w:themeColor="text1"/>
        </w:rPr>
        <w:t xml:space="preserve">Проведена корректная миграция данных в систему </w:t>
      </w:r>
      <w:r w:rsidRPr="006610FC">
        <w:rPr>
          <w:rFonts w:ascii="Arial" w:hAnsi="Arial" w:cs="Arial"/>
          <w:color w:val="000000" w:themeColor="text1"/>
          <w:lang w:val="en-US"/>
        </w:rPr>
        <w:t>ERP</w:t>
      </w:r>
      <w:r w:rsidR="00F466E4" w:rsidRPr="006610FC">
        <w:rPr>
          <w:rFonts w:ascii="Arial" w:hAnsi="Arial" w:cs="Arial"/>
          <w:color w:val="000000" w:themeColor="text1"/>
        </w:rPr>
        <w:t>:</w:t>
      </w:r>
      <w:r w:rsidRPr="006610FC">
        <w:rPr>
          <w:rFonts w:ascii="Arial" w:hAnsi="Arial" w:cs="Arial"/>
          <w:color w:val="000000" w:themeColor="text1"/>
        </w:rPr>
        <w:t xml:space="preserve"> актуальных складских запас</w:t>
      </w:r>
      <w:r w:rsidR="00F466E4" w:rsidRPr="006610FC">
        <w:rPr>
          <w:rFonts w:ascii="Arial" w:hAnsi="Arial" w:cs="Arial"/>
          <w:color w:val="000000" w:themeColor="text1"/>
        </w:rPr>
        <w:t>ов</w:t>
      </w:r>
      <w:r w:rsidRPr="006610FC">
        <w:rPr>
          <w:rFonts w:ascii="Arial" w:hAnsi="Arial" w:cs="Arial"/>
          <w:color w:val="000000" w:themeColor="text1"/>
        </w:rPr>
        <w:t>, документов потребностей, открытых заявок на закупку, заказов на поставку, рамочных договоров;</w:t>
      </w:r>
    </w:p>
    <w:p w14:paraId="76276561" w14:textId="5DCE6BBF" w:rsidR="00C578D9" w:rsidRPr="006610FC" w:rsidRDefault="00C578D9" w:rsidP="00856CB1">
      <w:pPr>
        <w:pStyle w:val="afa"/>
        <w:numPr>
          <w:ilvl w:val="0"/>
          <w:numId w:val="12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6610FC">
        <w:rPr>
          <w:rFonts w:ascii="Arial" w:hAnsi="Arial" w:cs="Arial"/>
          <w:color w:val="000000" w:themeColor="text1"/>
        </w:rPr>
        <w:t>Заказчики своевременно регистрируют и актуализируют потребност</w:t>
      </w:r>
      <w:r w:rsidR="00F466E4" w:rsidRPr="006610FC">
        <w:rPr>
          <w:rFonts w:ascii="Arial" w:hAnsi="Arial" w:cs="Arial"/>
          <w:color w:val="000000" w:themeColor="text1"/>
        </w:rPr>
        <w:t>и</w:t>
      </w:r>
      <w:r w:rsidRPr="006610FC">
        <w:rPr>
          <w:rFonts w:ascii="Arial" w:hAnsi="Arial" w:cs="Arial"/>
          <w:color w:val="000000" w:themeColor="text1"/>
        </w:rPr>
        <w:t xml:space="preserve">; </w:t>
      </w:r>
    </w:p>
    <w:p w14:paraId="53E490AB" w14:textId="7E5E4B69" w:rsidR="003628EA" w:rsidRPr="006610FC" w:rsidRDefault="003628EA" w:rsidP="00856CB1">
      <w:pPr>
        <w:pStyle w:val="afa"/>
        <w:numPr>
          <w:ilvl w:val="0"/>
          <w:numId w:val="12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6610FC">
        <w:rPr>
          <w:rFonts w:ascii="Arial" w:hAnsi="Arial" w:cs="Arial"/>
          <w:color w:val="000000" w:themeColor="text1"/>
        </w:rPr>
        <w:t xml:space="preserve">Для корректной работы потока согласования документов в системе введется и </w:t>
      </w:r>
      <w:r w:rsidR="00F466E4" w:rsidRPr="006610FC">
        <w:rPr>
          <w:rFonts w:ascii="Arial" w:hAnsi="Arial" w:cs="Arial"/>
          <w:color w:val="000000" w:themeColor="text1"/>
        </w:rPr>
        <w:t xml:space="preserve">будет </w:t>
      </w:r>
      <w:r w:rsidRPr="006610FC">
        <w:rPr>
          <w:rFonts w:ascii="Arial" w:hAnsi="Arial" w:cs="Arial"/>
          <w:color w:val="000000" w:themeColor="text1"/>
        </w:rPr>
        <w:t>актуализир</w:t>
      </w:r>
      <w:r w:rsidR="00F466E4" w:rsidRPr="006610FC">
        <w:rPr>
          <w:rFonts w:ascii="Arial" w:hAnsi="Arial" w:cs="Arial"/>
          <w:color w:val="000000" w:themeColor="text1"/>
        </w:rPr>
        <w:t>ова</w:t>
      </w:r>
      <w:r w:rsidRPr="006610FC">
        <w:rPr>
          <w:rFonts w:ascii="Arial" w:hAnsi="Arial" w:cs="Arial"/>
          <w:color w:val="000000" w:themeColor="text1"/>
        </w:rPr>
        <w:t>т</w:t>
      </w:r>
      <w:r w:rsidR="00F466E4" w:rsidRPr="006610FC">
        <w:rPr>
          <w:rFonts w:ascii="Arial" w:hAnsi="Arial" w:cs="Arial"/>
          <w:color w:val="000000" w:themeColor="text1"/>
        </w:rPr>
        <w:t>ь</w:t>
      </w:r>
      <w:r w:rsidRPr="006610FC">
        <w:rPr>
          <w:rFonts w:ascii="Arial" w:hAnsi="Arial" w:cs="Arial"/>
          <w:color w:val="000000" w:themeColor="text1"/>
        </w:rPr>
        <w:t>ся организационная структура Компании (для каждого табельного номера создан деловой партнер с типом сотрудник)</w:t>
      </w:r>
      <w:r w:rsidR="00C578D9" w:rsidRPr="006610FC">
        <w:rPr>
          <w:rFonts w:ascii="Arial" w:hAnsi="Arial" w:cs="Arial"/>
          <w:color w:val="000000" w:themeColor="text1"/>
        </w:rPr>
        <w:t>;</w:t>
      </w:r>
    </w:p>
    <w:p w14:paraId="4B349430" w14:textId="3EF3FD49" w:rsidR="00C578D9" w:rsidRDefault="00C578D9" w:rsidP="00856CB1">
      <w:pPr>
        <w:pStyle w:val="afa"/>
        <w:numPr>
          <w:ilvl w:val="0"/>
          <w:numId w:val="12"/>
        </w:numPr>
        <w:spacing w:after="240" w:line="276" w:lineRule="auto"/>
        <w:rPr>
          <w:rFonts w:ascii="Arial" w:hAnsi="Arial" w:cs="Arial"/>
          <w:color w:val="000000" w:themeColor="text1"/>
        </w:rPr>
      </w:pPr>
      <w:r w:rsidRPr="006610FC">
        <w:rPr>
          <w:rFonts w:ascii="Arial" w:hAnsi="Arial" w:cs="Arial"/>
          <w:color w:val="000000" w:themeColor="text1"/>
        </w:rPr>
        <w:t>Проведено обучение пользователей работе в системе</w:t>
      </w:r>
      <w:r>
        <w:rPr>
          <w:rFonts w:ascii="Arial" w:hAnsi="Arial" w:cs="Arial"/>
          <w:color w:val="000000" w:themeColor="text1"/>
        </w:rPr>
        <w:t xml:space="preserve">. </w:t>
      </w:r>
    </w:p>
    <w:p w14:paraId="27717292" w14:textId="77777777" w:rsidR="00695202" w:rsidRPr="00F94454" w:rsidRDefault="00695202" w:rsidP="00695202">
      <w:pPr>
        <w:rPr>
          <w:rFonts w:ascii="Arial" w:eastAsia="Calibri" w:hAnsi="Arial" w:cs="Arial"/>
          <w:i/>
          <w:color w:val="808080" w:themeColor="background1" w:themeShade="80"/>
        </w:rPr>
      </w:pPr>
    </w:p>
    <w:p w14:paraId="574F3055" w14:textId="77777777" w:rsidR="00FA572B" w:rsidRPr="00FA572B" w:rsidRDefault="00FA572B" w:rsidP="00FA572B">
      <w:pPr>
        <w:pStyle w:val="1"/>
        <w:rPr>
          <w:rFonts w:eastAsia="Calibri"/>
        </w:rPr>
      </w:pPr>
      <w:bookmarkStart w:id="335" w:name="_Toc64879337"/>
      <w:bookmarkStart w:id="336" w:name="_Toc70236844"/>
      <w:r w:rsidRPr="00FA572B">
        <w:rPr>
          <w:rFonts w:eastAsia="Calibri"/>
        </w:rPr>
        <w:t>Бизнес-требования</w:t>
      </w:r>
      <w:bookmarkEnd w:id="335"/>
      <w:r w:rsidRPr="00FA572B">
        <w:rPr>
          <w:rFonts w:eastAsia="Calibri"/>
        </w:rPr>
        <w:t xml:space="preserve"> </w:t>
      </w:r>
    </w:p>
    <w:p w14:paraId="13FDFEB4" w14:textId="0C1EA760" w:rsidR="00FA572B" w:rsidRPr="00363CBE" w:rsidRDefault="00363CBE" w:rsidP="00FA572B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363CBE">
        <w:rPr>
          <w:rFonts w:ascii="Arial" w:hAnsi="Arial" w:cs="Arial"/>
          <w:color w:val="000000" w:themeColor="text1"/>
        </w:rPr>
        <w:t xml:space="preserve">Формализованные бизнес-требования приведены в Приложении № </w:t>
      </w:r>
      <w:r>
        <w:rPr>
          <w:rFonts w:ascii="Arial" w:hAnsi="Arial" w:cs="Arial"/>
          <w:color w:val="000000" w:themeColor="text1"/>
        </w:rPr>
        <w:t>2</w:t>
      </w:r>
      <w:r w:rsidRPr="00363CBE">
        <w:rPr>
          <w:rFonts w:ascii="Arial" w:hAnsi="Arial" w:cs="Arial"/>
          <w:color w:val="000000" w:themeColor="text1"/>
        </w:rPr>
        <w:t>.</w:t>
      </w:r>
    </w:p>
    <w:p w14:paraId="3C3B3F98" w14:textId="77777777" w:rsidR="00B13A0D" w:rsidRDefault="00B13A0D">
      <w:pPr>
        <w:spacing w:after="200" w:line="276" w:lineRule="auto"/>
        <w:jc w:val="left"/>
        <w:rPr>
          <w:rFonts w:ascii="Arial" w:eastAsia="Calibri" w:hAnsi="Arial" w:cs="Arial"/>
          <w:b/>
          <w:bCs/>
          <w:caps/>
          <w:kern w:val="32"/>
          <w:sz w:val="28"/>
          <w:szCs w:val="32"/>
        </w:rPr>
      </w:pPr>
      <w:r>
        <w:rPr>
          <w:rFonts w:eastAsia="Calibri"/>
        </w:rPr>
        <w:br w:type="page"/>
      </w:r>
    </w:p>
    <w:p w14:paraId="189D16CF" w14:textId="284A0F57" w:rsidR="00695202" w:rsidRPr="00F94454" w:rsidRDefault="00695202" w:rsidP="00882AFC">
      <w:pPr>
        <w:pStyle w:val="1"/>
        <w:rPr>
          <w:rFonts w:eastAsia="Calibri"/>
        </w:rPr>
      </w:pPr>
      <w:bookmarkStart w:id="337" w:name="_Toc64879338"/>
      <w:r w:rsidRPr="00F94454">
        <w:rPr>
          <w:rFonts w:eastAsia="Calibri"/>
        </w:rPr>
        <w:lastRenderedPageBreak/>
        <w:t>Реализация бизнес-процесс</w:t>
      </w:r>
      <w:r w:rsidR="00954BE3">
        <w:rPr>
          <w:rFonts w:eastAsia="Calibri"/>
        </w:rPr>
        <w:t>ов</w:t>
      </w:r>
      <w:bookmarkEnd w:id="337"/>
      <w:r w:rsidR="006C49F8" w:rsidRPr="00C578D9">
        <w:rPr>
          <w:rFonts w:eastAsia="Calibri"/>
        </w:rPr>
        <w:t xml:space="preserve"> </w:t>
      </w:r>
    </w:p>
    <w:p w14:paraId="650BCC31" w14:textId="077A557A" w:rsidR="000835FE" w:rsidRDefault="000835FE" w:rsidP="00BE014D">
      <w:pPr>
        <w:pStyle w:val="23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338" w:name="_Toc64879339"/>
      <w:bookmarkStart w:id="339" w:name="_Ref491168313"/>
      <w:r>
        <w:rPr>
          <w:rFonts w:eastAsiaTheme="majorEastAsia" w:cstheme="majorBidi"/>
          <w:bCs w:val="0"/>
          <w:iCs w:val="0"/>
          <w:szCs w:val="26"/>
        </w:rPr>
        <w:t>Описание бизнес-процессов</w:t>
      </w:r>
      <w:bookmarkEnd w:id="338"/>
    </w:p>
    <w:p w14:paraId="0ACBD866" w14:textId="251765FA" w:rsidR="0060201F" w:rsidRPr="000835FE" w:rsidRDefault="0060201F" w:rsidP="00D01C7D">
      <w:pPr>
        <w:pStyle w:val="3"/>
      </w:pPr>
      <w:bookmarkStart w:id="340" w:name="_Toc64879340"/>
      <w:bookmarkStart w:id="341" w:name="_Toc514340550"/>
      <w:bookmarkStart w:id="342" w:name="_Toc516329636"/>
      <w:r w:rsidRPr="000835FE">
        <w:t xml:space="preserve">Описание бизнес-процесса </w:t>
      </w:r>
      <w:r w:rsidRPr="00F322F6">
        <w:t>ПП-10.04.03.0</w:t>
      </w:r>
      <w:r>
        <w:t>1</w:t>
      </w:r>
      <w:r w:rsidRPr="00F322F6">
        <w:t>-ERP</w:t>
      </w:r>
      <w:r>
        <w:t xml:space="preserve"> Выполнение закупки</w:t>
      </w:r>
      <w:bookmarkEnd w:id="340"/>
      <w:r>
        <w:t xml:space="preserve"> </w:t>
      </w:r>
    </w:p>
    <w:p w14:paraId="4B76A5E8" w14:textId="1525C07C" w:rsidR="0060201F" w:rsidRDefault="0060201F" w:rsidP="0060201F">
      <w:pPr>
        <w:rPr>
          <w:rFonts w:eastAsiaTheme="majorEastAsia"/>
        </w:rPr>
      </w:pPr>
    </w:p>
    <w:p w14:paraId="13A868EC" w14:textId="1D5697DB" w:rsidR="00511AC7" w:rsidRPr="00A10693" w:rsidRDefault="00511AC7" w:rsidP="00511AC7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Процесс ПП-10.04.03.01-ERP Выполнение закупки выполняется в соответствии с регламентом </w:t>
      </w:r>
      <w:r w:rsidR="00BA027E" w:rsidRPr="00A10693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Выполнение закупки и заключение договора</w:t>
      </w:r>
      <w:r w:rsidR="00BA027E" w:rsidRPr="00A10693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. </w:t>
      </w:r>
    </w:p>
    <w:p w14:paraId="3ECDD5C4" w14:textId="77777777" w:rsidR="00511AC7" w:rsidRPr="00A10693" w:rsidRDefault="00511AC7" w:rsidP="00511AC7">
      <w:pPr>
        <w:spacing w:after="240" w:line="276" w:lineRule="auto"/>
        <w:ind w:left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 рамках процесса реализуются следующие сценарии:</w:t>
      </w:r>
    </w:p>
    <w:p w14:paraId="434F5182" w14:textId="18072922" w:rsidR="00511AC7" w:rsidRPr="005D372C" w:rsidRDefault="00511AC7" w:rsidP="00511AC7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1: Закупочная процедура проводится в системе взаимодействия с поставщиками</w:t>
      </w:r>
      <w:r w:rsidR="0071685E">
        <w:rPr>
          <w:rFonts w:ascii="Arial" w:hAnsi="Arial" w:cs="Arial"/>
          <w:color w:val="000000" w:themeColor="text1"/>
          <w:szCs w:val="24"/>
        </w:rPr>
        <w:t xml:space="preserve"> </w:t>
      </w:r>
      <w:r w:rsidR="0071685E">
        <w:rPr>
          <w:rFonts w:ascii="Arial" w:hAnsi="Arial" w:cs="Arial"/>
          <w:color w:val="000000" w:themeColor="text1"/>
          <w:szCs w:val="24"/>
          <w:lang w:val="en-US"/>
        </w:rPr>
        <w:t>SAP</w:t>
      </w:r>
      <w:r w:rsidR="0071685E"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="0071685E">
        <w:rPr>
          <w:rFonts w:ascii="Arial" w:hAnsi="Arial" w:cs="Arial"/>
          <w:color w:val="000000" w:themeColor="text1"/>
          <w:szCs w:val="24"/>
          <w:lang w:val="en-US"/>
        </w:rPr>
        <w:t>Ariba</w:t>
      </w:r>
      <w:r w:rsidR="0071685E">
        <w:rPr>
          <w:rFonts w:ascii="Arial" w:hAnsi="Arial" w:cs="Arial"/>
          <w:color w:val="000000" w:themeColor="text1"/>
          <w:szCs w:val="24"/>
        </w:rPr>
        <w:t>;</w:t>
      </w:r>
    </w:p>
    <w:p w14:paraId="54F6BE05" w14:textId="3434B6CA" w:rsidR="00511AC7" w:rsidRPr="00A10693" w:rsidRDefault="00511AC7" w:rsidP="00511AC7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2: Закупочная процедура проводится вне системы взаимодействия с поставщиками.</w:t>
      </w:r>
    </w:p>
    <w:p w14:paraId="15AE2321" w14:textId="655536DA" w:rsidR="00511AC7" w:rsidRPr="00A10693" w:rsidRDefault="00511AC7" w:rsidP="00511AC7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 процесс выполнения закупки поступают заявки на закупку из следующих смежных процессов:</w:t>
      </w:r>
    </w:p>
    <w:p w14:paraId="548662FB" w14:textId="502230AD" w:rsidR="00511AC7" w:rsidRPr="00A10693" w:rsidRDefault="00511AC7" w:rsidP="00856CB1">
      <w:pPr>
        <w:pStyle w:val="afa"/>
        <w:numPr>
          <w:ilvl w:val="0"/>
          <w:numId w:val="24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ПП-10.03.04-ERP </w:t>
      </w:r>
      <w:r w:rsidR="00DD267B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Оперативное планирование обеспечения</w:t>
      </w:r>
      <w:r w:rsidR="00DD267B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>: Утвержденные сток-контролером Заявки на закупку МТР, создаваемые ППМ (</w:t>
      </w:r>
      <w:r w:rsidR="00424701">
        <w:rPr>
          <w:rFonts w:ascii="Arial" w:hAnsi="Arial" w:cs="Arial"/>
          <w:color w:val="000000" w:themeColor="text1"/>
          <w:szCs w:val="24"/>
        </w:rPr>
        <w:t>программой планирования потребностей в материалах)</w:t>
      </w:r>
      <w:r w:rsidRPr="00A10693">
        <w:rPr>
          <w:rFonts w:ascii="Arial" w:hAnsi="Arial" w:cs="Arial"/>
          <w:color w:val="000000" w:themeColor="text1"/>
          <w:szCs w:val="24"/>
        </w:rPr>
        <w:t xml:space="preserve"> (вид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NB</w:t>
      </w:r>
      <w:r w:rsidRPr="00A10693">
        <w:rPr>
          <w:rFonts w:ascii="Arial" w:hAnsi="Arial" w:cs="Arial"/>
          <w:color w:val="000000" w:themeColor="text1"/>
          <w:szCs w:val="24"/>
        </w:rPr>
        <w:t>) и создаваемые вручную (вид ZNB);</w:t>
      </w:r>
      <w:r w:rsidR="000B2746">
        <w:rPr>
          <w:rFonts w:ascii="Arial" w:hAnsi="Arial" w:cs="Arial"/>
          <w:color w:val="000000" w:themeColor="text1"/>
          <w:szCs w:val="24"/>
        </w:rPr>
        <w:t xml:space="preserve"> </w:t>
      </w:r>
      <w:r w:rsidR="000B2746" w:rsidRPr="00A10693">
        <w:rPr>
          <w:rFonts w:ascii="Arial" w:hAnsi="Arial" w:cs="Arial"/>
          <w:color w:val="000000" w:themeColor="text1"/>
          <w:szCs w:val="24"/>
        </w:rPr>
        <w:t>Утвержденные сток-контролером Заявки на закупку</w:t>
      </w:r>
      <w:r w:rsidR="000B2746">
        <w:rPr>
          <w:rFonts w:ascii="Arial" w:hAnsi="Arial" w:cs="Arial"/>
          <w:color w:val="000000" w:themeColor="text1"/>
          <w:szCs w:val="24"/>
        </w:rPr>
        <w:t xml:space="preserve"> </w:t>
      </w:r>
      <w:r w:rsidR="000B2746" w:rsidRPr="00A10693">
        <w:rPr>
          <w:rFonts w:ascii="Arial" w:hAnsi="Arial" w:cs="Arial"/>
          <w:color w:val="000000" w:themeColor="text1"/>
          <w:szCs w:val="24"/>
        </w:rPr>
        <w:t>с ОЛ/ТЗ</w:t>
      </w:r>
      <w:r w:rsidR="000B2746">
        <w:rPr>
          <w:rFonts w:ascii="Arial" w:hAnsi="Arial" w:cs="Arial"/>
          <w:color w:val="000000" w:themeColor="text1"/>
          <w:szCs w:val="24"/>
        </w:rPr>
        <w:t xml:space="preserve"> </w:t>
      </w:r>
      <w:r w:rsidR="000B2746" w:rsidRPr="00A10693">
        <w:rPr>
          <w:rFonts w:ascii="Arial" w:hAnsi="Arial" w:cs="Arial"/>
          <w:color w:val="000000" w:themeColor="text1"/>
          <w:szCs w:val="24"/>
        </w:rPr>
        <w:t>(</w:t>
      </w:r>
      <w:r w:rsidR="003465D6">
        <w:rPr>
          <w:rFonts w:ascii="Arial" w:hAnsi="Arial" w:cs="Arial"/>
          <w:color w:val="000000" w:themeColor="text1"/>
          <w:szCs w:val="24"/>
        </w:rPr>
        <w:t>опросным листом/техническим заданием)</w:t>
      </w:r>
      <w:r w:rsidR="000B2746">
        <w:rPr>
          <w:rFonts w:ascii="Arial" w:hAnsi="Arial" w:cs="Arial"/>
          <w:color w:val="000000" w:themeColor="text1"/>
          <w:szCs w:val="24"/>
        </w:rPr>
        <w:t xml:space="preserve"> </w:t>
      </w:r>
      <w:r w:rsidR="000B2746" w:rsidRPr="00A10693">
        <w:rPr>
          <w:rFonts w:ascii="Arial" w:hAnsi="Arial" w:cs="Arial"/>
          <w:color w:val="000000" w:themeColor="text1"/>
          <w:szCs w:val="24"/>
        </w:rPr>
        <w:t xml:space="preserve">(вид </w:t>
      </w:r>
      <w:r w:rsidR="000B2746" w:rsidRPr="00A10693">
        <w:rPr>
          <w:rFonts w:ascii="Arial" w:hAnsi="Arial" w:cs="Arial"/>
          <w:color w:val="000000" w:themeColor="text1"/>
          <w:szCs w:val="24"/>
          <w:lang w:val="en-US"/>
        </w:rPr>
        <w:t>ZOL</w:t>
      </w:r>
      <w:r w:rsidR="000B2746" w:rsidRPr="00A10693">
        <w:rPr>
          <w:rFonts w:ascii="Arial" w:hAnsi="Arial" w:cs="Arial"/>
          <w:color w:val="000000" w:themeColor="text1"/>
          <w:szCs w:val="24"/>
        </w:rPr>
        <w:t>)</w:t>
      </w:r>
      <w:r w:rsidR="00191C05">
        <w:rPr>
          <w:rFonts w:ascii="Arial" w:hAnsi="Arial" w:cs="Arial"/>
          <w:color w:val="000000" w:themeColor="text1"/>
          <w:szCs w:val="24"/>
        </w:rPr>
        <w:t xml:space="preserve">, содержащие в качестве вложения </w:t>
      </w:r>
      <w:r w:rsidR="00E977F4">
        <w:rPr>
          <w:rFonts w:ascii="Arial" w:hAnsi="Arial" w:cs="Arial"/>
          <w:color w:val="000000" w:themeColor="text1"/>
          <w:szCs w:val="24"/>
        </w:rPr>
        <w:t xml:space="preserve">файл с </w:t>
      </w:r>
      <w:r w:rsidR="00191C05">
        <w:rPr>
          <w:rFonts w:ascii="Arial" w:hAnsi="Arial" w:cs="Arial"/>
          <w:color w:val="000000" w:themeColor="text1"/>
          <w:szCs w:val="24"/>
        </w:rPr>
        <w:t>ОЛ/ТЗ</w:t>
      </w:r>
      <w:r w:rsidR="000B2746">
        <w:rPr>
          <w:rFonts w:ascii="Arial" w:hAnsi="Arial" w:cs="Arial"/>
          <w:color w:val="000000" w:themeColor="text1"/>
          <w:szCs w:val="24"/>
        </w:rPr>
        <w:t xml:space="preserve">; </w:t>
      </w:r>
      <w:r w:rsidR="000B2746" w:rsidRPr="00A10693">
        <w:rPr>
          <w:rFonts w:ascii="Arial" w:hAnsi="Arial" w:cs="Arial"/>
          <w:color w:val="000000" w:themeColor="text1"/>
          <w:szCs w:val="24"/>
        </w:rPr>
        <w:t>Утвержденные сток-контролером Заявки на закупку</w:t>
      </w:r>
      <w:r w:rsidR="000B2746">
        <w:rPr>
          <w:rFonts w:ascii="Arial" w:hAnsi="Arial" w:cs="Arial"/>
          <w:color w:val="000000" w:themeColor="text1"/>
          <w:szCs w:val="24"/>
        </w:rPr>
        <w:t xml:space="preserve"> </w:t>
      </w:r>
      <w:r w:rsidR="000B2746" w:rsidRPr="00A10693">
        <w:rPr>
          <w:rFonts w:ascii="Arial" w:hAnsi="Arial" w:cs="Arial"/>
          <w:color w:val="000000" w:themeColor="text1"/>
          <w:szCs w:val="24"/>
        </w:rPr>
        <w:t>ОДЦИ с ОЛ/ТЗ</w:t>
      </w:r>
      <w:r w:rsidR="000B2746">
        <w:rPr>
          <w:rFonts w:ascii="Arial" w:hAnsi="Arial" w:cs="Arial"/>
          <w:color w:val="000000" w:themeColor="text1"/>
          <w:szCs w:val="24"/>
        </w:rPr>
        <w:t xml:space="preserve"> </w:t>
      </w:r>
      <w:r w:rsidR="000B2746" w:rsidRPr="00A10693">
        <w:rPr>
          <w:rFonts w:ascii="Arial" w:hAnsi="Arial" w:cs="Arial"/>
          <w:color w:val="000000" w:themeColor="text1"/>
          <w:szCs w:val="24"/>
        </w:rPr>
        <w:t xml:space="preserve">(вид </w:t>
      </w:r>
      <w:r w:rsidR="000B2746" w:rsidRPr="00A10693">
        <w:rPr>
          <w:rFonts w:ascii="Arial" w:hAnsi="Arial" w:cs="Arial"/>
          <w:color w:val="000000" w:themeColor="text1"/>
          <w:szCs w:val="24"/>
          <w:lang w:val="en-US"/>
        </w:rPr>
        <w:t>Z</w:t>
      </w:r>
      <w:r w:rsidR="000B2746">
        <w:rPr>
          <w:rFonts w:ascii="Arial" w:hAnsi="Arial" w:cs="Arial"/>
          <w:color w:val="000000" w:themeColor="text1"/>
          <w:szCs w:val="24"/>
        </w:rPr>
        <w:t>DCI</w:t>
      </w:r>
      <w:r w:rsidR="000B2746" w:rsidRPr="00A10693">
        <w:rPr>
          <w:rFonts w:ascii="Arial" w:hAnsi="Arial" w:cs="Arial"/>
          <w:color w:val="000000" w:themeColor="text1"/>
          <w:szCs w:val="24"/>
        </w:rPr>
        <w:t>)</w:t>
      </w:r>
      <w:r w:rsidR="00191C05">
        <w:rPr>
          <w:rFonts w:ascii="Arial" w:hAnsi="Arial" w:cs="Arial"/>
          <w:color w:val="000000" w:themeColor="text1"/>
          <w:szCs w:val="24"/>
        </w:rPr>
        <w:t xml:space="preserve">, содержащие в качестве вложения </w:t>
      </w:r>
      <w:r w:rsidR="00E977F4">
        <w:rPr>
          <w:rFonts w:ascii="Arial" w:hAnsi="Arial" w:cs="Arial"/>
          <w:color w:val="000000" w:themeColor="text1"/>
          <w:szCs w:val="24"/>
        </w:rPr>
        <w:t xml:space="preserve">файл с </w:t>
      </w:r>
      <w:r w:rsidR="00191C05">
        <w:rPr>
          <w:rFonts w:ascii="Arial" w:hAnsi="Arial" w:cs="Arial"/>
          <w:color w:val="000000" w:themeColor="text1"/>
          <w:szCs w:val="24"/>
        </w:rPr>
        <w:t>ОЛ/ТЗ.</w:t>
      </w:r>
      <w:r w:rsidR="000B2746" w:rsidRPr="00A10693">
        <w:rPr>
          <w:rFonts w:ascii="Arial" w:hAnsi="Arial" w:cs="Arial"/>
          <w:color w:val="000000" w:themeColor="text1"/>
          <w:szCs w:val="24"/>
        </w:rPr>
        <w:t xml:space="preserve"> </w:t>
      </w:r>
    </w:p>
    <w:p w14:paraId="7106DC45" w14:textId="6C8F7621" w:rsidR="00511AC7" w:rsidRPr="00392AE5" w:rsidRDefault="00511AC7" w:rsidP="00C4252F">
      <w:pPr>
        <w:pStyle w:val="afa"/>
        <w:numPr>
          <w:ilvl w:val="0"/>
          <w:numId w:val="24"/>
        </w:numPr>
        <w:spacing w:after="240" w:line="276" w:lineRule="auto"/>
        <w:rPr>
          <w:rFonts w:ascii="Arial" w:hAnsi="Arial" w:cs="Arial"/>
          <w:color w:val="000000" w:themeColor="text1"/>
          <w:szCs w:val="24"/>
          <w:rPrChange w:id="343" w:author="Paramonova Elena" w:date="2021-02-20T14:44:00Z">
            <w:rPr/>
          </w:rPrChange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УП-03.03.04.02-ERP </w:t>
      </w:r>
      <w:r w:rsidR="00DD267B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Регистрация согласованных плановых показателей производственной программы и формирование потребности в основных нормируемых материалах</w:t>
      </w:r>
      <w:r w:rsidR="00DD267B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, УП-03.04.01.02-ERP </w:t>
      </w:r>
      <w:r w:rsidR="00DD267B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Регистрация согласованных плановых показателей ПЗТГ и актуализация потребности в основных нормируемых материалах</w:t>
      </w:r>
      <w:r w:rsidR="00DD267B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, УП-03.04.02.02-ERP </w:t>
      </w:r>
      <w:r w:rsidR="00DD267B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Регистрация согласованных плановых показателей месячного плана производства и оперативное формирование потребности в основных нормируемых материалах (срочные заявки)</w:t>
      </w:r>
      <w:r w:rsidR="00DD267B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, УП-03.04.03.02-ERP </w:t>
      </w:r>
      <w:r w:rsidR="00DD267B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Регистрация плановых показателей недельно-суточного плана производства: Заявки на закупку работ, услуг (вид ZUS</w:t>
      </w:r>
      <w:ins w:id="344" w:author="Paramonova Elena" w:date="2021-02-20T14:43:00Z">
        <w:r w:rsidR="00392AE5">
          <w:rPr>
            <w:rFonts w:ascii="Arial" w:hAnsi="Arial" w:cs="Arial"/>
            <w:color w:val="000000" w:themeColor="text1"/>
            <w:szCs w:val="24"/>
            <w:lang w:val="en-US"/>
          </w:rPr>
          <w:t>P</w:t>
        </w:r>
        <w:r w:rsidR="00392AE5" w:rsidRPr="00392AE5">
          <w:rPr>
            <w:rFonts w:ascii="Arial" w:hAnsi="Arial" w:cs="Arial"/>
            <w:color w:val="000000" w:themeColor="text1"/>
            <w:szCs w:val="24"/>
            <w:rPrChange w:author="Paramonova Elena" w:date="2021-02-20T14:43:00Z" w:id="345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-</w:t>
        </w:r>
        <w:r w:rsidR="00392AE5">
          <w:rPr>
            <w:rFonts w:ascii="Arial" w:hAnsi="Arial" w:cs="Arial"/>
            <w:color w:val="000000" w:themeColor="text1"/>
            <w:szCs w:val="24"/>
          </w:rPr>
          <w:t>Заявка на усл.</w:t>
        </w:r>
        <w:r w:rsidR="00392AE5" w:rsidRPr="00392AE5">
          <w:rPr>
            <w:rFonts w:ascii="Arial" w:hAnsi="Arial" w:cs="Arial"/>
            <w:color w:val="000000" w:themeColor="text1"/>
            <w:szCs w:val="24"/>
            <w:rPrChange w:author="Paramonova Elena" w:date="2021-02-20T14:43:00Z" w:id="346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 xml:space="preserve"> </w:t>
        </w:r>
        <w:r w:rsidR="00392AE5">
          <w:rPr>
            <w:rFonts w:ascii="Arial" w:hAnsi="Arial" w:cs="Arial"/>
            <w:color w:val="000000" w:themeColor="text1"/>
            <w:szCs w:val="24"/>
            <w:lang w:val="en-US"/>
          </w:rPr>
          <w:t>FS</w:t>
        </w:r>
        <w:r w:rsidR="00392AE5" w:rsidRPr="00171A24">
          <w:rPr>
            <w:rFonts w:ascii="Arial" w:hAnsi="Arial" w:cs="Arial"/>
            <w:color w:val="000000" w:themeColor="text1"/>
            <w:szCs w:val="24"/>
          </w:rPr>
          <w:t>-</w:t>
        </w:r>
        <w:r w:rsidR="00392AE5">
          <w:rPr>
            <w:rFonts w:ascii="Arial" w:hAnsi="Arial" w:cs="Arial"/>
            <w:color w:val="000000" w:themeColor="text1"/>
            <w:szCs w:val="24"/>
            <w:lang w:val="en-US"/>
          </w:rPr>
          <w:t>PER</w:t>
        </w:r>
      </w:ins>
      <w:del w:id="347" w:author="Paramonova Elena" w:date="2021-02-20T14:43:00Z">
        <w:r w:rsidRPr="00392AE5" w:rsidDel="00392AE5">
          <w:rPr>
            <w:rFonts w:ascii="Arial" w:hAnsi="Arial" w:cs="Arial"/>
            <w:color w:val="000000" w:themeColor="text1"/>
            <w:szCs w:val="24"/>
            <w:rPrChange w:author="Paramonova Elena" w:date="2021-02-20T14:44:00Z" w:id="348">
              <w:rPr/>
            </w:rPrChange>
          </w:rPr>
          <w:delText>L</w:delText>
        </w:r>
      </w:del>
      <w:r w:rsidRPr="00392AE5">
        <w:rPr>
          <w:rFonts w:ascii="Arial" w:hAnsi="Arial" w:cs="Arial"/>
          <w:color w:val="000000" w:themeColor="text1"/>
          <w:szCs w:val="24"/>
          <w:rPrChange w:author="Paramonova Elena" w:date="2021-02-20T14:44:00Z" w:id="349">
            <w:rPr/>
          </w:rPrChange>
        </w:rPr>
        <w:t>)</w:t>
      </w:r>
      <w:r w:rsidR="0040610B" w:rsidRPr="00392AE5">
        <w:rPr>
          <w:rFonts w:ascii="Arial" w:hAnsi="Arial" w:cs="Arial"/>
          <w:color w:val="000000" w:themeColor="text1"/>
          <w:szCs w:val="24"/>
          <w:rPrChange w:author="Paramonova Elena" w:date="2021-02-20T14:44:00Z" w:id="350">
            <w:rPr/>
          </w:rPrChange>
        </w:rPr>
        <w:t xml:space="preserve"> без присвоенного источника поставки</w:t>
      </w:r>
      <w:r w:rsidR="00DD267B" w:rsidRPr="00392AE5">
        <w:rPr>
          <w:rFonts w:ascii="Arial" w:hAnsi="Arial" w:cs="Arial"/>
          <w:color w:val="000000" w:themeColor="text1"/>
          <w:szCs w:val="24"/>
          <w:rPrChange w:author="Paramonova Elena" w:date="2021-02-20T14:44:00Z" w:id="351">
            <w:rPr/>
          </w:rPrChange>
        </w:rPr>
        <w:t xml:space="preserve"> (</w:t>
      </w:r>
      <w:r w:rsidRPr="00392AE5">
        <w:rPr>
          <w:rFonts w:ascii="Arial" w:hAnsi="Arial" w:cs="Arial"/>
          <w:color w:val="000000" w:themeColor="text1"/>
          <w:szCs w:val="24"/>
          <w:rPrChange w:author="Paramonova Elena" w:date="2021-02-20T14:44:00Z" w:id="352">
            <w:rPr/>
          </w:rPrChange>
        </w:rPr>
        <w:t xml:space="preserve">бурения, аффинажа, </w:t>
      </w:r>
      <w:r w:rsidR="005C1233" w:rsidRPr="00392AE5">
        <w:rPr>
          <w:rFonts w:ascii="Arial" w:hAnsi="Arial" w:cs="Arial"/>
          <w:color w:val="000000" w:themeColor="text1"/>
          <w:szCs w:val="24"/>
          <w:rPrChange w:author="Paramonova Elena" w:date="2021-02-20T14:44:00Z" w:id="353">
            <w:rPr/>
          </w:rPrChange>
        </w:rPr>
        <w:t>спецсвязи</w:t>
      </w:r>
      <w:r w:rsidR="00DD267B" w:rsidRPr="00392AE5">
        <w:rPr>
          <w:rFonts w:ascii="Arial" w:hAnsi="Arial" w:cs="Arial"/>
          <w:color w:val="000000" w:themeColor="text1"/>
          <w:szCs w:val="24"/>
          <w:rPrChange w:author="Paramonova Elena" w:date="2021-02-20T14:44:00Z" w:id="354">
            <w:rPr/>
          </w:rPrChange>
        </w:rPr>
        <w:t>)</w:t>
      </w:r>
      <w:r w:rsidRPr="00392AE5">
        <w:rPr>
          <w:rFonts w:ascii="Arial" w:hAnsi="Arial" w:cs="Arial"/>
          <w:color w:val="000000" w:themeColor="text1"/>
          <w:szCs w:val="24"/>
          <w:rPrChange w:author="Paramonova Elena" w:date="2021-02-20T14:44:00Z" w:id="355">
            <w:rPr/>
          </w:rPrChange>
        </w:rPr>
        <w:t xml:space="preserve"> создаются </w:t>
      </w:r>
      <w:r w:rsidR="005C1233" w:rsidRPr="00392AE5">
        <w:rPr>
          <w:rFonts w:ascii="Arial" w:hAnsi="Arial" w:cs="Arial"/>
          <w:color w:val="000000" w:themeColor="text1"/>
          <w:szCs w:val="24"/>
          <w:rPrChange w:author="Paramonova Elena" w:date="2021-02-20T14:44:00Z" w:id="356">
            <w:rPr/>
          </w:rPrChange>
        </w:rPr>
        <w:t>после регистрации плановых показателей согласованной в системах планирования производственных программ (</w:t>
      </w:r>
      <w:del w:id="357" w:author="Paramonova Elena" w:date="2021-02-20T14:43:00Z">
        <w:r w:rsidR="005C1233" w:rsidRPr="00392AE5" w:rsidDel="00392AE5">
          <w:rPr>
            <w:rFonts w:ascii="Arial" w:hAnsi="Arial" w:cs="Arial"/>
            <w:color w:val="000000" w:themeColor="text1"/>
            <w:szCs w:val="24"/>
            <w:rPrChange w:author="Paramonova Elena" w:date="2021-02-20T14:44:00Z" w:id="358">
              <w:rPr/>
            </w:rPrChange>
          </w:rPr>
          <w:delText>Xeras/MineSched</w:delText>
        </w:r>
      </w:del>
      <w:ins w:id="359" w:author="Paramonova Elena" w:date="2021-02-20T14:43:00Z">
        <w:r w:rsidR="00392AE5" w:rsidRPr="00392AE5">
          <w:rPr>
            <w:rFonts w:ascii="Arial" w:hAnsi="Arial" w:cs="Arial"/>
            <w:color w:val="000000" w:themeColor="text1"/>
            <w:szCs w:val="24"/>
            <w:lang w:val="en-US"/>
            <w:rPrChange w:author="Paramonova Elena" w:date="2021-02-20T14:44:00Z" w:id="360">
              <w:rPr>
                <w:lang w:val="en-US"/>
              </w:rPr>
            </w:rPrChange>
          </w:rPr>
          <w:t>FS</w:t>
        </w:r>
        <w:r w:rsidR="00392AE5" w:rsidRPr="00392AE5">
          <w:rPr>
            <w:rFonts w:ascii="Arial" w:hAnsi="Arial" w:cs="Arial"/>
            <w:color w:val="000000" w:themeColor="text1"/>
            <w:szCs w:val="24"/>
            <w:rPrChange w:author="Paramonova Elena" w:date="2021-02-20T14:44:00Z" w:id="361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-</w:t>
        </w:r>
        <w:r w:rsidR="00392AE5" w:rsidRPr="00392AE5">
          <w:rPr>
            <w:rFonts w:ascii="Arial" w:hAnsi="Arial" w:cs="Arial"/>
            <w:color w:val="000000" w:themeColor="text1"/>
            <w:szCs w:val="24"/>
            <w:lang w:val="en-US"/>
            <w:rPrChange w:author="Paramonova Elena" w:date="2021-02-20T14:44:00Z" w:id="362">
              <w:rPr>
                <w:lang w:val="en-US"/>
              </w:rPr>
            </w:rPrChange>
          </w:rPr>
          <w:t>PER</w:t>
        </w:r>
      </w:ins>
      <w:r w:rsidR="005C1233" w:rsidRPr="00392AE5">
        <w:rPr>
          <w:rFonts w:ascii="Arial" w:hAnsi="Arial" w:cs="Arial"/>
          <w:color w:val="000000" w:themeColor="text1"/>
          <w:szCs w:val="24"/>
          <w:rPrChange w:author="Paramonova Elena" w:date="2021-02-20T14:44:00Z" w:id="363">
            <w:rPr/>
          </w:rPrChange>
        </w:rPr>
        <w:t>)</w:t>
      </w:r>
      <w:r w:rsidR="00093463" w:rsidRPr="00392AE5">
        <w:rPr>
          <w:rFonts w:ascii="Arial" w:hAnsi="Arial" w:cs="Arial"/>
          <w:color w:val="000000" w:themeColor="text1"/>
          <w:szCs w:val="24"/>
          <w:rPrChange w:author="Paramonova Elena" w:date="2021-02-20T14:44:00Z" w:id="364">
            <w:rPr/>
          </w:rPrChange>
        </w:rPr>
        <w:t>;</w:t>
      </w:r>
    </w:p>
    <w:p w14:paraId="2F4DFDCC" w14:textId="093DA8AC" w:rsidR="00511AC7" w:rsidRPr="00A10693" w:rsidRDefault="00511AC7" w:rsidP="00856CB1">
      <w:pPr>
        <w:pStyle w:val="afa"/>
        <w:numPr>
          <w:ilvl w:val="0"/>
          <w:numId w:val="24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ОП-03.02.19.01-ERP </w:t>
      </w:r>
      <w:r w:rsidR="00DD267B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Управление потребностью и стоимостью на работы, выполняемые подрядным способом</w:t>
      </w:r>
      <w:r w:rsidR="00DD267B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>: Заявки на закупку работ, услуг</w:t>
      </w:r>
      <w:r w:rsidR="0040610B">
        <w:rPr>
          <w:rFonts w:ascii="Arial" w:hAnsi="Arial" w:cs="Arial"/>
          <w:color w:val="000000" w:themeColor="text1"/>
          <w:szCs w:val="24"/>
        </w:rPr>
        <w:t xml:space="preserve"> без присвоенного источника поставки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C4252F" w:rsidRPr="00A10693">
        <w:rPr>
          <w:rFonts w:ascii="Arial" w:hAnsi="Arial" w:cs="Arial"/>
          <w:color w:val="000000" w:themeColor="text1"/>
          <w:szCs w:val="24"/>
        </w:rPr>
        <w:t>на СМР</w:t>
      </w:r>
      <w:r w:rsidR="00C4252F">
        <w:rPr>
          <w:rFonts w:ascii="Arial" w:hAnsi="Arial" w:cs="Arial"/>
          <w:color w:val="000000" w:themeColor="text1"/>
          <w:szCs w:val="24"/>
        </w:rPr>
        <w:t xml:space="preserve"> (в разрезе сметных статей), </w:t>
      </w:r>
      <w:r w:rsidR="00C4252F" w:rsidRPr="00A10693">
        <w:rPr>
          <w:rFonts w:ascii="Arial" w:hAnsi="Arial" w:cs="Arial"/>
          <w:color w:val="000000" w:themeColor="text1"/>
          <w:szCs w:val="24"/>
        </w:rPr>
        <w:t xml:space="preserve">ПНР, (вид </w:t>
      </w:r>
      <w:del w:id="365" w:author="Paramonova Elena" w:date="2021-02-20T14:47:00Z">
        <w:r w:rsidR="00C4252F" w:rsidRPr="00A10693" w:rsidDel="00392AE5">
          <w:rPr>
            <w:rFonts w:ascii="Arial" w:hAnsi="Arial" w:cs="Arial"/>
            <w:color w:val="000000" w:themeColor="text1"/>
            <w:szCs w:val="24"/>
          </w:rPr>
          <w:delText>ZUSL</w:delText>
        </w:r>
      </w:del>
      <w:ins w:id="366" w:author="Paramonova Elena" w:date="2021-02-20T14:47:00Z">
        <w:r w:rsidR="00C4252F" w:rsidRPr="00A10693">
          <w:rPr>
            <w:rFonts w:ascii="Arial" w:hAnsi="Arial" w:cs="Arial"/>
            <w:color w:val="000000" w:themeColor="text1"/>
            <w:szCs w:val="24"/>
          </w:rPr>
          <w:t>Z</w:t>
        </w:r>
        <w:r w:rsidR="00C4252F">
          <w:rPr>
            <w:rFonts w:ascii="Arial" w:hAnsi="Arial" w:cs="Arial"/>
            <w:color w:val="000000" w:themeColor="text1"/>
            <w:szCs w:val="24"/>
            <w:lang w:val="en-US"/>
          </w:rPr>
          <w:t>SMR</w:t>
        </w:r>
      </w:ins>
      <w:r w:rsidR="00C4252F" w:rsidRPr="00A10693">
        <w:rPr>
          <w:rFonts w:ascii="Arial" w:hAnsi="Arial" w:cs="Arial"/>
          <w:color w:val="000000" w:themeColor="text1"/>
          <w:szCs w:val="24"/>
        </w:rPr>
        <w:t>)</w:t>
      </w:r>
      <w:r w:rsidR="00C4252F" w:rsidRPr="00C4252F">
        <w:rPr>
          <w:rFonts w:ascii="Arial" w:hAnsi="Arial" w:cs="Arial"/>
          <w:color w:val="000000" w:themeColor="text1"/>
          <w:szCs w:val="24"/>
        </w:rPr>
        <w:t>;</w:t>
      </w:r>
      <w:r w:rsidR="00C4252F" w:rsidRPr="00A10693">
        <w:rPr>
          <w:rFonts w:ascii="Arial" w:hAnsi="Arial" w:cs="Arial"/>
          <w:color w:val="000000" w:themeColor="text1"/>
          <w:szCs w:val="24"/>
        </w:rPr>
        <w:t xml:space="preserve"> ПИР, </w:t>
      </w:r>
      <w:r w:rsidR="00C4252F" w:rsidRPr="00A10693">
        <w:rPr>
          <w:rFonts w:ascii="Arial" w:hAnsi="Arial" w:cs="Arial"/>
          <w:color w:val="000000" w:themeColor="text1"/>
          <w:szCs w:val="24"/>
        </w:rPr>
        <w:lastRenderedPageBreak/>
        <w:t xml:space="preserve">НМА (вид ZUSL) </w:t>
      </w:r>
      <w:r w:rsidRPr="00A10693">
        <w:rPr>
          <w:rFonts w:ascii="Arial" w:hAnsi="Arial" w:cs="Arial"/>
          <w:color w:val="000000" w:themeColor="text1"/>
          <w:szCs w:val="24"/>
        </w:rPr>
        <w:t>выполняемых подрядным способом</w:t>
      </w:r>
      <w:r w:rsidR="008B6C95">
        <w:rPr>
          <w:rFonts w:ascii="Arial" w:hAnsi="Arial" w:cs="Arial"/>
          <w:color w:val="000000" w:themeColor="text1"/>
          <w:szCs w:val="24"/>
        </w:rPr>
        <w:t>,</w:t>
      </w:r>
      <w:r w:rsidR="00DD267B">
        <w:rPr>
          <w:rFonts w:ascii="Arial" w:hAnsi="Arial" w:cs="Arial"/>
          <w:color w:val="000000" w:themeColor="text1"/>
          <w:szCs w:val="24"/>
        </w:rPr>
        <w:t xml:space="preserve"> </w:t>
      </w:r>
      <w:r w:rsidR="008B6C95">
        <w:rPr>
          <w:rFonts w:ascii="Arial" w:hAnsi="Arial" w:cs="Arial"/>
          <w:color w:val="000000" w:themeColor="text1"/>
          <w:szCs w:val="24"/>
        </w:rPr>
        <w:t xml:space="preserve">которые </w:t>
      </w:r>
      <w:r w:rsidR="00DD267B">
        <w:rPr>
          <w:rFonts w:ascii="Arial" w:hAnsi="Arial" w:cs="Arial"/>
          <w:color w:val="000000" w:themeColor="text1"/>
          <w:szCs w:val="24"/>
        </w:rPr>
        <w:t>создаются автоматически после деблокирования потребности</w:t>
      </w:r>
      <w:r w:rsidR="00093463" w:rsidRPr="00A10693">
        <w:rPr>
          <w:rFonts w:ascii="Arial" w:hAnsi="Arial" w:cs="Arial"/>
          <w:color w:val="000000" w:themeColor="text1"/>
          <w:szCs w:val="24"/>
        </w:rPr>
        <w:t>;</w:t>
      </w:r>
    </w:p>
    <w:p w14:paraId="09AED157" w14:textId="708DE4E0" w:rsidR="00511AC7" w:rsidRPr="00A10693" w:rsidRDefault="00511AC7" w:rsidP="00856CB1">
      <w:pPr>
        <w:pStyle w:val="afa"/>
        <w:numPr>
          <w:ilvl w:val="0"/>
          <w:numId w:val="24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ПП-07.02.03.01-ERP </w:t>
      </w:r>
      <w:r w:rsidR="00DD267B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Годовое планирование воздействий на производственные активы</w:t>
      </w:r>
      <w:r w:rsidR="00DD267B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>: Заявки на закупку работ, услуг</w:t>
      </w:r>
      <w:r w:rsidR="00093463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 xml:space="preserve">(вид ZUSL) </w:t>
      </w:r>
      <w:r w:rsidR="008B6C95">
        <w:rPr>
          <w:rFonts w:ascii="Arial" w:hAnsi="Arial" w:cs="Arial"/>
          <w:color w:val="000000" w:themeColor="text1"/>
          <w:szCs w:val="24"/>
        </w:rPr>
        <w:t>без присвоенного источника поставки</w:t>
      </w:r>
      <w:r w:rsidR="008B6C95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093463" w:rsidRPr="00A10693">
        <w:rPr>
          <w:rFonts w:ascii="Arial" w:hAnsi="Arial" w:cs="Arial"/>
          <w:color w:val="000000" w:themeColor="text1"/>
          <w:szCs w:val="24"/>
        </w:rPr>
        <w:t>для потребностей в работах, услугах для нужд ТОиР</w:t>
      </w:r>
      <w:r w:rsidR="008B6C95">
        <w:rPr>
          <w:rFonts w:ascii="Arial" w:hAnsi="Arial" w:cs="Arial"/>
          <w:color w:val="000000" w:themeColor="text1"/>
          <w:szCs w:val="24"/>
        </w:rPr>
        <w:t>, которые</w:t>
      </w:r>
      <w:r w:rsidR="00DD267B">
        <w:rPr>
          <w:rFonts w:ascii="Arial" w:hAnsi="Arial" w:cs="Arial"/>
          <w:color w:val="000000" w:themeColor="text1"/>
          <w:szCs w:val="24"/>
        </w:rPr>
        <w:t xml:space="preserve"> создаются автоматически после деблокирования потребности</w:t>
      </w:r>
      <w:r w:rsidR="00093463" w:rsidRPr="00A10693">
        <w:rPr>
          <w:rFonts w:ascii="Arial" w:hAnsi="Arial" w:cs="Arial"/>
          <w:color w:val="000000" w:themeColor="text1"/>
          <w:szCs w:val="24"/>
        </w:rPr>
        <w:t>;</w:t>
      </w:r>
    </w:p>
    <w:p w14:paraId="7D929ED6" w14:textId="1FCD3C6F" w:rsidR="00093463" w:rsidRPr="00A10693" w:rsidRDefault="00093463" w:rsidP="00856CB1">
      <w:pPr>
        <w:pStyle w:val="afa"/>
        <w:numPr>
          <w:ilvl w:val="0"/>
          <w:numId w:val="24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ПП-10.03.02-ERP </w:t>
      </w:r>
      <w:r w:rsidR="00DD267B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Регистрация потребности</w:t>
      </w:r>
      <w:r w:rsidR="00DD267B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>: Утвержденные руководителем подразделения Заявки на закупку работ, услуг</w:t>
      </w:r>
      <w:r w:rsidR="0040610B">
        <w:rPr>
          <w:rFonts w:ascii="Arial" w:hAnsi="Arial" w:cs="Arial"/>
          <w:color w:val="000000" w:themeColor="text1"/>
          <w:szCs w:val="24"/>
        </w:rPr>
        <w:t xml:space="preserve"> без присвоенного источника поставки</w:t>
      </w:r>
      <w:r w:rsidRPr="00A10693">
        <w:rPr>
          <w:rFonts w:ascii="Arial" w:hAnsi="Arial" w:cs="Arial"/>
          <w:color w:val="000000" w:themeColor="text1"/>
          <w:szCs w:val="24"/>
        </w:rPr>
        <w:t xml:space="preserve"> (вид ZUSL) для потребностей в прочих работах, услугах.</w:t>
      </w:r>
    </w:p>
    <w:p w14:paraId="0616459E" w14:textId="77777777" w:rsidR="00C35A5D" w:rsidRDefault="0071685E" w:rsidP="00F8304C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  <w:color w:val="000000" w:themeColor="text1"/>
          <w:szCs w:val="24"/>
        </w:rPr>
        <w:t>С целью обеспечения консолидации заявок на закупку в рамках централизованных закупок, формирования лотов по непилотным предприятиям группы Полюс заявки на закупку МТР 1-го и 2-го перечня могут загружаться из 1С систем АСБНУ и АСУМТО (вид заявки ZNP «Заявка НепилотПредпр»). Из АСБНУ заявки на закупку могут загружаться как автоматически с помощью интеграционной шины SAP PO, так и вручную из Excel-файла</w:t>
      </w:r>
      <w:r w:rsidR="00C35A5D">
        <w:rPr>
          <w:rFonts w:ascii="Arial" w:hAnsi="Arial" w:cs="Arial"/>
          <w:color w:val="000000" w:themeColor="text1"/>
          <w:szCs w:val="24"/>
        </w:rPr>
        <w:t xml:space="preserve"> (резервный вариант). </w:t>
      </w:r>
    </w:p>
    <w:p w14:paraId="6E2973F1" w14:textId="7A9883AD" w:rsidR="00C35A5D" w:rsidRDefault="00C35A5D" w:rsidP="00F8304C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Для тех обществ, которые не работают в </w:t>
      </w:r>
      <w:r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F8304C">
        <w:rPr>
          <w:rFonts w:ascii="Arial" w:hAnsi="Arial" w:cs="Arial"/>
          <w:color w:val="000000" w:themeColor="text1"/>
          <w:szCs w:val="24"/>
        </w:rPr>
        <w:t>/4 (не ПВ и не ПЛ)</w:t>
      </w:r>
      <w:r>
        <w:rPr>
          <w:rFonts w:ascii="Arial" w:hAnsi="Arial" w:cs="Arial"/>
          <w:color w:val="000000" w:themeColor="text1"/>
          <w:szCs w:val="24"/>
        </w:rPr>
        <w:t>,</w:t>
      </w:r>
      <w:r w:rsidRPr="00F8304C">
        <w:rPr>
          <w:rFonts w:ascii="Arial" w:hAnsi="Arial" w:cs="Arial"/>
          <w:color w:val="000000" w:themeColor="text1"/>
          <w:szCs w:val="24"/>
        </w:rPr>
        <w:t xml:space="preserve"> заявки на закупку 3-го перечня </w:t>
      </w:r>
      <w:r>
        <w:rPr>
          <w:rFonts w:ascii="Arial" w:hAnsi="Arial" w:cs="Arial"/>
          <w:color w:val="000000" w:themeColor="text1"/>
          <w:szCs w:val="24"/>
        </w:rPr>
        <w:t xml:space="preserve">МТР, работ\услуг (локальные закупки управляемых обществ) </w:t>
      </w:r>
      <w:r w:rsidRPr="00F8304C">
        <w:rPr>
          <w:rFonts w:ascii="Arial" w:hAnsi="Arial" w:cs="Arial"/>
          <w:color w:val="000000" w:themeColor="text1"/>
          <w:szCs w:val="24"/>
        </w:rPr>
        <w:t>могут</w:t>
      </w:r>
      <w:r>
        <w:rPr>
          <w:rFonts w:ascii="Arial" w:hAnsi="Arial" w:cs="Arial"/>
          <w:color w:val="000000" w:themeColor="text1"/>
          <w:szCs w:val="24"/>
        </w:rPr>
        <w:t xml:space="preserve"> загружаться из АСБНУ и АСУМТО в </w:t>
      </w:r>
      <w:r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F8304C">
        <w:rPr>
          <w:rFonts w:ascii="Arial" w:hAnsi="Arial" w:cs="Arial"/>
          <w:color w:val="000000" w:themeColor="text1"/>
          <w:szCs w:val="24"/>
        </w:rPr>
        <w:t xml:space="preserve">/4 </w:t>
      </w:r>
      <w:r w:rsidR="00EA3A9C">
        <w:rPr>
          <w:rFonts w:ascii="Arial" w:hAnsi="Arial" w:cs="Arial"/>
          <w:color w:val="000000" w:themeColor="text1"/>
          <w:szCs w:val="24"/>
        </w:rPr>
        <w:t>по интеграции</w:t>
      </w:r>
      <w:r w:rsidR="0071685E" w:rsidRPr="00F8304C">
        <w:rPr>
          <w:rFonts w:ascii="Arial" w:hAnsi="Arial" w:cs="Arial"/>
          <w:color w:val="000000" w:themeColor="text1"/>
          <w:szCs w:val="24"/>
        </w:rPr>
        <w:t>.</w:t>
      </w:r>
      <w:r w:rsidR="00EA3A9C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>З</w:t>
      </w:r>
      <w:r w:rsidR="00EA3A9C">
        <w:rPr>
          <w:rFonts w:ascii="Arial" w:hAnsi="Arial" w:cs="Arial"/>
          <w:color w:val="000000" w:themeColor="text1"/>
          <w:szCs w:val="24"/>
        </w:rPr>
        <w:t xml:space="preserve">аявки на закупку 3-го перечня загружаются в отдельную </w:t>
      </w:r>
      <w:r w:rsidR="00EA3A9C">
        <w:rPr>
          <w:rFonts w:ascii="Arial" w:hAnsi="Arial" w:cs="Arial"/>
          <w:color w:val="000000" w:themeColor="text1"/>
          <w:szCs w:val="24"/>
          <w:lang w:val="en-US"/>
        </w:rPr>
        <w:t>z</w:t>
      </w:r>
      <w:r w:rsidR="00EA3A9C" w:rsidRPr="00F8304C">
        <w:rPr>
          <w:rFonts w:ascii="Arial" w:hAnsi="Arial" w:cs="Arial"/>
          <w:color w:val="000000" w:themeColor="text1"/>
          <w:szCs w:val="24"/>
        </w:rPr>
        <w:t>-</w:t>
      </w:r>
      <w:r w:rsidR="00EA3A9C">
        <w:rPr>
          <w:rFonts w:ascii="Arial" w:hAnsi="Arial" w:cs="Arial"/>
          <w:color w:val="000000" w:themeColor="text1"/>
          <w:szCs w:val="24"/>
        </w:rPr>
        <w:t>таблицу.</w:t>
      </w:r>
      <w:r w:rsidR="00B27F3F">
        <w:rPr>
          <w:rFonts w:ascii="Arial" w:hAnsi="Arial" w:cs="Arial"/>
          <w:color w:val="000000" w:themeColor="text1"/>
          <w:szCs w:val="24"/>
        </w:rPr>
        <w:t xml:space="preserve"> При этом формирование системных документов в </w:t>
      </w:r>
      <w:r w:rsidR="00B27F3F">
        <w:rPr>
          <w:rFonts w:ascii="Arial" w:hAnsi="Arial" w:cs="Arial"/>
          <w:color w:val="000000" w:themeColor="text1"/>
          <w:szCs w:val="24"/>
          <w:lang w:val="en-US"/>
        </w:rPr>
        <w:t>S</w:t>
      </w:r>
      <w:r w:rsidR="00B27F3F" w:rsidRPr="00F8304C">
        <w:rPr>
          <w:rFonts w:ascii="Arial" w:hAnsi="Arial" w:cs="Arial"/>
          <w:color w:val="000000" w:themeColor="text1"/>
          <w:szCs w:val="24"/>
        </w:rPr>
        <w:t>/4</w:t>
      </w:r>
      <w:r w:rsidR="00B27F3F">
        <w:rPr>
          <w:rFonts w:ascii="Arial" w:hAnsi="Arial" w:cs="Arial"/>
          <w:color w:val="000000" w:themeColor="text1"/>
          <w:szCs w:val="24"/>
        </w:rPr>
        <w:t xml:space="preserve"> (заявка на закупку и закупочный запрос) для таких заявок не выполняется.</w:t>
      </w:r>
      <w:r w:rsidR="00EA3A9C">
        <w:rPr>
          <w:rFonts w:ascii="Arial" w:hAnsi="Arial" w:cs="Arial"/>
          <w:color w:val="000000" w:themeColor="text1"/>
          <w:szCs w:val="24"/>
        </w:rPr>
        <w:t xml:space="preserve"> Данные заявки 3-го перечня автоматически выгружаются в </w:t>
      </w:r>
      <w:r w:rsidR="00EA3A9C">
        <w:rPr>
          <w:rFonts w:ascii="Arial" w:hAnsi="Arial" w:cs="Arial"/>
          <w:color w:val="000000" w:themeColor="text1"/>
          <w:szCs w:val="24"/>
          <w:lang w:val="en-US"/>
        </w:rPr>
        <w:t>Ariba</w:t>
      </w:r>
      <w:r w:rsidR="00EA3A9C">
        <w:rPr>
          <w:rFonts w:ascii="Arial" w:hAnsi="Arial" w:cs="Arial"/>
          <w:color w:val="000000" w:themeColor="text1"/>
          <w:szCs w:val="24"/>
        </w:rPr>
        <w:t>, т.к. пользователи 3-го перечня АСУ МТО</w:t>
      </w:r>
      <w:r>
        <w:rPr>
          <w:rFonts w:ascii="Arial" w:hAnsi="Arial" w:cs="Arial"/>
          <w:color w:val="000000" w:themeColor="text1"/>
          <w:szCs w:val="24"/>
        </w:rPr>
        <w:t xml:space="preserve"> и АСБНУ (для непилотных БЕ)</w:t>
      </w:r>
      <w:r w:rsidR="00EA3A9C">
        <w:rPr>
          <w:rFonts w:ascii="Arial" w:hAnsi="Arial" w:cs="Arial"/>
          <w:color w:val="000000" w:themeColor="text1"/>
          <w:szCs w:val="24"/>
        </w:rPr>
        <w:t xml:space="preserve"> не работают в </w:t>
      </w:r>
      <w:r w:rsidR="00EA3A9C">
        <w:rPr>
          <w:rFonts w:ascii="Arial" w:hAnsi="Arial" w:cs="Arial"/>
          <w:color w:val="000000" w:themeColor="text1"/>
          <w:szCs w:val="24"/>
          <w:lang w:val="en-US"/>
        </w:rPr>
        <w:t>S</w:t>
      </w:r>
      <w:r w:rsidR="00EA3A9C" w:rsidRPr="00F8304C">
        <w:rPr>
          <w:rFonts w:ascii="Arial" w:hAnsi="Arial" w:cs="Arial"/>
          <w:color w:val="000000" w:themeColor="text1"/>
          <w:szCs w:val="24"/>
        </w:rPr>
        <w:t>/4</w:t>
      </w:r>
      <w:r w:rsidR="001A391A">
        <w:rPr>
          <w:rFonts w:ascii="Arial" w:hAnsi="Arial" w:cs="Arial"/>
          <w:color w:val="000000" w:themeColor="text1"/>
          <w:szCs w:val="24"/>
        </w:rPr>
        <w:t xml:space="preserve"> (ФС ММ204)</w:t>
      </w:r>
      <w:r w:rsidR="00EA3A9C" w:rsidRPr="00F8304C">
        <w:rPr>
          <w:rFonts w:ascii="Arial" w:hAnsi="Arial" w:cs="Arial"/>
          <w:color w:val="000000" w:themeColor="text1"/>
          <w:szCs w:val="24"/>
        </w:rPr>
        <w:t>.</w:t>
      </w:r>
      <w:r w:rsidR="0071685E" w:rsidRPr="00F8304C">
        <w:rPr>
          <w:rFonts w:ascii="Arial" w:hAnsi="Arial" w:cs="Arial"/>
          <w:color w:val="000000" w:themeColor="text1"/>
          <w:szCs w:val="24"/>
        </w:rPr>
        <w:t xml:space="preserve"> </w:t>
      </w:r>
    </w:p>
    <w:p w14:paraId="15381844" w14:textId="19795733" w:rsidR="0071685E" w:rsidRPr="00F8304C" w:rsidRDefault="0071685E" w:rsidP="00F8304C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  <w:color w:val="000000" w:themeColor="text1"/>
          <w:szCs w:val="24"/>
        </w:rPr>
        <w:t xml:space="preserve">Подробное техническое описание интеграционных процессов между SAP S/4HANA и АСБНУ описано в СОИ </w:t>
      </w:r>
      <w:del w:id="367" w:author="SintsovaMA" w:date="2021-03-22T17:18:00Z">
        <w:r w:rsidRPr="00F8304C" w:rsidDel="00705E36">
          <w:rPr>
            <w:rFonts w:ascii="Arial" w:hAnsi="Arial" w:cs="Arial"/>
            <w:color w:val="000000" w:themeColor="text1"/>
            <w:szCs w:val="24"/>
          </w:rPr>
          <w:delText xml:space="preserve">ERP-2_2_5 </w:delText>
        </w:r>
      </w:del>
      <w:r w:rsidRPr="00F8304C">
        <w:rPr>
          <w:rFonts w:ascii="Arial" w:hAnsi="Arial" w:cs="Arial"/>
          <w:color w:val="000000" w:themeColor="text1"/>
          <w:szCs w:val="24"/>
        </w:rPr>
        <w:t>«Согл</w:t>
      </w:r>
      <w:r w:rsidR="00EA3A9C">
        <w:rPr>
          <w:rFonts w:ascii="Arial" w:hAnsi="Arial" w:cs="Arial"/>
          <w:color w:val="000000" w:themeColor="text1"/>
          <w:szCs w:val="24"/>
        </w:rPr>
        <w:t>ашение об интеграции SAP АСБНУ», а между SAP S/4HANA и АСУ МТО (1С УПП)</w:t>
      </w:r>
      <w:r w:rsidR="00EA3A9C" w:rsidRPr="000625B3">
        <w:rPr>
          <w:rFonts w:ascii="Arial" w:hAnsi="Arial" w:cs="Arial"/>
          <w:color w:val="000000" w:themeColor="text1"/>
          <w:szCs w:val="24"/>
        </w:rPr>
        <w:t xml:space="preserve"> описано в СОИ</w:t>
      </w:r>
      <w:r w:rsidR="00EA3A9C">
        <w:rPr>
          <w:rFonts w:ascii="Arial" w:hAnsi="Arial" w:cs="Arial"/>
          <w:color w:val="000000" w:themeColor="text1"/>
          <w:szCs w:val="24"/>
        </w:rPr>
        <w:t xml:space="preserve"> </w:t>
      </w:r>
      <w:del w:id="368" w:author="SintsovaMA" w:date="2021-03-22T17:19:00Z">
        <w:r w:rsidR="00EA3A9C" w:rsidRPr="00EA3A9C" w:rsidDel="00705E36">
          <w:rPr>
            <w:rFonts w:ascii="Arial" w:hAnsi="Arial" w:cs="Arial"/>
            <w:color w:val="000000" w:themeColor="text1"/>
            <w:szCs w:val="24"/>
          </w:rPr>
          <w:delText xml:space="preserve">ERP.13.6.19 </w:delText>
        </w:r>
      </w:del>
      <w:r w:rsidR="00EA3A9C">
        <w:rPr>
          <w:rFonts w:ascii="Arial" w:hAnsi="Arial" w:cs="Arial"/>
          <w:color w:val="000000" w:themeColor="text1"/>
          <w:szCs w:val="24"/>
        </w:rPr>
        <w:t>«</w:t>
      </w:r>
      <w:r w:rsidR="00EA3A9C" w:rsidRPr="00EA3A9C">
        <w:rPr>
          <w:rFonts w:ascii="Arial" w:hAnsi="Arial" w:cs="Arial"/>
          <w:color w:val="000000" w:themeColor="text1"/>
          <w:szCs w:val="24"/>
        </w:rPr>
        <w:t>Соглашение об интеграции_УПП-SAP</w:t>
      </w:r>
      <w:r w:rsidR="00EA3A9C">
        <w:rPr>
          <w:rFonts w:ascii="Arial" w:hAnsi="Arial" w:cs="Arial"/>
          <w:color w:val="000000" w:themeColor="text1"/>
          <w:szCs w:val="24"/>
        </w:rPr>
        <w:t>».</w:t>
      </w:r>
    </w:p>
    <w:p w14:paraId="314B829D" w14:textId="77777777" w:rsidR="0071685E" w:rsidRDefault="0071685E" w:rsidP="007D031E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615B71FE" w14:textId="2C0AB196" w:rsidR="00FD54FF" w:rsidRDefault="00FD54FF" w:rsidP="007D031E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Заявки на закупку работ, услуг передаются в работу закупщику при отсутствии действующего договора (заявке на закупку работ, услуг не присвоен источник поставки).</w:t>
      </w:r>
    </w:p>
    <w:p w14:paraId="5CD84EB3" w14:textId="77777777" w:rsidR="00FD54FF" w:rsidRDefault="00FD54FF" w:rsidP="007D031E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433C773B" w14:textId="65C1CA73" w:rsidR="00370118" w:rsidRDefault="00511AC7" w:rsidP="007D031E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Всем заявкам на закупку</w:t>
      </w:r>
      <w:r w:rsidR="008B6C95">
        <w:rPr>
          <w:rFonts w:ascii="Arial" w:hAnsi="Arial" w:cs="Arial"/>
          <w:color w:val="000000" w:themeColor="text1"/>
          <w:szCs w:val="24"/>
        </w:rPr>
        <w:t xml:space="preserve"> работ\услуг без присвоенного источника поставки</w:t>
      </w:r>
      <w:r w:rsidR="00A251E8">
        <w:rPr>
          <w:rFonts w:ascii="Arial" w:hAnsi="Arial" w:cs="Arial"/>
          <w:color w:val="000000" w:themeColor="text1"/>
          <w:szCs w:val="24"/>
        </w:rPr>
        <w:t xml:space="preserve"> </w:t>
      </w:r>
      <w:r w:rsidR="00A251E8" w:rsidRPr="00C55D18">
        <w:rPr>
          <w:rFonts w:ascii="Arial" w:hAnsi="Arial" w:cs="Arial"/>
          <w:color w:val="000000" w:themeColor="text1"/>
          <w:szCs w:val="24"/>
        </w:rPr>
        <w:t xml:space="preserve">(разработка ММ51«Определение </w:t>
      </w:r>
      <w:r w:rsidR="00A251E8" w:rsidRPr="003A7281">
        <w:rPr>
          <w:rFonts w:ascii="Arial" w:hAnsi="Arial" w:cs="Arial"/>
          <w:color w:val="000000" w:themeColor="text1"/>
          <w:szCs w:val="24"/>
        </w:rPr>
        <w:t>группы закупок в зависимости от стоимости позиции заявки на закупку работ, услуг»</w:t>
      </w:r>
      <w:r w:rsidR="00A251E8" w:rsidRPr="0037357D">
        <w:rPr>
          <w:rFonts w:ascii="Arial" w:hAnsi="Arial" w:cs="Arial"/>
          <w:color w:val="000000" w:themeColor="text1"/>
          <w:szCs w:val="24"/>
        </w:rPr>
        <w:t>)</w:t>
      </w:r>
      <w:r w:rsidR="008913E9" w:rsidRPr="0037357D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8B6C95">
        <w:rPr>
          <w:rFonts w:ascii="Arial" w:hAnsi="Arial" w:cs="Arial"/>
          <w:color w:val="000000" w:themeColor="text1"/>
          <w:szCs w:val="24"/>
        </w:rPr>
        <w:t xml:space="preserve">а также всем заявкам на закупку МТР </w:t>
      </w:r>
      <w:r w:rsidRPr="00A10693">
        <w:rPr>
          <w:rFonts w:ascii="Arial" w:hAnsi="Arial" w:cs="Arial"/>
          <w:color w:val="000000" w:themeColor="text1"/>
          <w:szCs w:val="24"/>
        </w:rPr>
        <w:t>на основе данных</w:t>
      </w:r>
      <w:r w:rsidR="00DB0A15" w:rsidRPr="00A10693">
        <w:rPr>
          <w:rFonts w:ascii="Arial" w:hAnsi="Arial" w:cs="Arial"/>
          <w:color w:val="000000" w:themeColor="text1"/>
          <w:szCs w:val="24"/>
        </w:rPr>
        <w:t xml:space="preserve"> справочника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DB0A15" w:rsidRPr="00A10693">
        <w:rPr>
          <w:rFonts w:ascii="Arial" w:hAnsi="Arial" w:cs="Arial"/>
          <w:color w:val="000000" w:themeColor="text1"/>
          <w:szCs w:val="24"/>
        </w:rPr>
        <w:t>ЕК МТР</w:t>
      </w:r>
      <w:r w:rsidR="000D2E77">
        <w:rPr>
          <w:rFonts w:ascii="Arial" w:hAnsi="Arial" w:cs="Arial"/>
          <w:color w:val="000000" w:themeColor="text1"/>
          <w:szCs w:val="24"/>
        </w:rPr>
        <w:t xml:space="preserve"> и справочника услуг</w:t>
      </w:r>
      <w:r w:rsidR="008913E9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автоматически присваивается группа закупок, которая однозначно определяет ответственного закупщика</w:t>
      </w:r>
      <w:r w:rsidR="00FD54FF">
        <w:rPr>
          <w:rFonts w:ascii="Arial" w:hAnsi="Arial" w:cs="Arial"/>
          <w:color w:val="000000" w:themeColor="text1"/>
          <w:szCs w:val="24"/>
        </w:rPr>
        <w:t xml:space="preserve"> </w:t>
      </w:r>
      <w:r w:rsidR="008B6C95">
        <w:rPr>
          <w:rFonts w:ascii="Arial" w:hAnsi="Arial" w:cs="Arial"/>
          <w:color w:val="000000" w:themeColor="text1"/>
          <w:szCs w:val="24"/>
        </w:rPr>
        <w:t xml:space="preserve">службы </w:t>
      </w:r>
      <w:r w:rsidR="00FD54FF">
        <w:rPr>
          <w:rFonts w:ascii="Arial" w:hAnsi="Arial" w:cs="Arial"/>
          <w:color w:val="000000" w:themeColor="text1"/>
          <w:szCs w:val="24"/>
        </w:rPr>
        <w:t>МТО</w:t>
      </w:r>
      <w:r w:rsidR="00370118">
        <w:rPr>
          <w:rFonts w:ascii="Arial" w:hAnsi="Arial" w:cs="Arial"/>
          <w:color w:val="000000" w:themeColor="text1"/>
          <w:szCs w:val="24"/>
        </w:rPr>
        <w:t xml:space="preserve"> и закупочн</w:t>
      </w:r>
      <w:r w:rsidR="000D2E77">
        <w:rPr>
          <w:rFonts w:ascii="Arial" w:hAnsi="Arial" w:cs="Arial"/>
          <w:color w:val="000000" w:themeColor="text1"/>
          <w:szCs w:val="24"/>
        </w:rPr>
        <w:t>ую</w:t>
      </w:r>
      <w:r w:rsidR="00370118">
        <w:rPr>
          <w:rFonts w:ascii="Arial" w:hAnsi="Arial" w:cs="Arial"/>
          <w:color w:val="000000" w:themeColor="text1"/>
          <w:szCs w:val="24"/>
        </w:rPr>
        <w:t xml:space="preserve"> организаци</w:t>
      </w:r>
      <w:r w:rsidR="000D2E77">
        <w:rPr>
          <w:rFonts w:ascii="Arial" w:hAnsi="Arial" w:cs="Arial"/>
          <w:color w:val="000000" w:themeColor="text1"/>
          <w:szCs w:val="24"/>
        </w:rPr>
        <w:t>ю</w:t>
      </w:r>
      <w:r w:rsidRPr="00A10693">
        <w:rPr>
          <w:rFonts w:ascii="Arial" w:hAnsi="Arial" w:cs="Arial"/>
          <w:color w:val="000000" w:themeColor="text1"/>
          <w:szCs w:val="24"/>
        </w:rPr>
        <w:t>.</w:t>
      </w:r>
      <w:r w:rsidR="00370118">
        <w:rPr>
          <w:rFonts w:ascii="Arial" w:hAnsi="Arial" w:cs="Arial"/>
          <w:color w:val="000000" w:themeColor="text1"/>
          <w:szCs w:val="24"/>
        </w:rPr>
        <w:t xml:space="preserve"> </w:t>
      </w:r>
    </w:p>
    <w:p w14:paraId="14A4B8A7" w14:textId="77777777" w:rsidR="007D031E" w:rsidRDefault="007D031E" w:rsidP="007D031E">
      <w:pPr>
        <w:spacing w:line="276" w:lineRule="auto"/>
        <w:rPr>
          <w:rFonts w:ascii="Arial" w:hAnsi="Arial" w:cs="Arial"/>
          <w:color w:val="000000" w:themeColor="text1"/>
          <w:szCs w:val="24"/>
        </w:rPr>
      </w:pPr>
    </w:p>
    <w:p w14:paraId="51FA680B" w14:textId="15CF5DBF" w:rsidR="00370118" w:rsidRDefault="00370118" w:rsidP="007D031E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370118">
        <w:rPr>
          <w:rFonts w:ascii="Arial" w:hAnsi="Arial" w:cs="Arial"/>
          <w:color w:val="000000" w:themeColor="text1"/>
          <w:szCs w:val="24"/>
        </w:rPr>
        <w:t>В рамках проекта выделяется</w:t>
      </w:r>
      <w:r>
        <w:rPr>
          <w:rFonts w:ascii="Arial" w:hAnsi="Arial" w:cs="Arial"/>
          <w:color w:val="000000" w:themeColor="text1"/>
          <w:szCs w:val="24"/>
        </w:rPr>
        <w:t xml:space="preserve"> три уровня закупочных организаций</w:t>
      </w:r>
      <w:r w:rsidR="0044380A">
        <w:rPr>
          <w:rFonts w:ascii="Arial" w:hAnsi="Arial" w:cs="Arial"/>
          <w:color w:val="000000" w:themeColor="text1"/>
          <w:szCs w:val="24"/>
        </w:rPr>
        <w:t xml:space="preserve"> подробнее см. </w:t>
      </w:r>
      <w:r w:rsidR="007D031E" w:rsidRPr="007D031E">
        <w:rPr>
          <w:rFonts w:ascii="Arial" w:hAnsi="Arial" w:cs="Arial"/>
          <w:color w:val="000000" w:themeColor="text1"/>
          <w:szCs w:val="24"/>
        </w:rPr>
        <w:t>КД</w:t>
      </w:r>
      <w:r w:rsidR="0044380A">
        <w:rPr>
          <w:rFonts w:ascii="Arial" w:hAnsi="Arial" w:cs="Arial"/>
          <w:color w:val="000000" w:themeColor="text1"/>
          <w:szCs w:val="24"/>
        </w:rPr>
        <w:t xml:space="preserve"> </w:t>
      </w:r>
      <w:r w:rsidR="0044380A" w:rsidRPr="0044380A">
        <w:rPr>
          <w:rFonts w:ascii="Arial" w:hAnsi="Arial" w:cs="Arial"/>
          <w:color w:val="000000" w:themeColor="text1"/>
          <w:szCs w:val="24"/>
        </w:rPr>
        <w:t>ERP.</w:t>
      </w:r>
      <w:ins w:id="369" w:author="SintsovaMA" w:date="2021-03-22T17:19:00Z">
        <w:r w:rsidR="00705E36" w:rsidRPr="004F61E3">
          <w:rPr>
            <w:rFonts w:ascii="Arial" w:hAnsi="Arial" w:cs="Arial"/>
            <w:color w:val="000000" w:themeColor="text1"/>
            <w:szCs w:val="24"/>
            <w:rPrChange w:author="SintsovaMA" w:date="2021-03-22T17:19:00Z" w:id="370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13.9_2_</w:t>
        </w:r>
      </w:ins>
      <w:del w:id="371" w:author="SintsovaMA" w:date="2021-03-22T17:19:00Z">
        <w:r w:rsidR="00D2138A" w:rsidRPr="004F61E3" w:rsidDel="00705E36">
          <w:rPr>
            <w:rFonts w:ascii="Arial" w:hAnsi="Arial" w:cs="Arial"/>
            <w:color w:val="000000" w:themeColor="text1"/>
            <w:szCs w:val="24"/>
            <w:rPrChange w:author="SintsovaMA" w:date="2021-03-22T17:19:00Z" w:id="372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delText>9</w:delText>
        </w:r>
        <w:r w:rsidR="0044380A" w:rsidRPr="0044380A" w:rsidDel="00705E36">
          <w:rPr>
            <w:rFonts w:ascii="Arial" w:hAnsi="Arial" w:cs="Arial"/>
            <w:color w:val="000000" w:themeColor="text1"/>
            <w:szCs w:val="24"/>
          </w:rPr>
          <w:delText>.1.</w:delText>
        </w:r>
      </w:del>
      <w:r w:rsidR="0044380A" w:rsidRPr="0044380A">
        <w:rPr>
          <w:rFonts w:ascii="Arial" w:hAnsi="Arial" w:cs="Arial"/>
          <w:color w:val="000000" w:themeColor="text1"/>
          <w:szCs w:val="24"/>
        </w:rPr>
        <w:t>1</w:t>
      </w:r>
      <w:ins w:id="373" w:author="SintsovaMA" w:date="2021-03-22T17:19:00Z">
        <w:r w:rsidR="00705E36" w:rsidRPr="004F61E3">
          <w:rPr>
            <w:rFonts w:ascii="Arial" w:hAnsi="Arial" w:cs="Arial"/>
            <w:color w:val="000000" w:themeColor="text1"/>
            <w:szCs w:val="24"/>
            <w:rPrChange w:author="SintsovaMA" w:date="2021-03-22T17:19:00Z" w:id="374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</w:t>
        </w:r>
        <w:r w:rsidR="00705E36">
          <w:rPr>
            <w:rFonts w:ascii="Arial" w:hAnsi="Arial" w:cs="Arial"/>
            <w:color w:val="000000" w:themeColor="text1"/>
            <w:szCs w:val="24"/>
            <w:lang w:val="en-US"/>
          </w:rPr>
          <w:t>ARC</w:t>
        </w:r>
      </w:ins>
      <w:r w:rsidR="007D031E" w:rsidRPr="007D031E">
        <w:rPr>
          <w:rFonts w:ascii="Arial" w:hAnsi="Arial" w:cs="Arial"/>
          <w:color w:val="000000" w:themeColor="text1"/>
          <w:szCs w:val="24"/>
        </w:rPr>
        <w:t xml:space="preserve"> </w:t>
      </w:r>
      <w:r w:rsidR="0044380A">
        <w:rPr>
          <w:rFonts w:ascii="Arial" w:hAnsi="Arial" w:cs="Arial"/>
          <w:color w:val="000000" w:themeColor="text1"/>
          <w:szCs w:val="24"/>
        </w:rPr>
        <w:t>«</w:t>
      </w:r>
      <w:r w:rsidR="007D031E" w:rsidRPr="007D031E">
        <w:rPr>
          <w:rFonts w:ascii="Arial" w:hAnsi="Arial" w:cs="Arial"/>
          <w:color w:val="000000" w:themeColor="text1"/>
          <w:szCs w:val="24"/>
        </w:rPr>
        <w:t>Организационная структура</w:t>
      </w:r>
      <w:r w:rsidR="007D031E">
        <w:rPr>
          <w:rFonts w:ascii="Arial" w:hAnsi="Arial" w:cs="Arial"/>
          <w:color w:val="000000" w:themeColor="text1"/>
          <w:szCs w:val="24"/>
        </w:rPr>
        <w:t>»</w:t>
      </w:r>
      <w:r w:rsidRPr="00370118">
        <w:rPr>
          <w:rFonts w:ascii="Arial" w:hAnsi="Arial" w:cs="Arial"/>
          <w:color w:val="000000" w:themeColor="text1"/>
          <w:szCs w:val="24"/>
        </w:rPr>
        <w:t xml:space="preserve">: </w:t>
      </w:r>
    </w:p>
    <w:p w14:paraId="42C9F3DF" w14:textId="6994BBC0" w:rsidR="00370118" w:rsidRPr="00370118" w:rsidRDefault="00370118" w:rsidP="00925910">
      <w:pPr>
        <w:pStyle w:val="afa"/>
        <w:numPr>
          <w:ilvl w:val="0"/>
          <w:numId w:val="61"/>
        </w:numPr>
        <w:spacing w:line="276" w:lineRule="auto"/>
        <w:rPr>
          <w:rFonts w:ascii="Arial" w:hAnsi="Arial" w:cs="Arial"/>
          <w:color w:val="000000" w:themeColor="text1"/>
          <w:szCs w:val="24"/>
        </w:rPr>
      </w:pPr>
      <w:r w:rsidRPr="00370118">
        <w:rPr>
          <w:rFonts w:ascii="Arial" w:hAnsi="Arial" w:cs="Arial"/>
          <w:color w:val="000000" w:themeColor="text1"/>
          <w:szCs w:val="24"/>
        </w:rPr>
        <w:t xml:space="preserve">центральная закупочная организация - </w:t>
      </w:r>
      <w:r w:rsidR="00B860B5" w:rsidRPr="00370118">
        <w:rPr>
          <w:rFonts w:ascii="Arial" w:hAnsi="Arial" w:cs="Arial"/>
          <w:color w:val="000000" w:themeColor="text1"/>
          <w:szCs w:val="24"/>
        </w:rPr>
        <w:t>закупк</w:t>
      </w:r>
      <w:r w:rsidR="00B860B5">
        <w:rPr>
          <w:rFonts w:ascii="Arial" w:hAnsi="Arial" w:cs="Arial"/>
          <w:color w:val="000000" w:themeColor="text1"/>
          <w:szCs w:val="24"/>
        </w:rPr>
        <w:t>а</w:t>
      </w:r>
      <w:r w:rsidR="00B860B5" w:rsidRPr="00370118">
        <w:rPr>
          <w:rFonts w:ascii="Arial" w:hAnsi="Arial" w:cs="Arial"/>
          <w:color w:val="000000" w:themeColor="text1"/>
          <w:szCs w:val="24"/>
        </w:rPr>
        <w:t xml:space="preserve"> </w:t>
      </w:r>
      <w:r w:rsidRPr="00370118">
        <w:rPr>
          <w:rFonts w:ascii="Arial" w:hAnsi="Arial" w:cs="Arial"/>
          <w:color w:val="000000" w:themeColor="text1"/>
          <w:szCs w:val="24"/>
        </w:rPr>
        <w:t>МТР</w:t>
      </w:r>
      <w:r w:rsidR="00B860B5">
        <w:rPr>
          <w:rFonts w:ascii="Arial" w:hAnsi="Arial" w:cs="Arial"/>
          <w:color w:val="000000" w:themeColor="text1"/>
          <w:szCs w:val="24"/>
        </w:rPr>
        <w:t>, работ\услуг</w:t>
      </w:r>
      <w:r w:rsidRPr="00370118">
        <w:rPr>
          <w:rFonts w:ascii="Arial" w:hAnsi="Arial" w:cs="Arial"/>
          <w:color w:val="000000" w:themeColor="text1"/>
          <w:szCs w:val="24"/>
        </w:rPr>
        <w:t xml:space="preserve"> 1</w:t>
      </w:r>
      <w:r w:rsidR="00B860B5">
        <w:rPr>
          <w:rFonts w:ascii="Arial" w:hAnsi="Arial" w:cs="Arial"/>
          <w:color w:val="000000" w:themeColor="text1"/>
          <w:szCs w:val="24"/>
        </w:rPr>
        <w:t>-го</w:t>
      </w:r>
      <w:r w:rsidRPr="00370118">
        <w:rPr>
          <w:rFonts w:ascii="Arial" w:hAnsi="Arial" w:cs="Arial"/>
          <w:color w:val="000000" w:themeColor="text1"/>
          <w:szCs w:val="24"/>
        </w:rPr>
        <w:t xml:space="preserve"> перечня;  </w:t>
      </w:r>
    </w:p>
    <w:p w14:paraId="59196FAC" w14:textId="641B5AA2" w:rsidR="00370118" w:rsidRPr="00370118" w:rsidRDefault="00370118" w:rsidP="00925910">
      <w:pPr>
        <w:pStyle w:val="afa"/>
        <w:numPr>
          <w:ilvl w:val="0"/>
          <w:numId w:val="61"/>
        </w:numPr>
        <w:spacing w:line="276" w:lineRule="auto"/>
        <w:rPr>
          <w:rFonts w:ascii="Arial" w:hAnsi="Arial" w:cs="Arial"/>
          <w:color w:val="000000" w:themeColor="text1"/>
          <w:szCs w:val="24"/>
        </w:rPr>
      </w:pPr>
      <w:r w:rsidRPr="00370118">
        <w:rPr>
          <w:rFonts w:ascii="Arial" w:hAnsi="Arial" w:cs="Arial"/>
          <w:color w:val="000000" w:themeColor="text1"/>
          <w:szCs w:val="24"/>
        </w:rPr>
        <w:t>департамент региональных закупок - закупк</w:t>
      </w:r>
      <w:r w:rsidR="0042196B">
        <w:rPr>
          <w:rFonts w:ascii="Arial" w:hAnsi="Arial" w:cs="Arial"/>
          <w:color w:val="000000" w:themeColor="text1"/>
          <w:szCs w:val="24"/>
        </w:rPr>
        <w:t>а</w:t>
      </w:r>
      <w:r w:rsidRPr="00370118">
        <w:rPr>
          <w:rFonts w:ascii="Arial" w:hAnsi="Arial" w:cs="Arial"/>
          <w:color w:val="000000" w:themeColor="text1"/>
          <w:szCs w:val="24"/>
        </w:rPr>
        <w:t xml:space="preserve"> МТР</w:t>
      </w:r>
      <w:r w:rsidR="00B860B5">
        <w:rPr>
          <w:rFonts w:ascii="Arial" w:hAnsi="Arial" w:cs="Arial"/>
          <w:color w:val="000000" w:themeColor="text1"/>
          <w:szCs w:val="24"/>
        </w:rPr>
        <w:t>, работ\услуг</w:t>
      </w:r>
      <w:r w:rsidRPr="00370118">
        <w:rPr>
          <w:rFonts w:ascii="Arial" w:hAnsi="Arial" w:cs="Arial"/>
          <w:color w:val="000000" w:themeColor="text1"/>
          <w:szCs w:val="24"/>
        </w:rPr>
        <w:t xml:space="preserve"> 2</w:t>
      </w:r>
      <w:r w:rsidR="00B860B5">
        <w:rPr>
          <w:rFonts w:ascii="Arial" w:hAnsi="Arial" w:cs="Arial"/>
          <w:color w:val="000000" w:themeColor="text1"/>
          <w:szCs w:val="24"/>
        </w:rPr>
        <w:t>-го</w:t>
      </w:r>
      <w:r w:rsidRPr="00370118">
        <w:rPr>
          <w:rFonts w:ascii="Arial" w:hAnsi="Arial" w:cs="Arial"/>
          <w:color w:val="000000" w:themeColor="text1"/>
          <w:szCs w:val="24"/>
        </w:rPr>
        <w:t xml:space="preserve"> перечня; </w:t>
      </w:r>
    </w:p>
    <w:p w14:paraId="2B67D1E6" w14:textId="0685ECAA" w:rsidR="00370118" w:rsidRPr="00370118" w:rsidRDefault="00370118" w:rsidP="00925910">
      <w:pPr>
        <w:pStyle w:val="afa"/>
        <w:numPr>
          <w:ilvl w:val="0"/>
          <w:numId w:val="61"/>
        </w:numPr>
        <w:spacing w:line="276" w:lineRule="auto"/>
        <w:rPr>
          <w:rFonts w:ascii="Arial" w:hAnsi="Arial" w:cs="Arial"/>
          <w:color w:val="000000" w:themeColor="text1"/>
          <w:szCs w:val="24"/>
        </w:rPr>
      </w:pPr>
      <w:r w:rsidRPr="00370118">
        <w:rPr>
          <w:rFonts w:ascii="Arial" w:hAnsi="Arial" w:cs="Arial"/>
          <w:color w:val="000000" w:themeColor="text1"/>
          <w:szCs w:val="24"/>
        </w:rPr>
        <w:t>локальные закупочные организации - закупк</w:t>
      </w:r>
      <w:r w:rsidR="0042196B">
        <w:rPr>
          <w:rFonts w:ascii="Arial" w:hAnsi="Arial" w:cs="Arial"/>
          <w:color w:val="000000" w:themeColor="text1"/>
          <w:szCs w:val="24"/>
        </w:rPr>
        <w:t>а</w:t>
      </w:r>
      <w:r w:rsidRPr="00370118">
        <w:rPr>
          <w:rFonts w:ascii="Arial" w:hAnsi="Arial" w:cs="Arial"/>
          <w:color w:val="000000" w:themeColor="text1"/>
          <w:szCs w:val="24"/>
        </w:rPr>
        <w:t xml:space="preserve"> МТР</w:t>
      </w:r>
      <w:r w:rsidR="0042196B">
        <w:rPr>
          <w:rFonts w:ascii="Arial" w:hAnsi="Arial" w:cs="Arial"/>
          <w:color w:val="000000" w:themeColor="text1"/>
          <w:szCs w:val="24"/>
        </w:rPr>
        <w:t>, работ\услуг</w:t>
      </w:r>
      <w:r w:rsidRPr="00370118">
        <w:rPr>
          <w:rFonts w:ascii="Arial" w:hAnsi="Arial" w:cs="Arial"/>
          <w:color w:val="000000" w:themeColor="text1"/>
          <w:szCs w:val="24"/>
        </w:rPr>
        <w:t xml:space="preserve"> 3</w:t>
      </w:r>
      <w:r w:rsidR="0042196B">
        <w:rPr>
          <w:rFonts w:ascii="Arial" w:hAnsi="Arial" w:cs="Arial"/>
          <w:color w:val="000000" w:themeColor="text1"/>
          <w:szCs w:val="24"/>
        </w:rPr>
        <w:t>-го</w:t>
      </w:r>
      <w:r w:rsidRPr="00370118">
        <w:rPr>
          <w:rFonts w:ascii="Arial" w:hAnsi="Arial" w:cs="Arial"/>
          <w:color w:val="000000" w:themeColor="text1"/>
          <w:szCs w:val="24"/>
        </w:rPr>
        <w:t xml:space="preserve"> перечня</w:t>
      </w:r>
      <w:r w:rsidR="007D031E">
        <w:rPr>
          <w:rFonts w:ascii="Arial" w:hAnsi="Arial" w:cs="Arial"/>
          <w:color w:val="000000" w:themeColor="text1"/>
          <w:szCs w:val="24"/>
        </w:rPr>
        <w:t>.</w:t>
      </w:r>
      <w:r w:rsidRPr="00370118">
        <w:rPr>
          <w:rFonts w:ascii="Arial" w:hAnsi="Arial" w:cs="Arial"/>
          <w:color w:val="000000" w:themeColor="text1"/>
          <w:szCs w:val="24"/>
        </w:rPr>
        <w:t> </w:t>
      </w:r>
    </w:p>
    <w:p w14:paraId="3FFEF4DD" w14:textId="77777777" w:rsidR="007D031E" w:rsidRDefault="007D031E" w:rsidP="007D031E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</w:p>
    <w:p w14:paraId="666B672D" w14:textId="06FD56FE" w:rsidR="00C4642B" w:rsidRPr="002E272F" w:rsidRDefault="00511AC7" w:rsidP="007D031E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После передачи заявки в закупку, закупщик получает по электронной почте соответствующее уведомление. </w:t>
      </w:r>
      <w:r w:rsidR="00E34A6F" w:rsidRPr="00A10693">
        <w:rPr>
          <w:rFonts w:ascii="Arial" w:hAnsi="Arial" w:cs="Arial"/>
          <w:color w:val="000000" w:themeColor="text1"/>
          <w:szCs w:val="24"/>
        </w:rPr>
        <w:t>В</w:t>
      </w:r>
      <w:r w:rsidR="00CA1D4D" w:rsidRPr="00A10693">
        <w:rPr>
          <w:rFonts w:ascii="Arial" w:hAnsi="Arial" w:cs="Arial"/>
          <w:color w:val="000000" w:themeColor="text1"/>
          <w:szCs w:val="24"/>
        </w:rPr>
        <w:t xml:space="preserve"> позициях заявок автоматически рассчитывается плановая дата деблокирования заявки – </w:t>
      </w:r>
      <w:r w:rsidR="00763F8D">
        <w:rPr>
          <w:rFonts w:ascii="Arial" w:hAnsi="Arial" w:cs="Arial"/>
          <w:color w:val="000000" w:themeColor="text1"/>
          <w:szCs w:val="24"/>
        </w:rPr>
        <w:t xml:space="preserve">это </w:t>
      </w:r>
      <w:r w:rsidR="00CA1D4D" w:rsidRPr="00A10693">
        <w:rPr>
          <w:rFonts w:ascii="Arial" w:hAnsi="Arial" w:cs="Arial"/>
          <w:color w:val="000000" w:themeColor="text1"/>
          <w:szCs w:val="24"/>
        </w:rPr>
        <w:t>плановая дата принятия заявки в работу закупщиком</w:t>
      </w:r>
      <w:r w:rsidR="00C63847" w:rsidRPr="00A10693">
        <w:rPr>
          <w:rFonts w:ascii="Arial" w:hAnsi="Arial" w:cs="Arial"/>
          <w:color w:val="000000" w:themeColor="text1"/>
          <w:szCs w:val="24"/>
        </w:rPr>
        <w:t>.</w:t>
      </w:r>
      <w:r w:rsidR="00CA1D4D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763F8D">
        <w:rPr>
          <w:rFonts w:ascii="Arial" w:hAnsi="Arial" w:cs="Arial"/>
          <w:color w:val="000000" w:themeColor="text1"/>
          <w:szCs w:val="24"/>
        </w:rPr>
        <w:t>Эта дата рассчитывается системой автоматически на основе плановых сроков поставки и требуемой даты поставки.</w:t>
      </w:r>
      <w:r w:rsidR="008D7F10">
        <w:rPr>
          <w:rFonts w:ascii="Arial" w:hAnsi="Arial" w:cs="Arial"/>
          <w:color w:val="000000" w:themeColor="text1"/>
          <w:szCs w:val="24"/>
        </w:rPr>
        <w:t xml:space="preserve"> </w:t>
      </w:r>
      <w:r w:rsidR="00C4642B" w:rsidRPr="00A10693">
        <w:rPr>
          <w:rFonts w:ascii="Arial" w:hAnsi="Arial" w:cs="Arial"/>
          <w:color w:val="000000" w:themeColor="text1"/>
          <w:szCs w:val="24"/>
        </w:rPr>
        <w:t xml:space="preserve">Закупщик должен принять заявку на закупку в работу не позднее даты деблокирования. </w:t>
      </w:r>
    </w:p>
    <w:p w14:paraId="5E28B173" w14:textId="41BEFF16" w:rsidR="00CA1D4D" w:rsidRPr="00A10693" w:rsidRDefault="007C3484" w:rsidP="007D031E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З</w:t>
      </w:r>
      <w:r w:rsidR="00511AC7" w:rsidRPr="00A10693">
        <w:rPr>
          <w:rFonts w:ascii="Arial" w:hAnsi="Arial" w:cs="Arial"/>
          <w:color w:val="000000" w:themeColor="text1"/>
          <w:szCs w:val="24"/>
        </w:rPr>
        <w:t>акупщик может сформировать отчет по всем заявкам, которые были переданы в работу</w:t>
      </w:r>
      <w:r w:rsidR="00CA1D4D" w:rsidRPr="00A10693">
        <w:rPr>
          <w:rFonts w:ascii="Arial" w:hAnsi="Arial" w:cs="Arial"/>
          <w:color w:val="000000" w:themeColor="text1"/>
          <w:szCs w:val="24"/>
        </w:rPr>
        <w:t>, д</w:t>
      </w:r>
      <w:r w:rsidR="00511AC7" w:rsidRPr="00A10693">
        <w:rPr>
          <w:rFonts w:ascii="Arial" w:hAnsi="Arial" w:cs="Arial"/>
          <w:color w:val="000000" w:themeColor="text1"/>
          <w:szCs w:val="24"/>
        </w:rPr>
        <w:t xml:space="preserve">ля этого в SAP </w:t>
      </w:r>
      <w:r w:rsidR="00511AC7" w:rsidRPr="00A10693">
        <w:rPr>
          <w:rFonts w:ascii="Arial" w:hAnsi="Arial" w:cs="Arial"/>
          <w:lang w:val="en-US"/>
        </w:rPr>
        <w:t>S</w:t>
      </w:r>
      <w:r w:rsidR="00511AC7" w:rsidRPr="00A10693">
        <w:rPr>
          <w:rFonts w:ascii="Arial" w:hAnsi="Arial" w:cs="Arial"/>
        </w:rPr>
        <w:t>/4</w:t>
      </w:r>
      <w:r w:rsidR="00511AC7" w:rsidRPr="00A10693">
        <w:rPr>
          <w:rFonts w:ascii="Arial" w:hAnsi="Arial" w:cs="Arial"/>
          <w:lang w:val="en-US"/>
        </w:rPr>
        <w:t>HANA</w:t>
      </w:r>
      <w:r w:rsidR="00511AC7" w:rsidRPr="00A10693">
        <w:rPr>
          <w:rFonts w:ascii="Arial" w:hAnsi="Arial" w:cs="Arial"/>
        </w:rPr>
        <w:t xml:space="preserve"> он </w:t>
      </w:r>
      <w:r w:rsidR="00CA1D4D" w:rsidRPr="00A10693">
        <w:rPr>
          <w:rFonts w:ascii="Arial" w:hAnsi="Arial" w:cs="Arial"/>
        </w:rPr>
        <w:t>запускает</w:t>
      </w:r>
      <w:r w:rsidR="00511AC7" w:rsidRPr="00A10693">
        <w:rPr>
          <w:rFonts w:ascii="Arial" w:hAnsi="Arial" w:cs="Arial"/>
        </w:rPr>
        <w:t xml:space="preserve"> транзакци</w:t>
      </w:r>
      <w:r w:rsidR="00CA1D4D" w:rsidRPr="00A10693">
        <w:rPr>
          <w:rFonts w:ascii="Arial" w:hAnsi="Arial" w:cs="Arial"/>
        </w:rPr>
        <w:t>ю</w:t>
      </w:r>
      <w:r w:rsidR="00093463" w:rsidRPr="00A10693">
        <w:rPr>
          <w:rFonts w:ascii="Arial" w:hAnsi="Arial" w:cs="Arial"/>
        </w:rPr>
        <w:t xml:space="preserve"> </w:t>
      </w:r>
      <w:r w:rsidR="00DD267B">
        <w:rPr>
          <w:rFonts w:ascii="Arial" w:hAnsi="Arial" w:cs="Arial"/>
        </w:rPr>
        <w:t>«</w:t>
      </w:r>
      <w:r w:rsidR="00373717" w:rsidRPr="00A10693">
        <w:rPr>
          <w:rFonts w:ascii="Arial" w:hAnsi="Arial" w:cs="Arial"/>
        </w:rPr>
        <w:t>Групповое деблокирование заявок</w:t>
      </w:r>
      <w:r w:rsidR="00DD267B">
        <w:rPr>
          <w:rFonts w:ascii="Arial" w:hAnsi="Arial" w:cs="Arial"/>
        </w:rPr>
        <w:t>»</w:t>
      </w:r>
      <w:r w:rsidR="00CA1D4D" w:rsidRPr="00A10693">
        <w:rPr>
          <w:rFonts w:ascii="Arial" w:hAnsi="Arial" w:cs="Arial"/>
        </w:rPr>
        <w:t>. О</w:t>
      </w:r>
      <w:r w:rsidR="00511AC7" w:rsidRPr="00A10693">
        <w:rPr>
          <w:rFonts w:ascii="Arial" w:hAnsi="Arial" w:cs="Arial"/>
          <w:color w:val="000000" w:themeColor="text1"/>
          <w:szCs w:val="24"/>
        </w:rPr>
        <w:t xml:space="preserve">тчет формируется в рамках </w:t>
      </w:r>
      <w:r w:rsidR="00EC6F7D">
        <w:rPr>
          <w:rFonts w:ascii="Arial" w:hAnsi="Arial" w:cs="Arial"/>
          <w:color w:val="000000" w:themeColor="text1"/>
          <w:szCs w:val="24"/>
        </w:rPr>
        <w:t>закупочной организации</w:t>
      </w:r>
      <w:r w:rsidR="00511AC7" w:rsidRPr="00A10693">
        <w:rPr>
          <w:rFonts w:ascii="Arial" w:hAnsi="Arial" w:cs="Arial"/>
          <w:color w:val="000000" w:themeColor="text1"/>
          <w:szCs w:val="24"/>
        </w:rPr>
        <w:t>, присвоенной ответственному закупщику</w:t>
      </w:r>
      <w:r w:rsidR="00CA1D4D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511AC7" w:rsidRPr="00A10693">
        <w:rPr>
          <w:rFonts w:ascii="Arial" w:hAnsi="Arial" w:cs="Arial"/>
          <w:color w:val="000000" w:themeColor="text1"/>
          <w:szCs w:val="24"/>
        </w:rPr>
        <w:t xml:space="preserve">с детализацией по позициям заявок на закупку. </w:t>
      </w:r>
      <w:r w:rsidR="00EC6F7D">
        <w:rPr>
          <w:rFonts w:ascii="Arial" w:hAnsi="Arial" w:cs="Arial"/>
          <w:color w:val="000000" w:themeColor="text1"/>
          <w:szCs w:val="24"/>
        </w:rPr>
        <w:t>Таким образом</w:t>
      </w:r>
      <w:r w:rsidR="0042196B">
        <w:rPr>
          <w:rFonts w:ascii="Arial" w:hAnsi="Arial" w:cs="Arial"/>
          <w:color w:val="000000" w:themeColor="text1"/>
          <w:szCs w:val="24"/>
        </w:rPr>
        <w:t>,</w:t>
      </w:r>
      <w:r w:rsidR="00EC6F7D">
        <w:rPr>
          <w:rFonts w:ascii="Arial" w:hAnsi="Arial" w:cs="Arial"/>
          <w:color w:val="000000" w:themeColor="text1"/>
          <w:szCs w:val="24"/>
        </w:rPr>
        <w:t xml:space="preserve"> закупщику доступны</w:t>
      </w:r>
      <w:r w:rsidR="007D031E">
        <w:rPr>
          <w:rFonts w:ascii="Arial" w:hAnsi="Arial" w:cs="Arial"/>
          <w:color w:val="000000" w:themeColor="text1"/>
          <w:szCs w:val="24"/>
        </w:rPr>
        <w:t xml:space="preserve"> как</w:t>
      </w:r>
      <w:r w:rsidR="00EC6F7D">
        <w:rPr>
          <w:rFonts w:ascii="Arial" w:hAnsi="Arial" w:cs="Arial"/>
          <w:color w:val="000000" w:themeColor="text1"/>
          <w:szCs w:val="24"/>
        </w:rPr>
        <w:t xml:space="preserve"> заявки на закупку, в которых он </w:t>
      </w:r>
      <w:r w:rsidR="0042196B">
        <w:rPr>
          <w:rFonts w:ascii="Arial" w:hAnsi="Arial" w:cs="Arial"/>
          <w:color w:val="000000" w:themeColor="text1"/>
          <w:szCs w:val="24"/>
        </w:rPr>
        <w:t xml:space="preserve">определен </w:t>
      </w:r>
      <w:r w:rsidR="00EC6F7D">
        <w:rPr>
          <w:rFonts w:ascii="Arial" w:hAnsi="Arial" w:cs="Arial"/>
          <w:color w:val="000000" w:themeColor="text1"/>
          <w:szCs w:val="24"/>
        </w:rPr>
        <w:t xml:space="preserve">как группа закупок, так и заявки на закупку, </w:t>
      </w:r>
      <w:r w:rsidR="007D031E">
        <w:rPr>
          <w:rFonts w:ascii="Arial" w:hAnsi="Arial" w:cs="Arial"/>
          <w:color w:val="000000" w:themeColor="text1"/>
          <w:szCs w:val="24"/>
        </w:rPr>
        <w:t xml:space="preserve">относящиеся к другим </w:t>
      </w:r>
      <w:r w:rsidR="0042196B">
        <w:rPr>
          <w:rFonts w:ascii="Arial" w:hAnsi="Arial" w:cs="Arial"/>
          <w:color w:val="000000" w:themeColor="text1"/>
          <w:szCs w:val="24"/>
        </w:rPr>
        <w:t>закупщикам</w:t>
      </w:r>
      <w:r w:rsidR="007D031E">
        <w:rPr>
          <w:rFonts w:ascii="Arial" w:hAnsi="Arial" w:cs="Arial"/>
          <w:color w:val="000000" w:themeColor="text1"/>
          <w:szCs w:val="24"/>
        </w:rPr>
        <w:t xml:space="preserve"> той же закупочной организации.</w:t>
      </w:r>
      <w:r w:rsidR="00EC6F7D">
        <w:rPr>
          <w:rFonts w:ascii="Arial" w:hAnsi="Arial" w:cs="Arial"/>
          <w:color w:val="000000" w:themeColor="text1"/>
          <w:szCs w:val="24"/>
        </w:rPr>
        <w:t xml:space="preserve"> </w:t>
      </w:r>
    </w:p>
    <w:p w14:paraId="20A4E0EC" w14:textId="317C74BC" w:rsidR="0071685E" w:rsidRPr="00A10693" w:rsidRDefault="0071685E" w:rsidP="0038483D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  <w:color w:val="000000" w:themeColor="text1"/>
          <w:szCs w:val="24"/>
        </w:rPr>
        <w:t xml:space="preserve">Заявки на закупку, загруженные из 1С не требуется деблокировать в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F8304C">
        <w:rPr>
          <w:rFonts w:ascii="Arial" w:hAnsi="Arial" w:cs="Arial"/>
          <w:color w:val="000000" w:themeColor="text1"/>
          <w:szCs w:val="24"/>
        </w:rPr>
        <w:t>/4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HANA</w:t>
      </w:r>
      <w:r w:rsidRPr="00F8304C">
        <w:rPr>
          <w:rFonts w:ascii="Arial" w:hAnsi="Arial" w:cs="Arial"/>
          <w:color w:val="000000" w:themeColor="text1"/>
          <w:szCs w:val="24"/>
        </w:rPr>
        <w:t xml:space="preserve">, т.к. эти заявки загружаются в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F8304C">
        <w:rPr>
          <w:rFonts w:ascii="Arial" w:hAnsi="Arial" w:cs="Arial"/>
          <w:color w:val="000000" w:themeColor="text1"/>
          <w:szCs w:val="24"/>
        </w:rPr>
        <w:t>/4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HANA</w:t>
      </w:r>
      <w:r w:rsidRPr="00F8304C">
        <w:rPr>
          <w:rFonts w:ascii="Arial" w:hAnsi="Arial" w:cs="Arial"/>
          <w:color w:val="000000" w:themeColor="text1"/>
          <w:szCs w:val="24"/>
        </w:rPr>
        <w:t xml:space="preserve"> только после включения в лоты в 1С</w:t>
      </w:r>
      <w:r w:rsidR="00C35A5D">
        <w:rPr>
          <w:rFonts w:ascii="Arial" w:hAnsi="Arial" w:cs="Arial"/>
          <w:color w:val="000000" w:themeColor="text1"/>
          <w:szCs w:val="24"/>
        </w:rPr>
        <w:t xml:space="preserve"> АСБНУ и АСУ МТО</w:t>
      </w:r>
      <w:r w:rsidRPr="00F8304C">
        <w:rPr>
          <w:rFonts w:ascii="Arial" w:hAnsi="Arial" w:cs="Arial"/>
          <w:color w:val="000000" w:themeColor="text1"/>
          <w:szCs w:val="24"/>
        </w:rPr>
        <w:t>.</w:t>
      </w:r>
    </w:p>
    <w:p w14:paraId="4D707593" w14:textId="5B46FDC6" w:rsidR="00CA6FE6" w:rsidRPr="00CA6FE6" w:rsidRDefault="00CA6FE6" w:rsidP="00CA6FE6">
      <w:pPr>
        <w:spacing w:after="240" w:line="276" w:lineRule="auto"/>
        <w:ind w:firstLine="708"/>
        <w:rPr>
          <w:ins w:id="375" w:author="Paramonova Elena" w:date="2021-02-22T15:38:00Z"/>
          <w:rFonts w:ascii="Arial" w:hAnsi="Arial" w:cs="Arial"/>
          <w:color w:val="000000" w:themeColor="text1"/>
          <w:szCs w:val="24"/>
        </w:rPr>
      </w:pPr>
      <w:ins w:id="376" w:author="Paramonova Elena" w:date="2021-02-22T15:38:00Z">
        <w:r w:rsidRPr="00A10693">
          <w:rPr>
            <w:rFonts w:ascii="Arial" w:hAnsi="Arial" w:cs="Arial"/>
            <w:color w:val="000000" w:themeColor="text1"/>
            <w:szCs w:val="24"/>
          </w:rPr>
          <w:t xml:space="preserve">Заявка на закупку является срочной, если в позиции такой заявки </w:t>
        </w:r>
      </w:ins>
      <w:ins w:id="377" w:author="Paramonova Elena" w:date="2021-02-22T15:42:00Z">
        <w:r>
          <w:rPr>
            <w:rFonts w:ascii="Arial" w:hAnsi="Arial" w:cs="Arial"/>
            <w:color w:val="000000" w:themeColor="text1"/>
            <w:szCs w:val="24"/>
          </w:rPr>
          <w:t xml:space="preserve">установлен </w:t>
        </w:r>
      </w:ins>
      <w:ins w:id="378" w:author="Paramonova Elena" w:date="2021-02-22T15:38:00Z">
        <w:r w:rsidRPr="00A10693">
          <w:rPr>
            <w:rFonts w:ascii="Arial" w:hAnsi="Arial" w:cs="Arial"/>
            <w:color w:val="000000" w:themeColor="text1"/>
            <w:szCs w:val="24"/>
          </w:rPr>
          <w:t>индикатор срочности.</w:t>
        </w:r>
        <w:r>
          <w:rPr>
            <w:rFonts w:ascii="Arial" w:hAnsi="Arial" w:cs="Arial"/>
            <w:color w:val="000000" w:themeColor="text1"/>
            <w:szCs w:val="24"/>
          </w:rPr>
          <w:t xml:space="preserve"> Индикатор проставляется автоматически в случае, если дата поставки не входит в </w:t>
        </w:r>
        <w:r>
          <w:rPr>
            <w:rFonts w:ascii="Arial" w:hAnsi="Arial" w:cs="Arial"/>
            <w:color w:val="000000" w:themeColor="text1"/>
            <w:szCs w:val="24"/>
            <w:lang w:val="en-US"/>
          </w:rPr>
          <w:t>lead</w:t>
        </w:r>
        <w:r w:rsidRPr="00CA6FE6">
          <w:rPr>
            <w:rFonts w:ascii="Arial" w:hAnsi="Arial" w:cs="Arial"/>
            <w:color w:val="000000" w:themeColor="text1"/>
            <w:szCs w:val="24"/>
            <w:rPrChange w:author="Paramonova Elena" w:date="2021-02-22T15:39:00Z" w:id="379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 xml:space="preserve"> </w:t>
        </w:r>
        <w:r>
          <w:rPr>
            <w:rFonts w:ascii="Arial" w:hAnsi="Arial" w:cs="Arial"/>
            <w:color w:val="000000" w:themeColor="text1"/>
            <w:szCs w:val="24"/>
            <w:lang w:val="en-US"/>
          </w:rPr>
          <w:t>time</w:t>
        </w:r>
        <w:r w:rsidR="00EC21B7">
          <w:rPr>
            <w:rFonts w:ascii="Arial" w:hAnsi="Arial" w:cs="Arial"/>
            <w:color w:val="000000" w:themeColor="text1"/>
            <w:szCs w:val="24"/>
          </w:rPr>
          <w:t xml:space="preserve">, </w:t>
        </w:r>
        <w:r>
          <w:rPr>
            <w:rFonts w:ascii="Arial" w:hAnsi="Arial" w:cs="Arial"/>
            <w:color w:val="000000" w:themeColor="text1"/>
            <w:szCs w:val="24"/>
          </w:rPr>
          <w:t>LT</w:t>
        </w:r>
      </w:ins>
      <w:ins w:id="380" w:author="Paramonova Elena" w:date="2021-02-22T15:39:00Z">
        <w:r w:rsidRPr="00CA6FE6">
          <w:rPr>
            <w:rFonts w:ascii="Arial" w:hAnsi="Arial" w:cs="Arial"/>
            <w:color w:val="000000" w:themeColor="text1"/>
            <w:szCs w:val="24"/>
            <w:rPrChange w:author="Paramonova Elena" w:date="2021-02-22T15:39:00Z" w:id="381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 xml:space="preserve"> </w:t>
        </w:r>
        <w:r>
          <w:rPr>
            <w:rFonts w:ascii="Arial" w:hAnsi="Arial" w:cs="Arial"/>
            <w:color w:val="000000" w:themeColor="text1"/>
            <w:szCs w:val="24"/>
          </w:rPr>
          <w:t xml:space="preserve">рассчитывается на основании срока поставки на заводе </w:t>
        </w:r>
      </w:ins>
      <w:ins w:id="382" w:author="Anton Chigvintsev" w:date="2021-02-23T08:59:00Z">
        <w:r w:rsidR="002E272F">
          <w:rPr>
            <w:rFonts w:ascii="Arial" w:hAnsi="Arial" w:cs="Arial"/>
            <w:color w:val="000000" w:themeColor="text1"/>
            <w:szCs w:val="24"/>
          </w:rPr>
          <w:t>закупки</w:t>
        </w:r>
      </w:ins>
      <w:ins w:id="383" w:author="Paramonova Elena" w:date="2021-02-22T15:39:00Z">
        <w:r>
          <w:rPr>
            <w:rFonts w:ascii="Arial" w:hAnsi="Arial" w:cs="Arial"/>
            <w:color w:val="000000" w:themeColor="text1"/>
            <w:szCs w:val="24"/>
          </w:rPr>
          <w:t>.</w:t>
        </w:r>
      </w:ins>
    </w:p>
    <w:p w14:paraId="2588CEFB" w14:textId="746074B1" w:rsidR="00EA19CB" w:rsidRPr="00A10693" w:rsidRDefault="007C3484" w:rsidP="00EC6F7D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</w:t>
      </w:r>
      <w:r w:rsidR="00511AC7" w:rsidRPr="00A10693">
        <w:rPr>
          <w:rFonts w:ascii="Arial" w:hAnsi="Arial" w:cs="Arial"/>
          <w:color w:val="000000" w:themeColor="text1"/>
          <w:szCs w:val="24"/>
        </w:rPr>
        <w:t xml:space="preserve"> процесс</w:t>
      </w:r>
      <w:r w:rsidRPr="00A10693">
        <w:rPr>
          <w:rFonts w:ascii="Arial" w:hAnsi="Arial" w:cs="Arial"/>
          <w:color w:val="000000" w:themeColor="text1"/>
          <w:szCs w:val="24"/>
        </w:rPr>
        <w:t>е</w:t>
      </w:r>
      <w:r w:rsidR="00511AC7" w:rsidRPr="00A10693">
        <w:rPr>
          <w:rFonts w:ascii="Arial" w:hAnsi="Arial" w:cs="Arial"/>
          <w:color w:val="000000" w:themeColor="text1"/>
          <w:szCs w:val="24"/>
        </w:rPr>
        <w:t xml:space="preserve"> ПП-10.03.04-ERP </w:t>
      </w:r>
      <w:r w:rsidR="00DD267B">
        <w:rPr>
          <w:rFonts w:ascii="Arial" w:hAnsi="Arial" w:cs="Arial"/>
          <w:color w:val="000000" w:themeColor="text1"/>
          <w:szCs w:val="24"/>
        </w:rPr>
        <w:t>«</w:t>
      </w:r>
      <w:r w:rsidR="00511AC7" w:rsidRPr="00A10693">
        <w:rPr>
          <w:rFonts w:ascii="Arial" w:hAnsi="Arial" w:cs="Arial"/>
          <w:color w:val="000000" w:themeColor="text1"/>
          <w:szCs w:val="24"/>
        </w:rPr>
        <w:t>Оперативное планирование обеспечения</w:t>
      </w:r>
      <w:r w:rsidR="00DD267B">
        <w:rPr>
          <w:rFonts w:ascii="Arial" w:hAnsi="Arial" w:cs="Arial"/>
          <w:color w:val="000000" w:themeColor="text1"/>
          <w:szCs w:val="24"/>
        </w:rPr>
        <w:t>»</w:t>
      </w:r>
      <w:r w:rsidR="006610FC" w:rsidRPr="00A10693">
        <w:rPr>
          <w:rFonts w:ascii="Arial" w:hAnsi="Arial" w:cs="Arial"/>
          <w:color w:val="000000" w:themeColor="text1"/>
          <w:szCs w:val="24"/>
        </w:rPr>
        <w:t>,</w:t>
      </w:r>
      <w:r w:rsidR="00CA1D4D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>в результате прогона ППМ</w:t>
      </w:r>
      <w:r w:rsidR="006610FC" w:rsidRPr="00A10693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511AC7" w:rsidRPr="00A10693">
        <w:rPr>
          <w:rFonts w:ascii="Arial" w:hAnsi="Arial" w:cs="Arial"/>
          <w:color w:val="000000" w:themeColor="text1"/>
          <w:szCs w:val="24"/>
        </w:rPr>
        <w:t>заяв</w:t>
      </w:r>
      <w:r w:rsidRPr="00A10693">
        <w:rPr>
          <w:rFonts w:ascii="Arial" w:hAnsi="Arial" w:cs="Arial"/>
          <w:color w:val="000000" w:themeColor="text1"/>
          <w:szCs w:val="24"/>
        </w:rPr>
        <w:t>ке</w:t>
      </w:r>
      <w:r w:rsidR="00511AC7" w:rsidRPr="00A10693">
        <w:rPr>
          <w:rFonts w:ascii="Arial" w:hAnsi="Arial" w:cs="Arial"/>
          <w:color w:val="000000" w:themeColor="text1"/>
          <w:szCs w:val="24"/>
        </w:rPr>
        <w:t xml:space="preserve"> на закупку МТР </w:t>
      </w:r>
      <w:r w:rsidRPr="00A10693">
        <w:rPr>
          <w:rFonts w:ascii="Arial" w:hAnsi="Arial" w:cs="Arial"/>
          <w:color w:val="000000" w:themeColor="text1"/>
          <w:szCs w:val="24"/>
        </w:rPr>
        <w:t xml:space="preserve">может быть </w:t>
      </w:r>
      <w:r w:rsidR="00511AC7" w:rsidRPr="00A10693">
        <w:rPr>
          <w:rFonts w:ascii="Arial" w:hAnsi="Arial" w:cs="Arial"/>
          <w:color w:val="000000" w:themeColor="text1"/>
          <w:szCs w:val="24"/>
        </w:rPr>
        <w:t>присв</w:t>
      </w:r>
      <w:r w:rsidRPr="00A10693">
        <w:rPr>
          <w:rFonts w:ascii="Arial" w:hAnsi="Arial" w:cs="Arial"/>
          <w:color w:val="000000" w:themeColor="text1"/>
          <w:szCs w:val="24"/>
        </w:rPr>
        <w:t>оен</w:t>
      </w:r>
      <w:r w:rsidR="00511AC7" w:rsidRPr="00A10693">
        <w:rPr>
          <w:rFonts w:ascii="Arial" w:hAnsi="Arial" w:cs="Arial"/>
          <w:color w:val="000000" w:themeColor="text1"/>
          <w:szCs w:val="24"/>
        </w:rPr>
        <w:t xml:space="preserve"> действующи</w:t>
      </w:r>
      <w:r w:rsidRPr="00A10693">
        <w:rPr>
          <w:rFonts w:ascii="Arial" w:hAnsi="Arial" w:cs="Arial"/>
          <w:color w:val="000000" w:themeColor="text1"/>
          <w:szCs w:val="24"/>
        </w:rPr>
        <w:t>й</w:t>
      </w:r>
      <w:r w:rsidR="00511AC7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85386E" w:rsidRPr="00A10693">
        <w:rPr>
          <w:rFonts w:ascii="Arial" w:hAnsi="Arial" w:cs="Arial"/>
          <w:color w:val="000000" w:themeColor="text1"/>
          <w:szCs w:val="24"/>
        </w:rPr>
        <w:t>рамочны</w:t>
      </w:r>
      <w:r w:rsidR="0085386E">
        <w:rPr>
          <w:rFonts w:ascii="Arial" w:hAnsi="Arial" w:cs="Arial"/>
          <w:color w:val="000000" w:themeColor="text1"/>
          <w:szCs w:val="24"/>
        </w:rPr>
        <w:t>й</w:t>
      </w:r>
      <w:r w:rsidR="0085386E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511AC7" w:rsidRPr="00A10693">
        <w:rPr>
          <w:rFonts w:ascii="Arial" w:hAnsi="Arial" w:cs="Arial"/>
          <w:color w:val="000000" w:themeColor="text1"/>
          <w:szCs w:val="24"/>
        </w:rPr>
        <w:t xml:space="preserve">договор, в случае его наличия (подробнее см. </w:t>
      </w:r>
      <w:r w:rsidR="0044380A" w:rsidRPr="00A10693">
        <w:rPr>
          <w:rFonts w:ascii="Arial" w:hAnsi="Arial" w:cs="Arial"/>
          <w:color w:val="000000" w:themeColor="text1"/>
          <w:szCs w:val="24"/>
        </w:rPr>
        <w:t>КД</w:t>
      </w:r>
      <w:r w:rsidR="0044380A">
        <w:rPr>
          <w:rFonts w:ascii="Arial" w:hAnsi="Arial" w:cs="Arial"/>
          <w:color w:val="000000" w:themeColor="text1"/>
          <w:szCs w:val="24"/>
        </w:rPr>
        <w:t xml:space="preserve"> </w:t>
      </w:r>
      <w:r w:rsidR="0044380A" w:rsidRPr="0044380A">
        <w:rPr>
          <w:rFonts w:ascii="Arial" w:hAnsi="Arial" w:cs="Arial"/>
          <w:color w:val="000000" w:themeColor="text1"/>
          <w:szCs w:val="24"/>
        </w:rPr>
        <w:t>ERP.</w:t>
      </w:r>
      <w:ins w:id="384" w:author="SintsovaMA" w:date="2021-03-22T17:19:00Z">
        <w:r w:rsidR="00705E36" w:rsidRPr="004D0783">
          <w:rPr>
            <w:rFonts w:ascii="Arial" w:hAnsi="Arial" w:cs="Arial"/>
            <w:color w:val="000000" w:themeColor="text1"/>
            <w:szCs w:val="24"/>
            <w:rPrChange w:author="NazarovaVA" w:date="2021-03-24T10:17:00Z" w:id="385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13.</w:t>
        </w:r>
      </w:ins>
      <w:r w:rsidR="00D2138A" w:rsidRPr="00F8304C">
        <w:rPr>
          <w:rFonts w:ascii="Arial" w:hAnsi="Arial" w:cs="Arial"/>
          <w:color w:val="000000" w:themeColor="text1"/>
          <w:szCs w:val="24"/>
        </w:rPr>
        <w:t>9</w:t>
      </w:r>
      <w:ins w:id="386" w:author="SintsovaMA" w:date="2021-03-22T17:19:00Z">
        <w:r w:rsidR="00705E36" w:rsidRPr="004D0783">
          <w:rPr>
            <w:rFonts w:ascii="Arial" w:hAnsi="Arial" w:cs="Arial"/>
            <w:color w:val="000000" w:themeColor="text1"/>
            <w:szCs w:val="24"/>
            <w:rPrChange w:author="NazarovaVA" w:date="2021-03-24T10:17:00Z" w:id="387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_2_</w:t>
        </w:r>
      </w:ins>
      <w:del w:id="388" w:author="SintsovaMA" w:date="2021-03-22T17:19:00Z">
        <w:r w:rsidR="0044380A" w:rsidRPr="0044380A" w:rsidDel="00705E36">
          <w:rPr>
            <w:rFonts w:ascii="Arial" w:hAnsi="Arial" w:cs="Arial"/>
            <w:color w:val="000000" w:themeColor="text1"/>
            <w:szCs w:val="24"/>
          </w:rPr>
          <w:delText>.1.</w:delText>
        </w:r>
      </w:del>
      <w:r w:rsidR="0044380A" w:rsidRPr="0044380A">
        <w:rPr>
          <w:rFonts w:ascii="Arial" w:hAnsi="Arial" w:cs="Arial"/>
          <w:color w:val="000000" w:themeColor="text1"/>
          <w:szCs w:val="24"/>
        </w:rPr>
        <w:t>58</w:t>
      </w:r>
      <w:ins w:id="389" w:author="SintsovaMA" w:date="2021-03-22T17:19:00Z">
        <w:r w:rsidR="00705E36" w:rsidRPr="004D0783">
          <w:rPr>
            <w:rFonts w:ascii="Arial" w:hAnsi="Arial" w:cs="Arial"/>
            <w:color w:val="000000" w:themeColor="text1"/>
            <w:szCs w:val="24"/>
            <w:rPrChange w:author="NazarovaVA" w:date="2021-03-24T10:17:00Z" w:id="390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</w:t>
        </w:r>
        <w:r w:rsidR="00705E36">
          <w:rPr>
            <w:rFonts w:ascii="Arial" w:hAnsi="Arial" w:cs="Arial"/>
            <w:color w:val="000000" w:themeColor="text1"/>
            <w:szCs w:val="24"/>
            <w:lang w:val="en-US"/>
          </w:rPr>
          <w:t>MM</w:t>
        </w:r>
      </w:ins>
      <w:r w:rsidR="0044380A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44380A">
        <w:rPr>
          <w:rFonts w:ascii="Arial" w:hAnsi="Arial" w:cs="Arial"/>
          <w:color w:val="000000" w:themeColor="text1"/>
          <w:szCs w:val="24"/>
        </w:rPr>
        <w:t>«</w:t>
      </w:r>
      <w:r w:rsidR="00511AC7" w:rsidRPr="00A10693">
        <w:rPr>
          <w:rFonts w:ascii="Arial" w:hAnsi="Arial" w:cs="Arial"/>
          <w:color w:val="000000" w:themeColor="text1"/>
          <w:szCs w:val="24"/>
        </w:rPr>
        <w:t>Планирование обеспечения МТР, работами и услугами</w:t>
      </w:r>
      <w:r w:rsidR="0044380A">
        <w:rPr>
          <w:rFonts w:ascii="Arial" w:hAnsi="Arial" w:cs="Arial"/>
          <w:color w:val="000000" w:themeColor="text1"/>
          <w:szCs w:val="24"/>
        </w:rPr>
        <w:t>»</w:t>
      </w:r>
      <w:r w:rsidR="00511AC7" w:rsidRPr="00A10693">
        <w:rPr>
          <w:rFonts w:ascii="Arial" w:hAnsi="Arial" w:cs="Arial"/>
          <w:color w:val="000000" w:themeColor="text1"/>
          <w:szCs w:val="24"/>
        </w:rPr>
        <w:t xml:space="preserve">). </w:t>
      </w:r>
      <w:r w:rsidRPr="00A10693">
        <w:rPr>
          <w:rFonts w:ascii="Arial" w:hAnsi="Arial" w:cs="Arial"/>
          <w:color w:val="000000" w:themeColor="text1"/>
          <w:szCs w:val="24"/>
        </w:rPr>
        <w:t>Закупщику</w:t>
      </w:r>
      <w:r w:rsidR="00511AC7" w:rsidRPr="00A10693">
        <w:rPr>
          <w:rFonts w:ascii="Arial" w:hAnsi="Arial" w:cs="Arial"/>
          <w:color w:val="000000" w:themeColor="text1"/>
          <w:szCs w:val="24"/>
        </w:rPr>
        <w:t xml:space="preserve"> необходимо проверить корректность автоматического присвоения рамочного договора и при необходимости изменить</w:t>
      </w:r>
      <w:r w:rsidR="00CA1D4D" w:rsidRPr="00A10693">
        <w:rPr>
          <w:rFonts w:ascii="Arial" w:hAnsi="Arial" w:cs="Arial"/>
          <w:color w:val="000000" w:themeColor="text1"/>
          <w:szCs w:val="24"/>
        </w:rPr>
        <w:t xml:space="preserve"> присвоение</w:t>
      </w:r>
      <w:r w:rsidR="00511AC7" w:rsidRPr="00A10693">
        <w:rPr>
          <w:rFonts w:ascii="Arial" w:hAnsi="Arial" w:cs="Arial"/>
          <w:color w:val="000000" w:themeColor="text1"/>
          <w:szCs w:val="24"/>
        </w:rPr>
        <w:t xml:space="preserve">. В случае принятия заявки в работу, закупщик деблокирует позицию заявки. </w:t>
      </w:r>
    </w:p>
    <w:p w14:paraId="29E62215" w14:textId="5B6D3600" w:rsidR="00511AC7" w:rsidRPr="00A10693" w:rsidRDefault="00511AC7" w:rsidP="00511AC7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После деблокирования</w:t>
      </w:r>
      <w:r w:rsidR="008712EC" w:rsidRPr="00A10693">
        <w:rPr>
          <w:rFonts w:ascii="Arial" w:hAnsi="Arial" w:cs="Arial"/>
          <w:color w:val="000000" w:themeColor="text1"/>
          <w:szCs w:val="24"/>
        </w:rPr>
        <w:t xml:space="preserve"> закупщиком</w:t>
      </w:r>
      <w:r w:rsidRPr="00A10693">
        <w:rPr>
          <w:rFonts w:ascii="Arial" w:hAnsi="Arial" w:cs="Arial"/>
          <w:color w:val="000000" w:themeColor="text1"/>
          <w:szCs w:val="24"/>
        </w:rPr>
        <w:t xml:space="preserve"> заявки</w:t>
      </w:r>
      <w:r w:rsidR="008712EC" w:rsidRPr="00A10693">
        <w:rPr>
          <w:rFonts w:ascii="Arial" w:hAnsi="Arial" w:cs="Arial"/>
          <w:color w:val="000000" w:themeColor="text1"/>
          <w:szCs w:val="24"/>
        </w:rPr>
        <w:t xml:space="preserve"> на </w:t>
      </w:r>
      <w:r w:rsidR="007108F7" w:rsidRPr="00A10693">
        <w:rPr>
          <w:rFonts w:ascii="Arial" w:hAnsi="Arial" w:cs="Arial"/>
          <w:color w:val="000000" w:themeColor="text1"/>
          <w:szCs w:val="24"/>
        </w:rPr>
        <w:t>закупку</w:t>
      </w:r>
      <w:r w:rsidR="00FD54FF">
        <w:rPr>
          <w:rFonts w:ascii="Arial" w:hAnsi="Arial" w:cs="Arial"/>
          <w:color w:val="000000" w:themeColor="text1"/>
          <w:szCs w:val="24"/>
        </w:rPr>
        <w:t xml:space="preserve"> МТР</w:t>
      </w:r>
      <w:r w:rsidR="007108F7" w:rsidRPr="00A10693">
        <w:rPr>
          <w:rFonts w:ascii="Arial" w:hAnsi="Arial" w:cs="Arial"/>
          <w:color w:val="000000" w:themeColor="text1"/>
          <w:szCs w:val="24"/>
        </w:rPr>
        <w:t xml:space="preserve"> с</w:t>
      </w:r>
      <w:r w:rsidRPr="00A10693">
        <w:rPr>
          <w:rFonts w:ascii="Arial" w:hAnsi="Arial" w:cs="Arial"/>
          <w:color w:val="000000" w:themeColor="text1"/>
          <w:szCs w:val="24"/>
        </w:rPr>
        <w:t xml:space="preserve"> присвоенным рамочным договором</w:t>
      </w:r>
      <w:r w:rsidR="008712EC" w:rsidRPr="00A10693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менеджер по сопровождению договора получает по электронной почте соответствующее уведомление</w:t>
      </w:r>
      <w:r w:rsidR="008712EC" w:rsidRPr="00A10693">
        <w:rPr>
          <w:rFonts w:ascii="Arial" w:hAnsi="Arial" w:cs="Arial"/>
          <w:color w:val="000000" w:themeColor="text1"/>
          <w:szCs w:val="24"/>
        </w:rPr>
        <w:t xml:space="preserve"> (в случае</w:t>
      </w:r>
      <w:r w:rsidR="00E977F4">
        <w:rPr>
          <w:rFonts w:ascii="Arial" w:hAnsi="Arial" w:cs="Arial"/>
          <w:color w:val="000000" w:themeColor="text1"/>
          <w:szCs w:val="24"/>
        </w:rPr>
        <w:t>,</w:t>
      </w:r>
      <w:r w:rsidR="008712EC" w:rsidRPr="00A10693">
        <w:rPr>
          <w:rFonts w:ascii="Arial" w:hAnsi="Arial" w:cs="Arial"/>
          <w:color w:val="000000" w:themeColor="text1"/>
          <w:szCs w:val="24"/>
        </w:rPr>
        <w:t xml:space="preserve"> если менеджер по сопровождению договора и закупщик являются разными сотрудниками)</w:t>
      </w:r>
      <w:r w:rsidRPr="00A10693">
        <w:rPr>
          <w:rFonts w:ascii="Arial" w:hAnsi="Arial" w:cs="Arial"/>
          <w:color w:val="000000" w:themeColor="text1"/>
          <w:szCs w:val="24"/>
        </w:rPr>
        <w:t xml:space="preserve">. </w:t>
      </w:r>
      <w:r w:rsidR="00C63847" w:rsidRPr="00A10693">
        <w:rPr>
          <w:rFonts w:ascii="Arial" w:hAnsi="Arial" w:cs="Arial"/>
          <w:color w:val="000000" w:themeColor="text1"/>
          <w:szCs w:val="24"/>
        </w:rPr>
        <w:t xml:space="preserve">Деблокированные заявки на закупку </w:t>
      </w:r>
      <w:r w:rsidR="005D7F2B">
        <w:rPr>
          <w:rFonts w:ascii="Arial" w:hAnsi="Arial" w:cs="Arial"/>
          <w:color w:val="000000" w:themeColor="text1"/>
          <w:szCs w:val="24"/>
        </w:rPr>
        <w:t>недоступны</w:t>
      </w:r>
      <w:r w:rsidR="008712EC" w:rsidRPr="00A10693">
        <w:rPr>
          <w:rFonts w:ascii="Arial" w:hAnsi="Arial" w:cs="Arial"/>
          <w:color w:val="000000" w:themeColor="text1"/>
          <w:szCs w:val="24"/>
        </w:rPr>
        <w:t xml:space="preserve"> для изменений</w:t>
      </w:r>
      <w:r w:rsidR="00C63847" w:rsidRPr="00A10693">
        <w:rPr>
          <w:rFonts w:ascii="Arial" w:hAnsi="Arial" w:cs="Arial"/>
          <w:color w:val="000000" w:themeColor="text1"/>
          <w:szCs w:val="24"/>
        </w:rPr>
        <w:t>.</w:t>
      </w:r>
    </w:p>
    <w:p w14:paraId="060856F5" w14:textId="15D5A77F" w:rsidR="00511AC7" w:rsidRDefault="00511AC7" w:rsidP="00EC6F7D">
      <w:pPr>
        <w:spacing w:after="240" w:line="276" w:lineRule="auto"/>
        <w:ind w:firstLine="708"/>
        <w:rPr>
          <w:ins w:id="391" w:author="Paramonova Elena" w:date="2021-02-18T14:42:00Z"/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 случае необходимости </w:t>
      </w:r>
      <w:r w:rsidR="00D11B86">
        <w:rPr>
          <w:rFonts w:ascii="Arial" w:hAnsi="Arial" w:cs="Arial"/>
          <w:color w:val="000000" w:themeColor="text1"/>
          <w:szCs w:val="24"/>
        </w:rPr>
        <w:t xml:space="preserve">изменения в </w:t>
      </w:r>
      <w:r w:rsidR="00D11B86" w:rsidRPr="00A10693">
        <w:rPr>
          <w:rFonts w:ascii="Arial" w:hAnsi="Arial" w:cs="Arial"/>
          <w:color w:val="000000" w:themeColor="text1"/>
          <w:szCs w:val="24"/>
        </w:rPr>
        <w:t>заявк</w:t>
      </w:r>
      <w:r w:rsidR="00D11B86">
        <w:rPr>
          <w:rFonts w:ascii="Arial" w:hAnsi="Arial" w:cs="Arial"/>
          <w:color w:val="000000" w:themeColor="text1"/>
          <w:szCs w:val="24"/>
        </w:rPr>
        <w:t>е</w:t>
      </w:r>
      <w:r w:rsidR="00D11B86" w:rsidRPr="00A10693">
        <w:rPr>
          <w:rFonts w:ascii="Arial" w:hAnsi="Arial" w:cs="Arial"/>
          <w:color w:val="000000" w:themeColor="text1"/>
          <w:szCs w:val="24"/>
        </w:rPr>
        <w:t xml:space="preserve"> на закупку</w:t>
      </w:r>
      <w:r w:rsidR="00D11B86">
        <w:rPr>
          <w:rFonts w:ascii="Arial" w:hAnsi="Arial" w:cs="Arial"/>
          <w:color w:val="000000" w:themeColor="text1"/>
          <w:szCs w:val="24"/>
        </w:rPr>
        <w:t xml:space="preserve"> МТР</w:t>
      </w:r>
      <w:r w:rsidR="00574C8F">
        <w:rPr>
          <w:rFonts w:ascii="Arial" w:hAnsi="Arial" w:cs="Arial"/>
          <w:color w:val="000000" w:themeColor="text1"/>
          <w:szCs w:val="24"/>
        </w:rPr>
        <w:t>, которая согласована сток-контролером, но не принята в работу закупщиком,</w:t>
      </w:r>
      <w:r w:rsidR="00791153">
        <w:rPr>
          <w:rFonts w:ascii="Arial" w:hAnsi="Arial" w:cs="Arial"/>
          <w:color w:val="000000" w:themeColor="text1"/>
          <w:szCs w:val="24"/>
        </w:rPr>
        <w:t xml:space="preserve"> </w:t>
      </w:r>
      <w:r w:rsidR="00D11B86">
        <w:rPr>
          <w:rFonts w:ascii="Arial" w:hAnsi="Arial" w:cs="Arial"/>
          <w:color w:val="000000" w:themeColor="text1"/>
          <w:szCs w:val="24"/>
        </w:rPr>
        <w:t>некорректных</w:t>
      </w:r>
      <w:r w:rsidR="00574C8F">
        <w:rPr>
          <w:rFonts w:ascii="Arial" w:hAnsi="Arial" w:cs="Arial"/>
          <w:color w:val="000000" w:themeColor="text1"/>
          <w:szCs w:val="24"/>
        </w:rPr>
        <w:t xml:space="preserve"> или</w:t>
      </w:r>
      <w:r w:rsidR="00791153">
        <w:rPr>
          <w:rFonts w:ascii="Arial" w:hAnsi="Arial" w:cs="Arial"/>
          <w:color w:val="000000" w:themeColor="text1"/>
          <w:szCs w:val="24"/>
        </w:rPr>
        <w:t xml:space="preserve"> </w:t>
      </w:r>
      <w:r w:rsidR="00D11B86">
        <w:rPr>
          <w:rFonts w:ascii="Arial" w:hAnsi="Arial" w:cs="Arial"/>
          <w:color w:val="000000" w:themeColor="text1"/>
          <w:szCs w:val="24"/>
        </w:rPr>
        <w:t xml:space="preserve">неполных данных, закупщик </w:t>
      </w:r>
      <w:r w:rsidR="00D11B86" w:rsidRPr="00A10693">
        <w:rPr>
          <w:rFonts w:ascii="Arial" w:hAnsi="Arial" w:cs="Arial"/>
          <w:color w:val="000000" w:themeColor="text1"/>
          <w:szCs w:val="24"/>
        </w:rPr>
        <w:t xml:space="preserve">в </w:t>
      </w:r>
      <w:r w:rsidR="00D11B86" w:rsidRPr="00A10693">
        <w:rPr>
          <w:rFonts w:ascii="Arial" w:hAnsi="Arial" w:cs="Arial"/>
          <w:color w:val="000000" w:themeColor="text1"/>
          <w:szCs w:val="24"/>
          <w:lang w:val="en-US"/>
        </w:rPr>
        <w:t>SAP</w:t>
      </w:r>
      <w:r w:rsidR="00D11B86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D11B86" w:rsidRPr="00A10693">
        <w:rPr>
          <w:rFonts w:ascii="Arial" w:hAnsi="Arial" w:cs="Arial"/>
          <w:lang w:val="en-US"/>
        </w:rPr>
        <w:t>S</w:t>
      </w:r>
      <w:r w:rsidR="00D11B86" w:rsidRPr="00A10693">
        <w:rPr>
          <w:rFonts w:ascii="Arial" w:hAnsi="Arial" w:cs="Arial"/>
        </w:rPr>
        <w:t>/4</w:t>
      </w:r>
      <w:r w:rsidR="00D11B86" w:rsidRPr="00A10693">
        <w:rPr>
          <w:rFonts w:ascii="Arial" w:hAnsi="Arial" w:cs="Arial"/>
          <w:lang w:val="en-US"/>
        </w:rPr>
        <w:t>HANA</w:t>
      </w:r>
      <w:r w:rsidR="00D11B86">
        <w:rPr>
          <w:rFonts w:ascii="Arial" w:hAnsi="Arial" w:cs="Arial"/>
        </w:rPr>
        <w:t xml:space="preserve"> </w:t>
      </w:r>
      <w:r w:rsidR="00D11B86" w:rsidRPr="00A10693">
        <w:rPr>
          <w:rFonts w:ascii="Arial" w:hAnsi="Arial" w:cs="Arial"/>
          <w:color w:val="000000" w:themeColor="text1"/>
          <w:szCs w:val="24"/>
        </w:rPr>
        <w:t>отклон</w:t>
      </w:r>
      <w:r w:rsidR="00D11B86">
        <w:rPr>
          <w:rFonts w:ascii="Arial" w:hAnsi="Arial" w:cs="Arial"/>
          <w:color w:val="000000" w:themeColor="text1"/>
          <w:szCs w:val="24"/>
        </w:rPr>
        <w:t xml:space="preserve">яет </w:t>
      </w:r>
      <w:r w:rsidR="00EC6F7D">
        <w:rPr>
          <w:rFonts w:ascii="Arial" w:hAnsi="Arial" w:cs="Arial"/>
        </w:rPr>
        <w:t>заявку на закупку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EC6F7D">
        <w:rPr>
          <w:rFonts w:ascii="Arial" w:hAnsi="Arial" w:cs="Arial"/>
          <w:color w:val="000000" w:themeColor="text1"/>
          <w:szCs w:val="24"/>
        </w:rPr>
        <w:t xml:space="preserve">с </w:t>
      </w:r>
      <w:r w:rsidR="00F91C08" w:rsidRPr="00A10693">
        <w:rPr>
          <w:rFonts w:ascii="Arial" w:hAnsi="Arial" w:cs="Arial"/>
          <w:color w:val="000000" w:themeColor="text1"/>
          <w:szCs w:val="24"/>
        </w:rPr>
        <w:t>указ</w:t>
      </w:r>
      <w:r w:rsidR="00EC6F7D">
        <w:rPr>
          <w:rFonts w:ascii="Arial" w:hAnsi="Arial" w:cs="Arial"/>
          <w:color w:val="000000" w:themeColor="text1"/>
          <w:szCs w:val="24"/>
        </w:rPr>
        <w:t>анием</w:t>
      </w:r>
      <w:r w:rsidRPr="00A10693">
        <w:rPr>
          <w:rFonts w:ascii="Arial" w:hAnsi="Arial" w:cs="Arial"/>
          <w:color w:val="000000" w:themeColor="text1"/>
          <w:szCs w:val="24"/>
        </w:rPr>
        <w:t xml:space="preserve"> причин</w:t>
      </w:r>
      <w:r w:rsidR="00EC6F7D">
        <w:rPr>
          <w:rFonts w:ascii="Arial" w:hAnsi="Arial" w:cs="Arial"/>
          <w:color w:val="000000" w:themeColor="text1"/>
          <w:szCs w:val="24"/>
        </w:rPr>
        <w:t>ы</w:t>
      </w:r>
      <w:r w:rsidRPr="00A10693">
        <w:rPr>
          <w:rFonts w:ascii="Arial" w:hAnsi="Arial" w:cs="Arial"/>
          <w:color w:val="000000" w:themeColor="text1"/>
          <w:szCs w:val="24"/>
        </w:rPr>
        <w:t xml:space="preserve"> отклонения</w:t>
      </w:r>
      <w:r w:rsidR="00D11B86">
        <w:rPr>
          <w:rFonts w:ascii="Arial" w:hAnsi="Arial" w:cs="Arial"/>
          <w:color w:val="000000" w:themeColor="text1"/>
          <w:szCs w:val="24"/>
        </w:rPr>
        <w:t>.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F22030" w:rsidRPr="00A067CB">
        <w:rPr>
          <w:rFonts w:ascii="Arial" w:hAnsi="Arial" w:cs="Arial"/>
          <w:color w:val="000000" w:themeColor="text1"/>
          <w:szCs w:val="24"/>
        </w:rPr>
        <w:t xml:space="preserve">Если причина отклонения подразумевает изменение </w:t>
      </w:r>
      <w:r w:rsidR="00D06B33" w:rsidRPr="00A067CB">
        <w:rPr>
          <w:rFonts w:ascii="Arial" w:hAnsi="Arial" w:cs="Arial"/>
          <w:color w:val="000000" w:themeColor="text1"/>
          <w:szCs w:val="24"/>
        </w:rPr>
        <w:t>одного или нескольких параметров (</w:t>
      </w:r>
      <w:r w:rsidR="00F22030" w:rsidRPr="00A067CB">
        <w:rPr>
          <w:rFonts w:ascii="Arial" w:hAnsi="Arial" w:cs="Arial"/>
          <w:color w:val="000000" w:themeColor="text1"/>
          <w:szCs w:val="24"/>
        </w:rPr>
        <w:t>код МТР</w:t>
      </w:r>
      <w:r w:rsidR="00D06B33" w:rsidRPr="00A067CB">
        <w:rPr>
          <w:rFonts w:ascii="Arial" w:hAnsi="Arial" w:cs="Arial"/>
          <w:color w:val="000000" w:themeColor="text1"/>
          <w:szCs w:val="24"/>
        </w:rPr>
        <w:t>/</w:t>
      </w:r>
      <w:r w:rsidR="00F22030" w:rsidRPr="00A067CB">
        <w:rPr>
          <w:rFonts w:ascii="Arial" w:hAnsi="Arial" w:cs="Arial"/>
          <w:color w:val="000000" w:themeColor="text1"/>
          <w:szCs w:val="24"/>
        </w:rPr>
        <w:t>дат</w:t>
      </w:r>
      <w:r w:rsidR="00D06B33" w:rsidRPr="00A067CB">
        <w:rPr>
          <w:rFonts w:ascii="Arial" w:hAnsi="Arial" w:cs="Arial"/>
          <w:color w:val="000000" w:themeColor="text1"/>
          <w:szCs w:val="24"/>
        </w:rPr>
        <w:t>а</w:t>
      </w:r>
      <w:r w:rsidR="00F22030" w:rsidRPr="00A067CB">
        <w:rPr>
          <w:rFonts w:ascii="Arial" w:hAnsi="Arial" w:cs="Arial"/>
          <w:color w:val="000000" w:themeColor="text1"/>
          <w:szCs w:val="24"/>
        </w:rPr>
        <w:t xml:space="preserve"> поставки</w:t>
      </w:r>
      <w:r w:rsidR="00D06B33" w:rsidRPr="00A067CB">
        <w:rPr>
          <w:rFonts w:ascii="Arial" w:hAnsi="Arial" w:cs="Arial"/>
          <w:color w:val="000000" w:themeColor="text1"/>
          <w:szCs w:val="24"/>
        </w:rPr>
        <w:t>/</w:t>
      </w:r>
      <w:r w:rsidR="00F22030" w:rsidRPr="00A067CB">
        <w:rPr>
          <w:rFonts w:ascii="Arial" w:hAnsi="Arial" w:cs="Arial"/>
          <w:color w:val="000000" w:themeColor="text1"/>
          <w:szCs w:val="24"/>
        </w:rPr>
        <w:t>количеств</w:t>
      </w:r>
      <w:r w:rsidR="00D06B33" w:rsidRPr="00A067CB">
        <w:rPr>
          <w:rFonts w:ascii="Arial" w:hAnsi="Arial" w:cs="Arial"/>
          <w:color w:val="000000" w:themeColor="text1"/>
          <w:szCs w:val="24"/>
        </w:rPr>
        <w:t>о)</w:t>
      </w:r>
      <w:r w:rsidR="00F22030" w:rsidRPr="00A067CB">
        <w:rPr>
          <w:rFonts w:ascii="Arial" w:hAnsi="Arial" w:cs="Arial"/>
          <w:color w:val="000000" w:themeColor="text1"/>
          <w:szCs w:val="24"/>
        </w:rPr>
        <w:t xml:space="preserve">, то закупщик указывает </w:t>
      </w:r>
      <w:r w:rsidR="00A067CB" w:rsidRPr="00A067CB">
        <w:rPr>
          <w:rFonts w:ascii="Arial" w:hAnsi="Arial" w:cs="Arial"/>
          <w:color w:val="000000" w:themeColor="text1"/>
          <w:szCs w:val="24"/>
        </w:rPr>
        <w:t>новые значения</w:t>
      </w:r>
      <w:r w:rsidR="00D313F8" w:rsidRPr="00A067CB">
        <w:rPr>
          <w:rFonts w:ascii="Arial" w:hAnsi="Arial" w:cs="Arial"/>
          <w:color w:val="000000" w:themeColor="text1"/>
          <w:szCs w:val="24"/>
        </w:rPr>
        <w:t xml:space="preserve"> </w:t>
      </w:r>
      <w:r w:rsidR="00F22030" w:rsidRPr="00A067CB">
        <w:rPr>
          <w:rFonts w:ascii="Arial" w:hAnsi="Arial" w:cs="Arial"/>
          <w:color w:val="000000" w:themeColor="text1"/>
          <w:szCs w:val="24"/>
        </w:rPr>
        <w:t>к замене</w:t>
      </w:r>
      <w:r w:rsidR="00D06B33" w:rsidRPr="00A067CB">
        <w:rPr>
          <w:rFonts w:ascii="Arial" w:hAnsi="Arial" w:cs="Arial"/>
          <w:color w:val="000000" w:themeColor="text1"/>
          <w:szCs w:val="24"/>
        </w:rPr>
        <w:t xml:space="preserve"> в </w:t>
      </w:r>
      <w:r w:rsidR="00D313F8" w:rsidRPr="00A067CB">
        <w:rPr>
          <w:rFonts w:ascii="Arial" w:hAnsi="Arial" w:cs="Arial"/>
          <w:color w:val="000000" w:themeColor="text1"/>
          <w:szCs w:val="24"/>
        </w:rPr>
        <w:t xml:space="preserve"> </w:t>
      </w:r>
      <w:r w:rsidR="00D06B33" w:rsidRPr="00A067CB">
        <w:rPr>
          <w:rFonts w:ascii="Arial" w:hAnsi="Arial" w:cs="Arial"/>
          <w:color w:val="000000" w:themeColor="text1"/>
          <w:szCs w:val="24"/>
        </w:rPr>
        <w:t xml:space="preserve">соответствующих полях заявки </w:t>
      </w:r>
      <w:r w:rsidR="00D313F8" w:rsidRPr="00A067CB">
        <w:rPr>
          <w:rFonts w:ascii="Arial" w:hAnsi="Arial" w:cs="Arial"/>
          <w:color w:val="000000" w:themeColor="text1"/>
          <w:szCs w:val="24"/>
        </w:rPr>
        <w:t>(новый МТР, дату поставки или количество)</w:t>
      </w:r>
      <w:r w:rsidR="00D06B33" w:rsidRPr="00A067CB">
        <w:rPr>
          <w:rFonts w:ascii="Arial" w:hAnsi="Arial" w:cs="Arial"/>
          <w:color w:val="000000" w:themeColor="text1"/>
          <w:szCs w:val="24"/>
        </w:rPr>
        <w:t xml:space="preserve"> в момент её отклонения</w:t>
      </w:r>
      <w:r w:rsidR="00F22030" w:rsidRPr="00A067CB">
        <w:rPr>
          <w:rFonts w:ascii="Arial" w:hAnsi="Arial" w:cs="Arial"/>
          <w:color w:val="000000" w:themeColor="text1"/>
          <w:szCs w:val="24"/>
        </w:rPr>
        <w:t>.</w:t>
      </w:r>
    </w:p>
    <w:p w14:paraId="40878110" w14:textId="2C38AFFF" w:rsidR="006D1E2B" w:rsidRPr="006D1E2B" w:rsidRDefault="006D1E2B" w:rsidP="006D1E2B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  <w:rPrChange w:id="392" w:author="Paramonova Elena" w:date="2021-02-18T14:45:00Z">
            <w:rPr>
              <w:color w:val="000000" w:themeColor="text1"/>
            </w:rPr>
          </w:rPrChange>
        </w:rPr>
      </w:pPr>
      <w:ins w:id="393" w:author="Paramonova Elena" w:date="2021-02-18T14:43:00Z">
        <w:r>
          <w:rPr>
            <w:rFonts w:ascii="Arial" w:hAnsi="Arial" w:cs="Arial"/>
            <w:color w:val="000000" w:themeColor="text1"/>
            <w:szCs w:val="24"/>
          </w:rPr>
          <w:lastRenderedPageBreak/>
          <w:t xml:space="preserve">Для отклонения </w:t>
        </w:r>
        <w:r w:rsidRPr="006D1E2B">
          <w:rPr>
            <w:rFonts w:ascii="Arial" w:hAnsi="Arial" w:cs="Arial"/>
            <w:color w:val="000000" w:themeColor="text1"/>
            <w:szCs w:val="24"/>
          </w:rPr>
          <w:t>сток-контролером заявок на закупку после ППМ</w:t>
        </w:r>
        <w:r w:rsidR="0052731A">
          <w:rPr>
            <w:rFonts w:ascii="Arial" w:hAnsi="Arial" w:cs="Arial"/>
            <w:color w:val="000000" w:themeColor="text1"/>
            <w:szCs w:val="24"/>
          </w:rPr>
          <w:t xml:space="preserve"> выбирается</w:t>
        </w:r>
      </w:ins>
      <w:ins w:id="394" w:author="Paramonova Elena" w:date="2021-02-18T14:42:00Z">
        <w:r w:rsidRPr="006D1E2B">
          <w:rPr>
            <w:rFonts w:ascii="Arial" w:hAnsi="Arial" w:cs="Arial"/>
            <w:color w:val="000000" w:themeColor="text1"/>
            <w:szCs w:val="24"/>
            <w:rPrChange w:author="Paramonova Elena" w:date="2021-02-18T14:42:00Z" w:id="395">
              <w:rPr>
                <w:color w:val="000000" w:themeColor="text1"/>
              </w:rPr>
            </w:rPrChange>
          </w:rPr>
          <w:t xml:space="preserve"> причина отклонения «09» - Закупка вне периода поглощения</w:t>
        </w:r>
      </w:ins>
      <w:ins w:id="396" w:author="Paramonova Elena" w:date="2021-02-18T14:44:00Z">
        <w:r>
          <w:rPr>
            <w:rFonts w:ascii="Arial" w:hAnsi="Arial" w:cs="Arial"/>
            <w:color w:val="000000" w:themeColor="text1"/>
            <w:szCs w:val="24"/>
          </w:rPr>
          <w:t xml:space="preserve">. </w:t>
        </w:r>
      </w:ins>
      <w:ins w:id="397" w:author="Paramonova Elena" w:date="2021-02-18T14:42:00Z">
        <w:r w:rsidRPr="006D1E2B">
          <w:rPr>
            <w:rFonts w:ascii="Arial" w:hAnsi="Arial" w:cs="Arial"/>
            <w:color w:val="000000" w:themeColor="text1"/>
            <w:szCs w:val="24"/>
            <w:rPrChange w:author="Paramonova Elena" w:date="2021-02-18T14:42:00Z" w:id="398">
              <w:rPr>
                <w:color w:val="000000" w:themeColor="text1"/>
              </w:rPr>
            </w:rPrChange>
          </w:rPr>
          <w:t>Данная причина используется при наличии потребности, которую невозможно обеспечить в заявленные сроки, но ППМ все равно создает заявки на закупку в периоде потребности</w:t>
        </w:r>
      </w:ins>
      <w:ins w:id="399" w:author="Paramonova Elena" w:date="2021-02-18T14:44:00Z">
        <w:r>
          <w:rPr>
            <w:rFonts w:ascii="Arial" w:hAnsi="Arial" w:cs="Arial"/>
            <w:color w:val="000000" w:themeColor="text1"/>
            <w:szCs w:val="24"/>
          </w:rPr>
          <w:t xml:space="preserve">. </w:t>
        </w:r>
      </w:ins>
      <w:ins w:id="400" w:author="Paramonova Elena" w:date="2021-02-18T14:42:00Z">
        <w:r w:rsidRPr="006D1E2B">
          <w:rPr>
            <w:rFonts w:ascii="Arial" w:hAnsi="Arial" w:cs="Arial"/>
            <w:color w:val="000000" w:themeColor="text1"/>
            <w:szCs w:val="24"/>
            <w:rPrChange w:author="Paramonova Elena" w:date="2021-02-18T14:42:00Z" w:id="401">
              <w:rPr>
                <w:color w:val="000000" w:themeColor="text1"/>
              </w:rPr>
            </w:rPrChange>
          </w:rPr>
          <w:t>Установка данной причины отклонения не влияет на логику ППМ в текущем году, но изменяет количество в оперативном плане закупок (в заявках на закупку) для будущего года, такие отклоненные заявки не учитываются в нем</w:t>
        </w:r>
      </w:ins>
      <w:ins w:id="402" w:author="Paramonova Elena" w:date="2021-02-18T14:44:00Z">
        <w:r>
          <w:rPr>
            <w:rFonts w:ascii="Arial" w:hAnsi="Arial" w:cs="Arial"/>
            <w:color w:val="000000" w:themeColor="text1"/>
            <w:szCs w:val="24"/>
          </w:rPr>
          <w:t xml:space="preserve">. </w:t>
        </w:r>
      </w:ins>
      <w:ins w:id="403" w:author="Paramonova Elena" w:date="2021-02-18T14:42:00Z">
        <w:r w:rsidRPr="006D1E2B">
          <w:rPr>
            <w:rFonts w:ascii="Arial" w:hAnsi="Arial" w:cs="Arial"/>
            <w:color w:val="000000" w:themeColor="text1"/>
            <w:szCs w:val="24"/>
            <w:rPrChange w:author="Paramonova Elena" w:date="2021-02-18T14:42:00Z" w:id="404">
              <w:rPr>
                <w:color w:val="000000" w:themeColor="text1"/>
              </w:rPr>
            </w:rPrChange>
          </w:rPr>
          <w:t>Если есть открытая, необеспеченная потребность</w:t>
        </w:r>
      </w:ins>
      <w:ins w:id="405" w:author="Anton Chigvintsev" w:date="2021-02-23T09:01:00Z">
        <w:r w:rsidR="00B84C10">
          <w:rPr>
            <w:rFonts w:ascii="Arial" w:hAnsi="Arial" w:cs="Arial"/>
            <w:color w:val="000000" w:themeColor="text1"/>
            <w:szCs w:val="24"/>
          </w:rPr>
          <w:t xml:space="preserve"> текущего</w:t>
        </w:r>
      </w:ins>
      <w:ins w:id="406" w:author="Paramonova Elena" w:date="2021-02-18T14:42:00Z">
        <w:del w:id="407" w:author="Anton Chigvintsev" w:date="2021-02-23T09:01:00Z">
          <w:r w:rsidRPr="006D1E2B" w:rsidDel="00B84C10">
            <w:rPr>
              <w:rFonts w:ascii="Arial" w:hAnsi="Arial" w:cs="Arial"/>
              <w:color w:val="000000" w:themeColor="text1"/>
              <w:szCs w:val="24"/>
              <w:rPrChange w:author="Paramonova Elena" w:date="2021-02-18T14:42:00Z" w:id="408">
                <w:rPr>
                  <w:color w:val="000000" w:themeColor="text1"/>
                </w:rPr>
              </w:rPrChange>
            </w:rPr>
            <w:delText xml:space="preserve"> 2020</w:delText>
          </w:r>
        </w:del>
        <w:r w:rsidRPr="006D1E2B">
          <w:rPr>
            <w:rFonts w:ascii="Arial" w:hAnsi="Arial" w:cs="Arial"/>
            <w:color w:val="000000" w:themeColor="text1"/>
            <w:szCs w:val="24"/>
            <w:rPrChange w:author="Paramonova Elena" w:date="2021-02-18T14:42:00Z" w:id="409">
              <w:rPr>
                <w:color w:val="000000" w:themeColor="text1"/>
              </w:rPr>
            </w:rPrChange>
          </w:rPr>
          <w:t xml:space="preserve"> года без учета отклоненных заявок на закупку по материалу, то система покроет его путем увеличения следующей заявки на закупку </w:t>
        </w:r>
      </w:ins>
      <w:ins w:id="410" w:author="Anton Chigvintsev" w:date="2021-02-23T09:01:00Z">
        <w:r w:rsidR="00B84C10">
          <w:rPr>
            <w:rFonts w:ascii="Arial" w:hAnsi="Arial" w:cs="Arial"/>
            <w:color w:val="000000" w:themeColor="text1"/>
            <w:szCs w:val="24"/>
          </w:rPr>
          <w:t>следующего</w:t>
        </w:r>
      </w:ins>
      <w:ins w:id="411" w:author="Paramonova Elena" w:date="2021-02-18T14:42:00Z">
        <w:del w:id="412" w:author="Anton Chigvintsev" w:date="2021-02-23T09:01:00Z">
          <w:r w:rsidRPr="006D1E2B" w:rsidDel="00B84C10">
            <w:rPr>
              <w:rFonts w:ascii="Arial" w:hAnsi="Arial" w:cs="Arial"/>
              <w:color w:val="000000" w:themeColor="text1"/>
              <w:szCs w:val="24"/>
              <w:rPrChange w:author="Paramonova Elena" w:date="2021-02-18T14:42:00Z" w:id="413">
                <w:rPr>
                  <w:color w:val="000000" w:themeColor="text1"/>
                </w:rPr>
              </w:rPrChange>
            </w:rPr>
            <w:delText>2021</w:delText>
          </w:r>
        </w:del>
        <w:r w:rsidRPr="006D1E2B">
          <w:rPr>
            <w:rFonts w:ascii="Arial" w:hAnsi="Arial" w:cs="Arial"/>
            <w:color w:val="000000" w:themeColor="text1"/>
            <w:szCs w:val="24"/>
            <w:rPrChange w:author="Paramonova Elena" w:date="2021-02-18T14:42:00Z" w:id="414">
              <w:rPr>
                <w:color w:val="000000" w:themeColor="text1"/>
              </w:rPr>
            </w:rPrChange>
          </w:rPr>
          <w:t xml:space="preserve"> года (либо созданием новой в том же периоде, если заявка на закупку уже деблокирована).</w:t>
        </w:r>
        <w:r w:rsidRPr="006D1E2B">
          <w:rPr>
            <w:rFonts w:ascii="Arial" w:hAnsi="Arial" w:cs="Arial"/>
            <w:color w:val="000000" w:themeColor="text1"/>
            <w:szCs w:val="24"/>
            <w:rPrChange w:author="Paramonova Elena" w:date="2021-02-18T14:42:00Z" w:id="415">
              <w:rPr>
                <w:color w:val="000000" w:themeColor="text1"/>
                <w:lang w:val="en-US"/>
              </w:rPr>
            </w:rPrChange>
          </w:rPr>
          <w:t xml:space="preserve"> </w:t>
        </w:r>
      </w:ins>
    </w:p>
    <w:p w14:paraId="0AC9B64D" w14:textId="6F0A46F4" w:rsidR="00511AC7" w:rsidRPr="00A10693" w:rsidRDefault="00511AC7" w:rsidP="00511AC7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 случае, если заявке на закупку ошибочно назначен ответственный закупщик, то </w:t>
      </w:r>
      <w:r w:rsidR="005D7F2B">
        <w:rPr>
          <w:rFonts w:ascii="Arial" w:hAnsi="Arial" w:cs="Arial"/>
          <w:color w:val="000000" w:themeColor="text1"/>
          <w:szCs w:val="24"/>
        </w:rPr>
        <w:t>данный сотрудник</w:t>
      </w:r>
      <w:r w:rsidRPr="00A10693">
        <w:rPr>
          <w:rFonts w:ascii="Arial" w:hAnsi="Arial" w:cs="Arial"/>
          <w:color w:val="000000" w:themeColor="text1"/>
          <w:szCs w:val="24"/>
        </w:rPr>
        <w:t xml:space="preserve"> открывает в транзакции </w:t>
      </w:r>
      <w:r w:rsidR="00DA7E6B">
        <w:rPr>
          <w:rFonts w:ascii="Arial" w:hAnsi="Arial" w:cs="Arial"/>
          <w:color w:val="000000" w:themeColor="text1"/>
          <w:szCs w:val="24"/>
        </w:rPr>
        <w:t>«</w:t>
      </w:r>
      <w:r w:rsidR="00373717" w:rsidRPr="00A10693">
        <w:rPr>
          <w:rFonts w:ascii="Arial" w:hAnsi="Arial" w:cs="Arial"/>
        </w:rPr>
        <w:t>Групповое деблокирование заявок</w:t>
      </w:r>
      <w:r w:rsidR="00DA7E6B">
        <w:rPr>
          <w:rFonts w:ascii="Arial" w:hAnsi="Arial" w:cs="Arial"/>
        </w:rPr>
        <w:t>»</w:t>
      </w:r>
      <w:r w:rsidR="00373717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5D7F2B">
        <w:rPr>
          <w:rFonts w:ascii="Arial" w:hAnsi="Arial" w:cs="Arial"/>
          <w:color w:val="000000" w:themeColor="text1"/>
          <w:szCs w:val="24"/>
        </w:rPr>
        <w:t>требуемую</w:t>
      </w:r>
      <w:r w:rsidRPr="00A10693">
        <w:rPr>
          <w:rFonts w:ascii="Arial" w:hAnsi="Arial" w:cs="Arial"/>
          <w:color w:val="000000" w:themeColor="text1"/>
          <w:szCs w:val="24"/>
        </w:rPr>
        <w:t xml:space="preserve"> заявку на закупку в режиме изменения и далее в поле </w:t>
      </w:r>
      <w:r w:rsidR="00DA7E6B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Группа закупок</w:t>
      </w:r>
      <w:r w:rsidR="00DA7E6B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указывает своего непосредственного руководителя. </w:t>
      </w:r>
    </w:p>
    <w:p w14:paraId="77636017" w14:textId="13FE440B" w:rsidR="00511AC7" w:rsidRPr="00A10693" w:rsidRDefault="00511AC7" w:rsidP="00511AC7">
      <w:p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ab/>
      </w:r>
      <w:r w:rsidRPr="00A10693">
        <w:rPr>
          <w:rFonts w:ascii="Arial" w:hAnsi="Arial" w:cs="Arial"/>
          <w:color w:val="000000" w:themeColor="text1"/>
          <w:szCs w:val="24"/>
        </w:rPr>
        <w:t xml:space="preserve">Руководитель закупщика в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lang w:val="en-US"/>
        </w:rPr>
        <w:t>S</w:t>
      </w:r>
      <w:r w:rsidRPr="00A10693">
        <w:rPr>
          <w:rFonts w:ascii="Arial" w:hAnsi="Arial" w:cs="Arial"/>
        </w:rPr>
        <w:t>/4</w:t>
      </w:r>
      <w:r w:rsidRPr="00A10693">
        <w:rPr>
          <w:rFonts w:ascii="Arial" w:hAnsi="Arial" w:cs="Arial"/>
          <w:lang w:val="en-US"/>
        </w:rPr>
        <w:t>HANA</w:t>
      </w:r>
      <w:r w:rsidRPr="00A10693">
        <w:rPr>
          <w:rFonts w:ascii="Arial" w:hAnsi="Arial" w:cs="Arial"/>
          <w:color w:val="000000" w:themeColor="text1"/>
          <w:szCs w:val="24"/>
        </w:rPr>
        <w:t xml:space="preserve"> в транзакции </w:t>
      </w:r>
      <w:r w:rsidR="00DD267B">
        <w:rPr>
          <w:rFonts w:ascii="Arial" w:hAnsi="Arial" w:cs="Arial"/>
          <w:color w:val="000000" w:themeColor="text1"/>
          <w:szCs w:val="24"/>
        </w:rPr>
        <w:t>«</w:t>
      </w:r>
      <w:r w:rsidR="00310473" w:rsidRPr="00A10693">
        <w:rPr>
          <w:rFonts w:ascii="Arial" w:hAnsi="Arial" w:cs="Arial"/>
          <w:color w:val="000000" w:themeColor="text1"/>
          <w:szCs w:val="24"/>
        </w:rPr>
        <w:t>Список заявок</w:t>
      </w:r>
      <w:r w:rsidR="00DD267B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ежедневно формирует отчет по всем заявкам, которые переданы в работу закупщикам, относящимся к его подразделению. В случае необходимости, руководитель закупщиков перераспределяет ответственных за закупку (в рамках своего подразделения). </w:t>
      </w:r>
    </w:p>
    <w:p w14:paraId="7FC66DF0" w14:textId="0ECF7E3A" w:rsidR="00310473" w:rsidRPr="00A10693" w:rsidRDefault="00C4642B" w:rsidP="00511AC7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 случае, если в шагах процесса ПП-10.03.04-ERP </w:t>
      </w:r>
      <w:r w:rsidR="00843A8C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Оперативное планирование обеспечения</w:t>
      </w:r>
      <w:r w:rsidR="00843A8C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заявке</w:t>
      </w:r>
      <w:r w:rsidR="00CD79ED">
        <w:rPr>
          <w:rFonts w:ascii="Arial" w:hAnsi="Arial" w:cs="Arial"/>
          <w:color w:val="000000" w:themeColor="text1"/>
          <w:szCs w:val="24"/>
        </w:rPr>
        <w:t xml:space="preserve"> на МТР</w:t>
      </w:r>
      <w:r w:rsidRPr="00A10693">
        <w:rPr>
          <w:rFonts w:ascii="Arial" w:hAnsi="Arial" w:cs="Arial"/>
          <w:color w:val="000000" w:themeColor="text1"/>
          <w:szCs w:val="24"/>
        </w:rPr>
        <w:t xml:space="preserve"> не присвоился источник поставки, </w:t>
      </w:r>
      <w:r w:rsidR="00861D16">
        <w:rPr>
          <w:rFonts w:ascii="Arial" w:hAnsi="Arial" w:cs="Arial"/>
          <w:color w:val="000000" w:themeColor="text1"/>
          <w:szCs w:val="24"/>
        </w:rPr>
        <w:t>а также</w:t>
      </w:r>
      <w:r w:rsidR="00861D16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>для</w:t>
      </w:r>
      <w:r w:rsidR="00CD79ED">
        <w:rPr>
          <w:rFonts w:ascii="Arial" w:hAnsi="Arial" w:cs="Arial"/>
          <w:color w:val="000000" w:themeColor="text1"/>
          <w:szCs w:val="24"/>
        </w:rPr>
        <w:t xml:space="preserve"> всех</w:t>
      </w:r>
      <w:r w:rsidRPr="00A10693">
        <w:rPr>
          <w:rFonts w:ascii="Arial" w:hAnsi="Arial" w:cs="Arial"/>
          <w:color w:val="000000" w:themeColor="text1"/>
          <w:szCs w:val="24"/>
        </w:rPr>
        <w:t xml:space="preserve"> заявок на закупку работ, услуг закупщик осуществляет присвоение </w:t>
      </w:r>
      <w:r w:rsidR="00464E1C" w:rsidRPr="00A10693">
        <w:rPr>
          <w:rFonts w:ascii="Arial" w:hAnsi="Arial" w:cs="Arial"/>
          <w:color w:val="000000" w:themeColor="text1"/>
          <w:szCs w:val="24"/>
        </w:rPr>
        <w:t>источника поставки</w:t>
      </w:r>
      <w:r w:rsidR="00D95683" w:rsidRPr="00A10693">
        <w:rPr>
          <w:rFonts w:ascii="Arial" w:hAnsi="Arial" w:cs="Arial"/>
          <w:color w:val="000000" w:themeColor="text1"/>
          <w:szCs w:val="24"/>
        </w:rPr>
        <w:t xml:space="preserve"> (рамочного договора)</w:t>
      </w:r>
      <w:r w:rsidR="00464E1C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 xml:space="preserve">вручную. Для этого он </w:t>
      </w:r>
      <w:r w:rsidR="00464E1C" w:rsidRPr="00A10693">
        <w:rPr>
          <w:rFonts w:ascii="Arial" w:hAnsi="Arial" w:cs="Arial"/>
          <w:color w:val="000000" w:themeColor="text1"/>
          <w:szCs w:val="24"/>
        </w:rPr>
        <w:t>открывает отчет</w:t>
      </w:r>
      <w:r w:rsidRPr="00A10693">
        <w:rPr>
          <w:rFonts w:ascii="Arial" w:hAnsi="Arial" w:cs="Arial"/>
          <w:color w:val="000000" w:themeColor="text1"/>
          <w:szCs w:val="24"/>
        </w:rPr>
        <w:t xml:space="preserve">, </w:t>
      </w:r>
      <w:r w:rsidR="00255E49">
        <w:rPr>
          <w:rFonts w:ascii="Arial" w:hAnsi="Arial" w:cs="Arial"/>
          <w:color w:val="000000" w:themeColor="text1"/>
          <w:szCs w:val="24"/>
        </w:rPr>
        <w:t>в который попадают</w:t>
      </w:r>
      <w:r w:rsidRPr="00A10693">
        <w:rPr>
          <w:rFonts w:ascii="Arial" w:hAnsi="Arial" w:cs="Arial"/>
          <w:color w:val="000000" w:themeColor="text1"/>
          <w:szCs w:val="24"/>
        </w:rPr>
        <w:t xml:space="preserve"> все</w:t>
      </w:r>
      <w:r w:rsidR="00464E1C" w:rsidRPr="00A10693">
        <w:rPr>
          <w:rFonts w:ascii="Arial" w:hAnsi="Arial" w:cs="Arial"/>
          <w:color w:val="000000" w:themeColor="text1"/>
          <w:szCs w:val="24"/>
        </w:rPr>
        <w:t xml:space="preserve"> деблокированные заявки, относящиеся к </w:t>
      </w:r>
      <w:r w:rsidRPr="00A10693">
        <w:rPr>
          <w:rFonts w:ascii="Arial" w:hAnsi="Arial" w:cs="Arial"/>
          <w:color w:val="000000" w:themeColor="text1"/>
          <w:szCs w:val="24"/>
        </w:rPr>
        <w:t xml:space="preserve">его </w:t>
      </w:r>
      <w:r w:rsidR="00EC6F7D">
        <w:rPr>
          <w:rFonts w:ascii="Arial" w:hAnsi="Arial" w:cs="Arial"/>
          <w:color w:val="000000" w:themeColor="text1"/>
          <w:szCs w:val="24"/>
        </w:rPr>
        <w:t>закупочной организации</w:t>
      </w:r>
      <w:r w:rsidR="006A338B" w:rsidRPr="00A10693">
        <w:rPr>
          <w:rFonts w:ascii="Arial" w:hAnsi="Arial" w:cs="Arial"/>
          <w:color w:val="000000" w:themeColor="text1"/>
          <w:szCs w:val="24"/>
        </w:rPr>
        <w:t xml:space="preserve">. </w:t>
      </w:r>
      <w:r w:rsidR="00464E1C" w:rsidRPr="00A10693">
        <w:rPr>
          <w:rFonts w:ascii="Arial" w:hAnsi="Arial" w:cs="Arial"/>
          <w:color w:val="000000" w:themeColor="text1"/>
          <w:szCs w:val="24"/>
        </w:rPr>
        <w:t>Система автоматически предлагает найденные источни</w:t>
      </w:r>
      <w:r w:rsidR="00D95683" w:rsidRPr="00A10693">
        <w:rPr>
          <w:rFonts w:ascii="Arial" w:hAnsi="Arial" w:cs="Arial"/>
          <w:color w:val="000000" w:themeColor="text1"/>
          <w:szCs w:val="24"/>
        </w:rPr>
        <w:t xml:space="preserve">ки поставки (действующие рамочные договоры) для позиции заявок, закупщик из найденных источников поставки выбирает нужный. </w:t>
      </w:r>
    </w:p>
    <w:p w14:paraId="5AD4496B" w14:textId="326EB6C8" w:rsidR="00511AC7" w:rsidRPr="00A10693" w:rsidRDefault="00511AC7" w:rsidP="00511AC7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После присвоения рамочного</w:t>
      </w:r>
      <w:r w:rsidR="000418A9">
        <w:rPr>
          <w:rFonts w:ascii="Arial" w:hAnsi="Arial" w:cs="Arial"/>
          <w:color w:val="000000" w:themeColor="text1"/>
          <w:szCs w:val="24"/>
        </w:rPr>
        <w:t xml:space="preserve"> договора заявке на закупку МТР/заявке на закупку с </w:t>
      </w:r>
      <w:r w:rsidR="00980E90">
        <w:rPr>
          <w:rFonts w:ascii="Arial" w:hAnsi="Arial" w:cs="Arial"/>
          <w:color w:val="000000" w:themeColor="text1"/>
          <w:szCs w:val="24"/>
        </w:rPr>
        <w:t>ОЛ</w:t>
      </w:r>
      <w:r w:rsidR="00980E90" w:rsidRPr="000418A9">
        <w:rPr>
          <w:rFonts w:ascii="Arial" w:hAnsi="Arial" w:cs="Arial"/>
          <w:color w:val="000000" w:themeColor="text1"/>
          <w:szCs w:val="24"/>
        </w:rPr>
        <w:t>,</w:t>
      </w:r>
      <w:r w:rsidR="00980E90">
        <w:rPr>
          <w:rFonts w:ascii="Arial" w:hAnsi="Arial" w:cs="Arial"/>
          <w:color w:val="000000" w:themeColor="text1"/>
          <w:szCs w:val="24"/>
        </w:rPr>
        <w:t xml:space="preserve"> ТЗ</w:t>
      </w:r>
      <w:r w:rsidR="00FD54FF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>менеджер по сопровождению договора получает по электронной почте соответствующее уведомление</w:t>
      </w:r>
      <w:r w:rsidR="00D94C0F" w:rsidRPr="00A10693">
        <w:rPr>
          <w:rFonts w:ascii="Arial" w:hAnsi="Arial" w:cs="Arial"/>
          <w:color w:val="000000" w:themeColor="text1"/>
          <w:szCs w:val="24"/>
        </w:rPr>
        <w:t xml:space="preserve"> (в случае если менеджер по сопровождению договора и закупщик, являются разными сотрудниками).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</w:p>
    <w:p w14:paraId="7835EAB6" w14:textId="0DD83C64" w:rsidR="00550078" w:rsidRPr="00A10693" w:rsidRDefault="00550078" w:rsidP="00550078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Одновременно с проверкой на наличие действующего Договора по указанной в Заявке на закупку</w:t>
      </w:r>
      <w:r w:rsidR="00FB7A21">
        <w:rPr>
          <w:rFonts w:ascii="Arial" w:hAnsi="Arial" w:cs="Arial"/>
          <w:color w:val="000000" w:themeColor="text1"/>
          <w:szCs w:val="24"/>
        </w:rPr>
        <w:t xml:space="preserve"> МТР</w:t>
      </w:r>
      <w:r w:rsidRPr="00A10693">
        <w:rPr>
          <w:rFonts w:ascii="Arial" w:hAnsi="Arial" w:cs="Arial"/>
          <w:color w:val="000000" w:themeColor="text1"/>
          <w:szCs w:val="24"/>
        </w:rPr>
        <w:t xml:space="preserve"> номенклатуре, </w:t>
      </w:r>
      <w:r w:rsidR="00A23486">
        <w:rPr>
          <w:rFonts w:ascii="Arial" w:hAnsi="Arial" w:cs="Arial"/>
          <w:color w:val="000000" w:themeColor="text1"/>
          <w:szCs w:val="24"/>
        </w:rPr>
        <w:t xml:space="preserve">а также для заявок на закупку работ\услуг без присвоенного источника поставки </w:t>
      </w:r>
      <w:r w:rsidRPr="00A10693">
        <w:rPr>
          <w:rFonts w:ascii="Arial" w:hAnsi="Arial" w:cs="Arial"/>
          <w:color w:val="000000" w:themeColor="text1"/>
          <w:szCs w:val="24"/>
        </w:rPr>
        <w:t>закупщик проверяет наличие Категорий</w:t>
      </w:r>
      <w:r w:rsidR="00AB500C">
        <w:rPr>
          <w:rFonts w:ascii="Arial" w:hAnsi="Arial" w:cs="Arial"/>
          <w:color w:val="000000" w:themeColor="text1"/>
          <w:szCs w:val="24"/>
        </w:rPr>
        <w:t xml:space="preserve">ной </w:t>
      </w:r>
      <w:r w:rsidRPr="00A10693">
        <w:rPr>
          <w:rFonts w:ascii="Arial" w:hAnsi="Arial" w:cs="Arial"/>
          <w:color w:val="000000" w:themeColor="text1"/>
          <w:szCs w:val="24"/>
        </w:rPr>
        <w:t>стратегии или Контрактной стратегии проекта для соответствующей Категории</w:t>
      </w:r>
      <w:r w:rsidR="00FB7A21">
        <w:rPr>
          <w:rFonts w:ascii="Arial" w:hAnsi="Arial" w:cs="Arial"/>
          <w:color w:val="000000" w:themeColor="text1"/>
          <w:szCs w:val="24"/>
        </w:rPr>
        <w:t xml:space="preserve"> МТР,</w:t>
      </w:r>
      <w:r w:rsidRPr="00A10693">
        <w:rPr>
          <w:rFonts w:ascii="Arial" w:hAnsi="Arial" w:cs="Arial"/>
          <w:color w:val="000000" w:themeColor="text1"/>
          <w:szCs w:val="24"/>
        </w:rPr>
        <w:t xml:space="preserve"> Работ или Услуг. В случае наличия разработанной Категорийной стратегии или Контрактной стратегии проекта для Категории </w:t>
      </w:r>
      <w:r w:rsidR="00FB7A21">
        <w:rPr>
          <w:rFonts w:ascii="Arial" w:hAnsi="Arial" w:cs="Arial"/>
          <w:color w:val="000000" w:themeColor="text1"/>
          <w:szCs w:val="24"/>
        </w:rPr>
        <w:t>МТР,</w:t>
      </w:r>
      <w:r w:rsidR="00EC6F7D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 xml:space="preserve">Работ и Услуг </w:t>
      </w:r>
      <w:r w:rsidR="002F1270" w:rsidRPr="00A10693">
        <w:rPr>
          <w:rFonts w:ascii="Arial" w:hAnsi="Arial" w:cs="Arial"/>
          <w:color w:val="000000" w:themeColor="text1"/>
          <w:szCs w:val="24"/>
        </w:rPr>
        <w:t xml:space="preserve">закупщик оповещает менеджера по сопровождению договора о необходимости заключения договора </w:t>
      </w:r>
      <w:r w:rsidR="00DA3D36" w:rsidRPr="00A10693">
        <w:rPr>
          <w:rFonts w:ascii="Arial" w:hAnsi="Arial" w:cs="Arial"/>
          <w:color w:val="000000" w:themeColor="text1"/>
          <w:szCs w:val="24"/>
        </w:rPr>
        <w:t>путём создания в СЭД служебной записки с прикрепленным пакетом документов (в случае если закупщик и менеджер по сопровождению договора являются разными сотрудниками)</w:t>
      </w:r>
      <w:r w:rsidR="00947BDB">
        <w:rPr>
          <w:rFonts w:ascii="Arial" w:hAnsi="Arial" w:cs="Arial"/>
          <w:color w:val="000000" w:themeColor="text1"/>
          <w:szCs w:val="24"/>
        </w:rPr>
        <w:t>,</w:t>
      </w:r>
      <w:r w:rsidR="00F96CDC" w:rsidRPr="00A10693">
        <w:rPr>
          <w:rFonts w:ascii="Arial" w:hAnsi="Arial" w:cs="Arial"/>
          <w:color w:val="000000" w:themeColor="text1"/>
          <w:szCs w:val="24"/>
        </w:rPr>
        <w:t xml:space="preserve"> перечень </w:t>
      </w:r>
      <w:r w:rsidR="00CE11D4">
        <w:rPr>
          <w:rFonts w:ascii="Arial" w:hAnsi="Arial" w:cs="Arial"/>
          <w:color w:val="000000" w:themeColor="text1"/>
          <w:szCs w:val="24"/>
        </w:rPr>
        <w:t xml:space="preserve">необходимых </w:t>
      </w:r>
      <w:r w:rsidR="00F96CDC" w:rsidRPr="00A10693">
        <w:rPr>
          <w:rFonts w:ascii="Arial" w:hAnsi="Arial" w:cs="Arial"/>
          <w:color w:val="000000" w:themeColor="text1"/>
          <w:szCs w:val="24"/>
        </w:rPr>
        <w:t>документов</w:t>
      </w:r>
      <w:r w:rsidR="00B679FC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F96CDC" w:rsidRPr="00A10693">
        <w:rPr>
          <w:rFonts w:ascii="Arial" w:hAnsi="Arial" w:cs="Arial"/>
          <w:color w:val="000000" w:themeColor="text1"/>
          <w:szCs w:val="24"/>
        </w:rPr>
        <w:t xml:space="preserve">определен во </w:t>
      </w:r>
      <w:r w:rsidR="00947BDB">
        <w:rPr>
          <w:rFonts w:ascii="Arial" w:hAnsi="Arial" w:cs="Arial"/>
          <w:color w:val="000000" w:themeColor="text1"/>
          <w:szCs w:val="24"/>
        </w:rPr>
        <w:t>«</w:t>
      </w:r>
      <w:r w:rsidR="00F96CDC" w:rsidRPr="00A10693">
        <w:rPr>
          <w:rFonts w:ascii="Arial" w:hAnsi="Arial" w:cs="Arial"/>
          <w:color w:val="000000" w:themeColor="text1"/>
          <w:szCs w:val="24"/>
        </w:rPr>
        <w:t>Временном регламенте выполнения закупки и заключения договора</w:t>
      </w:r>
      <w:r w:rsidR="00947BDB">
        <w:rPr>
          <w:rFonts w:ascii="Arial" w:hAnsi="Arial" w:cs="Arial"/>
          <w:color w:val="000000" w:themeColor="text1"/>
          <w:szCs w:val="24"/>
        </w:rPr>
        <w:t>»</w:t>
      </w:r>
      <w:r w:rsidR="002F1270" w:rsidRPr="00A10693">
        <w:rPr>
          <w:rFonts w:ascii="Arial" w:hAnsi="Arial" w:cs="Arial"/>
          <w:color w:val="000000" w:themeColor="text1"/>
          <w:szCs w:val="24"/>
        </w:rPr>
        <w:t xml:space="preserve">. </w:t>
      </w:r>
    </w:p>
    <w:p w14:paraId="5083AE6E" w14:textId="569BF8B9" w:rsidR="00DE617F" w:rsidRPr="00A10693" w:rsidRDefault="00DE617F" w:rsidP="00550078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lastRenderedPageBreak/>
        <w:t>Далее возможны 2 сценария выполнения процесса:</w:t>
      </w:r>
    </w:p>
    <w:p w14:paraId="28F3DB28" w14:textId="5FAE53D7" w:rsidR="00DE617F" w:rsidRPr="00A10693" w:rsidRDefault="00DE617F" w:rsidP="00DE617F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0737DA">
        <w:rPr>
          <w:rFonts w:ascii="Arial" w:hAnsi="Arial" w:cs="Arial"/>
          <w:color w:val="000000" w:themeColor="text1"/>
          <w:szCs w:val="24"/>
        </w:rPr>
        <w:t>Сценарий 1: Закупочная процедура проводится в системе взаимодействия с поставщиками</w:t>
      </w:r>
      <w:r w:rsidR="0071685E"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="0071685E" w:rsidRPr="00F8304C">
        <w:rPr>
          <w:rFonts w:ascii="Arial" w:hAnsi="Arial" w:cs="Arial"/>
          <w:color w:val="000000" w:themeColor="text1"/>
          <w:szCs w:val="24"/>
          <w:lang w:val="en-US"/>
        </w:rPr>
        <w:t>SAP</w:t>
      </w:r>
      <w:r w:rsidR="0071685E"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="0071685E" w:rsidRPr="00F8304C">
        <w:rPr>
          <w:rFonts w:ascii="Arial" w:hAnsi="Arial" w:cs="Arial"/>
          <w:color w:val="000000" w:themeColor="text1"/>
          <w:szCs w:val="24"/>
          <w:lang w:val="en-US"/>
        </w:rPr>
        <w:t>Ariba</w:t>
      </w:r>
      <w:r w:rsidRPr="000737DA">
        <w:rPr>
          <w:rFonts w:ascii="Arial" w:hAnsi="Arial" w:cs="Arial"/>
          <w:color w:val="000000" w:themeColor="text1"/>
          <w:szCs w:val="24"/>
        </w:rPr>
        <w:t>;</w:t>
      </w:r>
    </w:p>
    <w:p w14:paraId="2E2B5517" w14:textId="77777777" w:rsidR="00DE617F" w:rsidRPr="00A10693" w:rsidRDefault="00DE617F" w:rsidP="00DE617F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2: Закупочная процедура проводится вне системы взаимодействия с поставщиками.</w:t>
      </w:r>
    </w:p>
    <w:p w14:paraId="335CC79A" w14:textId="77777777" w:rsidR="0071685E" w:rsidRPr="0071685E" w:rsidRDefault="0071685E" w:rsidP="0071685E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  <w:color w:val="000000" w:themeColor="text1"/>
          <w:szCs w:val="24"/>
        </w:rPr>
        <w:t xml:space="preserve">В случае если по заявке на закупку МТР, работ/услуг требуется проведение закупочных процедур, то закупщик предварительно </w:t>
      </w:r>
      <w:r w:rsidRPr="00F8304C">
        <w:rPr>
          <w:rFonts w:ascii="Arial" w:hAnsi="Arial" w:cs="Arial"/>
        </w:rPr>
        <w:t>выполняет процедуру лотирования. Для этого закупщик открывает отчет АРМ для создания запросов (ZMM_R</w:t>
      </w:r>
      <w:r w:rsidRPr="00F8304C">
        <w:rPr>
          <w:rFonts w:ascii="Arial" w:hAnsi="Arial" w:cs="Arial"/>
          <w:lang w:val="en-US"/>
        </w:rPr>
        <w:t>F</w:t>
      </w:r>
      <w:r w:rsidRPr="00F8304C">
        <w:rPr>
          <w:rFonts w:ascii="Arial" w:hAnsi="Arial" w:cs="Arial"/>
        </w:rPr>
        <w:t xml:space="preserve">Q_COCKPIT), указывает критерии включения заявок на закупку в лот, в том числе по значению из поля «Номер потребности», который в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S</w:t>
      </w:r>
      <w:r w:rsidRPr="00F8304C">
        <w:rPr>
          <w:rFonts w:ascii="Arial" w:hAnsi="Arial" w:cs="Arial"/>
        </w:rPr>
        <w:t xml:space="preserve">/4 </w:t>
      </w:r>
      <w:r w:rsidRPr="00F8304C">
        <w:rPr>
          <w:rFonts w:ascii="Arial" w:hAnsi="Arial" w:cs="Arial"/>
          <w:lang w:val="en-US"/>
        </w:rPr>
        <w:t>HANA</w:t>
      </w:r>
      <w:r w:rsidRPr="00F8304C">
        <w:rPr>
          <w:rFonts w:ascii="Arial" w:hAnsi="Arial" w:cs="Arial"/>
        </w:rPr>
        <w:t xml:space="preserve"> является системным документом с типом Запрос. Система по заданным критериям осуществляет поиск заявок. Закупщику доступны для лотирования все деблокированные заявки на закупку, относящиеся к его закупочной организации, а также заявки непилотных предприятий, загруженных в </w:t>
      </w:r>
      <w:r w:rsidRPr="00F8304C">
        <w:rPr>
          <w:rFonts w:ascii="Arial" w:hAnsi="Arial" w:cs="Arial"/>
          <w:lang w:val="en-US"/>
        </w:rPr>
        <w:t>S</w:t>
      </w:r>
      <w:r w:rsidRPr="00F8304C">
        <w:rPr>
          <w:rFonts w:ascii="Arial" w:hAnsi="Arial" w:cs="Arial"/>
        </w:rPr>
        <w:t xml:space="preserve">/4 из 1С-систем. Закупщик выбирает позиции заявок, которые должны быть включены в один запрос (лот) и нажимает кнопку «Создать новый запрос» или «Добавить в запрос» (если требуется включить заявки в существующий запрос), выбирает вид запроса </w:t>
      </w:r>
      <w:r w:rsidRPr="00F8304C">
        <w:rPr>
          <w:rFonts w:ascii="Arial" w:hAnsi="Arial" w:cs="Arial"/>
          <w:lang w:val="en-US"/>
        </w:rPr>
        <w:t>ZAN</w:t>
      </w:r>
      <w:r w:rsidRPr="00F8304C">
        <w:rPr>
          <w:rFonts w:ascii="Arial" w:hAnsi="Arial" w:cs="Arial"/>
        </w:rPr>
        <w:t xml:space="preserve"> «ЛотЗакупкиARIBA» (для сценария 1 – Запрос для размещения </w:t>
      </w:r>
      <w:r w:rsidRPr="00F8304C">
        <w:rPr>
          <w:rFonts w:ascii="Arial" w:hAnsi="Arial" w:cs="Arial"/>
          <w:color w:val="000000" w:themeColor="text1"/>
          <w:szCs w:val="24"/>
        </w:rPr>
        <w:t xml:space="preserve">в системе взаимодействия с поставщиками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Ariba</w:t>
      </w:r>
      <w:r w:rsidRPr="00F8304C">
        <w:rPr>
          <w:rFonts w:ascii="Arial" w:hAnsi="Arial" w:cs="Arial"/>
        </w:rPr>
        <w:t xml:space="preserve">) или </w:t>
      </w:r>
      <w:r w:rsidRPr="00F8304C">
        <w:rPr>
          <w:rFonts w:ascii="Arial" w:hAnsi="Arial" w:cs="Arial"/>
          <w:lang w:val="en-US"/>
        </w:rPr>
        <w:t>ZAZ</w:t>
      </w:r>
      <w:r w:rsidRPr="00F8304C">
        <w:rPr>
          <w:rFonts w:ascii="Arial" w:hAnsi="Arial" w:cs="Arial"/>
        </w:rPr>
        <w:t xml:space="preserve"> «ЛотЗакупкиSRM» (для сценария 2 – Запрос вне системы взаимодействия с поставщиком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>). Позиции заявок включаются в запрос в полном объеме, изменение количества по позиции невозможно.</w:t>
      </w:r>
      <w:r w:rsidRPr="0071685E">
        <w:rPr>
          <w:rFonts w:ascii="Arial" w:hAnsi="Arial" w:cs="Arial"/>
        </w:rPr>
        <w:t xml:space="preserve"> </w:t>
      </w:r>
    </w:p>
    <w:p w14:paraId="09623D95" w14:textId="19ADE2BC" w:rsidR="0071685E" w:rsidRPr="0071685E" w:rsidRDefault="0071685E" w:rsidP="0071685E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В случае, если запрос (лот) формируется на основании плана долгосрочных закупочных процедур, закупщик открывает транзакцию </w:t>
      </w:r>
      <w:r w:rsidRPr="00F8304C">
        <w:rPr>
          <w:rFonts w:ascii="Arial" w:hAnsi="Arial" w:cs="Arial"/>
          <w:lang w:val="en-US"/>
        </w:rPr>
        <w:t>ME</w:t>
      </w:r>
      <w:r w:rsidRPr="00F8304C">
        <w:rPr>
          <w:rFonts w:ascii="Arial" w:hAnsi="Arial" w:cs="Arial"/>
        </w:rPr>
        <w:t>41 «Создать запрос», вводит параметры селекционного экрана, такие как вид запроса (</w:t>
      </w:r>
      <w:r w:rsidRPr="00F8304C">
        <w:rPr>
          <w:rFonts w:ascii="Arial" w:hAnsi="Arial" w:cs="Arial"/>
          <w:lang w:val="en-US"/>
        </w:rPr>
        <w:t>ZDP</w:t>
      </w:r>
      <w:r w:rsidRPr="00F8304C">
        <w:rPr>
          <w:rFonts w:ascii="Arial" w:hAnsi="Arial" w:cs="Arial"/>
        </w:rPr>
        <w:t xml:space="preserve"> «ЛотПДЗПAriba» - для выгрузки в систему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 или </w:t>
      </w:r>
      <w:r w:rsidRPr="00F8304C">
        <w:rPr>
          <w:rFonts w:ascii="Arial" w:hAnsi="Arial" w:cs="Arial"/>
          <w:lang w:val="en-US"/>
        </w:rPr>
        <w:t>ZDS</w:t>
      </w:r>
      <w:r w:rsidRPr="00F8304C">
        <w:rPr>
          <w:rFonts w:ascii="Arial" w:hAnsi="Arial" w:cs="Arial"/>
        </w:rPr>
        <w:t xml:space="preserve"> «ЛотПДЗПSRM» - для проведения закупочных процедур на любых других торговых площадках, кроме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), срок подачи предложений, закупочную организация, балансовую единицу (если закупка выполняется с использованием централизованных закупочных организаций, не присвоенных БЕ), группу закупок, данные по умолчанию для позиций лота: дату поставки, группу материалов, завод, дату поставки и переходит к вводу позиций запроса. На следующем экране закупщик вводит данные позиционной части лота: материал или краткий текст материала (если материал не известен), группу материалов, завод, дату поставки, количество. В связи с технической особенностью в заголовке запроса закупщик вводит код технического поставщика </w:t>
      </w:r>
      <w:r w:rsidRPr="00F8304C">
        <w:rPr>
          <w:rFonts w:ascii="Arial" w:hAnsi="Arial" w:cs="Arial"/>
          <w:lang w:val="en-US"/>
        </w:rPr>
        <w:t>T</w:t>
      </w:r>
      <w:r w:rsidRPr="00F8304C">
        <w:rPr>
          <w:rFonts w:ascii="Arial" w:hAnsi="Arial" w:cs="Arial"/>
        </w:rPr>
        <w:t>000000005 «Технич. поставщик для запросов на закупку» и сохраняет запрос.</w:t>
      </w:r>
    </w:p>
    <w:p w14:paraId="18E1406B" w14:textId="22CC57CC" w:rsidR="0071685E" w:rsidRDefault="0071685E" w:rsidP="0071685E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Размещение запросов вида </w:t>
      </w:r>
      <w:r w:rsidRPr="00F8304C">
        <w:rPr>
          <w:rFonts w:ascii="Arial" w:hAnsi="Arial" w:cs="Arial"/>
          <w:lang w:val="en-US"/>
        </w:rPr>
        <w:t>ZDP</w:t>
      </w:r>
      <w:r w:rsidRPr="00F8304C">
        <w:rPr>
          <w:rFonts w:ascii="Arial" w:hAnsi="Arial" w:cs="Arial"/>
        </w:rPr>
        <w:t xml:space="preserve"> ««ЛотПДЗПAriba» в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 выполняется закупщиком путем деблокирования запроса с помощью тр. </w:t>
      </w:r>
      <w:r w:rsidRPr="00F8304C">
        <w:rPr>
          <w:rFonts w:ascii="Arial" w:hAnsi="Arial" w:cs="Arial"/>
          <w:lang w:val="en-US"/>
        </w:rPr>
        <w:t>ME</w:t>
      </w:r>
      <w:r w:rsidRPr="00F8304C">
        <w:rPr>
          <w:rFonts w:ascii="Arial" w:hAnsi="Arial" w:cs="Arial"/>
        </w:rPr>
        <w:t>45 «Деблокировать документы закупки».</w:t>
      </w:r>
    </w:p>
    <w:p w14:paraId="1450F7E4" w14:textId="72C85477" w:rsidR="00980E90" w:rsidRPr="00E821D0" w:rsidRDefault="00980E90" w:rsidP="0071685E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  <w:color w:val="000000" w:themeColor="text1"/>
          <w:szCs w:val="24"/>
        </w:rPr>
        <w:lastRenderedPageBreak/>
        <w:t>Заявки 3-го перечня, загруженные из АСУ МТО</w:t>
      </w:r>
      <w:r w:rsidR="00C35A5D">
        <w:rPr>
          <w:rFonts w:ascii="Arial" w:hAnsi="Arial" w:cs="Arial"/>
          <w:color w:val="000000" w:themeColor="text1"/>
          <w:szCs w:val="24"/>
        </w:rPr>
        <w:t xml:space="preserve"> или из АСБНУ</w:t>
      </w:r>
      <w:r>
        <w:rPr>
          <w:rFonts w:ascii="Arial" w:hAnsi="Arial" w:cs="Arial"/>
          <w:color w:val="000000" w:themeColor="text1"/>
          <w:szCs w:val="24"/>
        </w:rPr>
        <w:t xml:space="preserve">, автоматически выгружаются в </w:t>
      </w:r>
      <w:r>
        <w:rPr>
          <w:rFonts w:ascii="Arial" w:hAnsi="Arial" w:cs="Arial"/>
          <w:color w:val="000000" w:themeColor="text1"/>
          <w:szCs w:val="24"/>
          <w:lang w:val="en-US"/>
        </w:rPr>
        <w:t>Ariba</w:t>
      </w:r>
      <w:r>
        <w:rPr>
          <w:rFonts w:ascii="Arial" w:hAnsi="Arial" w:cs="Arial"/>
          <w:color w:val="000000" w:themeColor="text1"/>
          <w:szCs w:val="24"/>
        </w:rPr>
        <w:t xml:space="preserve"> с помощью регулярного фонового задания</w:t>
      </w:r>
      <w:r w:rsidRPr="000625B3">
        <w:rPr>
          <w:rFonts w:ascii="Arial" w:hAnsi="Arial" w:cs="Arial"/>
          <w:color w:val="000000" w:themeColor="text1"/>
          <w:szCs w:val="24"/>
        </w:rPr>
        <w:t>, т.</w:t>
      </w:r>
      <w:r>
        <w:rPr>
          <w:rFonts w:ascii="Arial" w:hAnsi="Arial" w:cs="Arial"/>
          <w:color w:val="000000" w:themeColor="text1"/>
          <w:szCs w:val="24"/>
        </w:rPr>
        <w:t>к. пользователи 3-го перечня АСУ МТО</w:t>
      </w:r>
      <w:r w:rsidR="00C35A5D">
        <w:rPr>
          <w:rFonts w:ascii="Arial" w:hAnsi="Arial" w:cs="Arial"/>
          <w:color w:val="000000" w:themeColor="text1"/>
          <w:szCs w:val="24"/>
        </w:rPr>
        <w:t xml:space="preserve"> и АСБНУ (для непилотных БЕ)</w:t>
      </w:r>
      <w:r>
        <w:rPr>
          <w:rFonts w:ascii="Arial" w:hAnsi="Arial" w:cs="Arial"/>
          <w:color w:val="000000" w:themeColor="text1"/>
          <w:szCs w:val="24"/>
        </w:rPr>
        <w:t xml:space="preserve"> не работают в </w:t>
      </w:r>
      <w:r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0625B3">
        <w:rPr>
          <w:rFonts w:ascii="Arial" w:hAnsi="Arial" w:cs="Arial"/>
          <w:color w:val="000000" w:themeColor="text1"/>
          <w:szCs w:val="24"/>
        </w:rPr>
        <w:t>/4</w:t>
      </w:r>
      <w:r>
        <w:rPr>
          <w:rFonts w:ascii="Arial" w:hAnsi="Arial" w:cs="Arial"/>
          <w:color w:val="000000" w:themeColor="text1"/>
          <w:szCs w:val="24"/>
        </w:rPr>
        <w:t xml:space="preserve"> (ФС ММ204)</w:t>
      </w:r>
      <w:r w:rsidRPr="000625B3">
        <w:rPr>
          <w:rFonts w:ascii="Arial" w:hAnsi="Arial" w:cs="Arial"/>
          <w:color w:val="000000" w:themeColor="text1"/>
          <w:szCs w:val="24"/>
        </w:rPr>
        <w:t>.</w:t>
      </w:r>
    </w:p>
    <w:p w14:paraId="580C74C9" w14:textId="77777777" w:rsidR="00993394" w:rsidRDefault="00993394" w:rsidP="00511AC7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</w:p>
    <w:p w14:paraId="28F284A5" w14:textId="1043C407" w:rsidR="00C64AD9" w:rsidRPr="00993394" w:rsidRDefault="00C64AD9" w:rsidP="00511AC7">
      <w:pPr>
        <w:spacing w:after="240" w:line="276" w:lineRule="auto"/>
        <w:ind w:firstLine="708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Сценарий 1. </w:t>
      </w:r>
      <w:r w:rsidRPr="00A10693">
        <w:rPr>
          <w:rFonts w:ascii="Arial" w:hAnsi="Arial" w:cs="Arial"/>
          <w:color w:val="000000" w:themeColor="text1"/>
          <w:szCs w:val="24"/>
        </w:rPr>
        <w:t>Закупочная процедура проводится в системе взаимодействия с поставщиками</w:t>
      </w:r>
      <w:r w:rsidR="00993394"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="00993394">
        <w:rPr>
          <w:rFonts w:ascii="Arial" w:hAnsi="Arial" w:cs="Arial"/>
          <w:color w:val="000000" w:themeColor="text1"/>
          <w:szCs w:val="24"/>
          <w:lang w:val="en-US"/>
        </w:rPr>
        <w:t>SAP</w:t>
      </w:r>
      <w:r w:rsidR="00993394"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="00993394">
        <w:rPr>
          <w:rFonts w:ascii="Arial" w:hAnsi="Arial" w:cs="Arial"/>
          <w:color w:val="000000" w:themeColor="text1"/>
          <w:szCs w:val="24"/>
          <w:lang w:val="en-US"/>
        </w:rPr>
        <w:t>Ariba</w:t>
      </w:r>
    </w:p>
    <w:p w14:paraId="72CD2119" w14:textId="7E7D9AB3" w:rsidR="00993394" w:rsidRPr="00993394" w:rsidRDefault="00993394" w:rsidP="00993394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Для передачи запроса (лота) на платформу взаимодействия с поставщиками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>, закупщик переходит в АРМе (тр. ZMM_R</w:t>
      </w:r>
      <w:r w:rsidRPr="00F8304C">
        <w:rPr>
          <w:rFonts w:ascii="Arial" w:hAnsi="Arial" w:cs="Arial"/>
          <w:lang w:val="en-US"/>
        </w:rPr>
        <w:t>F</w:t>
      </w:r>
      <w:r w:rsidRPr="00F8304C">
        <w:rPr>
          <w:rFonts w:ascii="Arial" w:hAnsi="Arial" w:cs="Arial"/>
        </w:rPr>
        <w:t xml:space="preserve">Q_COCKPIT) в режим обработки созданных запросов, выделяет позиции запросов и нажимает кнопку «Деблокировать». После передачи запроса вида </w:t>
      </w:r>
      <w:r w:rsidRPr="00F8304C">
        <w:rPr>
          <w:rFonts w:ascii="Arial" w:hAnsi="Arial" w:cs="Arial"/>
          <w:lang w:val="en-US"/>
        </w:rPr>
        <w:t>ZAN</w:t>
      </w:r>
      <w:r w:rsidRPr="00F8304C">
        <w:rPr>
          <w:rFonts w:ascii="Arial" w:hAnsi="Arial" w:cs="Arial"/>
        </w:rPr>
        <w:t xml:space="preserve"> в систему взаимодействия с поставщиками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>, системный документ Запрос доступен для редактирования до наступления 5-го этапа</w:t>
      </w:r>
      <w:r w:rsidR="00F95CA0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</w:rPr>
        <w:t>закупочной процедуры «Обработка полученных предложений поставщиков»</w:t>
      </w:r>
      <w:r w:rsidR="00F95CA0" w:rsidRPr="00F95CA0">
        <w:rPr>
          <w:rFonts w:ascii="Arial" w:hAnsi="Arial" w:cs="Arial"/>
        </w:rPr>
        <w:t xml:space="preserve"> </w:t>
      </w:r>
      <w:r w:rsidR="00F95CA0">
        <w:rPr>
          <w:rFonts w:ascii="Arial" w:hAnsi="Arial" w:cs="Arial"/>
        </w:rPr>
        <w:t>(настраиваемое значение)</w:t>
      </w:r>
      <w:r w:rsidRPr="00F8304C">
        <w:rPr>
          <w:rFonts w:ascii="Arial" w:hAnsi="Arial" w:cs="Arial"/>
        </w:rPr>
        <w:t xml:space="preserve">. После наступления этого этапа изменения запроса не принимаются со стороны системы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>. До этого этапа изменение запроса доступно с помощью переноса изменений, выполненных в заявках на закупку, входящих в запрос, из АРМ (тр. ZMM_R</w:t>
      </w:r>
      <w:r w:rsidRPr="00F8304C">
        <w:rPr>
          <w:rFonts w:ascii="Arial" w:hAnsi="Arial" w:cs="Arial"/>
          <w:lang w:val="en-US"/>
        </w:rPr>
        <w:t>F</w:t>
      </w:r>
      <w:r w:rsidRPr="00F8304C">
        <w:rPr>
          <w:rFonts w:ascii="Arial" w:hAnsi="Arial" w:cs="Arial"/>
        </w:rPr>
        <w:t xml:space="preserve">Q_COCKPIT). Также доступно полная отмена лота, путем удаления всех позиций из запроса. После этого заявки становятся доступными для включения в новые лоты. Закупщик может выгрузить измененные лоты в систему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 для корректировки закупочной процедуры.</w:t>
      </w:r>
    </w:p>
    <w:p w14:paraId="427BA774" w14:textId="7A99D209" w:rsidR="00993394" w:rsidRPr="00993394" w:rsidRDefault="00993394" w:rsidP="00993394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При выгрузке лота </w:t>
      </w:r>
      <w:r w:rsidRPr="00F8304C">
        <w:rPr>
          <w:rFonts w:ascii="Arial" w:hAnsi="Arial" w:cs="Arial"/>
          <w:lang w:val="en-US"/>
        </w:rPr>
        <w:t>ZAN</w:t>
      </w:r>
      <w:r w:rsidRPr="00F8304C">
        <w:rPr>
          <w:rFonts w:ascii="Arial" w:hAnsi="Arial" w:cs="Arial"/>
        </w:rPr>
        <w:t xml:space="preserve"> в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 закупщик может выгрузить на локальный компьютер вложенные в запрос файлы</w:t>
      </w:r>
      <w:r w:rsidR="009801E2">
        <w:rPr>
          <w:rFonts w:ascii="Arial" w:hAnsi="Arial" w:cs="Arial"/>
        </w:rPr>
        <w:t xml:space="preserve"> (</w:t>
      </w:r>
      <w:r w:rsidR="00B90437">
        <w:rPr>
          <w:rFonts w:ascii="Arial" w:hAnsi="Arial" w:cs="Arial"/>
        </w:rPr>
        <w:t>ФС ММ105-04)</w:t>
      </w:r>
      <w:r w:rsidRPr="00F8304C">
        <w:rPr>
          <w:rFonts w:ascii="Arial" w:hAnsi="Arial" w:cs="Arial"/>
        </w:rPr>
        <w:t xml:space="preserve">. Эти файлы автоматически копируются в запрос из заявок на закупку, например, ZOL «Заявка на зак. ОЛ/ТЗ». Выгруженные файлы закупщик может разместить в системе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 для проведения закупочных процедур.</w:t>
      </w:r>
    </w:p>
    <w:p w14:paraId="1CD3F239" w14:textId="375F717B" w:rsidR="00993394" w:rsidRPr="00F8304C" w:rsidRDefault="00993394" w:rsidP="00993394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Статусы проведения закупочной процедуры запросов, созданных из заявок на закупку, актуализируются автоматически на основании данных из системы взаимодействия с поставщиками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 или вручную (</w:t>
      </w:r>
      <w:r w:rsidR="00F95CA0">
        <w:rPr>
          <w:rFonts w:ascii="Arial" w:hAnsi="Arial" w:cs="Arial"/>
        </w:rPr>
        <w:t>резервный вариант</w:t>
      </w:r>
      <w:r w:rsidRPr="00F8304C">
        <w:rPr>
          <w:rFonts w:ascii="Arial" w:hAnsi="Arial" w:cs="Arial"/>
        </w:rPr>
        <w:t xml:space="preserve">) в отчете по ведению статусов запросов (тр. </w:t>
      </w:r>
      <w:r w:rsidRPr="00F8304C">
        <w:rPr>
          <w:rFonts w:ascii="Arial" w:hAnsi="Arial" w:cs="Arial"/>
          <w:lang w:val="en-US"/>
        </w:rPr>
        <w:t>ZMM</w:t>
      </w:r>
      <w:r w:rsidRPr="00F8304C">
        <w:rPr>
          <w:rFonts w:ascii="Arial" w:hAnsi="Arial" w:cs="Arial"/>
        </w:rPr>
        <w:t>_</w:t>
      </w:r>
      <w:r w:rsidRPr="00F8304C">
        <w:rPr>
          <w:rFonts w:ascii="Arial" w:hAnsi="Arial" w:cs="Arial"/>
          <w:lang w:val="en-US"/>
        </w:rPr>
        <w:t>RFQ</w:t>
      </w:r>
      <w:r w:rsidRPr="00F8304C">
        <w:rPr>
          <w:rFonts w:ascii="Arial" w:hAnsi="Arial" w:cs="Arial"/>
        </w:rPr>
        <w:t>_</w:t>
      </w:r>
      <w:r w:rsidRPr="00F8304C">
        <w:rPr>
          <w:rFonts w:ascii="Arial" w:hAnsi="Arial" w:cs="Arial"/>
          <w:lang w:val="en-US"/>
        </w:rPr>
        <w:t>STATUS</w:t>
      </w:r>
      <w:r w:rsidRPr="00F8304C">
        <w:rPr>
          <w:rFonts w:ascii="Arial" w:hAnsi="Arial" w:cs="Arial"/>
        </w:rPr>
        <w:t>). Актуализация статусов выполняется с помощью указания фактической даты наступления определенного этапа. При актуализации статусов запросов автоматически обновляются фактические и прогнозные даты этапов закупочной процедуры для заявок, входящих в запросы. Актуализация статусов выполняется для следующих этапов закупочной процедуры:</w:t>
      </w:r>
    </w:p>
    <w:p w14:paraId="0A002976" w14:textId="77777777" w:rsidR="00993394" w:rsidRPr="00F8304C" w:rsidRDefault="00993394" w:rsidP="00993394">
      <w:pPr>
        <w:pStyle w:val="afa"/>
        <w:numPr>
          <w:ilvl w:val="0"/>
          <w:numId w:val="70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3-й Создание, согласование и отправка Приглашений;</w:t>
      </w:r>
    </w:p>
    <w:p w14:paraId="4343428C" w14:textId="77777777" w:rsidR="00993394" w:rsidRPr="00F8304C" w:rsidRDefault="00993394" w:rsidP="00993394">
      <w:pPr>
        <w:pStyle w:val="afa"/>
        <w:numPr>
          <w:ilvl w:val="0"/>
          <w:numId w:val="70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4-й Разработка предложений поставщиками;</w:t>
      </w:r>
    </w:p>
    <w:p w14:paraId="065CD4EC" w14:textId="77777777" w:rsidR="00993394" w:rsidRPr="00F8304C" w:rsidRDefault="00993394" w:rsidP="00993394">
      <w:pPr>
        <w:pStyle w:val="afa"/>
        <w:numPr>
          <w:ilvl w:val="0"/>
          <w:numId w:val="70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5-й Обработка полученных предложений;</w:t>
      </w:r>
    </w:p>
    <w:p w14:paraId="32610FF7" w14:textId="77777777" w:rsidR="00993394" w:rsidRPr="00F8304C" w:rsidRDefault="00993394" w:rsidP="00993394">
      <w:pPr>
        <w:pStyle w:val="afa"/>
        <w:numPr>
          <w:ilvl w:val="0"/>
          <w:numId w:val="70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6-й Техническое согласование БЕ;</w:t>
      </w:r>
    </w:p>
    <w:p w14:paraId="50AE5357" w14:textId="77777777" w:rsidR="00993394" w:rsidRPr="00F8304C" w:rsidRDefault="00993394" w:rsidP="00993394">
      <w:pPr>
        <w:pStyle w:val="afa"/>
        <w:numPr>
          <w:ilvl w:val="0"/>
          <w:numId w:val="70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7-й Устранения замечаний участниками процедуры;</w:t>
      </w:r>
    </w:p>
    <w:p w14:paraId="4AC01DED" w14:textId="77777777" w:rsidR="00993394" w:rsidRPr="00F8304C" w:rsidRDefault="00993394" w:rsidP="00993394">
      <w:pPr>
        <w:pStyle w:val="afa"/>
        <w:numPr>
          <w:ilvl w:val="0"/>
          <w:numId w:val="70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lastRenderedPageBreak/>
        <w:t>8-й Проведение конкурентных процедур и выбор поставщика.</w:t>
      </w:r>
    </w:p>
    <w:p w14:paraId="4748E776" w14:textId="7A0ACC3A" w:rsidR="00993394" w:rsidRPr="00993394" w:rsidRDefault="00993394" w:rsidP="00993394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Ведение фактической даты 9-го этапа закупочной процедуры «Согласование и подписание спецификации» для запросов и заявок выполняется </w:t>
      </w:r>
      <w:r w:rsidR="00F95CA0">
        <w:rPr>
          <w:rFonts w:ascii="Arial" w:hAnsi="Arial" w:cs="Arial"/>
        </w:rPr>
        <w:t>автоматически</w:t>
      </w:r>
      <w:r w:rsidRPr="00F8304C">
        <w:rPr>
          <w:rFonts w:ascii="Arial" w:hAnsi="Arial" w:cs="Arial"/>
        </w:rPr>
        <w:t xml:space="preserve"> при получении в </w:t>
      </w:r>
      <w:r w:rsidRPr="00F8304C">
        <w:rPr>
          <w:rFonts w:ascii="Arial" w:hAnsi="Arial" w:cs="Arial"/>
          <w:lang w:val="en-US"/>
        </w:rPr>
        <w:t>S</w:t>
      </w:r>
      <w:r w:rsidRPr="00F8304C">
        <w:rPr>
          <w:rFonts w:ascii="Arial" w:hAnsi="Arial" w:cs="Arial"/>
        </w:rPr>
        <w:t xml:space="preserve">/4 из СЭД даты регистрации спецификации. </w:t>
      </w:r>
      <w:r w:rsidR="00C35A5D">
        <w:rPr>
          <w:rFonts w:ascii="Arial" w:hAnsi="Arial" w:cs="Arial"/>
        </w:rPr>
        <w:t>Ручное в</w:t>
      </w:r>
      <w:r w:rsidRPr="00F8304C">
        <w:rPr>
          <w:rFonts w:ascii="Arial" w:hAnsi="Arial" w:cs="Arial"/>
        </w:rPr>
        <w:t>едение дат этапов закупочных процедур для заявок на закупку</w:t>
      </w:r>
      <w:r w:rsidR="00C35A5D">
        <w:rPr>
          <w:rFonts w:ascii="Arial" w:hAnsi="Arial" w:cs="Arial"/>
        </w:rPr>
        <w:t xml:space="preserve">, которые не были выгружены в </w:t>
      </w:r>
      <w:r w:rsidR="00C35A5D">
        <w:rPr>
          <w:rFonts w:ascii="Arial" w:hAnsi="Arial" w:cs="Arial"/>
          <w:lang w:val="en-US"/>
        </w:rPr>
        <w:t>Ariba</w:t>
      </w:r>
      <w:r w:rsidR="00C35A5D">
        <w:rPr>
          <w:rFonts w:ascii="Arial" w:hAnsi="Arial" w:cs="Arial"/>
        </w:rPr>
        <w:t>,</w:t>
      </w:r>
      <w:r w:rsidRPr="00F8304C">
        <w:rPr>
          <w:rFonts w:ascii="Arial" w:hAnsi="Arial" w:cs="Arial"/>
        </w:rPr>
        <w:t xml:space="preserve"> выполняется с помощью отчета «Ведение графика закупки» (тр. </w:t>
      </w:r>
      <w:r w:rsidRPr="00F8304C">
        <w:rPr>
          <w:rFonts w:ascii="Arial" w:hAnsi="Arial" w:cs="Arial"/>
          <w:lang w:val="en-US"/>
        </w:rPr>
        <w:t>ZMM</w:t>
      </w:r>
      <w:r w:rsidRPr="00F8304C">
        <w:rPr>
          <w:rFonts w:ascii="Arial" w:hAnsi="Arial" w:cs="Arial"/>
        </w:rPr>
        <w:t>_</w:t>
      </w:r>
      <w:r w:rsidRPr="00F8304C">
        <w:rPr>
          <w:rFonts w:ascii="Arial" w:hAnsi="Arial" w:cs="Arial"/>
          <w:lang w:val="en-US"/>
        </w:rPr>
        <w:t>PROCUR</w:t>
      </w:r>
      <w:r w:rsidRPr="00F8304C">
        <w:rPr>
          <w:rFonts w:ascii="Arial" w:hAnsi="Arial" w:cs="Arial"/>
        </w:rPr>
        <w:t>_</w:t>
      </w:r>
      <w:r w:rsidRPr="00F8304C">
        <w:rPr>
          <w:rFonts w:ascii="Arial" w:hAnsi="Arial" w:cs="Arial"/>
          <w:lang w:val="en-US"/>
        </w:rPr>
        <w:t>SCHED</w:t>
      </w:r>
      <w:r w:rsidRPr="00F8304C">
        <w:rPr>
          <w:rFonts w:ascii="Arial" w:hAnsi="Arial" w:cs="Arial"/>
        </w:rPr>
        <w:t>).</w:t>
      </w:r>
      <w:r w:rsidRPr="00732704">
        <w:rPr>
          <w:rFonts w:ascii="Arial" w:hAnsi="Arial" w:cs="Arial"/>
        </w:rPr>
        <w:t xml:space="preserve"> </w:t>
      </w:r>
      <w:r w:rsidR="00C35A5D" w:rsidRPr="00732704">
        <w:rPr>
          <w:rFonts w:ascii="Arial" w:hAnsi="Arial" w:cs="Arial"/>
        </w:rPr>
        <w:t>При получении</w:t>
      </w:r>
      <w:r w:rsidR="00C35A5D" w:rsidRPr="00F8304C">
        <w:rPr>
          <w:rFonts w:ascii="Arial" w:hAnsi="Arial" w:cs="Arial"/>
        </w:rPr>
        <w:t xml:space="preserve"> в </w:t>
      </w:r>
      <w:r w:rsidR="00C35A5D" w:rsidRPr="00F8304C">
        <w:rPr>
          <w:rFonts w:ascii="Arial" w:hAnsi="Arial" w:cs="Arial"/>
          <w:lang w:val="en-US"/>
        </w:rPr>
        <w:t>S</w:t>
      </w:r>
      <w:r w:rsidR="00C35A5D" w:rsidRPr="00F8304C">
        <w:rPr>
          <w:rFonts w:ascii="Arial" w:hAnsi="Arial" w:cs="Arial"/>
        </w:rPr>
        <w:t xml:space="preserve">/4 из </w:t>
      </w:r>
      <w:r w:rsidR="00C35A5D" w:rsidRPr="00F8304C">
        <w:rPr>
          <w:rFonts w:ascii="Arial" w:hAnsi="Arial" w:cs="Arial"/>
          <w:lang w:val="en-US"/>
        </w:rPr>
        <w:t>Ariba</w:t>
      </w:r>
      <w:r w:rsidR="00C35A5D" w:rsidRPr="00732704">
        <w:rPr>
          <w:rFonts w:ascii="Arial" w:hAnsi="Arial" w:cs="Arial"/>
        </w:rPr>
        <w:t xml:space="preserve"> фактических дат этапов закупочных процедур для заявок 1-го, 2-го и 3-го перечня, загруженных из АСБНУ, выполняется автоматическая выгрузка этих данных в АСБНУ. В АСУ МТО фактические даты этапов закупочных процедур из </w:t>
      </w:r>
      <w:r w:rsidR="00C35A5D" w:rsidRPr="00732704">
        <w:rPr>
          <w:rFonts w:ascii="Arial" w:hAnsi="Arial" w:cs="Arial"/>
          <w:lang w:val="en-US"/>
        </w:rPr>
        <w:t>S</w:t>
      </w:r>
      <w:r w:rsidR="00C35A5D" w:rsidRPr="00F8304C">
        <w:rPr>
          <w:rFonts w:ascii="Arial" w:hAnsi="Arial" w:cs="Arial"/>
        </w:rPr>
        <w:t xml:space="preserve">/4 </w:t>
      </w:r>
      <w:r w:rsidR="00C35A5D" w:rsidRPr="00732704">
        <w:rPr>
          <w:rFonts w:ascii="Arial" w:hAnsi="Arial" w:cs="Arial"/>
        </w:rPr>
        <w:t>не передаются.</w:t>
      </w:r>
    </w:p>
    <w:p w14:paraId="52E475F4" w14:textId="1D1E74BA" w:rsidR="00993394" w:rsidRPr="00F8304C" w:rsidRDefault="00993394" w:rsidP="00993394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По результатам проведения закупочной процедуры из системы взаимодействия с поставщиками </w:t>
      </w:r>
      <w:r w:rsidR="00732704">
        <w:rPr>
          <w:rFonts w:ascii="Arial" w:hAnsi="Arial" w:cs="Arial"/>
          <w:lang w:val="en-US"/>
        </w:rPr>
        <w:t>Ariba</w:t>
      </w:r>
      <w:r w:rsidR="00732704"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</w:rPr>
        <w:t xml:space="preserve">в систему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Pr="00F8304C">
        <w:rPr>
          <w:rFonts w:ascii="Arial" w:hAnsi="Arial" w:cs="Arial"/>
          <w:lang w:val="en-US"/>
        </w:rPr>
        <w:t>S</w:t>
      </w:r>
      <w:r w:rsidRPr="00F8304C">
        <w:rPr>
          <w:rFonts w:ascii="Arial" w:hAnsi="Arial" w:cs="Arial"/>
        </w:rPr>
        <w:t>/4</w:t>
      </w:r>
      <w:r w:rsidRPr="00F8304C">
        <w:rPr>
          <w:rFonts w:ascii="Arial" w:hAnsi="Arial" w:cs="Arial"/>
          <w:lang w:val="en-US"/>
        </w:rPr>
        <w:t>HANA</w:t>
      </w:r>
      <w:r w:rsidRPr="00F8304C">
        <w:rPr>
          <w:rFonts w:ascii="Arial" w:hAnsi="Arial" w:cs="Arial"/>
        </w:rPr>
        <w:t xml:space="preserve"> автоматически передаются результаты закупочных процедур. Результаты процедур для заявок, загруженных из системы АСБНУ, автоматически выгружаются в систему </w:t>
      </w:r>
      <w:r w:rsidR="00F63AB1">
        <w:rPr>
          <w:rFonts w:ascii="Arial" w:hAnsi="Arial" w:cs="Arial"/>
        </w:rPr>
        <w:t xml:space="preserve">АСБНУ для формирования спецификаций. Выгрузка результатов закупочных процедур из </w:t>
      </w:r>
      <w:r w:rsidR="00F63AB1">
        <w:rPr>
          <w:rFonts w:ascii="Arial" w:hAnsi="Arial" w:cs="Arial"/>
          <w:lang w:val="en-US"/>
        </w:rPr>
        <w:t>S</w:t>
      </w:r>
      <w:r w:rsidR="00F63AB1" w:rsidRPr="00F8304C">
        <w:rPr>
          <w:rFonts w:ascii="Arial" w:hAnsi="Arial" w:cs="Arial"/>
        </w:rPr>
        <w:t xml:space="preserve">/4 </w:t>
      </w:r>
      <w:r w:rsidR="00F63AB1">
        <w:rPr>
          <w:rFonts w:ascii="Arial" w:hAnsi="Arial" w:cs="Arial"/>
        </w:rPr>
        <w:t>в АСУ МТО не выполняется.</w:t>
      </w:r>
    </w:p>
    <w:p w14:paraId="218DF48C" w14:textId="77777777" w:rsidR="00993394" w:rsidRPr="00F8304C" w:rsidRDefault="00993394" w:rsidP="00993394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 Закупщик или менеджер по сопровождению договоров с помощью АРМ </w:t>
      </w:r>
      <w:r w:rsidRPr="00F8304C">
        <w:rPr>
          <w:rFonts w:ascii="Arial" w:hAnsi="Arial" w:cs="Arial"/>
          <w:lang w:val="en-US"/>
        </w:rPr>
        <w:t>ZMM</w:t>
      </w:r>
      <w:r w:rsidRPr="00F8304C">
        <w:rPr>
          <w:rFonts w:ascii="Arial" w:hAnsi="Arial" w:cs="Arial"/>
        </w:rPr>
        <w:t>_</w:t>
      </w:r>
      <w:r w:rsidRPr="00F8304C">
        <w:rPr>
          <w:rFonts w:ascii="Arial" w:hAnsi="Arial" w:cs="Arial"/>
          <w:lang w:val="en-US"/>
        </w:rPr>
        <w:t>AWARD</w:t>
      </w:r>
      <w:r w:rsidRPr="00F8304C">
        <w:rPr>
          <w:rFonts w:ascii="Arial" w:hAnsi="Arial" w:cs="Arial"/>
        </w:rPr>
        <w:t>_</w:t>
      </w:r>
      <w:r w:rsidRPr="00F8304C">
        <w:rPr>
          <w:rFonts w:ascii="Arial" w:hAnsi="Arial" w:cs="Arial"/>
          <w:lang w:val="en-US"/>
        </w:rPr>
        <w:t>RESULT</w:t>
      </w:r>
      <w:r w:rsidRPr="00F8304C">
        <w:rPr>
          <w:rFonts w:ascii="Arial" w:hAnsi="Arial" w:cs="Arial"/>
        </w:rPr>
        <w:t xml:space="preserve"> проверяет загруженные данные с результатами закупочных процедур и, при необходимости, может создать последующие закупочные документы, в зависимости от вида заключаемого договора или подписываемой спецификации:</w:t>
      </w:r>
    </w:p>
    <w:p w14:paraId="5DEB6FB5" w14:textId="77777777" w:rsidR="00993394" w:rsidRPr="00F8304C" w:rsidRDefault="00993394" w:rsidP="00993394">
      <w:pPr>
        <w:pStyle w:val="afa"/>
        <w:numPr>
          <w:ilvl w:val="0"/>
          <w:numId w:val="71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Контракт вида </w:t>
      </w:r>
      <w:r w:rsidRPr="00F8304C">
        <w:rPr>
          <w:rFonts w:ascii="Arial" w:hAnsi="Arial" w:cs="Arial"/>
          <w:lang w:val="en-US"/>
        </w:rPr>
        <w:t>ZPL</w:t>
      </w:r>
      <w:r w:rsidRPr="00F8304C">
        <w:rPr>
          <w:rFonts w:ascii="Arial" w:hAnsi="Arial" w:cs="Arial"/>
        </w:rPr>
        <w:t xml:space="preserve"> «Рамочный договор»:</w:t>
      </w:r>
    </w:p>
    <w:p w14:paraId="2C294C38" w14:textId="77777777" w:rsidR="00993394" w:rsidRPr="00F8304C" w:rsidRDefault="00993394" w:rsidP="00993394">
      <w:pPr>
        <w:pStyle w:val="afa"/>
        <w:numPr>
          <w:ilvl w:val="1"/>
          <w:numId w:val="71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С текстовой позицией;</w:t>
      </w:r>
    </w:p>
    <w:p w14:paraId="475DD589" w14:textId="77777777" w:rsidR="00993394" w:rsidRPr="00F8304C" w:rsidRDefault="00993394" w:rsidP="00993394">
      <w:pPr>
        <w:pStyle w:val="afa"/>
        <w:numPr>
          <w:ilvl w:val="1"/>
          <w:numId w:val="71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С позициями из заявок на закупку, входящими в запрос.</w:t>
      </w:r>
    </w:p>
    <w:p w14:paraId="75D5D6C3" w14:textId="77777777" w:rsidR="00993394" w:rsidRPr="00F8304C" w:rsidRDefault="00993394" w:rsidP="00993394">
      <w:pPr>
        <w:pStyle w:val="afa"/>
        <w:numPr>
          <w:ilvl w:val="0"/>
          <w:numId w:val="71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Заказ на закупку вида </w:t>
      </w:r>
      <w:r w:rsidRPr="00F8304C">
        <w:rPr>
          <w:rFonts w:ascii="Arial" w:hAnsi="Arial" w:cs="Arial"/>
          <w:lang w:val="en-US"/>
        </w:rPr>
        <w:t>ZST</w:t>
      </w:r>
      <w:r w:rsidRPr="00F8304C">
        <w:rPr>
          <w:rFonts w:ascii="Arial" w:hAnsi="Arial" w:cs="Arial"/>
        </w:rPr>
        <w:t xml:space="preserve"> «Специф. к типов. дог»;</w:t>
      </w:r>
    </w:p>
    <w:p w14:paraId="279CE98F" w14:textId="77777777" w:rsidR="00993394" w:rsidRPr="00F8304C" w:rsidRDefault="00993394" w:rsidP="00993394">
      <w:pPr>
        <w:pStyle w:val="afa"/>
        <w:numPr>
          <w:ilvl w:val="0"/>
          <w:numId w:val="71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Заказ на закупку вида </w:t>
      </w:r>
      <w:r w:rsidRPr="00F8304C">
        <w:rPr>
          <w:rFonts w:ascii="Arial" w:hAnsi="Arial" w:cs="Arial"/>
          <w:lang w:val="en-US"/>
        </w:rPr>
        <w:t>ZRAZ</w:t>
      </w:r>
      <w:r w:rsidRPr="00F8304C">
        <w:rPr>
          <w:rFonts w:ascii="Arial" w:hAnsi="Arial" w:cs="Arial"/>
        </w:rPr>
        <w:t xml:space="preserve"> «Разовый договор».</w:t>
      </w:r>
    </w:p>
    <w:p w14:paraId="6DFD9A0A" w14:textId="682F467F" w:rsidR="00C64AD9" w:rsidRPr="00A10693" w:rsidRDefault="00C64AD9" w:rsidP="00C64AD9">
      <w:pPr>
        <w:spacing w:after="240" w:line="276" w:lineRule="auto"/>
        <w:ind w:firstLine="708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Сценарий 2. </w:t>
      </w:r>
      <w:r w:rsidRPr="00A10693">
        <w:rPr>
          <w:rFonts w:ascii="Arial" w:hAnsi="Arial" w:cs="Arial"/>
          <w:color w:val="000000" w:themeColor="text1"/>
          <w:szCs w:val="24"/>
        </w:rPr>
        <w:t>Закупочная процедура проводится вне системы взаимодействия с поставщиками</w:t>
      </w:r>
    </w:p>
    <w:p w14:paraId="2DAB9E4B" w14:textId="77777777" w:rsidR="00D24D60" w:rsidRDefault="00C64AD9" w:rsidP="00511AC7">
      <w:pPr>
        <w:spacing w:after="240" w:line="276" w:lineRule="auto"/>
        <w:ind w:firstLine="708"/>
        <w:rPr>
          <w:rFonts w:ascii="Arial" w:hAnsi="Arial" w:cs="Arial"/>
        </w:rPr>
      </w:pPr>
      <w:r w:rsidRPr="00A10693">
        <w:rPr>
          <w:rFonts w:ascii="Arial" w:hAnsi="Arial" w:cs="Arial"/>
        </w:rPr>
        <w:t>Закупщик проводит закупочную процедуру вне системы взаимодействия с поставщи</w:t>
      </w:r>
      <w:r w:rsidRPr="00CA4186">
        <w:rPr>
          <w:rFonts w:ascii="Arial" w:hAnsi="Arial" w:cs="Arial"/>
        </w:rPr>
        <w:t xml:space="preserve">ками. </w:t>
      </w:r>
      <w:r w:rsidR="00EE1624" w:rsidRPr="00F8304C">
        <w:rPr>
          <w:rFonts w:ascii="Arial" w:hAnsi="Arial" w:cs="Arial"/>
        </w:rPr>
        <w:t xml:space="preserve">Актуализация статусов прохождения закупочной процедуры для запросов вида </w:t>
      </w:r>
      <w:r w:rsidR="00EE1624" w:rsidRPr="00F8304C">
        <w:rPr>
          <w:rFonts w:ascii="Arial" w:hAnsi="Arial" w:cs="Arial"/>
          <w:lang w:val="en-US"/>
        </w:rPr>
        <w:t>ZAZ</w:t>
      </w:r>
      <w:r w:rsidR="00EE1624" w:rsidRPr="00F8304C">
        <w:rPr>
          <w:rFonts w:ascii="Arial" w:hAnsi="Arial" w:cs="Arial"/>
        </w:rPr>
        <w:t xml:space="preserve"> и входящих в него заявок, закупки по которым выполняются вне </w:t>
      </w:r>
      <w:r w:rsidR="00EE1624" w:rsidRPr="00F8304C">
        <w:rPr>
          <w:rFonts w:ascii="Arial" w:hAnsi="Arial" w:cs="Arial"/>
          <w:lang w:val="en-US"/>
        </w:rPr>
        <w:t>SAP</w:t>
      </w:r>
      <w:r w:rsidR="00EE1624" w:rsidRPr="00F8304C">
        <w:rPr>
          <w:rFonts w:ascii="Arial" w:hAnsi="Arial" w:cs="Arial"/>
        </w:rPr>
        <w:t xml:space="preserve"> </w:t>
      </w:r>
      <w:r w:rsidR="00EE1624" w:rsidRPr="00F8304C">
        <w:rPr>
          <w:rFonts w:ascii="Arial" w:hAnsi="Arial" w:cs="Arial"/>
          <w:lang w:val="en-US"/>
        </w:rPr>
        <w:t>Ariba</w:t>
      </w:r>
      <w:r w:rsidR="00EE1624" w:rsidRPr="00F8304C">
        <w:rPr>
          <w:rFonts w:ascii="Arial" w:hAnsi="Arial" w:cs="Arial"/>
        </w:rPr>
        <w:t xml:space="preserve">, выполняется закупщиком вручную в отчете ведению статусов запросов (тр. </w:t>
      </w:r>
      <w:r w:rsidR="00EE1624" w:rsidRPr="00F8304C">
        <w:rPr>
          <w:rFonts w:ascii="Arial" w:hAnsi="Arial" w:cs="Arial"/>
          <w:lang w:val="en-US"/>
        </w:rPr>
        <w:t>ZMM</w:t>
      </w:r>
      <w:r w:rsidR="00EE1624" w:rsidRPr="00F8304C">
        <w:rPr>
          <w:rFonts w:ascii="Arial" w:hAnsi="Arial" w:cs="Arial"/>
        </w:rPr>
        <w:t>_</w:t>
      </w:r>
      <w:r w:rsidR="00EE1624" w:rsidRPr="00F8304C">
        <w:rPr>
          <w:rFonts w:ascii="Arial" w:hAnsi="Arial" w:cs="Arial"/>
          <w:lang w:val="en-US"/>
        </w:rPr>
        <w:t>RFQ</w:t>
      </w:r>
      <w:r w:rsidR="00EE1624" w:rsidRPr="00F8304C">
        <w:rPr>
          <w:rFonts w:ascii="Arial" w:hAnsi="Arial" w:cs="Arial"/>
        </w:rPr>
        <w:t>_</w:t>
      </w:r>
      <w:r w:rsidR="00EE1624" w:rsidRPr="00F8304C">
        <w:rPr>
          <w:rFonts w:ascii="Arial" w:hAnsi="Arial" w:cs="Arial"/>
          <w:lang w:val="en-US"/>
        </w:rPr>
        <w:t>STATUS</w:t>
      </w:r>
      <w:r w:rsidR="00EE1624" w:rsidRPr="00F8304C">
        <w:rPr>
          <w:rFonts w:ascii="Arial" w:hAnsi="Arial" w:cs="Arial"/>
        </w:rPr>
        <w:t>)</w:t>
      </w:r>
      <w:r w:rsidR="00D24D60">
        <w:rPr>
          <w:rFonts w:ascii="Arial" w:hAnsi="Arial" w:cs="Arial"/>
        </w:rPr>
        <w:t xml:space="preserve"> или с помощью ведения статусов для заявок на закупку (тр. </w:t>
      </w:r>
      <w:r w:rsidR="00D24D60" w:rsidRPr="00D24D60">
        <w:rPr>
          <w:rFonts w:ascii="Arial" w:hAnsi="Arial" w:cs="Arial"/>
          <w:lang w:val="en-US"/>
        </w:rPr>
        <w:t>ZMM</w:t>
      </w:r>
      <w:r w:rsidR="00D24D60" w:rsidRPr="00F8304C">
        <w:rPr>
          <w:rFonts w:ascii="Arial" w:hAnsi="Arial" w:cs="Arial"/>
        </w:rPr>
        <w:t>_</w:t>
      </w:r>
      <w:r w:rsidR="00D24D60" w:rsidRPr="00D24D60">
        <w:rPr>
          <w:rFonts w:ascii="Arial" w:hAnsi="Arial" w:cs="Arial"/>
          <w:lang w:val="en-US"/>
        </w:rPr>
        <w:t>PROCUR</w:t>
      </w:r>
      <w:r w:rsidR="00D24D60" w:rsidRPr="00F8304C">
        <w:rPr>
          <w:rFonts w:ascii="Arial" w:hAnsi="Arial" w:cs="Arial"/>
        </w:rPr>
        <w:t>_</w:t>
      </w:r>
      <w:r w:rsidR="00D24D60" w:rsidRPr="00D24D60">
        <w:rPr>
          <w:rFonts w:ascii="Arial" w:hAnsi="Arial" w:cs="Arial"/>
          <w:lang w:val="en-US"/>
        </w:rPr>
        <w:t>SCHED</w:t>
      </w:r>
      <w:r w:rsidR="00D24D60" w:rsidRPr="00F8304C">
        <w:rPr>
          <w:rFonts w:ascii="Arial" w:hAnsi="Arial" w:cs="Arial"/>
        </w:rPr>
        <w:t>)</w:t>
      </w:r>
      <w:r w:rsidR="00EE1624" w:rsidRPr="00F8304C">
        <w:rPr>
          <w:rFonts w:ascii="Arial" w:hAnsi="Arial" w:cs="Arial"/>
        </w:rPr>
        <w:t>.</w:t>
      </w:r>
      <w:r w:rsidR="0036645F" w:rsidRPr="00F8304C">
        <w:rPr>
          <w:rFonts w:ascii="Arial" w:hAnsi="Arial" w:cs="Arial"/>
        </w:rPr>
        <w:t xml:space="preserve"> </w:t>
      </w:r>
    </w:p>
    <w:p w14:paraId="2E7139BA" w14:textId="40F30BAF" w:rsidR="00C64AD9" w:rsidRPr="0000186A" w:rsidRDefault="00C64AD9" w:rsidP="00511AC7">
      <w:pPr>
        <w:spacing w:after="240" w:line="276" w:lineRule="auto"/>
        <w:ind w:firstLine="708"/>
        <w:rPr>
          <w:rFonts w:ascii="Arial" w:hAnsi="Arial" w:cs="Arial"/>
        </w:rPr>
      </w:pPr>
      <w:r w:rsidRPr="0000186A">
        <w:rPr>
          <w:rFonts w:ascii="Arial" w:hAnsi="Arial" w:cs="Arial"/>
        </w:rPr>
        <w:t>По окончани</w:t>
      </w:r>
      <w:r w:rsidR="009F5262" w:rsidRPr="0000186A">
        <w:rPr>
          <w:rFonts w:ascii="Arial" w:hAnsi="Arial" w:cs="Arial"/>
        </w:rPr>
        <w:t>и</w:t>
      </w:r>
      <w:r w:rsidRPr="0000186A">
        <w:rPr>
          <w:rFonts w:ascii="Arial" w:hAnsi="Arial" w:cs="Arial"/>
        </w:rPr>
        <w:t xml:space="preserve"> закупочной процедуры закупщик оповещает менеджера по сопровождению договора о необходимости заключения договора путём создания в СЭД служебной записки с прикрепленным</w:t>
      </w:r>
      <w:r w:rsidR="0074412F" w:rsidRPr="0000186A">
        <w:rPr>
          <w:rFonts w:ascii="Arial" w:hAnsi="Arial" w:cs="Arial"/>
        </w:rPr>
        <w:t>и подтверждающими</w:t>
      </w:r>
      <w:r w:rsidRPr="0000186A">
        <w:rPr>
          <w:rFonts w:ascii="Arial" w:hAnsi="Arial" w:cs="Arial"/>
        </w:rPr>
        <w:t xml:space="preserve"> документ</w:t>
      </w:r>
      <w:r w:rsidR="0074412F" w:rsidRPr="0000186A">
        <w:rPr>
          <w:rFonts w:ascii="Arial" w:hAnsi="Arial" w:cs="Arial"/>
        </w:rPr>
        <w:t xml:space="preserve">ами (перечень подтверждающих </w:t>
      </w:r>
      <w:r w:rsidR="0074412F" w:rsidRPr="0000186A">
        <w:rPr>
          <w:rFonts w:ascii="Arial" w:hAnsi="Arial" w:cs="Arial"/>
        </w:rPr>
        <w:lastRenderedPageBreak/>
        <w:t>документ</w:t>
      </w:r>
      <w:r w:rsidR="00CE11D4" w:rsidRPr="0000186A">
        <w:rPr>
          <w:rFonts w:ascii="Arial" w:hAnsi="Arial" w:cs="Arial"/>
        </w:rPr>
        <w:t>ов</w:t>
      </w:r>
      <w:r w:rsidR="0074412F" w:rsidRPr="0000186A">
        <w:rPr>
          <w:rFonts w:ascii="Arial" w:hAnsi="Arial" w:cs="Arial"/>
        </w:rPr>
        <w:t xml:space="preserve"> описан в</w:t>
      </w:r>
      <w:r w:rsidR="00CE11D4" w:rsidRPr="0000186A">
        <w:rPr>
          <w:rFonts w:ascii="Arial" w:hAnsi="Arial" w:cs="Arial"/>
        </w:rPr>
        <w:t>о</w:t>
      </w:r>
      <w:r w:rsidR="0074412F" w:rsidRPr="0000186A">
        <w:rPr>
          <w:rFonts w:ascii="Arial" w:hAnsi="Arial" w:cs="Arial"/>
        </w:rPr>
        <w:t xml:space="preserve"> </w:t>
      </w:r>
      <w:r w:rsidR="00CE11D4" w:rsidRPr="0000186A">
        <w:rPr>
          <w:rFonts w:ascii="Arial" w:hAnsi="Arial" w:cs="Arial"/>
        </w:rPr>
        <w:t xml:space="preserve">Временном </w:t>
      </w:r>
      <w:r w:rsidR="0074412F" w:rsidRPr="0000186A">
        <w:rPr>
          <w:rFonts w:ascii="Arial" w:hAnsi="Arial" w:cs="Arial"/>
        </w:rPr>
        <w:t>регламент</w:t>
      </w:r>
      <w:r w:rsidR="00CE11D4" w:rsidRPr="0000186A">
        <w:rPr>
          <w:rFonts w:ascii="Arial" w:hAnsi="Arial" w:cs="Arial"/>
        </w:rPr>
        <w:t>е</w:t>
      </w:r>
      <w:r w:rsidR="0074412F" w:rsidRPr="0000186A">
        <w:rPr>
          <w:rFonts w:ascii="Arial" w:hAnsi="Arial" w:cs="Arial"/>
        </w:rPr>
        <w:t xml:space="preserve"> выполнения закупки и заключения договора)</w:t>
      </w:r>
      <w:r w:rsidR="00CE11D4" w:rsidRPr="0000186A">
        <w:rPr>
          <w:rFonts w:ascii="Arial" w:hAnsi="Arial" w:cs="Arial"/>
        </w:rPr>
        <w:t>.</w:t>
      </w:r>
      <w:r w:rsidR="00750AC3" w:rsidRPr="0000186A">
        <w:rPr>
          <w:rFonts w:ascii="Arial" w:hAnsi="Arial" w:cs="Arial"/>
        </w:rPr>
        <w:t xml:space="preserve"> Служебная записка в СЭД создается закупщиком в случае, если закупщик и менеджер по сопровождению закупок являются разными сотрудниками</w:t>
      </w:r>
      <w:r w:rsidRPr="0000186A">
        <w:rPr>
          <w:rFonts w:ascii="Arial" w:hAnsi="Arial" w:cs="Arial"/>
        </w:rPr>
        <w:t>.</w:t>
      </w:r>
    </w:p>
    <w:p w14:paraId="35D1D100" w14:textId="471405D3" w:rsidR="00947BDB" w:rsidRDefault="0074412F" w:rsidP="00511AC7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</w:rPr>
        <w:t>Е</w:t>
      </w:r>
      <w:r w:rsidR="00511AC7" w:rsidRPr="00A10693">
        <w:rPr>
          <w:rFonts w:ascii="Arial" w:hAnsi="Arial" w:cs="Arial"/>
        </w:rPr>
        <w:t xml:space="preserve">сли </w:t>
      </w:r>
      <w:r w:rsidRPr="00A10693">
        <w:rPr>
          <w:rFonts w:ascii="Arial" w:hAnsi="Arial" w:cs="Arial"/>
        </w:rPr>
        <w:t xml:space="preserve">в ходе </w:t>
      </w:r>
      <w:r w:rsidR="00511AC7" w:rsidRPr="00A10693">
        <w:rPr>
          <w:rFonts w:ascii="Arial" w:hAnsi="Arial" w:cs="Arial"/>
        </w:rPr>
        <w:t>проведения закупочной процедур</w:t>
      </w:r>
      <w:r w:rsidR="00F712B4">
        <w:rPr>
          <w:rFonts w:ascii="Arial" w:hAnsi="Arial" w:cs="Arial"/>
        </w:rPr>
        <w:t>ы</w:t>
      </w:r>
      <w:r w:rsidRPr="00A10693">
        <w:rPr>
          <w:rFonts w:ascii="Arial" w:hAnsi="Arial" w:cs="Arial"/>
        </w:rPr>
        <w:t xml:space="preserve"> (как по </w:t>
      </w:r>
      <w:r w:rsidR="00D24D60" w:rsidRPr="00A10693">
        <w:rPr>
          <w:rFonts w:ascii="Arial" w:hAnsi="Arial" w:cs="Arial"/>
        </w:rPr>
        <w:t>1</w:t>
      </w:r>
      <w:r w:rsidR="00D24D60" w:rsidRPr="00F8304C">
        <w:rPr>
          <w:rFonts w:ascii="Arial" w:hAnsi="Arial" w:cs="Arial"/>
        </w:rPr>
        <w:t>-</w:t>
      </w:r>
      <w:r w:rsidR="00D24D60">
        <w:rPr>
          <w:rFonts w:ascii="Arial" w:hAnsi="Arial" w:cs="Arial"/>
        </w:rPr>
        <w:t xml:space="preserve">му </w:t>
      </w:r>
      <w:r w:rsidRPr="00A10693">
        <w:rPr>
          <w:rFonts w:ascii="Arial" w:hAnsi="Arial" w:cs="Arial"/>
        </w:rPr>
        <w:t>сценари</w:t>
      </w:r>
      <w:r w:rsidR="00B679FC" w:rsidRPr="00A10693">
        <w:rPr>
          <w:rFonts w:ascii="Arial" w:hAnsi="Arial" w:cs="Arial"/>
        </w:rPr>
        <w:t>ю</w:t>
      </w:r>
      <w:r w:rsidRPr="00A10693">
        <w:rPr>
          <w:rFonts w:ascii="Arial" w:hAnsi="Arial" w:cs="Arial"/>
        </w:rPr>
        <w:t xml:space="preserve">  так и по сценарию 2)</w:t>
      </w:r>
      <w:r w:rsidR="00511AC7" w:rsidRPr="00A10693">
        <w:rPr>
          <w:rFonts w:ascii="Arial" w:hAnsi="Arial" w:cs="Arial"/>
        </w:rPr>
        <w:t xml:space="preserve">, необходимо </w:t>
      </w:r>
      <w:r w:rsidR="00FB7A21">
        <w:rPr>
          <w:rFonts w:ascii="Arial" w:hAnsi="Arial" w:cs="Arial"/>
        </w:rPr>
        <w:t>скорректировать</w:t>
      </w:r>
      <w:r w:rsidR="00511AC7" w:rsidRPr="00A10693">
        <w:rPr>
          <w:rFonts w:ascii="Arial" w:hAnsi="Arial" w:cs="Arial"/>
        </w:rPr>
        <w:t xml:space="preserve"> заявку на закупку</w:t>
      </w:r>
      <w:r w:rsidR="00154541" w:rsidRPr="00A10693">
        <w:rPr>
          <w:rFonts w:ascii="Arial" w:hAnsi="Arial" w:cs="Arial"/>
        </w:rPr>
        <w:t xml:space="preserve"> МТР, заявку на закупку с ОЛ/ТЗ (например, по результатам закупочной процедуры выбран аналог/заменитель</w:t>
      </w:r>
      <w:r w:rsidR="00154541" w:rsidRPr="00A10693">
        <w:rPr>
          <w:color w:val="000000" w:themeColor="text1"/>
          <w:szCs w:val="24"/>
        </w:rPr>
        <w:t xml:space="preserve">, </w:t>
      </w:r>
      <w:r w:rsidR="00154541" w:rsidRPr="00A10693">
        <w:rPr>
          <w:rFonts w:ascii="Arial" w:hAnsi="Arial" w:cs="Arial"/>
        </w:rPr>
        <w:t>невозможно заказать требуемое количество, МТР снят с производства и т.д.)</w:t>
      </w:r>
      <w:r w:rsidR="00511AC7" w:rsidRPr="00A10693">
        <w:rPr>
          <w:rFonts w:ascii="Arial" w:hAnsi="Arial" w:cs="Arial"/>
        </w:rPr>
        <w:t xml:space="preserve">, ответственный закупщик </w:t>
      </w:r>
      <w:r w:rsidR="00FB7A21">
        <w:rPr>
          <w:rFonts w:ascii="Arial" w:hAnsi="Arial" w:cs="Arial"/>
        </w:rPr>
        <w:t>формирует запрос на корректировку заявки на закупку</w:t>
      </w:r>
      <w:r w:rsidR="00CE11D4">
        <w:rPr>
          <w:rFonts w:ascii="Arial" w:hAnsi="Arial" w:cs="Arial"/>
        </w:rPr>
        <w:t xml:space="preserve"> с указанием</w:t>
      </w:r>
      <w:r w:rsidR="00511AC7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CE11D4" w:rsidRPr="00A10693">
        <w:rPr>
          <w:rFonts w:ascii="Arial" w:hAnsi="Arial" w:cs="Arial"/>
          <w:color w:val="000000" w:themeColor="text1"/>
          <w:szCs w:val="24"/>
        </w:rPr>
        <w:t>причин</w:t>
      </w:r>
      <w:r w:rsidR="00CE11D4">
        <w:rPr>
          <w:rFonts w:ascii="Arial" w:hAnsi="Arial" w:cs="Arial"/>
          <w:color w:val="000000" w:themeColor="text1"/>
          <w:szCs w:val="24"/>
        </w:rPr>
        <w:t xml:space="preserve">ы </w:t>
      </w:r>
      <w:r w:rsidR="00FB7A21">
        <w:rPr>
          <w:rFonts w:ascii="Arial" w:hAnsi="Arial" w:cs="Arial"/>
          <w:color w:val="000000" w:themeColor="text1"/>
          <w:szCs w:val="24"/>
        </w:rPr>
        <w:t>корректировк</w:t>
      </w:r>
      <w:r w:rsidR="00CE11D4">
        <w:rPr>
          <w:rFonts w:ascii="Arial" w:hAnsi="Arial" w:cs="Arial"/>
          <w:color w:val="000000" w:themeColor="text1"/>
          <w:szCs w:val="24"/>
        </w:rPr>
        <w:t>и</w:t>
      </w:r>
      <w:r w:rsidR="00511AC7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154541" w:rsidRPr="00A10693">
        <w:rPr>
          <w:rFonts w:ascii="Arial" w:hAnsi="Arial" w:cs="Arial"/>
          <w:color w:val="000000" w:themeColor="text1"/>
          <w:szCs w:val="24"/>
        </w:rPr>
        <w:t xml:space="preserve">из </w:t>
      </w:r>
      <w:r w:rsidR="00CE11D4">
        <w:rPr>
          <w:rFonts w:ascii="Arial" w:hAnsi="Arial" w:cs="Arial"/>
          <w:color w:val="000000" w:themeColor="text1"/>
          <w:szCs w:val="24"/>
        </w:rPr>
        <w:t xml:space="preserve">соответствующего </w:t>
      </w:r>
      <w:r w:rsidR="00154541" w:rsidRPr="00A10693">
        <w:rPr>
          <w:rFonts w:ascii="Arial" w:hAnsi="Arial" w:cs="Arial"/>
          <w:color w:val="000000" w:themeColor="text1"/>
          <w:szCs w:val="24"/>
        </w:rPr>
        <w:t xml:space="preserve">справочника </w:t>
      </w:r>
      <w:r w:rsidR="00CE11D4">
        <w:rPr>
          <w:rFonts w:ascii="Arial" w:hAnsi="Arial" w:cs="Arial"/>
          <w:color w:val="000000" w:themeColor="text1"/>
          <w:szCs w:val="24"/>
        </w:rPr>
        <w:t>и вносит требуемые данные корректировки</w:t>
      </w:r>
      <w:r w:rsidR="00511AC7" w:rsidRPr="00A10693">
        <w:rPr>
          <w:rFonts w:ascii="Arial" w:hAnsi="Arial" w:cs="Arial"/>
          <w:color w:val="000000" w:themeColor="text1"/>
          <w:szCs w:val="24"/>
        </w:rPr>
        <w:t>.</w:t>
      </w:r>
      <w:r w:rsidR="00FB7A21">
        <w:rPr>
          <w:rFonts w:ascii="Arial" w:hAnsi="Arial" w:cs="Arial"/>
          <w:color w:val="000000" w:themeColor="text1"/>
          <w:szCs w:val="24"/>
        </w:rPr>
        <w:t xml:space="preserve"> Запрос </w:t>
      </w:r>
      <w:r w:rsidR="001F7383">
        <w:rPr>
          <w:rFonts w:ascii="Arial" w:hAnsi="Arial" w:cs="Arial"/>
          <w:color w:val="000000" w:themeColor="text1"/>
          <w:szCs w:val="24"/>
        </w:rPr>
        <w:t xml:space="preserve">на </w:t>
      </w:r>
      <w:r w:rsidR="00FB7A21">
        <w:rPr>
          <w:rFonts w:ascii="Arial" w:hAnsi="Arial" w:cs="Arial"/>
          <w:color w:val="000000" w:themeColor="text1"/>
          <w:szCs w:val="24"/>
        </w:rPr>
        <w:t xml:space="preserve">корректировку </w:t>
      </w:r>
      <w:r w:rsidR="001F7383">
        <w:rPr>
          <w:rFonts w:ascii="Arial" w:hAnsi="Arial" w:cs="Arial"/>
          <w:color w:val="000000" w:themeColor="text1"/>
          <w:szCs w:val="24"/>
        </w:rPr>
        <w:t xml:space="preserve">поступает </w:t>
      </w:r>
      <w:r w:rsidR="00FB7A21">
        <w:rPr>
          <w:rFonts w:ascii="Arial" w:hAnsi="Arial" w:cs="Arial"/>
          <w:color w:val="000000" w:themeColor="text1"/>
          <w:szCs w:val="24"/>
        </w:rPr>
        <w:t>на согласование сток-контролеру. После согласования запроса на корректировку сток-контролером, данные в заявке на закупку МТР корректируются автоматически</w:t>
      </w:r>
      <w:r w:rsidR="00284404">
        <w:rPr>
          <w:rFonts w:ascii="Arial" w:hAnsi="Arial" w:cs="Arial"/>
          <w:color w:val="000000" w:themeColor="text1"/>
          <w:szCs w:val="24"/>
        </w:rPr>
        <w:t xml:space="preserve"> (</w:t>
      </w:r>
      <w:r w:rsidR="00947BDB">
        <w:rPr>
          <w:rFonts w:ascii="Arial" w:hAnsi="Arial" w:cs="Arial"/>
          <w:color w:val="000000" w:themeColor="text1"/>
          <w:szCs w:val="24"/>
        </w:rPr>
        <w:t xml:space="preserve">если запрос на корректировку сформирован для замены на аналог, </w:t>
      </w:r>
      <w:r w:rsidR="00553047">
        <w:rPr>
          <w:rFonts w:ascii="Arial" w:hAnsi="Arial" w:cs="Arial"/>
          <w:color w:val="000000" w:themeColor="text1"/>
          <w:szCs w:val="24"/>
        </w:rPr>
        <w:t>т</w:t>
      </w:r>
      <w:r w:rsidR="00947BDB">
        <w:rPr>
          <w:rFonts w:ascii="Arial" w:hAnsi="Arial" w:cs="Arial"/>
          <w:color w:val="000000" w:themeColor="text1"/>
          <w:szCs w:val="24"/>
        </w:rPr>
        <w:t xml:space="preserve">о после согласования запроса заменяемая позиция в заявке на закупку МТР помечается на удаление и создается новая позиция с </w:t>
      </w:r>
      <w:r w:rsidR="005B5193">
        <w:rPr>
          <w:rFonts w:ascii="Arial" w:hAnsi="Arial" w:cs="Arial"/>
          <w:color w:val="000000" w:themeColor="text1"/>
          <w:szCs w:val="24"/>
        </w:rPr>
        <w:t>материалом-</w:t>
      </w:r>
      <w:r w:rsidR="00947BDB">
        <w:rPr>
          <w:rFonts w:ascii="Arial" w:hAnsi="Arial" w:cs="Arial"/>
          <w:color w:val="000000" w:themeColor="text1"/>
          <w:szCs w:val="24"/>
        </w:rPr>
        <w:t>аналогом)</w:t>
      </w:r>
      <w:r w:rsidR="00FB7A21">
        <w:rPr>
          <w:rFonts w:ascii="Arial" w:hAnsi="Arial" w:cs="Arial"/>
          <w:color w:val="000000" w:themeColor="text1"/>
          <w:szCs w:val="24"/>
        </w:rPr>
        <w:t xml:space="preserve">. </w:t>
      </w:r>
    </w:p>
    <w:p w14:paraId="508895A4" w14:textId="512E2D34" w:rsidR="00511AC7" w:rsidRPr="00A10693" w:rsidRDefault="002A3C84" w:rsidP="00511AC7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Запрос на корректировку </w:t>
      </w:r>
      <w:r w:rsidR="00C72E11">
        <w:rPr>
          <w:rFonts w:ascii="Arial" w:hAnsi="Arial" w:cs="Arial"/>
          <w:color w:val="000000" w:themeColor="text1"/>
          <w:szCs w:val="24"/>
        </w:rPr>
        <w:t>заявки на закупку</w:t>
      </w:r>
      <w:r>
        <w:rPr>
          <w:rFonts w:ascii="Arial" w:hAnsi="Arial" w:cs="Arial"/>
          <w:color w:val="000000" w:themeColor="text1"/>
          <w:szCs w:val="24"/>
        </w:rPr>
        <w:t xml:space="preserve"> может </w:t>
      </w:r>
      <w:r w:rsidR="00C72E11">
        <w:rPr>
          <w:rFonts w:ascii="Arial" w:hAnsi="Arial" w:cs="Arial"/>
          <w:color w:val="000000" w:themeColor="text1"/>
          <w:szCs w:val="24"/>
        </w:rPr>
        <w:t xml:space="preserve">быть </w:t>
      </w:r>
      <w:r>
        <w:rPr>
          <w:rFonts w:ascii="Arial" w:hAnsi="Arial" w:cs="Arial"/>
          <w:color w:val="000000" w:themeColor="text1"/>
          <w:szCs w:val="24"/>
        </w:rPr>
        <w:t xml:space="preserve">согласован автоматически в случае, если </w:t>
      </w:r>
      <w:r w:rsidR="00C72E11">
        <w:rPr>
          <w:rFonts w:ascii="Arial" w:hAnsi="Arial" w:cs="Arial"/>
          <w:color w:val="000000" w:themeColor="text1"/>
          <w:szCs w:val="24"/>
        </w:rPr>
        <w:t xml:space="preserve">обработка </w:t>
      </w:r>
      <w:r>
        <w:rPr>
          <w:rFonts w:ascii="Arial" w:hAnsi="Arial" w:cs="Arial"/>
          <w:color w:val="000000" w:themeColor="text1"/>
          <w:szCs w:val="24"/>
        </w:rPr>
        <w:t>запроса н</w:t>
      </w:r>
      <w:r w:rsidR="00272398">
        <w:rPr>
          <w:rFonts w:ascii="Arial" w:hAnsi="Arial" w:cs="Arial"/>
          <w:color w:val="000000" w:themeColor="text1"/>
          <w:szCs w:val="24"/>
        </w:rPr>
        <w:t>е</w:t>
      </w:r>
      <w:r>
        <w:rPr>
          <w:rFonts w:ascii="Arial" w:hAnsi="Arial" w:cs="Arial"/>
          <w:color w:val="000000" w:themeColor="text1"/>
          <w:szCs w:val="24"/>
        </w:rPr>
        <w:t xml:space="preserve"> </w:t>
      </w:r>
      <w:r w:rsidR="00C72E11">
        <w:rPr>
          <w:rFonts w:ascii="Arial" w:hAnsi="Arial" w:cs="Arial"/>
          <w:color w:val="000000" w:themeColor="text1"/>
          <w:szCs w:val="24"/>
        </w:rPr>
        <w:t xml:space="preserve">была выполнена сток-контролером </w:t>
      </w:r>
      <w:r w:rsidR="00947BDB">
        <w:rPr>
          <w:rFonts w:ascii="Arial" w:hAnsi="Arial" w:cs="Arial"/>
          <w:color w:val="000000" w:themeColor="text1"/>
          <w:szCs w:val="24"/>
        </w:rPr>
        <w:t>в течение определенного времени</w:t>
      </w:r>
      <w:r w:rsidR="0052731A">
        <w:rPr>
          <w:rFonts w:ascii="Arial" w:hAnsi="Arial" w:cs="Arial"/>
          <w:color w:val="000000" w:themeColor="text1"/>
          <w:szCs w:val="24"/>
        </w:rPr>
        <w:t>, к</w:t>
      </w:r>
      <w:r w:rsidR="00947BDB">
        <w:rPr>
          <w:rFonts w:ascii="Arial" w:hAnsi="Arial" w:cs="Arial"/>
          <w:color w:val="000000" w:themeColor="text1"/>
          <w:szCs w:val="24"/>
        </w:rPr>
        <w:t>оличество дней до автосогласования определяется настройками разработки</w:t>
      </w:r>
      <w:r w:rsidR="003B3452">
        <w:rPr>
          <w:rFonts w:ascii="Arial" w:hAnsi="Arial" w:cs="Arial"/>
          <w:color w:val="000000" w:themeColor="text1"/>
          <w:szCs w:val="24"/>
        </w:rPr>
        <w:t xml:space="preserve"> </w:t>
      </w:r>
      <w:r w:rsidR="003B3452" w:rsidRPr="004E3467">
        <w:rPr>
          <w:rFonts w:ascii="Arial" w:hAnsi="Arial" w:cs="Arial"/>
          <w:color w:val="000000" w:themeColor="text1"/>
          <w:szCs w:val="24"/>
        </w:rPr>
        <w:t>MM07 «Управление запросами на корректировк</w:t>
      </w:r>
      <w:r w:rsidR="003B3452" w:rsidRPr="00AE76A0">
        <w:rPr>
          <w:rFonts w:ascii="Arial" w:hAnsi="Arial" w:cs="Arial"/>
          <w:color w:val="000000" w:themeColor="text1"/>
          <w:szCs w:val="24"/>
        </w:rPr>
        <w:t>у»</w:t>
      </w:r>
      <w:r w:rsidR="003B3452">
        <w:rPr>
          <w:rFonts w:ascii="Arial" w:hAnsi="Arial" w:cs="Arial"/>
          <w:color w:val="000000" w:themeColor="text1"/>
          <w:szCs w:val="24"/>
        </w:rPr>
        <w:t xml:space="preserve"> (разработка включена и описана в КД </w:t>
      </w:r>
      <w:r w:rsidR="003B3452" w:rsidRPr="003B3452">
        <w:rPr>
          <w:rFonts w:ascii="Arial" w:hAnsi="Arial" w:cs="Arial"/>
          <w:color w:val="000000" w:themeColor="text1"/>
          <w:szCs w:val="24"/>
        </w:rPr>
        <w:t>ERP.</w:t>
      </w:r>
      <w:ins w:id="416" w:author="SintsovaMA" w:date="2021-03-22T17:19:00Z">
        <w:r w:rsidR="004F61E3" w:rsidRPr="004F61E3">
          <w:rPr>
            <w:rFonts w:ascii="Arial" w:hAnsi="Arial" w:cs="Arial"/>
            <w:color w:val="000000" w:themeColor="text1"/>
            <w:szCs w:val="24"/>
            <w:rPrChange w:author="SintsovaMA" w:date="2021-03-22T17:19:00Z" w:id="417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13.</w:t>
        </w:r>
      </w:ins>
      <w:r w:rsidR="00D2138A" w:rsidRPr="00F8304C">
        <w:rPr>
          <w:rFonts w:ascii="Arial" w:hAnsi="Arial" w:cs="Arial"/>
          <w:color w:val="000000" w:themeColor="text1"/>
          <w:szCs w:val="24"/>
        </w:rPr>
        <w:t>9</w:t>
      </w:r>
      <w:ins w:id="418" w:author="SintsovaMA" w:date="2021-03-22T17:19:00Z">
        <w:r w:rsidR="004F61E3" w:rsidRPr="004F61E3">
          <w:rPr>
            <w:rFonts w:ascii="Arial" w:hAnsi="Arial" w:cs="Arial"/>
            <w:color w:val="000000" w:themeColor="text1"/>
            <w:szCs w:val="24"/>
            <w:rPrChange w:author="SintsovaMA" w:date="2021-03-22T17:20:00Z" w:id="419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_2_</w:t>
        </w:r>
      </w:ins>
      <w:del w:id="420" w:author="SintsovaMA" w:date="2021-03-22T17:20:00Z">
        <w:r w:rsidR="003B3452" w:rsidRPr="003B3452" w:rsidDel="004F61E3">
          <w:rPr>
            <w:rFonts w:ascii="Arial" w:hAnsi="Arial" w:cs="Arial"/>
            <w:color w:val="000000" w:themeColor="text1"/>
            <w:szCs w:val="24"/>
          </w:rPr>
          <w:delText>.1.</w:delText>
        </w:r>
      </w:del>
      <w:r w:rsidR="003B3452" w:rsidRPr="003B3452">
        <w:rPr>
          <w:rFonts w:ascii="Arial" w:hAnsi="Arial" w:cs="Arial"/>
          <w:color w:val="000000" w:themeColor="text1"/>
          <w:szCs w:val="24"/>
        </w:rPr>
        <w:t>58</w:t>
      </w:r>
      <w:ins w:id="421" w:author="SintsovaMA" w:date="2021-03-22T17:20:00Z">
        <w:r w:rsidR="004F61E3" w:rsidRPr="004F61E3">
          <w:rPr>
            <w:rFonts w:ascii="Arial" w:hAnsi="Arial" w:cs="Arial"/>
            <w:color w:val="000000" w:themeColor="text1"/>
            <w:szCs w:val="24"/>
            <w:rPrChange w:author="SintsovaMA" w:date="2021-03-22T17:20:00Z" w:id="422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</w:t>
        </w:r>
        <w:r w:rsidR="004F61E3">
          <w:rPr>
            <w:rFonts w:ascii="Arial" w:hAnsi="Arial" w:cs="Arial"/>
            <w:color w:val="000000" w:themeColor="text1"/>
            <w:szCs w:val="24"/>
            <w:lang w:val="en-US"/>
          </w:rPr>
          <w:t>MM</w:t>
        </w:r>
      </w:ins>
      <w:r w:rsidR="003B3452">
        <w:rPr>
          <w:rFonts w:ascii="Arial" w:hAnsi="Arial" w:cs="Arial"/>
          <w:color w:val="000000" w:themeColor="text1"/>
          <w:szCs w:val="24"/>
        </w:rPr>
        <w:t xml:space="preserve"> «</w:t>
      </w:r>
      <w:r w:rsidR="003B3452" w:rsidRPr="003B3452">
        <w:rPr>
          <w:rFonts w:ascii="Arial" w:hAnsi="Arial" w:cs="Arial"/>
          <w:color w:val="000000" w:themeColor="text1"/>
          <w:szCs w:val="24"/>
        </w:rPr>
        <w:t>Планирование обеспечения МТР работами и услугами</w:t>
      </w:r>
      <w:r w:rsidR="003B3452">
        <w:rPr>
          <w:rFonts w:ascii="Arial" w:hAnsi="Arial" w:cs="Arial"/>
          <w:color w:val="000000" w:themeColor="text1"/>
          <w:szCs w:val="24"/>
        </w:rPr>
        <w:t>»)</w:t>
      </w:r>
      <w:r>
        <w:rPr>
          <w:rFonts w:ascii="Arial" w:hAnsi="Arial" w:cs="Arial"/>
          <w:color w:val="000000" w:themeColor="text1"/>
          <w:szCs w:val="24"/>
        </w:rPr>
        <w:t xml:space="preserve">. </w:t>
      </w:r>
    </w:p>
    <w:p w14:paraId="6EA72390" w14:textId="629C7B6B" w:rsidR="00937C18" w:rsidRPr="00A10693" w:rsidRDefault="00511AC7" w:rsidP="00511AC7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Сток-контролер</w:t>
      </w:r>
      <w:r w:rsidR="000044ED">
        <w:rPr>
          <w:rFonts w:ascii="Arial" w:hAnsi="Arial" w:cs="Arial"/>
          <w:color w:val="000000" w:themeColor="text1"/>
          <w:szCs w:val="24"/>
        </w:rPr>
        <w:t>, со своей стороны,</w:t>
      </w:r>
      <w:r w:rsidRPr="00A10693">
        <w:rPr>
          <w:rFonts w:ascii="Arial" w:hAnsi="Arial" w:cs="Arial"/>
          <w:color w:val="000000" w:themeColor="text1"/>
          <w:szCs w:val="24"/>
        </w:rPr>
        <w:t xml:space="preserve"> в рамках процесса ПП-10.03.04-ERP </w:t>
      </w:r>
      <w:r w:rsidR="00843A8C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Оперативное планирование обеспечения</w:t>
      </w:r>
      <w:r w:rsidR="00843A8C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может</w:t>
      </w:r>
      <w:r w:rsidR="002A3C84">
        <w:rPr>
          <w:rFonts w:ascii="Arial" w:hAnsi="Arial" w:cs="Arial"/>
          <w:color w:val="000000" w:themeColor="text1"/>
          <w:szCs w:val="24"/>
        </w:rPr>
        <w:t xml:space="preserve"> также</w:t>
      </w:r>
      <w:r w:rsidRPr="00A10693">
        <w:rPr>
          <w:rFonts w:ascii="Arial" w:hAnsi="Arial" w:cs="Arial"/>
          <w:color w:val="000000" w:themeColor="text1"/>
          <w:szCs w:val="24"/>
        </w:rPr>
        <w:t xml:space="preserve"> сформировать запрос на </w:t>
      </w:r>
      <w:r w:rsidR="00F712B4">
        <w:rPr>
          <w:rFonts w:ascii="Arial" w:hAnsi="Arial" w:cs="Arial"/>
          <w:color w:val="000000" w:themeColor="text1"/>
          <w:szCs w:val="24"/>
        </w:rPr>
        <w:t>корректировку</w:t>
      </w:r>
      <w:r w:rsidRPr="00A10693">
        <w:rPr>
          <w:rFonts w:ascii="Arial" w:hAnsi="Arial" w:cs="Arial"/>
          <w:color w:val="000000" w:themeColor="text1"/>
          <w:szCs w:val="24"/>
        </w:rPr>
        <w:t xml:space="preserve"> за</w:t>
      </w:r>
      <w:r w:rsidR="00154541" w:rsidRPr="00A10693">
        <w:rPr>
          <w:rFonts w:ascii="Arial" w:hAnsi="Arial" w:cs="Arial"/>
          <w:color w:val="000000" w:themeColor="text1"/>
          <w:szCs w:val="24"/>
        </w:rPr>
        <w:t xml:space="preserve">явки </w:t>
      </w:r>
      <w:r w:rsidRPr="00A10693">
        <w:rPr>
          <w:rFonts w:ascii="Arial" w:hAnsi="Arial" w:cs="Arial"/>
          <w:color w:val="000000" w:themeColor="text1"/>
          <w:szCs w:val="24"/>
        </w:rPr>
        <w:t xml:space="preserve">на </w:t>
      </w:r>
      <w:r w:rsidR="00154541" w:rsidRPr="00A10693">
        <w:rPr>
          <w:rFonts w:ascii="Arial" w:hAnsi="Arial" w:cs="Arial"/>
          <w:color w:val="000000" w:themeColor="text1"/>
          <w:szCs w:val="24"/>
        </w:rPr>
        <w:t>закупку</w:t>
      </w:r>
      <w:r w:rsidRPr="00A10693">
        <w:rPr>
          <w:rFonts w:ascii="Arial" w:hAnsi="Arial" w:cs="Arial"/>
          <w:color w:val="000000" w:themeColor="text1"/>
          <w:szCs w:val="24"/>
        </w:rPr>
        <w:t xml:space="preserve"> МТР</w:t>
      </w:r>
      <w:r w:rsidR="00C72E11">
        <w:rPr>
          <w:rFonts w:ascii="Arial" w:hAnsi="Arial" w:cs="Arial"/>
          <w:color w:val="000000" w:themeColor="text1"/>
          <w:szCs w:val="24"/>
        </w:rPr>
        <w:t xml:space="preserve"> в случае, если заявка на закупку уже принята в работу закупщиком</w:t>
      </w:r>
      <w:r w:rsidRPr="00A10693">
        <w:rPr>
          <w:rFonts w:ascii="Arial" w:hAnsi="Arial" w:cs="Arial"/>
          <w:color w:val="000000" w:themeColor="text1"/>
          <w:szCs w:val="24"/>
        </w:rPr>
        <w:t>.</w:t>
      </w:r>
      <w:r w:rsidR="00154541" w:rsidRPr="00A10693">
        <w:rPr>
          <w:rFonts w:ascii="Arial" w:hAnsi="Arial" w:cs="Arial"/>
          <w:color w:val="000000" w:themeColor="text1"/>
          <w:szCs w:val="24"/>
        </w:rPr>
        <w:t xml:space="preserve"> </w:t>
      </w:r>
    </w:p>
    <w:p w14:paraId="7A248B02" w14:textId="1669531C" w:rsidR="00937C18" w:rsidRPr="00A10693" w:rsidRDefault="00937C18" w:rsidP="00511AC7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Общая схема работы с запросами на корректировку заявок на закупку МТР</w:t>
      </w:r>
      <w:r w:rsidR="00FB7A21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>представлена на рисунке:</w:t>
      </w:r>
    </w:p>
    <w:p w14:paraId="266DEFB5" w14:textId="6D25A073" w:rsidR="00937C18" w:rsidRPr="00A10693" w:rsidRDefault="00775783" w:rsidP="00FB7A21">
      <w:p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noProof/>
          <w:lang w:eastAsia="ru-RU"/>
        </w:rPr>
        <w:drawing>
          <wp:inline distT="0" distB="0" distL="0" distR="0" wp14:anchorId="578948DF" wp14:editId="4623DC86">
            <wp:extent cx="6480810" cy="298386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A17E" w14:textId="709ACA0B" w:rsidR="003458C8" w:rsidRDefault="00937C18" w:rsidP="002A3C84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lastRenderedPageBreak/>
        <w:t xml:space="preserve">После формирования запроса на корректировку заявки на закупку МТР </w:t>
      </w:r>
      <w:r w:rsidR="00E2664B">
        <w:rPr>
          <w:rFonts w:ascii="Arial" w:hAnsi="Arial" w:cs="Arial"/>
          <w:color w:val="000000" w:themeColor="text1"/>
          <w:szCs w:val="24"/>
        </w:rPr>
        <w:t xml:space="preserve">со стороны </w:t>
      </w:r>
      <w:r w:rsidRPr="00A10693">
        <w:rPr>
          <w:rFonts w:ascii="Arial" w:hAnsi="Arial" w:cs="Arial"/>
          <w:color w:val="000000" w:themeColor="text1"/>
          <w:szCs w:val="24"/>
        </w:rPr>
        <w:t>сток-</w:t>
      </w:r>
      <w:r w:rsidR="00E2664B" w:rsidRPr="00A10693">
        <w:rPr>
          <w:rFonts w:ascii="Arial" w:hAnsi="Arial" w:cs="Arial"/>
          <w:color w:val="000000" w:themeColor="text1"/>
          <w:szCs w:val="24"/>
        </w:rPr>
        <w:t>контролер</w:t>
      </w:r>
      <w:r w:rsidR="00E2664B">
        <w:rPr>
          <w:rFonts w:ascii="Arial" w:hAnsi="Arial" w:cs="Arial"/>
          <w:color w:val="000000" w:themeColor="text1"/>
          <w:szCs w:val="24"/>
        </w:rPr>
        <w:t>а</w:t>
      </w:r>
      <w:r w:rsidRPr="00A10693">
        <w:rPr>
          <w:rFonts w:ascii="Arial" w:hAnsi="Arial" w:cs="Arial"/>
          <w:color w:val="000000" w:themeColor="text1"/>
          <w:szCs w:val="24"/>
        </w:rPr>
        <w:t>, з</w:t>
      </w:r>
      <w:r w:rsidR="00511AC7" w:rsidRPr="00A10693">
        <w:rPr>
          <w:rFonts w:ascii="Arial" w:hAnsi="Arial" w:cs="Arial"/>
          <w:color w:val="000000" w:themeColor="text1"/>
          <w:szCs w:val="24"/>
        </w:rPr>
        <w:t xml:space="preserve">акупщик получит письмо по электронной почте со ссылкой на системный документ </w:t>
      </w:r>
      <w:r w:rsidRPr="00A10693">
        <w:rPr>
          <w:rFonts w:ascii="Arial" w:hAnsi="Arial" w:cs="Arial"/>
          <w:color w:val="000000" w:themeColor="text1"/>
          <w:szCs w:val="24"/>
        </w:rPr>
        <w:t>запрос</w:t>
      </w:r>
      <w:r w:rsidR="00D52AF6">
        <w:rPr>
          <w:rFonts w:ascii="Arial" w:hAnsi="Arial" w:cs="Arial"/>
          <w:color w:val="000000" w:themeColor="text1"/>
          <w:szCs w:val="24"/>
        </w:rPr>
        <w:t>а</w:t>
      </w:r>
      <w:r w:rsidR="00F712B4">
        <w:rPr>
          <w:rFonts w:ascii="Arial" w:hAnsi="Arial" w:cs="Arial"/>
          <w:color w:val="000000" w:themeColor="text1"/>
          <w:szCs w:val="24"/>
        </w:rPr>
        <w:t xml:space="preserve"> на корректировку</w:t>
      </w:r>
      <w:r w:rsidR="00511AC7" w:rsidRPr="00A10693">
        <w:rPr>
          <w:rFonts w:ascii="Arial" w:hAnsi="Arial" w:cs="Arial"/>
          <w:color w:val="000000" w:themeColor="text1"/>
          <w:szCs w:val="24"/>
        </w:rPr>
        <w:t xml:space="preserve">. </w:t>
      </w:r>
      <w:r w:rsidR="003458C8">
        <w:rPr>
          <w:rFonts w:ascii="Arial" w:hAnsi="Arial" w:cs="Arial"/>
          <w:color w:val="000000" w:themeColor="text1"/>
          <w:szCs w:val="24"/>
        </w:rPr>
        <w:t xml:space="preserve">Далее в транзакции «Создание и </w:t>
      </w:r>
      <w:r w:rsidR="00985984">
        <w:rPr>
          <w:rFonts w:ascii="Arial" w:hAnsi="Arial" w:cs="Arial"/>
          <w:color w:val="000000" w:themeColor="text1"/>
          <w:szCs w:val="24"/>
        </w:rPr>
        <w:t>обработка запросов на корректировку</w:t>
      </w:r>
      <w:r w:rsidR="003458C8">
        <w:rPr>
          <w:rFonts w:ascii="Arial" w:hAnsi="Arial" w:cs="Arial"/>
          <w:color w:val="000000" w:themeColor="text1"/>
          <w:szCs w:val="24"/>
        </w:rPr>
        <w:t>»</w:t>
      </w:r>
      <w:r w:rsidR="00511AC7" w:rsidRPr="00A10693">
        <w:rPr>
          <w:rFonts w:ascii="Arial" w:hAnsi="Arial" w:cs="Arial"/>
          <w:color w:val="000000" w:themeColor="text1"/>
          <w:szCs w:val="24"/>
        </w:rPr>
        <w:t>, ответственный зак</w:t>
      </w:r>
      <w:r w:rsidR="00F712B4">
        <w:rPr>
          <w:rFonts w:ascii="Arial" w:hAnsi="Arial" w:cs="Arial"/>
          <w:color w:val="000000" w:themeColor="text1"/>
          <w:szCs w:val="24"/>
        </w:rPr>
        <w:t>упщик нажимает кнопку «Принять»</w:t>
      </w:r>
      <w:r w:rsidR="003458C8">
        <w:rPr>
          <w:rFonts w:ascii="Arial" w:hAnsi="Arial" w:cs="Arial"/>
          <w:color w:val="000000" w:themeColor="text1"/>
          <w:szCs w:val="24"/>
        </w:rPr>
        <w:t xml:space="preserve"> (в</w:t>
      </w:r>
      <w:r w:rsidR="003458C8" w:rsidRPr="00A10693">
        <w:rPr>
          <w:rFonts w:ascii="Arial" w:hAnsi="Arial" w:cs="Arial"/>
          <w:color w:val="000000" w:themeColor="text1"/>
          <w:szCs w:val="24"/>
        </w:rPr>
        <w:t xml:space="preserve"> случае принятия запроса на корректировку</w:t>
      </w:r>
      <w:r w:rsidR="003458C8">
        <w:rPr>
          <w:rFonts w:ascii="Arial" w:hAnsi="Arial" w:cs="Arial"/>
          <w:color w:val="000000" w:themeColor="text1"/>
          <w:szCs w:val="24"/>
        </w:rPr>
        <w:t>)</w:t>
      </w:r>
      <w:r w:rsidR="00F712B4">
        <w:rPr>
          <w:rFonts w:ascii="Arial" w:hAnsi="Arial" w:cs="Arial"/>
          <w:color w:val="000000" w:themeColor="text1"/>
          <w:szCs w:val="24"/>
        </w:rPr>
        <w:t xml:space="preserve">, </w:t>
      </w:r>
      <w:r w:rsidR="00511AC7" w:rsidRPr="00A10693">
        <w:rPr>
          <w:rFonts w:ascii="Arial" w:hAnsi="Arial" w:cs="Arial"/>
          <w:color w:val="000000" w:themeColor="text1"/>
          <w:szCs w:val="24"/>
        </w:rPr>
        <w:t xml:space="preserve">данные в </w:t>
      </w:r>
      <w:r w:rsidR="00154541" w:rsidRPr="00A10693">
        <w:rPr>
          <w:rFonts w:ascii="Arial" w:hAnsi="Arial" w:cs="Arial"/>
          <w:color w:val="000000" w:themeColor="text1"/>
          <w:szCs w:val="24"/>
        </w:rPr>
        <w:t>заявке на закупку</w:t>
      </w:r>
      <w:r w:rsidR="00511AC7" w:rsidRPr="00A10693">
        <w:rPr>
          <w:rFonts w:ascii="Arial" w:hAnsi="Arial" w:cs="Arial"/>
          <w:color w:val="000000" w:themeColor="text1"/>
          <w:szCs w:val="24"/>
        </w:rPr>
        <w:t xml:space="preserve"> МТР корректируются автоматически.</w:t>
      </w:r>
      <w:r w:rsidR="002A3C84">
        <w:rPr>
          <w:rFonts w:ascii="Arial" w:hAnsi="Arial" w:cs="Arial"/>
          <w:color w:val="000000" w:themeColor="text1"/>
          <w:szCs w:val="24"/>
        </w:rPr>
        <w:t xml:space="preserve"> </w:t>
      </w:r>
      <w:r w:rsidR="00540FB3" w:rsidRPr="00A10693">
        <w:rPr>
          <w:rFonts w:ascii="Arial" w:hAnsi="Arial" w:cs="Arial"/>
          <w:color w:val="000000" w:themeColor="text1"/>
          <w:szCs w:val="24"/>
        </w:rPr>
        <w:t xml:space="preserve">В случае </w:t>
      </w:r>
      <w:r w:rsidR="00540FB3">
        <w:rPr>
          <w:rFonts w:ascii="Arial" w:hAnsi="Arial" w:cs="Arial"/>
          <w:color w:val="000000" w:themeColor="text1"/>
          <w:szCs w:val="24"/>
        </w:rPr>
        <w:t>отклонения запроса на</w:t>
      </w:r>
      <w:r w:rsidR="00E858A6">
        <w:rPr>
          <w:rFonts w:ascii="Arial" w:hAnsi="Arial" w:cs="Arial"/>
          <w:color w:val="000000" w:themeColor="text1"/>
          <w:szCs w:val="24"/>
        </w:rPr>
        <w:t xml:space="preserve"> корректировку</w:t>
      </w:r>
      <w:r w:rsidR="00540FB3" w:rsidRPr="00A10693">
        <w:rPr>
          <w:rFonts w:ascii="Arial" w:hAnsi="Arial" w:cs="Arial"/>
          <w:color w:val="000000" w:themeColor="text1"/>
          <w:szCs w:val="24"/>
        </w:rPr>
        <w:t>, ответственный зак</w:t>
      </w:r>
      <w:r w:rsidR="00540FB3">
        <w:rPr>
          <w:rFonts w:ascii="Arial" w:hAnsi="Arial" w:cs="Arial"/>
          <w:color w:val="000000" w:themeColor="text1"/>
          <w:szCs w:val="24"/>
        </w:rPr>
        <w:t>упщик нажимает кнопку «Отклонить».</w:t>
      </w:r>
      <w:r w:rsidR="002A3C84">
        <w:rPr>
          <w:rFonts w:ascii="Arial" w:hAnsi="Arial" w:cs="Arial"/>
          <w:color w:val="000000" w:themeColor="text1"/>
          <w:szCs w:val="24"/>
        </w:rPr>
        <w:t xml:space="preserve"> </w:t>
      </w:r>
    </w:p>
    <w:p w14:paraId="484FB74C" w14:textId="7E9EA478" w:rsidR="002A3C84" w:rsidRPr="00A10693" w:rsidRDefault="002A3C84" w:rsidP="002A3C84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Запрос на корректировку </w:t>
      </w:r>
      <w:r w:rsidR="00D52AF6">
        <w:rPr>
          <w:rFonts w:ascii="Arial" w:hAnsi="Arial" w:cs="Arial"/>
          <w:color w:val="000000" w:themeColor="text1"/>
          <w:szCs w:val="24"/>
        </w:rPr>
        <w:t>заявки на закупку</w:t>
      </w:r>
      <w:r w:rsidR="003458C8">
        <w:rPr>
          <w:rFonts w:ascii="Arial" w:hAnsi="Arial" w:cs="Arial"/>
          <w:color w:val="000000" w:themeColor="text1"/>
          <w:szCs w:val="24"/>
        </w:rPr>
        <w:t xml:space="preserve"> МТР</w:t>
      </w:r>
      <w:r>
        <w:rPr>
          <w:rFonts w:ascii="Arial" w:hAnsi="Arial" w:cs="Arial"/>
          <w:color w:val="000000" w:themeColor="text1"/>
          <w:szCs w:val="24"/>
        </w:rPr>
        <w:t xml:space="preserve"> может </w:t>
      </w:r>
      <w:r w:rsidR="00E2664B">
        <w:rPr>
          <w:rFonts w:ascii="Arial" w:hAnsi="Arial" w:cs="Arial"/>
          <w:color w:val="000000" w:themeColor="text1"/>
          <w:szCs w:val="24"/>
        </w:rPr>
        <w:t xml:space="preserve">быть </w:t>
      </w:r>
      <w:r>
        <w:rPr>
          <w:rFonts w:ascii="Arial" w:hAnsi="Arial" w:cs="Arial"/>
          <w:color w:val="000000" w:themeColor="text1"/>
          <w:szCs w:val="24"/>
        </w:rPr>
        <w:t xml:space="preserve">согласован автоматически, в случае, если согласование запроса </w:t>
      </w:r>
      <w:r w:rsidR="00553047">
        <w:rPr>
          <w:rFonts w:ascii="Arial" w:hAnsi="Arial" w:cs="Arial"/>
          <w:color w:val="000000" w:themeColor="text1"/>
          <w:szCs w:val="24"/>
        </w:rPr>
        <w:t xml:space="preserve">не </w:t>
      </w:r>
      <w:r>
        <w:rPr>
          <w:rFonts w:ascii="Arial" w:hAnsi="Arial" w:cs="Arial"/>
          <w:color w:val="000000" w:themeColor="text1"/>
          <w:szCs w:val="24"/>
        </w:rPr>
        <w:t xml:space="preserve">произошло в течение </w:t>
      </w:r>
      <w:r w:rsidR="00791153">
        <w:rPr>
          <w:rFonts w:ascii="Arial" w:hAnsi="Arial" w:cs="Arial"/>
          <w:color w:val="000000" w:themeColor="text1"/>
          <w:szCs w:val="24"/>
        </w:rPr>
        <w:t xml:space="preserve">определенного времени (предварительно10 рабочих дней). Количество дней до автосогласования определяется настройками разработки </w:t>
      </w:r>
      <w:r w:rsidR="00791153" w:rsidRPr="006A4BF2">
        <w:rPr>
          <w:rFonts w:ascii="Arial" w:hAnsi="Arial" w:cs="Arial"/>
          <w:color w:val="000000" w:themeColor="text1"/>
          <w:szCs w:val="24"/>
        </w:rPr>
        <w:t>MM07 «Управление запросами на корректировку»</w:t>
      </w:r>
      <w:r w:rsidR="00791153">
        <w:rPr>
          <w:rFonts w:ascii="Arial" w:hAnsi="Arial" w:cs="Arial"/>
          <w:color w:val="000000" w:themeColor="text1"/>
          <w:szCs w:val="24"/>
        </w:rPr>
        <w:t xml:space="preserve"> (разработка включена и описана в КД </w:t>
      </w:r>
      <w:r w:rsidR="00791153" w:rsidRPr="003B3452">
        <w:rPr>
          <w:rFonts w:ascii="Arial" w:hAnsi="Arial" w:cs="Arial"/>
          <w:color w:val="000000" w:themeColor="text1"/>
          <w:szCs w:val="24"/>
        </w:rPr>
        <w:t>ERP.</w:t>
      </w:r>
      <w:ins w:id="423" w:author="SintsovaMA" w:date="2021-03-22T17:20:00Z">
        <w:r w:rsidR="004F61E3" w:rsidRPr="004F61E3">
          <w:rPr>
            <w:rFonts w:ascii="Arial" w:hAnsi="Arial" w:cs="Arial"/>
            <w:color w:val="000000" w:themeColor="text1"/>
            <w:szCs w:val="24"/>
            <w:rPrChange w:author="SintsovaMA" w:date="2021-03-22T17:20:00Z" w:id="424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13.</w:t>
        </w:r>
      </w:ins>
      <w:r w:rsidR="00D2138A" w:rsidRPr="00F8304C">
        <w:rPr>
          <w:rFonts w:ascii="Arial" w:hAnsi="Arial" w:cs="Arial"/>
          <w:color w:val="000000" w:themeColor="text1"/>
          <w:szCs w:val="24"/>
        </w:rPr>
        <w:t>9</w:t>
      </w:r>
      <w:ins w:id="425" w:author="SintsovaMA" w:date="2021-03-22T17:20:00Z">
        <w:r w:rsidR="004F61E3" w:rsidRPr="004F61E3">
          <w:rPr>
            <w:rFonts w:ascii="Arial" w:hAnsi="Arial" w:cs="Arial"/>
            <w:color w:val="000000" w:themeColor="text1"/>
            <w:szCs w:val="24"/>
            <w:rPrChange w:author="SintsovaMA" w:date="2021-03-22T17:20:00Z" w:id="426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_2_</w:t>
        </w:r>
      </w:ins>
      <w:del w:id="427" w:author="SintsovaMA" w:date="2021-03-22T17:20:00Z">
        <w:r w:rsidR="00791153" w:rsidRPr="003B3452" w:rsidDel="004F61E3">
          <w:rPr>
            <w:rFonts w:ascii="Arial" w:hAnsi="Arial" w:cs="Arial"/>
            <w:color w:val="000000" w:themeColor="text1"/>
            <w:szCs w:val="24"/>
          </w:rPr>
          <w:delText>.1.</w:delText>
        </w:r>
      </w:del>
      <w:r w:rsidR="00791153" w:rsidRPr="003B3452">
        <w:rPr>
          <w:rFonts w:ascii="Arial" w:hAnsi="Arial" w:cs="Arial"/>
          <w:color w:val="000000" w:themeColor="text1"/>
          <w:szCs w:val="24"/>
        </w:rPr>
        <w:t>58</w:t>
      </w:r>
      <w:ins w:id="428" w:author="SintsovaMA" w:date="2021-03-22T17:20:00Z">
        <w:r w:rsidR="004F61E3" w:rsidRPr="004F61E3">
          <w:rPr>
            <w:rFonts w:ascii="Arial" w:hAnsi="Arial" w:cs="Arial"/>
            <w:color w:val="000000" w:themeColor="text1"/>
            <w:szCs w:val="24"/>
            <w:rPrChange w:author="SintsovaMA" w:date="2021-03-22T17:20:00Z" w:id="429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</w:t>
        </w:r>
        <w:r w:rsidR="004F61E3">
          <w:rPr>
            <w:rFonts w:ascii="Arial" w:hAnsi="Arial" w:cs="Arial"/>
            <w:color w:val="000000" w:themeColor="text1"/>
            <w:szCs w:val="24"/>
            <w:lang w:val="en-US"/>
          </w:rPr>
          <w:t>MM</w:t>
        </w:r>
      </w:ins>
      <w:r w:rsidR="00791153">
        <w:rPr>
          <w:rFonts w:ascii="Arial" w:hAnsi="Arial" w:cs="Arial"/>
          <w:color w:val="000000" w:themeColor="text1"/>
          <w:szCs w:val="24"/>
        </w:rPr>
        <w:t xml:space="preserve"> «</w:t>
      </w:r>
      <w:r w:rsidR="00791153" w:rsidRPr="003B3452">
        <w:rPr>
          <w:rFonts w:ascii="Arial" w:hAnsi="Arial" w:cs="Arial"/>
          <w:color w:val="000000" w:themeColor="text1"/>
          <w:szCs w:val="24"/>
        </w:rPr>
        <w:t>Планирование обеспечения МТР работами и услугами</w:t>
      </w:r>
      <w:r w:rsidR="00791153">
        <w:rPr>
          <w:rFonts w:ascii="Arial" w:hAnsi="Arial" w:cs="Arial"/>
          <w:color w:val="000000" w:themeColor="text1"/>
          <w:szCs w:val="24"/>
        </w:rPr>
        <w:t>»)</w:t>
      </w:r>
      <w:r>
        <w:rPr>
          <w:rFonts w:ascii="Arial" w:hAnsi="Arial" w:cs="Arial"/>
          <w:color w:val="000000" w:themeColor="text1"/>
          <w:szCs w:val="24"/>
        </w:rPr>
        <w:t xml:space="preserve">. </w:t>
      </w:r>
    </w:p>
    <w:p w14:paraId="5639726C" w14:textId="19C4A2E2" w:rsidR="002E2E6D" w:rsidRDefault="00E2664B" w:rsidP="00511AC7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В случае, если </w:t>
      </w:r>
      <w:r w:rsidR="002E2E6D">
        <w:rPr>
          <w:rFonts w:ascii="Arial" w:hAnsi="Arial" w:cs="Arial"/>
          <w:color w:val="000000" w:themeColor="text1"/>
          <w:szCs w:val="24"/>
        </w:rPr>
        <w:t>по результатам закупочной процедуры требуется внести корректировку в заявку на закупку работ\услуг, то закупщик отклоняет данную заявку с указанием причины отклонения</w:t>
      </w:r>
      <w:r w:rsidR="00DC1C77">
        <w:rPr>
          <w:rFonts w:ascii="Arial" w:hAnsi="Arial" w:cs="Arial"/>
          <w:color w:val="000000" w:themeColor="text1"/>
          <w:szCs w:val="24"/>
        </w:rPr>
        <w:t>, которую выбирает из соответствующего справочника (см. КД Управление основными данными МТО)</w:t>
      </w:r>
      <w:r w:rsidR="002E2E6D">
        <w:rPr>
          <w:rFonts w:ascii="Arial" w:hAnsi="Arial" w:cs="Arial"/>
          <w:color w:val="000000" w:themeColor="text1"/>
          <w:szCs w:val="24"/>
        </w:rPr>
        <w:t>. В результате заявка возвращается на доработку к планировщику потребности.</w:t>
      </w:r>
      <w:r w:rsidR="0038595B">
        <w:rPr>
          <w:rFonts w:ascii="Arial" w:hAnsi="Arial" w:cs="Arial"/>
          <w:color w:val="000000" w:themeColor="text1"/>
          <w:szCs w:val="24"/>
        </w:rPr>
        <w:t xml:space="preserve"> </w:t>
      </w:r>
      <w:r w:rsidR="004E1BB2" w:rsidRPr="00A067CB">
        <w:rPr>
          <w:rFonts w:ascii="Arial" w:hAnsi="Arial" w:cs="Arial"/>
          <w:color w:val="000000" w:themeColor="text1"/>
          <w:szCs w:val="24"/>
        </w:rPr>
        <w:t xml:space="preserve">Если причина отклонения подразумевает изменение одного или нескольких параметров (код услуги/дата поставки/количество), то закупщик указывает </w:t>
      </w:r>
      <w:r w:rsidR="000737DA" w:rsidRPr="00A067CB">
        <w:rPr>
          <w:rFonts w:ascii="Arial" w:hAnsi="Arial" w:cs="Arial"/>
          <w:color w:val="000000" w:themeColor="text1"/>
          <w:szCs w:val="24"/>
        </w:rPr>
        <w:t>новые значения</w:t>
      </w:r>
      <w:r w:rsidR="004E1BB2" w:rsidRPr="00A067CB">
        <w:rPr>
          <w:rFonts w:ascii="Arial" w:hAnsi="Arial" w:cs="Arial"/>
          <w:color w:val="000000" w:themeColor="text1"/>
          <w:szCs w:val="24"/>
        </w:rPr>
        <w:t xml:space="preserve"> к замене в соответствующих полях заявки (новый МТР, дату поставки или количество) в момент её отклонения.</w:t>
      </w:r>
    </w:p>
    <w:p w14:paraId="4637F144" w14:textId="3B95D4D0" w:rsidR="00511AC7" w:rsidRPr="00A10693" w:rsidRDefault="00E2664B" w:rsidP="00511AC7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В случае, если</w:t>
      </w:r>
      <w:r w:rsidR="002E2E6D" w:rsidRPr="002E2E6D">
        <w:rPr>
          <w:rFonts w:ascii="Arial" w:hAnsi="Arial" w:cs="Arial"/>
          <w:color w:val="000000" w:themeColor="text1"/>
          <w:szCs w:val="24"/>
        </w:rPr>
        <w:t xml:space="preserve"> </w:t>
      </w:r>
      <w:r w:rsidR="002E2E6D">
        <w:rPr>
          <w:rFonts w:ascii="Arial" w:hAnsi="Arial" w:cs="Arial"/>
          <w:color w:val="000000" w:themeColor="text1"/>
          <w:szCs w:val="24"/>
        </w:rPr>
        <w:t>по инициативе планировщика потребности</w:t>
      </w:r>
      <w:r>
        <w:rPr>
          <w:rFonts w:ascii="Arial" w:hAnsi="Arial" w:cs="Arial"/>
          <w:color w:val="000000" w:themeColor="text1"/>
          <w:szCs w:val="24"/>
        </w:rPr>
        <w:t xml:space="preserve"> необходимо внести корректировки в заявку на закупку работ\услуг, которая уже принята в работу закупщиком</w:t>
      </w:r>
      <w:r w:rsidR="002E2E6D">
        <w:rPr>
          <w:rFonts w:ascii="Arial" w:hAnsi="Arial" w:cs="Arial"/>
          <w:color w:val="000000" w:themeColor="text1"/>
          <w:szCs w:val="24"/>
        </w:rPr>
        <w:t>, то планировщик потребности</w:t>
      </w:r>
      <w:r>
        <w:rPr>
          <w:rFonts w:ascii="Arial" w:hAnsi="Arial" w:cs="Arial"/>
          <w:color w:val="000000" w:themeColor="text1"/>
          <w:szCs w:val="24"/>
        </w:rPr>
        <w:t xml:space="preserve"> может сформировать </w:t>
      </w:r>
      <w:r w:rsidRPr="00A10693">
        <w:rPr>
          <w:rFonts w:ascii="Arial" w:hAnsi="Arial" w:cs="Arial"/>
          <w:color w:val="000000" w:themeColor="text1"/>
          <w:szCs w:val="24"/>
        </w:rPr>
        <w:t xml:space="preserve">запрос </w:t>
      </w:r>
      <w:r w:rsidR="00511AC7" w:rsidRPr="00A10693">
        <w:rPr>
          <w:rFonts w:ascii="Arial" w:hAnsi="Arial" w:cs="Arial"/>
          <w:color w:val="000000" w:themeColor="text1"/>
          <w:szCs w:val="24"/>
        </w:rPr>
        <w:t>на корректировку</w:t>
      </w:r>
      <w:r w:rsidRPr="00E2664B">
        <w:rPr>
          <w:rFonts w:ascii="Arial" w:hAnsi="Arial" w:cs="Arial"/>
        </w:rPr>
        <w:t xml:space="preserve"> </w:t>
      </w:r>
      <w:r w:rsidR="00DC1C77">
        <w:rPr>
          <w:rFonts w:ascii="Arial" w:hAnsi="Arial" w:cs="Arial"/>
        </w:rPr>
        <w:t xml:space="preserve">заявки </w:t>
      </w:r>
      <w:r w:rsidR="0052731A">
        <w:rPr>
          <w:rFonts w:ascii="Arial" w:hAnsi="Arial" w:cs="Arial"/>
        </w:rPr>
        <w:t>в виде электронного сообщения</w:t>
      </w:r>
      <w:r w:rsidR="003430B1">
        <w:rPr>
          <w:rFonts w:ascii="Arial" w:hAnsi="Arial" w:cs="Arial"/>
        </w:rPr>
        <w:t xml:space="preserve"> (в случае, если закупщик и планировщик потребности являются разными сотрудниками)</w:t>
      </w:r>
      <w:r>
        <w:rPr>
          <w:rFonts w:ascii="Arial" w:hAnsi="Arial" w:cs="Arial"/>
          <w:color w:val="000000" w:themeColor="text1"/>
          <w:szCs w:val="24"/>
        </w:rPr>
        <w:t xml:space="preserve">. </w:t>
      </w:r>
      <w:r w:rsidR="00511AC7" w:rsidRPr="00A10693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>Запросы данного вида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EB5846">
        <w:rPr>
          <w:rFonts w:ascii="Arial" w:hAnsi="Arial" w:cs="Arial"/>
          <w:color w:val="000000" w:themeColor="text1"/>
          <w:szCs w:val="24"/>
        </w:rPr>
        <w:t>направляются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511AC7" w:rsidRPr="00A10693">
        <w:rPr>
          <w:rFonts w:ascii="Arial" w:hAnsi="Arial" w:cs="Arial"/>
          <w:color w:val="000000" w:themeColor="text1"/>
          <w:szCs w:val="24"/>
        </w:rPr>
        <w:t>закупщику в виде электронных писем</w:t>
      </w:r>
      <w:r w:rsidR="00BF0A8F" w:rsidRPr="00A10693">
        <w:rPr>
          <w:rFonts w:ascii="Arial" w:hAnsi="Arial" w:cs="Arial"/>
        </w:rPr>
        <w:t>. Запрос должен содержать</w:t>
      </w:r>
      <w:r w:rsidR="00511AC7" w:rsidRPr="00A10693">
        <w:rPr>
          <w:rFonts w:ascii="Arial" w:hAnsi="Arial" w:cs="Arial"/>
        </w:rPr>
        <w:t xml:space="preserve"> </w:t>
      </w:r>
      <w:r w:rsidR="002B67F8">
        <w:rPr>
          <w:rFonts w:ascii="Arial" w:hAnsi="Arial" w:cs="Arial"/>
        </w:rPr>
        <w:t xml:space="preserve">текстовое </w:t>
      </w:r>
      <w:r w:rsidR="00511AC7" w:rsidRPr="00A10693">
        <w:rPr>
          <w:rFonts w:ascii="Arial" w:hAnsi="Arial" w:cs="Arial"/>
        </w:rPr>
        <w:t>описание планируемой корректировки. В случае принятия корректировки, закупщик отклоняет Заявку на закупку работ, услуг</w:t>
      </w:r>
      <w:r w:rsidR="00BD1E78" w:rsidRPr="00A10693">
        <w:rPr>
          <w:rFonts w:ascii="Arial" w:hAnsi="Arial" w:cs="Arial"/>
        </w:rPr>
        <w:t xml:space="preserve"> и</w:t>
      </w:r>
      <w:r w:rsidR="00BF0A8F" w:rsidRPr="00A10693">
        <w:rPr>
          <w:rFonts w:ascii="Arial" w:hAnsi="Arial" w:cs="Arial"/>
        </w:rPr>
        <w:t xml:space="preserve"> </w:t>
      </w:r>
      <w:r w:rsidR="00462091">
        <w:rPr>
          <w:rFonts w:ascii="Arial" w:hAnsi="Arial" w:cs="Arial"/>
        </w:rPr>
        <w:t>она</w:t>
      </w:r>
      <w:r w:rsidR="00BF0A8F" w:rsidRPr="00A10693">
        <w:rPr>
          <w:rFonts w:ascii="Arial" w:hAnsi="Arial" w:cs="Arial"/>
        </w:rPr>
        <w:t xml:space="preserve"> становится доступной для редактирования планировщик</w:t>
      </w:r>
      <w:r w:rsidR="001451EA">
        <w:rPr>
          <w:rFonts w:ascii="Arial" w:hAnsi="Arial" w:cs="Arial"/>
        </w:rPr>
        <w:t>у</w:t>
      </w:r>
      <w:r w:rsidR="00BF0A8F" w:rsidRPr="00A10693">
        <w:rPr>
          <w:rFonts w:ascii="Arial" w:hAnsi="Arial" w:cs="Arial"/>
        </w:rPr>
        <w:t xml:space="preserve"> потребности</w:t>
      </w:r>
      <w:r w:rsidR="00511AC7" w:rsidRPr="00A10693">
        <w:rPr>
          <w:rFonts w:ascii="Arial" w:hAnsi="Arial" w:cs="Arial"/>
        </w:rPr>
        <w:t>.</w:t>
      </w:r>
      <w:r w:rsidR="00272398">
        <w:rPr>
          <w:rFonts w:ascii="Arial" w:hAnsi="Arial" w:cs="Arial"/>
        </w:rPr>
        <w:t xml:space="preserve"> </w:t>
      </w:r>
      <w:r w:rsidR="00A40DE7">
        <w:rPr>
          <w:rFonts w:ascii="Arial" w:hAnsi="Arial" w:cs="Arial"/>
        </w:rPr>
        <w:t>Если роли закупщик</w:t>
      </w:r>
      <w:r w:rsidR="00E030EA">
        <w:rPr>
          <w:rFonts w:ascii="Arial" w:hAnsi="Arial" w:cs="Arial"/>
        </w:rPr>
        <w:t>а</w:t>
      </w:r>
      <w:r w:rsidR="00A40DE7">
        <w:rPr>
          <w:rFonts w:ascii="Arial" w:hAnsi="Arial" w:cs="Arial"/>
        </w:rPr>
        <w:t xml:space="preserve"> и планировщик</w:t>
      </w:r>
      <w:r w:rsidR="00E030EA">
        <w:rPr>
          <w:rFonts w:ascii="Arial" w:hAnsi="Arial" w:cs="Arial"/>
        </w:rPr>
        <w:t>а</w:t>
      </w:r>
      <w:r w:rsidR="00A40DE7">
        <w:rPr>
          <w:rFonts w:ascii="Arial" w:hAnsi="Arial" w:cs="Arial"/>
        </w:rPr>
        <w:t xml:space="preserve"> потребности в работах\услугах присвоены одному сотруднику, то в </w:t>
      </w:r>
      <w:r w:rsidR="00E030EA">
        <w:rPr>
          <w:rFonts w:ascii="Arial" w:hAnsi="Arial" w:cs="Arial"/>
        </w:rPr>
        <w:t>этом</w:t>
      </w:r>
      <w:r w:rsidR="00A40DE7">
        <w:rPr>
          <w:rFonts w:ascii="Arial" w:hAnsi="Arial" w:cs="Arial"/>
        </w:rPr>
        <w:t xml:space="preserve"> случае </w:t>
      </w:r>
      <w:r w:rsidR="00E030EA">
        <w:rPr>
          <w:rFonts w:ascii="Arial" w:hAnsi="Arial" w:cs="Arial"/>
        </w:rPr>
        <w:t>формирование запроса на корректировку не требуется, данный сотрудник отклоняет заявку на закупку и вносит в нее корректировки.</w:t>
      </w:r>
    </w:p>
    <w:p w14:paraId="039600AA" w14:textId="7936C391" w:rsidR="00A72083" w:rsidRPr="00A10693" w:rsidRDefault="00A72083" w:rsidP="00A72083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Общее описание бизнес-процесса ПП-10.04.03.01-ERP </w:t>
      </w:r>
      <w:r w:rsidR="00791153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Выполнение закупки</w:t>
      </w:r>
      <w:r w:rsidR="00791153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в </w:t>
      </w:r>
      <w:r w:rsidR="000737DA">
        <w:rPr>
          <w:rFonts w:ascii="Arial" w:hAnsi="Arial" w:cs="Arial"/>
          <w:color w:val="000000" w:themeColor="text1"/>
          <w:szCs w:val="24"/>
        </w:rPr>
        <w:fldChar w:fldCharType="begin"/>
      </w:r>
      <w:r w:rsidR="000737DA">
        <w:rPr>
          <w:rFonts w:ascii="Arial" w:hAnsi="Arial" w:cs="Arial"/>
          <w:color w:val="000000" w:themeColor="text1"/>
          <w:szCs w:val="24"/>
        </w:rPr>
        <w:instrText xml:space="preserve"> REF _Ref38339964 \h  \* MERGEFORMAT </w:instrText>
      </w:r>
      <w:r w:rsidR="000737DA">
        <w:rPr>
          <w:rFonts w:ascii="Arial" w:hAnsi="Arial" w:cs="Arial"/>
          <w:color w:val="000000" w:themeColor="text1"/>
          <w:szCs w:val="24"/>
        </w:rPr>
      </w:r>
      <w:r w:rsidR="000737DA">
        <w:rPr>
          <w:rFonts w:ascii="Arial" w:hAnsi="Arial" w:cs="Arial"/>
          <w:color w:val="000000" w:themeColor="text1"/>
          <w:szCs w:val="24"/>
        </w:rPr>
        <w:fldChar w:fldCharType="separate"/>
      </w:r>
      <w:ins w:id="430" w:author="Paramonova Elena" w:date="2021-03-18T14:33:00Z">
        <w:r w:rsidR="008157EB" w:rsidRPr="008157EB">
          <w:rPr>
            <w:rFonts w:ascii="Arial" w:hAnsi="Arial" w:cs="Arial"/>
            <w:color w:val="000000" w:themeColor="text1"/>
            <w:szCs w:val="24"/>
            <w:rPrChange w:author="Paramonova Elena" w:date="2021-03-18T14:33:00Z" w:id="431">
              <w:rPr>
                <w:rFonts w:ascii="Arial" w:hAnsi="Arial" w:cs="Arial"/>
                <w:b/>
                <w:sz w:val="22"/>
              </w:rPr>
            </w:rPrChange>
          </w:rPr>
          <w:t xml:space="preserve">Таблица </w:t>
        </w:r>
        <w:r w:rsidR="008157EB" w:rsidRPr="008157EB">
          <w:rPr>
            <w:rFonts w:ascii="Arial" w:hAnsi="Arial" w:cs="Arial"/>
            <w:color w:val="000000" w:themeColor="text1"/>
            <w:szCs w:val="24"/>
            <w:rPrChange w:author="Paramonova Elena" w:date="2021-03-18T14:33:00Z" w:id="432">
              <w:rPr>
                <w:rFonts w:ascii="Arial" w:hAnsi="Arial" w:cs="Arial"/>
                <w:b/>
                <w:noProof/>
                <w:sz w:val="22"/>
              </w:rPr>
            </w:rPrChange>
          </w:rPr>
          <w:t>7</w:t>
        </w:r>
      </w:ins>
      <w:del w:id="433" w:author="Paramonova Elena" w:date="2021-03-18T14:33:00Z">
        <w:r w:rsidR="000737DA" w:rsidRPr="00F8304C" w:rsidDel="008157EB">
          <w:rPr>
            <w:rFonts w:ascii="Arial" w:hAnsi="Arial" w:cs="Arial"/>
            <w:color w:val="000000" w:themeColor="text1"/>
            <w:szCs w:val="24"/>
          </w:rPr>
          <w:delText>Таблица 7</w:delText>
        </w:r>
      </w:del>
      <w:r w:rsidR="000737DA">
        <w:rPr>
          <w:rFonts w:ascii="Arial" w:hAnsi="Arial" w:cs="Arial"/>
          <w:color w:val="000000" w:themeColor="text1"/>
          <w:szCs w:val="24"/>
        </w:rPr>
        <w:fldChar w:fldCharType="end"/>
      </w:r>
      <w:r w:rsidRPr="00A10693">
        <w:rPr>
          <w:rFonts w:ascii="Arial" w:hAnsi="Arial" w:cs="Arial"/>
          <w:color w:val="000000" w:themeColor="text1"/>
          <w:szCs w:val="24"/>
        </w:rPr>
        <w:t xml:space="preserve">. </w:t>
      </w:r>
    </w:p>
    <w:p w14:paraId="7E2D2839" w14:textId="77777777" w:rsidR="00B13A0D" w:rsidRDefault="00B13A0D">
      <w:pPr>
        <w:spacing w:after="200" w:line="276" w:lineRule="auto"/>
        <w:jc w:val="left"/>
        <w:rPr>
          <w:rFonts w:ascii="Arial" w:eastAsia="Calibri" w:hAnsi="Arial" w:cs="Arial"/>
          <w:b/>
          <w:sz w:val="22"/>
          <w:szCs w:val="24"/>
          <w:lang w:eastAsia="ru-RU"/>
        </w:rPr>
      </w:pPr>
      <w:r>
        <w:rPr>
          <w:rFonts w:ascii="Arial" w:hAnsi="Arial" w:cs="Arial"/>
          <w:b/>
          <w:sz w:val="22"/>
        </w:rPr>
        <w:br w:type="page"/>
      </w:r>
    </w:p>
    <w:p w14:paraId="2CA41FF9" w14:textId="68D6644A" w:rsidR="00A72083" w:rsidRPr="00A10693" w:rsidRDefault="00A72083" w:rsidP="00A72083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bookmarkStart w:id="434" w:name="_Ref38339964"/>
      <w:r w:rsidRPr="00A10693">
        <w:rPr>
          <w:rFonts w:ascii="Arial" w:hAnsi="Arial" w:cs="Arial"/>
          <w:b/>
          <w:sz w:val="22"/>
        </w:rPr>
        <w:lastRenderedPageBreak/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7</w:t>
      </w:r>
      <w:r w:rsidRPr="00A10693">
        <w:rPr>
          <w:rFonts w:ascii="Arial" w:hAnsi="Arial" w:cs="Arial"/>
          <w:b/>
          <w:sz w:val="22"/>
        </w:rPr>
        <w:fldChar w:fldCharType="end"/>
      </w:r>
      <w:bookmarkEnd w:id="434"/>
      <w:r w:rsidRPr="00A10693">
        <w:rPr>
          <w:rFonts w:ascii="Arial" w:hAnsi="Arial" w:cs="Arial"/>
          <w:b/>
          <w:sz w:val="22"/>
        </w:rPr>
        <w:t>. Описание бизнес-процесса ПП-10.04.03.01-ERP Выполнение закупки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A72083" w:rsidRPr="00A10693" w14:paraId="496989E2" w14:textId="77777777" w:rsidTr="00344B71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2F6B5F5C" w14:textId="77777777" w:rsidR="00A72083" w:rsidRPr="00A10693" w:rsidRDefault="00A72083" w:rsidP="00344B71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45362656" w14:textId="6C545C52" w:rsidR="00A72083" w:rsidRPr="00A10693" w:rsidRDefault="00A72083" w:rsidP="00344B71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ПП-10.04.03.01-ERP Выполнение закупки</w:t>
            </w:r>
          </w:p>
        </w:tc>
      </w:tr>
      <w:tr w:rsidR="00A72083" w:rsidRPr="00A10693" w14:paraId="236F57D8" w14:textId="77777777" w:rsidTr="00344B71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70DB785E" w14:textId="77777777" w:rsidR="00A72083" w:rsidRPr="00A10693" w:rsidRDefault="00A72083" w:rsidP="00344B71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  <w:vAlign w:val="bottom"/>
          </w:tcPr>
          <w:p w14:paraId="2EA5A31D" w14:textId="59AC5236" w:rsidR="00A72083" w:rsidRPr="00A10693" w:rsidRDefault="00A72083" w:rsidP="00344B71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 xml:space="preserve">Принятие заявки на закупку в работу, проведение закупочных процедур, </w:t>
            </w:r>
            <w:r w:rsidR="00635AC9" w:rsidRPr="00A10693">
              <w:rPr>
                <w:rFonts w:ascii="Arial" w:hAnsi="Arial" w:cs="Arial"/>
                <w:sz w:val="20"/>
                <w:szCs w:val="20"/>
              </w:rPr>
              <w:t>присвоение действующего рамочного договора</w:t>
            </w:r>
          </w:p>
        </w:tc>
      </w:tr>
      <w:tr w:rsidR="00A72083" w:rsidRPr="00A10693" w14:paraId="680BFB07" w14:textId="77777777" w:rsidTr="00344B71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0189B7D0" w14:textId="77777777" w:rsidR="00A72083" w:rsidRPr="00A10693" w:rsidRDefault="00A72083" w:rsidP="00344B71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  <w:vAlign w:val="bottom"/>
          </w:tcPr>
          <w:p w14:paraId="1B5D5ED6" w14:textId="6310016C" w:rsidR="00A72083" w:rsidRPr="00A10693" w:rsidRDefault="00A72083" w:rsidP="00283C6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Согласно регламен</w:t>
            </w:r>
            <w:r w:rsidR="00D7422E" w:rsidRPr="00A10693">
              <w:rPr>
                <w:rFonts w:ascii="Arial" w:hAnsi="Arial" w:cs="Arial"/>
                <w:sz w:val="20"/>
                <w:szCs w:val="20"/>
              </w:rPr>
              <w:t>ту</w:t>
            </w:r>
            <w:r w:rsidRPr="00A1069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0693">
              <w:t xml:space="preserve"> </w:t>
            </w:r>
            <w:del w:id="435" w:author="SintsovaMA" w:date="2021-03-22T17:20:00Z">
              <w:r w:rsidRPr="00A10693" w:rsidDel="00F04D56">
                <w:rPr>
                  <w:rFonts w:ascii="Arial" w:hAnsi="Arial" w:cs="Arial"/>
                  <w:sz w:val="20"/>
                  <w:szCs w:val="20"/>
                </w:rPr>
                <w:delText>ERP.2.1_26_ММ Временный р</w:delText>
              </w:r>
            </w:del>
            <w:ins w:id="436" w:author="SintsovaMA" w:date="2021-03-22T17:20:00Z">
              <w:r w:rsidR="00F04D56">
                <w:rPr>
                  <w:rFonts w:ascii="Arial" w:hAnsi="Arial" w:cs="Arial"/>
                  <w:sz w:val="20"/>
                  <w:szCs w:val="20"/>
                </w:rPr>
                <w:t>Р</w:t>
              </w:r>
            </w:ins>
            <w:r w:rsidRPr="00A10693">
              <w:rPr>
                <w:rFonts w:ascii="Arial" w:hAnsi="Arial" w:cs="Arial"/>
                <w:sz w:val="20"/>
                <w:szCs w:val="20"/>
              </w:rPr>
              <w:t xml:space="preserve">егламент </w:t>
            </w:r>
            <w:ins w:id="437" w:author="SintsovaMA" w:date="2021-03-22T17:20:00Z">
              <w:r w:rsidR="00F04D56">
                <w:rPr>
                  <w:rFonts w:ascii="Arial" w:hAnsi="Arial" w:cs="Arial"/>
                  <w:sz w:val="20"/>
                  <w:szCs w:val="20"/>
                </w:rPr>
                <w:t>в</w:t>
              </w:r>
            </w:ins>
            <w:del w:id="438" w:author="SintsovaMA" w:date="2021-03-22T17:20:00Z">
              <w:r w:rsidRPr="00A10693" w:rsidDel="00F04D56">
                <w:rPr>
                  <w:rFonts w:ascii="Arial" w:hAnsi="Arial" w:cs="Arial"/>
                  <w:sz w:val="20"/>
                  <w:szCs w:val="20"/>
                </w:rPr>
                <w:delText>В</w:delText>
              </w:r>
            </w:del>
            <w:r w:rsidRPr="00A10693">
              <w:rPr>
                <w:rFonts w:ascii="Arial" w:hAnsi="Arial" w:cs="Arial"/>
                <w:sz w:val="20"/>
                <w:szCs w:val="20"/>
              </w:rPr>
              <w:t>ыполнени</w:t>
            </w:r>
            <w:ins w:id="439" w:author="SintsovaMA" w:date="2021-03-22T17:20:00Z">
              <w:r w:rsidR="00F04D56">
                <w:rPr>
                  <w:rFonts w:ascii="Arial" w:hAnsi="Arial" w:cs="Arial"/>
                  <w:sz w:val="20"/>
                  <w:szCs w:val="20"/>
                </w:rPr>
                <w:t>я</w:t>
              </w:r>
            </w:ins>
            <w:del w:id="440" w:author="SintsovaMA" w:date="2021-03-22T17:20:00Z">
              <w:r w:rsidRPr="00A10693" w:rsidDel="00F04D56">
                <w:rPr>
                  <w:rFonts w:ascii="Arial" w:hAnsi="Arial" w:cs="Arial"/>
                  <w:sz w:val="20"/>
                  <w:szCs w:val="20"/>
                </w:rPr>
                <w:delText>е</w:delText>
              </w:r>
            </w:del>
            <w:r w:rsidRPr="00A10693">
              <w:rPr>
                <w:rFonts w:ascii="Arial" w:hAnsi="Arial" w:cs="Arial"/>
                <w:sz w:val="20"/>
                <w:szCs w:val="20"/>
              </w:rPr>
              <w:t xml:space="preserve"> закупки </w:t>
            </w:r>
            <w:del w:id="441" w:author="SintsovaMA" w:date="2021-03-22T17:20:00Z">
              <w:r w:rsidRPr="00A10693" w:rsidDel="00F04D56">
                <w:rPr>
                  <w:rFonts w:ascii="Arial" w:hAnsi="Arial" w:cs="Arial"/>
                  <w:sz w:val="20"/>
                  <w:szCs w:val="20"/>
                </w:rPr>
                <w:delText>и заключение договора</w:delText>
              </w:r>
            </w:del>
          </w:p>
        </w:tc>
      </w:tr>
      <w:tr w:rsidR="00A72083" w:rsidRPr="00A10693" w14:paraId="04749CA2" w14:textId="77777777" w:rsidTr="00344B71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2EAA253B" w14:textId="77777777" w:rsidR="00A72083" w:rsidRPr="00A10693" w:rsidRDefault="00A72083" w:rsidP="00344B7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  <w:vAlign w:val="bottom"/>
          </w:tcPr>
          <w:p w14:paraId="25C1CBC6" w14:textId="500FBCE7" w:rsidR="00A72083" w:rsidRPr="00A10693" w:rsidRDefault="00026CC8" w:rsidP="00026CC8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ПП-10.03.04-ERP Оперативное планирование обеспечения</w:t>
            </w:r>
          </w:p>
          <w:p w14:paraId="06CEC017" w14:textId="4D998F70" w:rsidR="00026CC8" w:rsidRPr="00A10693" w:rsidRDefault="00026CC8" w:rsidP="00026CC8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ПП-10.03.02-ERP Регистрация потребности планировщиком потребности</w:t>
            </w:r>
          </w:p>
          <w:p w14:paraId="5CB41179" w14:textId="61F9DBFE" w:rsidR="00026CC8" w:rsidRPr="00A10693" w:rsidRDefault="00026CC8" w:rsidP="00026CC8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ОП-03.02.19.03-ERP Управление потребностью и стоимостью ОДЦ</w:t>
            </w:r>
            <w:r w:rsidR="007108F7" w:rsidRPr="00A10693">
              <w:rPr>
                <w:rFonts w:ascii="Arial" w:hAnsi="Arial" w:cs="Arial"/>
                <w:sz w:val="20"/>
                <w:szCs w:val="20"/>
              </w:rPr>
              <w:t>И</w:t>
            </w:r>
          </w:p>
          <w:p w14:paraId="057698A2" w14:textId="62B93ACD" w:rsidR="00026CC8" w:rsidRPr="00A10693" w:rsidRDefault="00026CC8" w:rsidP="00026CC8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 xml:space="preserve">УП-03.03.04.02-ERP Регистрация согласованных плановых показателей производственной программы и формирование потребности в основных нормируемых материалах; </w:t>
            </w:r>
          </w:p>
          <w:p w14:paraId="7711BB16" w14:textId="7EAA167A" w:rsidR="00026CC8" w:rsidRPr="00A10693" w:rsidRDefault="00026CC8" w:rsidP="00026CC8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УП-03.04.03.02-ERP Регистрация плановых показателей недельно-суточного плана производства;</w:t>
            </w:r>
          </w:p>
          <w:p w14:paraId="506316F5" w14:textId="4D6A6118" w:rsidR="00026CC8" w:rsidRPr="00A10693" w:rsidRDefault="00026CC8" w:rsidP="00684E8F">
            <w:pPr>
              <w:spacing w:after="187" w:line="276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УП-03.04.02.02-ERP Регистрация согласованных плановых показателей месячного плана производства и оперативное формирование потребности в основных нормируемых материалах (срочные заявки);УП-03.04.01.02-ERP Регистрация согласованных плановых показателей ПЗТГ и актуализация потребности в основных нормируемых материалах</w:t>
            </w:r>
          </w:p>
        </w:tc>
      </w:tr>
      <w:tr w:rsidR="00A72083" w:rsidRPr="00A10693" w14:paraId="26DE96B8" w14:textId="77777777" w:rsidTr="005C486A">
        <w:trPr>
          <w:cantSplit/>
          <w:trHeight w:val="841"/>
        </w:trPr>
        <w:tc>
          <w:tcPr>
            <w:tcW w:w="2962" w:type="dxa"/>
            <w:shd w:val="clear" w:color="auto" w:fill="FFC000"/>
          </w:tcPr>
          <w:p w14:paraId="08A9AE59" w14:textId="77777777" w:rsidR="00A72083" w:rsidRPr="00A10693" w:rsidRDefault="00A72083" w:rsidP="00344B7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4EECD49E" w14:textId="5ACFB194" w:rsidR="00026CC8" w:rsidRPr="00A10693" w:rsidRDefault="00026CC8" w:rsidP="00026CC8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ПП-10.04.03.02-ERP Заключение договора закупки</w:t>
            </w:r>
          </w:p>
          <w:p w14:paraId="440DAB9D" w14:textId="7CAB33BD" w:rsidR="00026CC8" w:rsidRPr="00A10693" w:rsidRDefault="00026CC8" w:rsidP="00026CC8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ПП-10.03.04-ERP Оперативное планирование обеспечения</w:t>
            </w:r>
          </w:p>
          <w:p w14:paraId="5B7D6FEA" w14:textId="77777777" w:rsidR="00026CC8" w:rsidRPr="00A10693" w:rsidRDefault="00026CC8" w:rsidP="00026CC8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ПП-10.03.02-ERP Регистрация потребности планировщиком потребности</w:t>
            </w:r>
          </w:p>
          <w:p w14:paraId="763B4197" w14:textId="297BEA22" w:rsidR="00026CC8" w:rsidRPr="00A10693" w:rsidRDefault="00026CC8" w:rsidP="00026CC8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ОП-03.02.19.03-ERP Управление потребностью и стоимостью ОДЦ</w:t>
            </w:r>
            <w:r w:rsidR="007108F7" w:rsidRPr="00A10693">
              <w:rPr>
                <w:rFonts w:ascii="Arial" w:hAnsi="Arial" w:cs="Arial"/>
                <w:sz w:val="20"/>
                <w:szCs w:val="20"/>
              </w:rPr>
              <w:t>И</w:t>
            </w:r>
          </w:p>
          <w:p w14:paraId="5A503909" w14:textId="77777777" w:rsidR="00026CC8" w:rsidRPr="00A10693" w:rsidRDefault="00026CC8" w:rsidP="00026CC8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 xml:space="preserve">УП-03.03.04.02-ERP Регистрация согласованных плановых показателей производственной программы и формирование потребности в основных нормируемых материалах; </w:t>
            </w:r>
          </w:p>
          <w:p w14:paraId="52A8FFC9" w14:textId="77777777" w:rsidR="00026CC8" w:rsidRPr="00A10693" w:rsidRDefault="00026CC8" w:rsidP="00026CC8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УП-03.04.03.02-ERP Регистрация плановых показателей недельно-суточного плана производства;</w:t>
            </w:r>
          </w:p>
          <w:p w14:paraId="1C6697E9" w14:textId="75332451" w:rsidR="00A72083" w:rsidRPr="00A10693" w:rsidRDefault="00026CC8" w:rsidP="006E6E53">
            <w:pPr>
              <w:spacing w:after="187" w:line="276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УП-03.04.02.02-ERP Регистрация согласованных плановых показателей месячного плана производства и оперативное формирование потребности в основных нормируемых материалах (срочные заявки);</w:t>
            </w:r>
          </w:p>
        </w:tc>
      </w:tr>
      <w:tr w:rsidR="00A72083" w:rsidRPr="00A10693" w14:paraId="09407E94" w14:textId="77777777" w:rsidTr="00344B71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4448D8DA" w14:textId="77777777" w:rsidR="00A72083" w:rsidRPr="00A10693" w:rsidRDefault="00A72083" w:rsidP="00344B71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  <w:vAlign w:val="bottom"/>
          </w:tcPr>
          <w:p w14:paraId="39B3EC07" w14:textId="77777777" w:rsidR="00A72083" w:rsidRPr="00A10693" w:rsidRDefault="00A72083" w:rsidP="00344B71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Заявка на закупку МТР с присвоенным источником поставки (с присвоенным рамочным договором)</w:t>
            </w:r>
          </w:p>
          <w:p w14:paraId="222016C0" w14:textId="77777777" w:rsidR="00A72083" w:rsidRPr="00A10693" w:rsidRDefault="00A72083" w:rsidP="00344B71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Заявка на закупку МТР без присвоенного источника поставки</w:t>
            </w:r>
          </w:p>
          <w:p w14:paraId="44158949" w14:textId="77777777" w:rsidR="00A72083" w:rsidRPr="00A10693" w:rsidRDefault="00A72083" w:rsidP="00344B71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Заявка на закупку работ, услуг без присвоенного источника поставки</w:t>
            </w:r>
          </w:p>
        </w:tc>
      </w:tr>
      <w:tr w:rsidR="00A72083" w:rsidRPr="00A10693" w14:paraId="4A75B222" w14:textId="77777777" w:rsidTr="00344B71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0A44AB11" w14:textId="77777777" w:rsidR="00A72083" w:rsidRPr="00A10693" w:rsidRDefault="00A72083" w:rsidP="00344B71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229" w:type="dxa"/>
            <w:vAlign w:val="bottom"/>
          </w:tcPr>
          <w:p w14:paraId="6AA752D3" w14:textId="64C9468D" w:rsidR="00E46F3A" w:rsidRPr="00A10693" w:rsidRDefault="00E46F3A" w:rsidP="00E46F3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Итоговые документы выполнения закупочных процедур (Матрица оценки, коммерческая часть предложения)</w:t>
            </w:r>
          </w:p>
          <w:p w14:paraId="147AEA28" w14:textId="5B6FCA0E" w:rsidR="00A72083" w:rsidRPr="00A10693" w:rsidRDefault="00A72083" w:rsidP="00344B71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203FA5A2" w14:textId="77777777" w:rsidR="00A72083" w:rsidRPr="00A10693" w:rsidRDefault="00A72083" w:rsidP="00A72083">
      <w:pPr>
        <w:pStyle w:val="a8"/>
        <w:keepNext/>
        <w:spacing w:after="0" w:afterAutospacing="0"/>
        <w:jc w:val="right"/>
        <w:rPr>
          <w:rFonts w:ascii="Arial" w:hAnsi="Arial" w:cs="Arial"/>
          <w:sz w:val="22"/>
        </w:rPr>
      </w:pPr>
    </w:p>
    <w:p w14:paraId="44C2052D" w14:textId="77777777" w:rsidR="00A72083" w:rsidRPr="00A10693" w:rsidRDefault="00A72083" w:rsidP="00A72083">
      <w:pPr>
        <w:rPr>
          <w:rFonts w:ascii="Arial" w:eastAsia="Calibri" w:hAnsi="Arial" w:cs="Arial"/>
          <w:color w:val="000000" w:themeColor="text1"/>
          <w:sz w:val="20"/>
          <w:szCs w:val="20"/>
        </w:rPr>
      </w:pPr>
      <w:r w:rsidRPr="00A10693">
        <w:rPr>
          <w:rFonts w:ascii="Arial" w:hAnsi="Arial" w:eastAsia="Calibri" w:cs="Arial"/>
          <w:color w:val="000000" w:themeColor="text1"/>
          <w:sz w:val="20"/>
          <w:szCs w:val="20"/>
        </w:rPr>
        <w:tab/>
      </w:r>
    </w:p>
    <w:p w14:paraId="7160A57D" w14:textId="0C970D49" w:rsidR="00A451A7" w:rsidRPr="00A10693" w:rsidRDefault="00A72083" w:rsidP="00F8304C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  <w:color w:val="000000" w:themeColor="text1"/>
          <w:szCs w:val="24"/>
        </w:rPr>
        <w:t>Схем</w:t>
      </w:r>
      <w:r w:rsidR="00F12C5F" w:rsidRPr="00F8304C">
        <w:rPr>
          <w:rFonts w:ascii="Arial" w:hAnsi="Arial" w:cs="Arial"/>
          <w:color w:val="000000" w:themeColor="text1"/>
          <w:szCs w:val="24"/>
        </w:rPr>
        <w:t>а</w:t>
      </w:r>
      <w:r w:rsidRPr="00F8304C">
        <w:rPr>
          <w:rFonts w:ascii="Arial" w:hAnsi="Arial" w:cs="Arial"/>
          <w:color w:val="000000" w:themeColor="text1"/>
          <w:szCs w:val="24"/>
        </w:rPr>
        <w:t xml:space="preserve"> в Aris:</w:t>
      </w:r>
      <w:r w:rsidR="00F12C5F" w:rsidRPr="00F8304C" w:rsidDel="00F12C5F">
        <w:rPr>
          <w:rFonts w:ascii="Arial" w:hAnsi="Arial" w:cs="Arial"/>
          <w:color w:val="000000" w:themeColor="text1"/>
          <w:szCs w:val="24"/>
        </w:rPr>
        <w:t xml:space="preserve"> </w:t>
      </w:r>
      <w:r w:rsidR="00F12C5F" w:rsidRPr="00F8304C">
        <w:rPr>
          <w:rFonts w:ascii="Arial" w:hAnsi="Arial" w:cs="Arial"/>
          <w:color w:val="000000" w:themeColor="text1"/>
          <w:szCs w:val="24"/>
        </w:rPr>
        <w:t>см. Приложение 1</w:t>
      </w:r>
    </w:p>
    <w:p w14:paraId="2386F3AD" w14:textId="77777777" w:rsidR="00B13A0D" w:rsidRDefault="00B13A0D">
      <w:pPr>
        <w:spacing w:after="200" w:line="276" w:lineRule="auto"/>
        <w:jc w:val="left"/>
        <w:rPr>
          <w:rFonts w:ascii="Arial" w:eastAsia="Calibri" w:hAnsi="Arial"/>
          <w:b/>
          <w:caps/>
          <w:sz w:val="20"/>
          <w:szCs w:val="20"/>
        </w:rPr>
      </w:pPr>
      <w:r>
        <w:br w:type="page"/>
      </w:r>
    </w:p>
    <w:p w14:paraId="4FC4171A" w14:textId="27D14D15" w:rsidR="00732420" w:rsidRPr="00A10693" w:rsidRDefault="00732420" w:rsidP="00D01C7D">
      <w:pPr>
        <w:pStyle w:val="3"/>
      </w:pPr>
      <w:bookmarkStart w:id="442" w:name="_Toc64879341"/>
      <w:r w:rsidRPr="00A10693">
        <w:lastRenderedPageBreak/>
        <w:t xml:space="preserve">Описание бизнес-процесса </w:t>
      </w:r>
      <w:bookmarkEnd w:id="341"/>
      <w:r w:rsidRPr="00A10693">
        <w:t>ПП-10.04.03.02-ERP Заключение договора</w:t>
      </w:r>
      <w:bookmarkEnd w:id="342"/>
      <w:r w:rsidR="00C02A25" w:rsidRPr="00A10693">
        <w:t xml:space="preserve"> закупки</w:t>
      </w:r>
      <w:bookmarkEnd w:id="442"/>
    </w:p>
    <w:p w14:paraId="6181E64E" w14:textId="622CB4CC" w:rsidR="00A079BE" w:rsidRPr="00A10693" w:rsidRDefault="00A079BE" w:rsidP="00A079BE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Процесс ПП-10.04.03.02-ERP Заключение договора</w:t>
      </w:r>
      <w:r w:rsidR="00C02A25" w:rsidRPr="00A10693">
        <w:rPr>
          <w:rFonts w:ascii="Arial" w:hAnsi="Arial" w:cs="Arial"/>
          <w:color w:val="000000" w:themeColor="text1"/>
          <w:szCs w:val="24"/>
        </w:rPr>
        <w:t xml:space="preserve"> закупки</w:t>
      </w:r>
      <w:r w:rsidRPr="00A10693">
        <w:rPr>
          <w:rFonts w:ascii="Arial" w:hAnsi="Arial" w:cs="Arial"/>
          <w:color w:val="000000" w:themeColor="text1"/>
          <w:szCs w:val="24"/>
        </w:rPr>
        <w:t xml:space="preserve"> выполняется в соответствии с регламентом </w:t>
      </w:r>
      <w:r w:rsidR="007F4255" w:rsidRPr="00A10693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Выполнение закупки и заключение договора</w:t>
      </w:r>
      <w:r w:rsidR="007F4255" w:rsidRPr="00A10693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>.</w:t>
      </w:r>
    </w:p>
    <w:p w14:paraId="4F6D3AB7" w14:textId="77777777" w:rsidR="00A079BE" w:rsidRPr="00A10693" w:rsidRDefault="00A079BE" w:rsidP="00A079BE">
      <w:pPr>
        <w:spacing w:after="240" w:line="276" w:lineRule="auto"/>
        <w:ind w:left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 рамках процесса реализуются следующие сценарии:</w:t>
      </w:r>
    </w:p>
    <w:p w14:paraId="5A979AB1" w14:textId="78E051AE" w:rsidR="004D77F6" w:rsidRPr="00A10693" w:rsidRDefault="00A079BE" w:rsidP="00A079BE">
      <w:pPr>
        <w:pStyle w:val="afa"/>
        <w:spacing w:after="240" w:line="276" w:lineRule="auto"/>
        <w:ind w:left="92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1: Заключение рамочных договоров на закупку МТР работ, услуг</w:t>
      </w:r>
      <w:r w:rsidR="004D77F6" w:rsidRPr="00A10693">
        <w:rPr>
          <w:rFonts w:ascii="Arial" w:hAnsi="Arial" w:cs="Arial"/>
          <w:color w:val="000000" w:themeColor="text1"/>
          <w:szCs w:val="24"/>
        </w:rPr>
        <w:t>;</w:t>
      </w:r>
    </w:p>
    <w:p w14:paraId="3CB570CD" w14:textId="35E26D4A" w:rsidR="00A079BE" w:rsidRPr="00A10693" w:rsidRDefault="00A079BE" w:rsidP="00A079BE">
      <w:pPr>
        <w:pStyle w:val="afa"/>
        <w:spacing w:after="240" w:line="276" w:lineRule="auto"/>
        <w:ind w:left="92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Сценарий </w:t>
      </w:r>
      <w:r w:rsidR="007F4255" w:rsidRPr="00A10693">
        <w:rPr>
          <w:rFonts w:ascii="Arial" w:hAnsi="Arial" w:cs="Arial"/>
          <w:color w:val="000000" w:themeColor="text1"/>
          <w:szCs w:val="24"/>
        </w:rPr>
        <w:t>2</w:t>
      </w:r>
      <w:r w:rsidRPr="00A10693">
        <w:rPr>
          <w:rFonts w:ascii="Arial" w:hAnsi="Arial" w:cs="Arial"/>
          <w:color w:val="000000" w:themeColor="text1"/>
          <w:szCs w:val="24"/>
        </w:rPr>
        <w:t>: Заключение дополнительных соглашений к рамочному договору;</w:t>
      </w:r>
    </w:p>
    <w:p w14:paraId="0A12275F" w14:textId="4139DBCB" w:rsidR="004D77F6" w:rsidRPr="00A10693" w:rsidRDefault="00A079BE" w:rsidP="00A079BE">
      <w:pPr>
        <w:pStyle w:val="afa"/>
        <w:spacing w:after="240" w:line="276" w:lineRule="auto"/>
        <w:ind w:left="92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Сценарий </w:t>
      </w:r>
      <w:r w:rsidR="007F4255" w:rsidRPr="00A10693">
        <w:rPr>
          <w:rFonts w:ascii="Arial" w:hAnsi="Arial" w:cs="Arial"/>
          <w:color w:val="000000" w:themeColor="text1"/>
          <w:szCs w:val="24"/>
        </w:rPr>
        <w:t>3</w:t>
      </w:r>
      <w:r w:rsidRPr="00A10693">
        <w:rPr>
          <w:rFonts w:ascii="Arial" w:hAnsi="Arial" w:cs="Arial"/>
          <w:color w:val="000000" w:themeColor="text1"/>
          <w:szCs w:val="24"/>
        </w:rPr>
        <w:t>: Заключение разового договора\спецификации на закупку</w:t>
      </w:r>
      <w:r w:rsidR="007F4255" w:rsidRPr="00A10693">
        <w:rPr>
          <w:rFonts w:ascii="Arial" w:hAnsi="Arial" w:cs="Arial"/>
          <w:color w:val="000000" w:themeColor="text1"/>
          <w:szCs w:val="24"/>
        </w:rPr>
        <w:t xml:space="preserve"> МТР,</w:t>
      </w:r>
      <w:r w:rsidRPr="00A10693">
        <w:rPr>
          <w:rFonts w:ascii="Arial" w:hAnsi="Arial" w:cs="Arial"/>
          <w:color w:val="000000" w:themeColor="text1"/>
          <w:szCs w:val="24"/>
        </w:rPr>
        <w:t xml:space="preserve"> работ, услуг</w:t>
      </w:r>
      <w:r w:rsidR="007F4255" w:rsidRPr="00A10693">
        <w:rPr>
          <w:rFonts w:ascii="Arial" w:hAnsi="Arial" w:cs="Arial"/>
          <w:color w:val="000000" w:themeColor="text1"/>
          <w:szCs w:val="24"/>
        </w:rPr>
        <w:t>.</w:t>
      </w:r>
    </w:p>
    <w:p w14:paraId="7D1562B6" w14:textId="44B256A6" w:rsidR="00353BF0" w:rsidRPr="00A10693" w:rsidRDefault="00353BF0" w:rsidP="00A079BE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1: Заключение рамочных договоров на закупку МТР работ, услуг.</w:t>
      </w:r>
    </w:p>
    <w:p w14:paraId="4DC9A283" w14:textId="055F3A3F" w:rsidR="00404B9F" w:rsidRPr="00F8304C" w:rsidRDefault="00404B9F" w:rsidP="00404B9F">
      <w:pPr>
        <w:spacing w:after="240" w:line="276" w:lineRule="auto"/>
        <w:ind w:firstLine="567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По результатам проведения закупочной процедуры в системе взаимодействия с поставщиками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 в SAP S/4HANA автоматически загружается результат закупочной процедуры для запроса вида </w:t>
      </w:r>
      <w:r w:rsidRPr="00F8304C">
        <w:rPr>
          <w:rFonts w:ascii="Arial" w:hAnsi="Arial" w:cs="Arial"/>
          <w:lang w:val="en-US"/>
        </w:rPr>
        <w:t>ZAN</w:t>
      </w:r>
      <w:r w:rsidRPr="00F8304C">
        <w:rPr>
          <w:rFonts w:ascii="Arial" w:hAnsi="Arial" w:cs="Arial"/>
        </w:rPr>
        <w:t>, на основании которого закупщик или менеджер по сопровождению договора создает Контракт или Заказ на закупку. Более подробно см. описание шагов процесса ПП-10.04.03.02-ERP Заключение договора закупки и СО</w:t>
      </w:r>
      <w:r w:rsidR="00B61236">
        <w:rPr>
          <w:rFonts w:ascii="Arial" w:hAnsi="Arial" w:cs="Arial"/>
        </w:rPr>
        <w:t>И</w:t>
      </w:r>
      <w:r w:rsidRPr="00F8304C">
        <w:rPr>
          <w:rFonts w:ascii="Arial" w:hAnsi="Arial" w:cs="Arial"/>
        </w:rPr>
        <w:t xml:space="preserve"> </w:t>
      </w:r>
      <w:del w:id="443" w:author="SintsovaMA" w:date="2021-03-22T17:20:00Z">
        <w:r w:rsidR="00B61236" w:rsidDel="00F04D56">
          <w:rPr>
            <w:rFonts w:ascii="Arial" w:hAnsi="Arial" w:cs="Arial"/>
          </w:rPr>
          <w:delText xml:space="preserve">ERP.9.9_3_MM </w:delText>
        </w:r>
      </w:del>
      <w:r w:rsidR="00B61236">
        <w:rPr>
          <w:rFonts w:ascii="Arial" w:hAnsi="Arial" w:cs="Arial"/>
        </w:rPr>
        <w:t>«</w:t>
      </w:r>
      <w:r w:rsidR="00B61236" w:rsidRPr="00B61236">
        <w:rPr>
          <w:rFonts w:ascii="Arial" w:hAnsi="Arial" w:cs="Arial"/>
        </w:rPr>
        <w:t>Соглашение об интеграции SAP ERP - SAP Ariba</w:t>
      </w:r>
      <w:r w:rsidR="00B61236">
        <w:rPr>
          <w:rFonts w:ascii="Arial" w:hAnsi="Arial" w:cs="Arial"/>
        </w:rPr>
        <w:t>»</w:t>
      </w:r>
      <w:r w:rsidRPr="00F8304C">
        <w:rPr>
          <w:rFonts w:ascii="Arial" w:hAnsi="Arial" w:cs="Arial"/>
        </w:rPr>
        <w:t>.</w:t>
      </w:r>
    </w:p>
    <w:p w14:paraId="08B30170" w14:textId="3899FA1D" w:rsidR="00353BF0" w:rsidRPr="00A10693" w:rsidRDefault="00180BF3" w:rsidP="00180BF3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Для закупочных процедур, проходящих вне системы взаимодействия с </w:t>
      </w:r>
      <w:r w:rsidR="008E4370" w:rsidRPr="00A10693">
        <w:rPr>
          <w:rFonts w:ascii="Arial" w:hAnsi="Arial" w:cs="Arial"/>
        </w:rPr>
        <w:t>поставщик</w:t>
      </w:r>
      <w:r w:rsidR="008E4370">
        <w:rPr>
          <w:rFonts w:ascii="Arial" w:hAnsi="Arial" w:cs="Arial"/>
        </w:rPr>
        <w:t>ами</w:t>
      </w:r>
      <w:r w:rsidRPr="00A10693">
        <w:rPr>
          <w:rFonts w:ascii="Arial" w:hAnsi="Arial" w:cs="Arial"/>
        </w:rPr>
        <w:t xml:space="preserve">, закупщик оповещает менеджера по сопровождению договора о необходимости заключения рамочного договора </w:t>
      </w:r>
      <w:r w:rsidR="00DA3D36" w:rsidRPr="00A10693">
        <w:rPr>
          <w:rFonts w:ascii="Arial" w:hAnsi="Arial" w:cs="Arial"/>
        </w:rPr>
        <w:t>путём создания в СЭД служебной записки с прикрепленным пакетом документов (в случае если закупщик и менеджер по сопровождению договора</w:t>
      </w:r>
      <w:r w:rsidR="00EB0291" w:rsidRPr="00A10693">
        <w:rPr>
          <w:rFonts w:ascii="Arial" w:hAnsi="Arial" w:cs="Arial"/>
        </w:rPr>
        <w:t xml:space="preserve"> являются разными сотрудниками)</w:t>
      </w:r>
      <w:r w:rsidRPr="00A10693">
        <w:rPr>
          <w:rFonts w:ascii="Arial" w:hAnsi="Arial" w:cs="Arial"/>
        </w:rPr>
        <w:t xml:space="preserve"> (требуемые документы описаны во Временном регламенте выполнения закупки и заключения договора).</w:t>
      </w:r>
      <w:r w:rsidR="00226646" w:rsidRPr="00A10693">
        <w:rPr>
          <w:rFonts w:ascii="Arial" w:hAnsi="Arial" w:cs="Arial"/>
        </w:rPr>
        <w:t xml:space="preserve"> Менеджер по сопровождению договора соз</w:t>
      </w:r>
      <w:r w:rsidR="00561251" w:rsidRPr="00A10693">
        <w:rPr>
          <w:rFonts w:ascii="Arial" w:hAnsi="Arial" w:cs="Arial"/>
        </w:rPr>
        <w:t>дает проект рамочного договора</w:t>
      </w:r>
      <w:r w:rsidR="000007FA" w:rsidRPr="00A10693">
        <w:rPr>
          <w:rFonts w:ascii="Arial" w:hAnsi="Arial" w:cs="Arial"/>
        </w:rPr>
        <w:t xml:space="preserve"> вручную</w:t>
      </w:r>
      <w:r w:rsidR="00561251" w:rsidRPr="00A10693">
        <w:rPr>
          <w:rFonts w:ascii="Arial" w:hAnsi="Arial" w:cs="Arial"/>
        </w:rPr>
        <w:t>.</w:t>
      </w:r>
    </w:p>
    <w:p w14:paraId="1CCDC8AD" w14:textId="138C62B8" w:rsidR="00BC5BF0" w:rsidRPr="00A10693" w:rsidRDefault="00180BF3" w:rsidP="00BC5BF0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>Рамочный договор регистрируется в SAP S/4HANA как системный документ Контракт</w:t>
      </w:r>
      <w:r w:rsidR="00833B0C" w:rsidRPr="00A10693">
        <w:rPr>
          <w:rFonts w:ascii="Arial" w:hAnsi="Arial" w:cs="Arial"/>
        </w:rPr>
        <w:t xml:space="preserve"> и может быть создан как со ссылкой на заявку на закупку МТР, заявку на закупку работ, услуг</w:t>
      </w:r>
      <w:r w:rsidR="00EA19CB" w:rsidRPr="00A10693">
        <w:rPr>
          <w:rFonts w:ascii="Arial" w:hAnsi="Arial" w:cs="Arial"/>
        </w:rPr>
        <w:t>, заявку на закупку с ОЛ/ТЗ</w:t>
      </w:r>
      <w:r w:rsidR="00833B0C" w:rsidRPr="00A10693">
        <w:rPr>
          <w:rFonts w:ascii="Arial" w:hAnsi="Arial" w:cs="Arial"/>
        </w:rPr>
        <w:t>, так и без ссылки (в случае, когда рамочный контракт создается на основании плана долгосрочных закупочных процедур).</w:t>
      </w:r>
      <w:r w:rsidR="00BC5BF0" w:rsidRPr="00A10693">
        <w:rPr>
          <w:rFonts w:ascii="Arial" w:hAnsi="Arial" w:cs="Arial"/>
        </w:rPr>
        <w:t xml:space="preserve"> </w:t>
      </w:r>
      <w:r w:rsidR="003458C8">
        <w:rPr>
          <w:rFonts w:ascii="Arial" w:hAnsi="Arial" w:cs="Arial"/>
        </w:rPr>
        <w:t xml:space="preserve">Рамочный договор </w:t>
      </w:r>
      <w:r w:rsidR="00553047">
        <w:rPr>
          <w:rFonts w:ascii="Arial" w:hAnsi="Arial" w:cs="Arial"/>
        </w:rPr>
        <w:t>обязательно должен содержать</w:t>
      </w:r>
      <w:r w:rsidR="003458C8">
        <w:rPr>
          <w:rFonts w:ascii="Arial" w:hAnsi="Arial" w:cs="Arial"/>
        </w:rPr>
        <w:t xml:space="preserve"> общую сумму </w:t>
      </w:r>
      <w:r w:rsidR="00553047">
        <w:rPr>
          <w:rFonts w:ascii="Arial" w:hAnsi="Arial" w:cs="Arial"/>
        </w:rPr>
        <w:t xml:space="preserve">в валюте </w:t>
      </w:r>
      <w:r w:rsidR="003458C8">
        <w:rPr>
          <w:rFonts w:ascii="Arial" w:hAnsi="Arial" w:cs="Arial"/>
        </w:rPr>
        <w:t>договора.</w:t>
      </w:r>
    </w:p>
    <w:p w14:paraId="45D6A0CE" w14:textId="531CB377" w:rsidR="00E22D43" w:rsidRPr="00A10693" w:rsidRDefault="00F5363C" w:rsidP="00180BF3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Под рамочными </w:t>
      </w:r>
      <w:r w:rsidR="006543D7">
        <w:rPr>
          <w:rFonts w:ascii="Arial" w:hAnsi="Arial" w:cs="Arial"/>
          <w:color w:val="000000" w:themeColor="text1"/>
          <w:szCs w:val="24"/>
        </w:rPr>
        <w:t xml:space="preserve">договорами </w:t>
      </w:r>
      <w:r>
        <w:rPr>
          <w:rFonts w:ascii="Arial" w:hAnsi="Arial" w:cs="Arial"/>
          <w:color w:val="000000" w:themeColor="text1"/>
          <w:szCs w:val="24"/>
        </w:rPr>
        <w:t xml:space="preserve">в данном </w:t>
      </w:r>
      <w:r w:rsidR="006543D7">
        <w:rPr>
          <w:rFonts w:ascii="Arial" w:hAnsi="Arial" w:cs="Arial"/>
          <w:color w:val="000000" w:themeColor="text1"/>
          <w:szCs w:val="24"/>
        </w:rPr>
        <w:t>случае понимаются следующие виды договорных документов:</w:t>
      </w:r>
    </w:p>
    <w:p w14:paraId="3509B77F" w14:textId="00AB100E" w:rsidR="008E4370" w:rsidRPr="00A10693" w:rsidRDefault="006543D7" w:rsidP="00925910">
      <w:pPr>
        <w:pStyle w:val="afa"/>
        <w:numPr>
          <w:ilvl w:val="0"/>
          <w:numId w:val="36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Д</w:t>
      </w:r>
      <w:r w:rsidR="00E22D43" w:rsidRPr="00A10693">
        <w:rPr>
          <w:rFonts w:ascii="Arial" w:hAnsi="Arial" w:cs="Arial"/>
        </w:rPr>
        <w:t>оговор</w:t>
      </w:r>
      <w:r w:rsidR="00B704F4" w:rsidRPr="00A10693">
        <w:rPr>
          <w:rFonts w:ascii="Arial" w:hAnsi="Arial" w:cs="Arial"/>
        </w:rPr>
        <w:t>ы</w:t>
      </w:r>
      <w:r w:rsidR="00E22D43" w:rsidRPr="00A10693">
        <w:rPr>
          <w:rFonts w:ascii="Arial" w:hAnsi="Arial" w:cs="Arial"/>
        </w:rPr>
        <w:t xml:space="preserve">, фиксирующие прайс-листы поставщика, в том числе </w:t>
      </w:r>
      <w:r w:rsidR="008E4370">
        <w:rPr>
          <w:rFonts w:ascii="Arial" w:hAnsi="Arial" w:cs="Arial"/>
        </w:rPr>
        <w:t xml:space="preserve">по </w:t>
      </w:r>
      <w:r>
        <w:rPr>
          <w:rFonts w:ascii="Arial" w:hAnsi="Arial" w:cs="Arial"/>
        </w:rPr>
        <w:t>схеме</w:t>
      </w:r>
      <w:r w:rsidRPr="00A10693">
        <w:rPr>
          <w:rFonts w:ascii="Arial" w:hAnsi="Arial" w:cs="Arial"/>
        </w:rPr>
        <w:t xml:space="preserve"> </w:t>
      </w:r>
      <w:r w:rsidR="00E22D43" w:rsidRPr="00A10693">
        <w:rPr>
          <w:rFonts w:ascii="Arial" w:hAnsi="Arial" w:cs="Arial"/>
        </w:rPr>
        <w:t>консигнации;</w:t>
      </w:r>
    </w:p>
    <w:p w14:paraId="6041E07A" w14:textId="0BB3D7B5" w:rsidR="00E22D43" w:rsidRPr="00A10693" w:rsidRDefault="007C6581" w:rsidP="00925910">
      <w:pPr>
        <w:pStyle w:val="afa"/>
        <w:numPr>
          <w:ilvl w:val="0"/>
          <w:numId w:val="36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="00E22D43" w:rsidRPr="00A10693">
        <w:rPr>
          <w:rFonts w:ascii="Arial" w:hAnsi="Arial" w:cs="Arial"/>
        </w:rPr>
        <w:t>одрядные договор</w:t>
      </w:r>
      <w:r w:rsidR="00B704F4" w:rsidRPr="00A10693">
        <w:rPr>
          <w:rFonts w:ascii="Arial" w:hAnsi="Arial" w:cs="Arial"/>
        </w:rPr>
        <w:t>ы</w:t>
      </w:r>
      <w:r w:rsidR="00E22D43" w:rsidRPr="00A10693">
        <w:rPr>
          <w:rFonts w:ascii="Arial" w:hAnsi="Arial" w:cs="Arial"/>
        </w:rPr>
        <w:t>;</w:t>
      </w:r>
    </w:p>
    <w:p w14:paraId="6FA2E7CB" w14:textId="06DB80D0" w:rsidR="00E22D43" w:rsidRDefault="00E22D43" w:rsidP="00925910">
      <w:pPr>
        <w:pStyle w:val="afa"/>
        <w:numPr>
          <w:ilvl w:val="0"/>
          <w:numId w:val="36"/>
        </w:numPr>
        <w:spacing w:after="240" w:line="276" w:lineRule="auto"/>
        <w:rPr>
          <w:rFonts w:ascii="Arial" w:hAnsi="Arial" w:cs="Arial"/>
        </w:rPr>
      </w:pPr>
      <w:r w:rsidRPr="00A10693">
        <w:rPr>
          <w:rFonts w:ascii="Arial" w:hAnsi="Arial" w:cs="Arial"/>
        </w:rPr>
        <w:lastRenderedPageBreak/>
        <w:t>Договор</w:t>
      </w:r>
      <w:r w:rsidR="00B704F4" w:rsidRPr="00A10693">
        <w:rPr>
          <w:rFonts w:ascii="Arial" w:hAnsi="Arial" w:cs="Arial"/>
        </w:rPr>
        <w:t>ы</w:t>
      </w:r>
      <w:r w:rsidRPr="00A10693">
        <w:rPr>
          <w:rFonts w:ascii="Arial" w:hAnsi="Arial" w:cs="Arial"/>
        </w:rPr>
        <w:t xml:space="preserve"> </w:t>
      </w:r>
      <w:r w:rsidR="006543D7">
        <w:rPr>
          <w:rFonts w:ascii="Arial" w:hAnsi="Arial" w:cs="Arial"/>
        </w:rPr>
        <w:t xml:space="preserve">на закупку </w:t>
      </w:r>
      <w:r w:rsidRPr="00A10693">
        <w:rPr>
          <w:rFonts w:ascii="Arial" w:hAnsi="Arial" w:cs="Arial"/>
        </w:rPr>
        <w:t>услуг с оплатой по факту оказания услуг (услуги сотовой связи, такси и т.д.)</w:t>
      </w:r>
    </w:p>
    <w:p w14:paraId="4FEAC222" w14:textId="6218BD15" w:rsidR="00AB6F12" w:rsidRDefault="00224584">
      <w:pPr>
        <w:spacing w:after="240" w:line="276" w:lineRule="auto"/>
        <w:ind w:firstLine="708"/>
        <w:rPr>
          <w:ins w:id="444" w:author="Paramonova Elena" w:date="2021-02-20T12:27:00Z"/>
          <w:rFonts w:ascii="Arial" w:hAnsi="Arial" w:cs="Arial"/>
          <w:color w:val="000000" w:themeColor="text1"/>
          <w:szCs w:val="24"/>
        </w:rPr>
        <w:pPrChange w:id="445" w:author="Paramonova Elena" w:date="2021-02-20T12:02:00Z">
          <w:pPr>
            <w:spacing w:after="240" w:line="276" w:lineRule="auto"/>
            <w:ind w:firstLine="567"/>
          </w:pPr>
        </w:pPrChange>
      </w:pPr>
      <w:r w:rsidRPr="00AB6F12">
        <w:rPr>
          <w:rFonts w:ascii="Arial" w:hAnsi="Arial" w:cs="Arial"/>
          <w:color w:val="000000" w:themeColor="text1"/>
          <w:szCs w:val="24"/>
        </w:rPr>
        <w:t>Квартальные спецификации</w:t>
      </w:r>
      <w:ins w:id="446" w:author="Paramonova Elena" w:date="2021-02-20T12:33:00Z">
        <w:r w:rsidR="00596369">
          <w:rPr>
            <w:rFonts w:ascii="Arial" w:hAnsi="Arial" w:cs="Arial"/>
            <w:color w:val="000000" w:themeColor="text1"/>
            <w:szCs w:val="24"/>
          </w:rPr>
          <w:t xml:space="preserve"> </w:t>
        </w:r>
      </w:ins>
      <w:del w:id="447" w:author="Paramonova Elena" w:date="2021-02-20T11:20:00Z">
        <w:r w:rsidRPr="00AB6F12" w:rsidDel="00B152A5">
          <w:rPr>
            <w:rFonts w:ascii="Arial" w:hAnsi="Arial" w:cs="Arial"/>
            <w:color w:val="000000" w:themeColor="text1"/>
            <w:szCs w:val="24"/>
          </w:rPr>
          <w:delText xml:space="preserve"> </w:delText>
        </w:r>
      </w:del>
      <w:r w:rsidRPr="00AB6F12">
        <w:rPr>
          <w:rFonts w:ascii="Arial" w:hAnsi="Arial" w:cs="Arial"/>
          <w:color w:val="000000" w:themeColor="text1"/>
          <w:szCs w:val="24"/>
        </w:rPr>
        <w:t xml:space="preserve">по </w:t>
      </w:r>
      <w:r w:rsidR="006543D7" w:rsidRPr="00AB6F12">
        <w:rPr>
          <w:rFonts w:ascii="Arial" w:hAnsi="Arial" w:cs="Arial"/>
          <w:color w:val="000000" w:themeColor="text1"/>
          <w:szCs w:val="24"/>
        </w:rPr>
        <w:t>договор</w:t>
      </w:r>
      <w:r w:rsidR="006543D7">
        <w:rPr>
          <w:rFonts w:ascii="Arial" w:hAnsi="Arial" w:cs="Arial"/>
          <w:color w:val="000000" w:themeColor="text1"/>
          <w:szCs w:val="24"/>
        </w:rPr>
        <w:t>ам</w:t>
      </w:r>
      <w:r w:rsidR="006543D7" w:rsidRPr="00AB6F12">
        <w:rPr>
          <w:rFonts w:ascii="Arial" w:hAnsi="Arial" w:cs="Arial"/>
          <w:color w:val="000000" w:themeColor="text1"/>
          <w:szCs w:val="24"/>
        </w:rPr>
        <w:t xml:space="preserve"> </w:t>
      </w:r>
      <w:r w:rsidRPr="00AB6F12">
        <w:rPr>
          <w:rFonts w:ascii="Arial" w:hAnsi="Arial" w:cs="Arial"/>
          <w:color w:val="000000" w:themeColor="text1"/>
          <w:szCs w:val="24"/>
        </w:rPr>
        <w:t xml:space="preserve">консигнации </w:t>
      </w:r>
      <w:r w:rsidR="006543D7" w:rsidRPr="00A10693">
        <w:rPr>
          <w:rFonts w:ascii="Arial" w:hAnsi="Arial" w:cs="Arial"/>
        </w:rPr>
        <w:t>регистриру</w:t>
      </w:r>
      <w:r w:rsidR="006543D7">
        <w:rPr>
          <w:rFonts w:ascii="Arial" w:hAnsi="Arial" w:cs="Arial"/>
        </w:rPr>
        <w:t>ю</w:t>
      </w:r>
      <w:r w:rsidR="006543D7" w:rsidRPr="00A10693">
        <w:rPr>
          <w:rFonts w:ascii="Arial" w:hAnsi="Arial" w:cs="Arial"/>
        </w:rPr>
        <w:t xml:space="preserve">тся </w:t>
      </w:r>
      <w:r w:rsidR="00AB6F12" w:rsidRPr="00A10693">
        <w:rPr>
          <w:rFonts w:ascii="Arial" w:hAnsi="Arial" w:cs="Arial"/>
        </w:rPr>
        <w:t xml:space="preserve">в SAP S/4HANA </w:t>
      </w:r>
      <w:r w:rsidR="00F5363C">
        <w:rPr>
          <w:rFonts w:ascii="Arial" w:hAnsi="Arial" w:cs="Arial"/>
        </w:rPr>
        <w:t xml:space="preserve">также </w:t>
      </w:r>
      <w:r w:rsidR="00AB6F12" w:rsidRPr="00A10693">
        <w:rPr>
          <w:rFonts w:ascii="Arial" w:hAnsi="Arial" w:cs="Arial"/>
        </w:rPr>
        <w:t>как системный документ Контракт</w:t>
      </w:r>
      <w:ins w:id="448" w:author="Paramonova Elena" w:date="2021-02-20T11:20:00Z">
        <w:r w:rsidR="00B152A5">
          <w:rPr>
            <w:rFonts w:ascii="Arial" w:hAnsi="Arial" w:cs="Arial"/>
          </w:rPr>
          <w:t xml:space="preserve"> </w:t>
        </w:r>
        <w:r w:rsidR="00B152A5">
          <w:rPr>
            <w:rFonts w:ascii="Arial" w:hAnsi="Arial" w:cs="Arial"/>
            <w:color w:val="000000" w:themeColor="text1"/>
            <w:szCs w:val="24"/>
          </w:rPr>
          <w:t xml:space="preserve">вида </w:t>
        </w:r>
        <w:r w:rsidR="00B152A5">
          <w:rPr>
            <w:rFonts w:ascii="Arial" w:hAnsi="Arial" w:cs="Arial"/>
            <w:color w:val="000000" w:themeColor="text1"/>
            <w:szCs w:val="24"/>
            <w:lang w:val="en-US"/>
          </w:rPr>
          <w:t>ZDK</w:t>
        </w:r>
      </w:ins>
      <w:ins w:id="449" w:author="Paramonova Elena" w:date="2021-02-20T11:26:00Z">
        <w:r w:rsidR="00924437">
          <w:rPr>
            <w:rFonts w:ascii="Arial" w:hAnsi="Arial" w:cs="Arial"/>
            <w:color w:val="000000" w:themeColor="text1"/>
            <w:szCs w:val="24"/>
          </w:rPr>
          <w:t>-</w:t>
        </w:r>
        <w:r w:rsidR="00924437" w:rsidRPr="00924437">
          <w:rPr>
            <w:rFonts w:hAnsi="Calibri" w:asciiTheme="minorHAnsi" w:eastAsiaTheme="minorEastAsia" w:cstheme="minorBidi"/>
            <w:color w:val="595959"/>
            <w:kern w:val="24"/>
            <w:sz w:val="18"/>
            <w:szCs w:val="18"/>
          </w:rPr>
          <w:t xml:space="preserve"> </w:t>
        </w:r>
        <w:r w:rsidR="00924437" w:rsidRPr="00924437">
          <w:rPr>
            <w:rFonts w:ascii="Arial" w:hAnsi="Arial" w:cs="Arial"/>
            <w:color w:val="000000" w:themeColor="text1"/>
            <w:szCs w:val="24"/>
          </w:rPr>
          <w:t>«Кварт. спецификация»</w:t>
        </w:r>
      </w:ins>
      <w:r w:rsidR="00AB6F12">
        <w:rPr>
          <w:rFonts w:ascii="Arial" w:hAnsi="Arial" w:cs="Arial"/>
        </w:rPr>
        <w:t>,</w:t>
      </w:r>
      <w:r w:rsidR="00AB6F12" w:rsidRPr="00A10693">
        <w:rPr>
          <w:rFonts w:ascii="Arial" w:hAnsi="Arial" w:cs="Arial"/>
        </w:rPr>
        <w:t xml:space="preserve"> </w:t>
      </w:r>
      <w:r w:rsidR="00AB6F12">
        <w:rPr>
          <w:rFonts w:ascii="Arial" w:hAnsi="Arial" w:cs="Arial"/>
        </w:rPr>
        <w:t xml:space="preserve">который создается со </w:t>
      </w:r>
      <w:r w:rsidR="00AB6F12" w:rsidRPr="00A10693">
        <w:rPr>
          <w:rFonts w:ascii="Arial" w:hAnsi="Arial" w:cs="Arial"/>
        </w:rPr>
        <w:t>ссылкой на</w:t>
      </w:r>
      <w:ins w:id="450" w:author="Paramonova Elena" w:date="2021-02-20T11:30:00Z">
        <w:r w:rsidR="00B0644F">
          <w:rPr>
            <w:rFonts w:ascii="Arial" w:hAnsi="Arial" w:cs="Arial"/>
          </w:rPr>
          <w:t xml:space="preserve"> согласованную</w:t>
        </w:r>
      </w:ins>
      <w:r w:rsidR="00AB6F12" w:rsidRPr="00A10693">
        <w:rPr>
          <w:rFonts w:ascii="Arial" w:hAnsi="Arial" w:cs="Arial"/>
        </w:rPr>
        <w:t xml:space="preserve"> заявку на закупку МТР</w:t>
      </w:r>
      <w:r w:rsidR="00AB6F12">
        <w:rPr>
          <w:rFonts w:ascii="Arial" w:hAnsi="Arial" w:cs="Arial"/>
        </w:rPr>
        <w:t xml:space="preserve"> и рамочный договор консигнации</w:t>
      </w:r>
      <w:ins w:id="451" w:author="Paramonova Elena" w:date="2021-02-20T11:20:00Z">
        <w:r w:rsidR="00B152A5">
          <w:rPr>
            <w:rFonts w:ascii="Arial" w:hAnsi="Arial" w:cs="Arial"/>
          </w:rPr>
          <w:t xml:space="preserve"> вида </w:t>
        </w:r>
        <w:r w:rsidR="00B152A5">
          <w:rPr>
            <w:rFonts w:ascii="Arial" w:hAnsi="Arial" w:cs="Arial"/>
            <w:lang w:val="en-US"/>
          </w:rPr>
          <w:t>ZKS</w:t>
        </w:r>
      </w:ins>
      <w:ins w:id="452" w:author="Paramonova Elena" w:date="2021-02-20T11:26:00Z">
        <w:r w:rsidR="00924437">
          <w:rPr>
            <w:rFonts w:ascii="Arial" w:hAnsi="Arial" w:cs="Arial"/>
          </w:rPr>
          <w:t xml:space="preserve"> – «</w:t>
        </w:r>
        <w:r w:rsidR="00924437" w:rsidRPr="00924437">
          <w:rPr>
            <w:rFonts w:ascii="Arial" w:hAnsi="Arial" w:cs="Arial"/>
          </w:rPr>
          <w:t>РамДогСКвартСпецифик</w:t>
        </w:r>
        <w:r w:rsidR="00924437">
          <w:rPr>
            <w:rFonts w:ascii="Arial" w:hAnsi="Arial" w:cs="Arial"/>
          </w:rPr>
          <w:t>»</w:t>
        </w:r>
      </w:ins>
      <w:ins w:id="453" w:author="Paramonova Elena" w:date="2021-02-20T11:20:00Z">
        <w:r w:rsidR="00B152A5">
          <w:rPr>
            <w:rFonts w:ascii="Arial" w:hAnsi="Arial" w:cs="Arial"/>
          </w:rPr>
          <w:t>, содержащий в себе прайс-лист</w:t>
        </w:r>
      </w:ins>
      <w:r w:rsidR="00AB6F12">
        <w:rPr>
          <w:rFonts w:ascii="Arial" w:hAnsi="Arial" w:cs="Arial"/>
        </w:rPr>
        <w:t>.</w:t>
      </w:r>
      <w:bookmarkStart w:id="454" w:name="_Hlk520906608"/>
      <w:ins w:id="455" w:author="Paramonova Elena" w:date="2021-02-20T11:19:00Z">
        <w:r w:rsidR="00B152A5">
          <w:rPr>
            <w:rFonts w:ascii="Arial" w:hAnsi="Arial" w:cs="Arial"/>
          </w:rPr>
          <w:t xml:space="preserve"> </w:t>
        </w:r>
      </w:ins>
      <w:ins w:id="456" w:author="Paramonova Elena" w:date="2021-02-20T11:21:00Z">
        <w:r w:rsidR="00B152A5">
          <w:rPr>
            <w:rFonts w:ascii="Arial" w:hAnsi="Arial" w:cs="Arial"/>
          </w:rPr>
          <w:t>При этом заявки формируются</w:t>
        </w:r>
      </w:ins>
      <w:ins w:id="457" w:author="Paramonova Elena" w:date="2021-02-20T11:24:00Z">
        <w:r w:rsidR="00B152A5">
          <w:rPr>
            <w:rFonts w:ascii="Arial" w:hAnsi="Arial" w:cs="Arial"/>
          </w:rPr>
          <w:t xml:space="preserve"> из </w:t>
        </w:r>
      </w:ins>
      <w:ins w:id="458" w:author="Paramonova Elena" w:date="2021-02-20T11:35:00Z">
        <w:r w:rsidR="00B0644F">
          <w:rPr>
            <w:rFonts w:ascii="Arial" w:hAnsi="Arial" w:cs="Arial"/>
          </w:rPr>
          <w:t>ППМ</w:t>
        </w:r>
        <w:r w:rsidR="00B0644F" w:rsidRPr="00B0644F">
          <w:rPr>
            <w:rFonts w:ascii="Arial" w:hAnsi="Arial" w:cs="Arial"/>
          </w:rPr>
          <w:t xml:space="preserve"> </w:t>
        </w:r>
        <w:r w:rsidR="00B0644F">
          <w:rPr>
            <w:rFonts w:ascii="Arial" w:hAnsi="Arial" w:cs="Arial"/>
          </w:rPr>
          <w:t>на</w:t>
        </w:r>
      </w:ins>
      <w:ins w:id="459" w:author="Paramonova Elena" w:date="2021-02-20T11:21:00Z">
        <w:r w:rsidR="00B152A5">
          <w:rPr>
            <w:rFonts w:ascii="Arial" w:hAnsi="Arial" w:cs="Arial"/>
          </w:rPr>
          <w:t xml:space="preserve"> основании потребностей блока ТО</w:t>
        </w:r>
      </w:ins>
      <w:ins w:id="460" w:author="ParamonovaEA" w:date="2021-03-24T10:47:00Z">
        <w:r w:rsidR="00283C6F">
          <w:rPr>
            <w:rFonts w:ascii="Arial" w:hAnsi="Arial" w:cs="Arial"/>
          </w:rPr>
          <w:t>и</w:t>
        </w:r>
      </w:ins>
      <w:ins w:id="461" w:author="Paramonova Elena" w:date="2021-02-20T11:21:00Z">
        <w:del w:id="462" w:author="ParamonovaEA" w:date="2021-03-24T10:47:00Z">
          <w:r w:rsidR="00B152A5" w:rsidDel="00283C6F">
            <w:rPr>
              <w:rFonts w:ascii="Arial" w:hAnsi="Arial" w:cs="Arial"/>
            </w:rPr>
            <w:delText>И</w:delText>
          </w:r>
        </w:del>
        <w:r w:rsidR="00B152A5">
          <w:rPr>
            <w:rFonts w:ascii="Arial" w:hAnsi="Arial" w:cs="Arial"/>
          </w:rPr>
          <w:t>Р</w:t>
        </w:r>
      </w:ins>
      <w:ins w:id="463" w:author="Paramonova Elena" w:date="2021-02-20T11:33:00Z">
        <w:r w:rsidR="00B0644F" w:rsidRPr="00B0644F">
          <w:rPr>
            <w:rFonts w:ascii="Arial" w:hAnsi="Arial" w:cs="Arial"/>
          </w:rPr>
          <w:t xml:space="preserve"> </w:t>
        </w:r>
        <w:r w:rsidR="00B0644F">
          <w:rPr>
            <w:rFonts w:ascii="Arial" w:hAnsi="Arial" w:cs="Arial"/>
          </w:rPr>
          <w:t>на годовом горизонте</w:t>
        </w:r>
      </w:ins>
      <w:ins w:id="464" w:author="Paramonova Elena" w:date="2021-02-20T11:21:00Z">
        <w:r w:rsidR="00B0644F">
          <w:rPr>
            <w:rFonts w:ascii="Arial" w:hAnsi="Arial" w:cs="Arial"/>
          </w:rPr>
          <w:t xml:space="preserve">. </w:t>
        </w:r>
      </w:ins>
      <w:ins w:id="465" w:author="Paramonova Elena" w:date="2021-02-20T11:34:00Z">
        <w:r w:rsidR="00B0644F">
          <w:rPr>
            <w:rFonts w:ascii="Arial" w:hAnsi="Arial" w:cs="Arial"/>
          </w:rPr>
          <w:t xml:space="preserve">Потребности (Заказы ТОРО) заводятся в системе </w:t>
        </w:r>
      </w:ins>
      <w:ins w:id="466" w:author="Paramonova Elena" w:date="2021-02-20T11:24:00Z">
        <w:del w:id="467" w:author="Anton Chigvintsev" w:date="2021-02-23T09:08:00Z">
          <w:r w:rsidR="00B0644F" w:rsidDel="00D91485">
            <w:rPr>
              <w:rFonts w:ascii="Arial" w:hAnsi="Arial" w:cs="Arial"/>
            </w:rPr>
            <w:delText>Механиком</w:delText>
          </w:r>
        </w:del>
      </w:ins>
      <w:ins w:id="468" w:author="Anton Chigvintsev" w:date="2021-02-23T09:08:00Z">
        <w:r w:rsidR="00D91485">
          <w:rPr>
            <w:rFonts w:ascii="Arial" w:hAnsi="Arial" w:cs="Arial"/>
          </w:rPr>
          <w:t xml:space="preserve">Планировщиком </w:t>
        </w:r>
      </w:ins>
      <w:ins w:id="469" w:author="Anton Chigvintsev" w:date="2021-02-23T09:09:00Z">
        <w:r w:rsidR="00D91485">
          <w:rPr>
            <w:rFonts w:ascii="Arial" w:hAnsi="Arial" w:cs="Arial"/>
          </w:rPr>
          <w:t>ТОиР</w:t>
        </w:r>
      </w:ins>
      <w:ins w:id="470" w:author="Paramonova Elena" w:date="2021-02-20T11:24:00Z">
        <w:r w:rsidR="00B0644F">
          <w:rPr>
            <w:rFonts w:ascii="Arial" w:hAnsi="Arial" w:cs="Arial"/>
          </w:rPr>
          <w:t xml:space="preserve"> и имеют процедуру согласования </w:t>
        </w:r>
      </w:ins>
      <w:ins w:id="471" w:author="Paramonova Elena" w:date="2021-02-20T11:26:00Z">
        <w:r w:rsidR="00924437">
          <w:rPr>
            <w:rFonts w:ascii="Arial" w:hAnsi="Arial" w:cs="Arial"/>
          </w:rPr>
          <w:t>Гл.</w:t>
        </w:r>
      </w:ins>
      <w:ins w:id="472" w:author="Paramonova Elena" w:date="2021-02-20T11:21:00Z">
        <w:r w:rsidR="00B0644F">
          <w:rPr>
            <w:rFonts w:ascii="Arial" w:hAnsi="Arial" w:cs="Arial"/>
          </w:rPr>
          <w:t xml:space="preserve">Планировщиком </w:t>
        </w:r>
        <w:r w:rsidR="00B152A5">
          <w:rPr>
            <w:rFonts w:ascii="Arial" w:hAnsi="Arial" w:cs="Arial"/>
          </w:rPr>
          <w:t>ТО</w:t>
        </w:r>
      </w:ins>
      <w:ins w:id="473" w:author="Anton Chigvintsev" w:date="2021-02-23T09:09:00Z">
        <w:r w:rsidR="00D91485">
          <w:rPr>
            <w:rFonts w:ascii="Arial" w:hAnsi="Arial" w:cs="Arial"/>
          </w:rPr>
          <w:t>и</w:t>
        </w:r>
      </w:ins>
      <w:ins w:id="474" w:author="Paramonova Elena" w:date="2021-02-20T11:21:00Z">
        <w:del w:id="475" w:author="Anton Chigvintsev" w:date="2021-02-23T09:09:00Z">
          <w:r w:rsidR="00B152A5" w:rsidDel="00D91485">
            <w:rPr>
              <w:rFonts w:ascii="Arial" w:hAnsi="Arial" w:cs="Arial"/>
            </w:rPr>
            <w:delText>И</w:delText>
          </w:r>
        </w:del>
        <w:r w:rsidR="00B152A5">
          <w:rPr>
            <w:rFonts w:ascii="Arial" w:hAnsi="Arial" w:cs="Arial"/>
          </w:rPr>
          <w:t xml:space="preserve">Р </w:t>
        </w:r>
      </w:ins>
      <w:ins w:id="476" w:author="Paramonova Elena" w:date="2021-02-20T11:24:00Z">
        <w:r w:rsidR="00924437">
          <w:rPr>
            <w:rFonts w:ascii="Arial" w:hAnsi="Arial" w:cs="Arial"/>
          </w:rPr>
          <w:t>(</w:t>
        </w:r>
      </w:ins>
      <w:ins w:id="477" w:author="Paramonova Elena" w:date="2021-02-20T11:34:00Z">
        <w:r w:rsidR="00B0644F">
          <w:rPr>
            <w:rFonts w:ascii="Arial" w:hAnsi="Arial" w:cs="Arial"/>
          </w:rPr>
          <w:t xml:space="preserve">итоговый </w:t>
        </w:r>
      </w:ins>
      <w:ins w:id="478" w:author="Paramonova Elena" w:date="2021-02-20T11:24:00Z">
        <w:r w:rsidR="00924437">
          <w:rPr>
            <w:rFonts w:ascii="Arial" w:hAnsi="Arial" w:cs="Arial"/>
          </w:rPr>
          <w:t xml:space="preserve">статус </w:t>
        </w:r>
      </w:ins>
      <w:ins w:id="479" w:author="Paramonova Elena" w:date="2021-02-20T11:27:00Z">
        <w:r w:rsidR="00924437" w:rsidRPr="00924437">
          <w:rPr>
            <w:rFonts w:ascii="Arial" w:hAnsi="Arial" w:cs="Arial"/>
          </w:rPr>
          <w:t>УТВГ «Утвержден в программе ремонтов»</w:t>
        </w:r>
        <w:r w:rsidR="00924437">
          <w:rPr>
            <w:rFonts w:ascii="Arial" w:hAnsi="Arial" w:cs="Arial"/>
          </w:rPr>
          <w:t>).</w:t>
        </w:r>
      </w:ins>
      <w:ins w:id="480" w:author="Paramonova Elena" w:date="2021-02-20T11:24:00Z">
        <w:r w:rsidR="00B152A5">
          <w:rPr>
            <w:rFonts w:ascii="Arial" w:hAnsi="Arial" w:cs="Arial"/>
          </w:rPr>
          <w:t xml:space="preserve"> </w:t>
        </w:r>
      </w:ins>
      <w:ins w:id="481" w:author="Paramonova Elena" w:date="2021-02-20T11:20:00Z">
        <w:r w:rsidR="00B152A5">
          <w:rPr>
            <w:rFonts w:ascii="Arial" w:hAnsi="Arial" w:cs="Arial"/>
          </w:rPr>
          <w:t xml:space="preserve"> К</w:t>
        </w:r>
      </w:ins>
      <w:ins w:id="482" w:author="Paramonova Elena" w:date="2021-02-20T11:24:00Z">
        <w:r w:rsidR="00B152A5">
          <w:rPr>
            <w:rFonts w:ascii="Arial" w:hAnsi="Arial" w:cs="Arial"/>
          </w:rPr>
          <w:t xml:space="preserve"> з</w:t>
        </w:r>
      </w:ins>
      <w:ins w:id="483" w:author="Paramonova Elena" w:date="2021-02-20T11:20:00Z">
        <w:r w:rsidR="00B152A5" w:rsidRPr="00B152A5">
          <w:rPr>
            <w:rFonts w:ascii="Arial" w:hAnsi="Arial" w:cs="Arial"/>
          </w:rPr>
          <w:t xml:space="preserve">аявкам на закупку без источника поставки </w:t>
        </w:r>
      </w:ins>
      <w:ins w:id="484" w:author="Paramonova Elena" w:date="2021-02-20T11:25:00Z">
        <w:r w:rsidR="00B152A5">
          <w:rPr>
            <w:rFonts w:ascii="Arial" w:hAnsi="Arial" w:cs="Arial"/>
          </w:rPr>
          <w:t xml:space="preserve">Закупщик </w:t>
        </w:r>
      </w:ins>
      <w:ins w:id="485" w:author="Paramonova Elena" w:date="2021-02-20T12:02:00Z">
        <w:r w:rsidR="00AC69EA">
          <w:rPr>
            <w:rFonts w:ascii="Arial" w:hAnsi="Arial" w:cs="Arial"/>
          </w:rPr>
          <w:t xml:space="preserve">в транзакции </w:t>
        </w:r>
        <w:r w:rsidR="00AC69EA" w:rsidRPr="00AC69EA">
          <w:rPr>
            <w:rFonts w:ascii="Arial" w:hAnsi="Arial" w:cs="Arial"/>
            <w:color w:val="000000" w:themeColor="text1"/>
          </w:rPr>
          <w:t>ZMM_PURCH_CR</w:t>
        </w:r>
        <w:r w:rsidR="00AC69EA">
          <w:rPr>
            <w:rFonts w:ascii="Arial" w:hAnsi="Arial" w:cs="Arial"/>
            <w:color w:val="000000" w:themeColor="text1"/>
          </w:rPr>
          <w:t>-</w:t>
        </w:r>
        <w:r w:rsidR="00AC69EA" w:rsidRPr="00AC69EA">
          <w:t xml:space="preserve"> </w:t>
        </w:r>
        <w:r w:rsidR="00AC69EA">
          <w:t>«</w:t>
        </w:r>
        <w:r w:rsidR="00AC69EA" w:rsidRPr="00AC69EA">
          <w:rPr>
            <w:rFonts w:ascii="Arial" w:hAnsi="Arial" w:cs="Arial"/>
            <w:color w:val="000000" w:themeColor="text1"/>
          </w:rPr>
          <w:t>Закупка по консигнационной схеме</w:t>
        </w:r>
        <w:r w:rsidR="00AC69EA">
          <w:rPr>
            <w:rFonts w:ascii="Arial" w:hAnsi="Arial" w:cs="Arial"/>
            <w:color w:val="000000" w:themeColor="text1"/>
          </w:rPr>
          <w:t xml:space="preserve">» </w:t>
        </w:r>
      </w:ins>
      <w:ins w:id="486" w:author="Paramonova Elena" w:date="2021-02-20T11:25:00Z">
        <w:r w:rsidR="00B152A5">
          <w:rPr>
            <w:rFonts w:ascii="Arial" w:hAnsi="Arial" w:cs="Arial"/>
          </w:rPr>
          <w:t>создает</w:t>
        </w:r>
      </w:ins>
      <w:ins w:id="487" w:author="Paramonova Elena" w:date="2021-02-20T11:20:00Z">
        <w:r w:rsidR="00B152A5">
          <w:rPr>
            <w:rFonts w:ascii="Arial" w:hAnsi="Arial" w:cs="Arial"/>
          </w:rPr>
          <w:t xml:space="preserve"> квартальные специ</w:t>
        </w:r>
        <w:r w:rsidR="00B152A5" w:rsidRPr="00B152A5">
          <w:rPr>
            <w:rFonts w:ascii="Arial" w:hAnsi="Arial" w:cs="Arial"/>
          </w:rPr>
          <w:t xml:space="preserve">фикации вида </w:t>
        </w:r>
        <w:r w:rsidR="00B152A5">
          <w:rPr>
            <w:rFonts w:ascii="Arial" w:hAnsi="Arial" w:cs="Arial"/>
          </w:rPr>
          <w:t>ZDK</w:t>
        </w:r>
      </w:ins>
      <w:ins w:id="488" w:author="Paramonova Elena" w:date="2021-02-20T11:26:00Z">
        <w:r w:rsidR="00924437">
          <w:rPr>
            <w:rFonts w:ascii="Arial" w:hAnsi="Arial" w:cs="Arial"/>
          </w:rPr>
          <w:t xml:space="preserve">- </w:t>
        </w:r>
        <w:r w:rsidR="00924437" w:rsidRPr="00924437">
          <w:rPr>
            <w:rFonts w:ascii="Arial" w:hAnsi="Arial" w:cs="Arial"/>
          </w:rPr>
          <w:t>«Кварт. спецификация»</w:t>
        </w:r>
      </w:ins>
      <w:ins w:id="489" w:author="Paramonova Elena" w:date="2021-02-20T11:20:00Z">
        <w:r w:rsidR="00B152A5">
          <w:rPr>
            <w:rFonts w:ascii="Arial" w:hAnsi="Arial" w:cs="Arial"/>
          </w:rPr>
          <w:t xml:space="preserve">, которые будут установлены в этих заявках </w:t>
        </w:r>
        <w:r w:rsidR="00B152A5" w:rsidRPr="00B152A5">
          <w:rPr>
            <w:rFonts w:ascii="Arial" w:hAnsi="Arial" w:cs="Arial"/>
          </w:rPr>
          <w:t>как источники поставки.</w:t>
        </w:r>
      </w:ins>
      <w:ins w:id="490" w:author="Paramonova Elena" w:date="2021-02-20T11:31:00Z">
        <w:r w:rsidR="00B0644F" w:rsidRPr="00B0644F">
          <w:rPr>
            <w:rFonts w:ascii="Arial" w:hAnsi="Arial" w:cs="Arial"/>
          </w:rPr>
          <w:t xml:space="preserve"> </w:t>
        </w:r>
        <w:r w:rsidR="00B0644F">
          <w:rPr>
            <w:rFonts w:ascii="Arial" w:hAnsi="Arial" w:cs="Arial"/>
          </w:rPr>
          <w:t xml:space="preserve">(Разработка </w:t>
        </w:r>
        <w:r w:rsidR="00B0644F" w:rsidRPr="00924437">
          <w:rPr>
            <w:rFonts w:ascii="Arial" w:hAnsi="Arial" w:cs="Arial"/>
          </w:rPr>
          <w:t>ММ213</w:t>
        </w:r>
        <w:r w:rsidR="00B0644F">
          <w:rPr>
            <w:rFonts w:ascii="Arial" w:hAnsi="Arial" w:cs="Arial"/>
          </w:rPr>
          <w:t xml:space="preserve"> - </w:t>
        </w:r>
        <w:r w:rsidR="00B0644F" w:rsidRPr="00924437">
          <w:rPr>
            <w:rFonts w:ascii="Arial" w:hAnsi="Arial" w:cs="Arial"/>
          </w:rPr>
          <w:t>Оптимизация консигнационной схемы закупки</w:t>
        </w:r>
        <w:r w:rsidR="00B0644F">
          <w:rPr>
            <w:rFonts w:ascii="Arial" w:hAnsi="Arial" w:cs="Arial"/>
          </w:rPr>
          <w:t xml:space="preserve">). </w:t>
        </w:r>
      </w:ins>
      <w:r w:rsidR="00F61812">
        <w:rPr>
          <w:rFonts w:ascii="Arial" w:hAnsi="Arial" w:cs="Arial"/>
        </w:rPr>
        <w:t xml:space="preserve"> </w:t>
      </w:r>
      <w:ins w:id="491" w:author="Paramonova Elena" w:date="2021-02-20T11:51:00Z">
        <w:r w:rsidR="00F61812">
          <w:rPr>
            <w:rFonts w:ascii="Arial" w:hAnsi="Arial" w:cs="Arial"/>
          </w:rPr>
          <w:t xml:space="preserve">Далее квартальная спецификация </w:t>
        </w:r>
        <w:r w:rsidR="00F61812">
          <w:rPr>
            <w:rFonts w:ascii="Arial" w:hAnsi="Arial" w:cs="Arial"/>
            <w:color w:val="000000" w:themeColor="text1"/>
            <w:szCs w:val="24"/>
          </w:rPr>
          <w:t xml:space="preserve">вида </w:t>
        </w:r>
        <w:r w:rsidR="00F61812">
          <w:rPr>
            <w:rFonts w:ascii="Arial" w:hAnsi="Arial" w:cs="Arial"/>
            <w:color w:val="000000" w:themeColor="text1"/>
            <w:szCs w:val="24"/>
            <w:lang w:val="en-US"/>
          </w:rPr>
          <w:t>ZDK</w:t>
        </w:r>
        <w:r w:rsidR="00F61812">
          <w:rPr>
            <w:rFonts w:ascii="Arial" w:hAnsi="Arial" w:cs="Arial"/>
            <w:color w:val="000000" w:themeColor="text1"/>
            <w:szCs w:val="24"/>
          </w:rPr>
          <w:t xml:space="preserve"> </w:t>
        </w:r>
      </w:ins>
      <w:ins w:id="492" w:author="Paramonova Elena" w:date="2021-02-20T11:52:00Z">
        <w:r w:rsidR="00F61812">
          <w:rPr>
            <w:rFonts w:ascii="Arial" w:hAnsi="Arial" w:cs="Arial"/>
            <w:color w:val="000000" w:themeColor="text1"/>
            <w:szCs w:val="24"/>
          </w:rPr>
          <w:t xml:space="preserve">распечатывается и </w:t>
        </w:r>
      </w:ins>
      <w:ins w:id="493" w:author="Paramonova Elena" w:date="2021-02-20T11:51:00Z">
        <w:r w:rsidR="00F61812">
          <w:rPr>
            <w:rFonts w:ascii="Arial" w:hAnsi="Arial" w:cs="Arial"/>
            <w:color w:val="000000" w:themeColor="text1"/>
            <w:szCs w:val="24"/>
          </w:rPr>
          <w:t>направляется поставщику</w:t>
        </w:r>
      </w:ins>
      <w:ins w:id="494" w:author="Paramonova Elena" w:date="2021-02-20T11:52:00Z">
        <w:r w:rsidR="00F61812">
          <w:rPr>
            <w:rFonts w:ascii="Arial" w:hAnsi="Arial" w:cs="Arial"/>
            <w:color w:val="000000" w:themeColor="text1"/>
            <w:szCs w:val="24"/>
          </w:rPr>
          <w:t xml:space="preserve"> (Разработка ММ57</w:t>
        </w:r>
      </w:ins>
      <w:ins w:id="495" w:author="Paramonova Elena" w:date="2021-02-20T11:53:00Z">
        <w:r w:rsidR="00F61812">
          <w:rPr>
            <w:rFonts w:ascii="Arial" w:hAnsi="Arial" w:cs="Arial"/>
            <w:color w:val="000000" w:themeColor="text1"/>
            <w:szCs w:val="24"/>
          </w:rPr>
          <w:t xml:space="preserve"> - </w:t>
        </w:r>
        <w:r w:rsidR="00F61812" w:rsidRPr="00F61812">
          <w:rPr>
            <w:rFonts w:ascii="Arial" w:hAnsi="Arial" w:cs="Arial"/>
            <w:color w:val="000000" w:themeColor="text1"/>
            <w:szCs w:val="24"/>
          </w:rPr>
          <w:t>Разработка формуляров "Квартальной спецификация" и "Разнарядка"</w:t>
        </w:r>
      </w:ins>
      <w:ins w:id="496" w:author="Paramonova Elena" w:date="2021-02-20T11:52:00Z">
        <w:r w:rsidR="00F61812">
          <w:rPr>
            <w:rFonts w:ascii="Arial" w:hAnsi="Arial" w:cs="Arial"/>
            <w:color w:val="000000" w:themeColor="text1"/>
            <w:szCs w:val="24"/>
          </w:rPr>
          <w:t>)</w:t>
        </w:r>
      </w:ins>
      <w:ins w:id="497" w:author="Paramonova Elena" w:date="2021-02-20T11:51:00Z">
        <w:r w:rsidR="00F61812">
          <w:rPr>
            <w:rFonts w:ascii="Arial" w:hAnsi="Arial" w:cs="Arial"/>
            <w:color w:val="000000" w:themeColor="text1"/>
            <w:szCs w:val="24"/>
          </w:rPr>
          <w:t>.</w:t>
        </w:r>
      </w:ins>
    </w:p>
    <w:p w14:paraId="63899093" w14:textId="5978A1B3" w:rsidR="0038091C" w:rsidRPr="00AC69EA" w:rsidRDefault="0038091C">
      <w:pPr>
        <w:spacing w:after="240" w:line="276" w:lineRule="auto"/>
        <w:ind w:firstLine="708"/>
        <w:rPr>
          <w:rFonts w:ascii="Arial" w:hAnsi="Arial" w:cs="Arial"/>
          <w:color w:val="000000" w:themeColor="text1"/>
        </w:rPr>
        <w:pPrChange w:id="498" w:author="Paramonova Elena" w:date="2021-02-20T12:27:00Z">
          <w:pPr>
            <w:spacing w:after="240" w:line="276" w:lineRule="auto"/>
            <w:ind w:firstLine="567"/>
          </w:pPr>
        </w:pPrChange>
      </w:pPr>
      <w:ins w:id="499" w:author="Paramonova Elena" w:date="2021-02-20T12:27:00Z">
        <w:r>
          <w:rPr>
            <w:rFonts w:ascii="Arial" w:hAnsi="Arial" w:cs="Arial"/>
            <w:color w:val="000000" w:themeColor="text1"/>
            <w:szCs w:val="24"/>
          </w:rPr>
          <w:t xml:space="preserve">В случае, если поставщик не подтверждает </w:t>
        </w:r>
        <w:r w:rsidRPr="00762A95">
          <w:rPr>
            <w:rFonts w:ascii="Arial" w:hAnsi="Arial" w:cs="Arial"/>
            <w:color w:val="000000" w:themeColor="text1"/>
            <w:szCs w:val="24"/>
          </w:rPr>
          <w:t>сроки поставки по квартальной спецификации</w:t>
        </w:r>
      </w:ins>
      <w:r w:rsidR="00CD24C5">
        <w:rPr>
          <w:rFonts w:ascii="Arial" w:hAnsi="Arial" w:cs="Arial"/>
          <w:color w:val="000000" w:themeColor="text1"/>
          <w:szCs w:val="24"/>
        </w:rPr>
        <w:t>,</w:t>
      </w:r>
      <w:ins w:id="500" w:author="Paramonova Elena" w:date="2021-02-20T12:27:00Z">
        <w:r>
          <w:rPr>
            <w:rFonts w:ascii="Arial" w:hAnsi="Arial" w:cs="Arial"/>
            <w:color w:val="000000" w:themeColor="text1"/>
            <w:szCs w:val="24"/>
          </w:rPr>
          <w:t xml:space="preserve"> заявка на закупку может быть опционально либо исключена из документа, либо </w:t>
        </w:r>
      </w:ins>
      <w:ins w:id="501" w:author="Paramonova Elena" w:date="2021-02-22T11:59:00Z">
        <w:r w:rsidR="00CD24C5">
          <w:rPr>
            <w:rFonts w:ascii="Arial" w:hAnsi="Arial" w:cs="Arial"/>
            <w:color w:val="000000" w:themeColor="text1"/>
            <w:szCs w:val="24"/>
          </w:rPr>
          <w:t xml:space="preserve">сотрудником </w:t>
        </w:r>
      </w:ins>
      <w:ins w:id="502" w:author="Paramonova Elena" w:date="2021-02-20T12:27:00Z">
        <w:r>
          <w:rPr>
            <w:rFonts w:ascii="Arial" w:hAnsi="Arial" w:cs="Arial"/>
            <w:color w:val="000000" w:themeColor="text1"/>
            <w:szCs w:val="24"/>
          </w:rPr>
          <w:t>направляется у</w:t>
        </w:r>
        <w:r>
          <w:rPr>
            <w:rFonts w:ascii="Arial" w:hAnsi="Arial" w:cs="Arial"/>
            <w:color w:val="000000" w:themeColor="text1"/>
          </w:rPr>
          <w:t xml:space="preserve">ведомление сток-контролеру </w:t>
        </w:r>
        <w:r w:rsidRPr="00842938">
          <w:rPr>
            <w:rFonts w:ascii="Arial" w:hAnsi="Arial" w:cs="Arial"/>
            <w:color w:val="000000" w:themeColor="text1"/>
          </w:rPr>
          <w:t>о необходимости корректировки потребности</w:t>
        </w:r>
        <w:r>
          <w:rPr>
            <w:rFonts w:ascii="Arial" w:hAnsi="Arial" w:cs="Arial"/>
            <w:color w:val="000000" w:themeColor="text1"/>
          </w:rPr>
          <w:t>. Сток контролер создает запрос</w:t>
        </w:r>
        <w:r w:rsidRPr="00842938">
          <w:rPr>
            <w:rFonts w:ascii="Arial" w:hAnsi="Arial" w:cs="Arial"/>
            <w:color w:val="000000" w:themeColor="text1"/>
          </w:rPr>
          <w:t xml:space="preserve"> на корректировку к документу потребности (ТОРО заказ\сетевой график)</w:t>
        </w:r>
        <w:r>
          <w:rPr>
            <w:rFonts w:ascii="Arial" w:hAnsi="Arial" w:cs="Arial"/>
            <w:color w:val="000000" w:themeColor="text1"/>
          </w:rPr>
          <w:t>.</w:t>
        </w:r>
      </w:ins>
    </w:p>
    <w:p w14:paraId="467D51C6" w14:textId="676927EE" w:rsidR="003E6346" w:rsidRPr="00A10693" w:rsidRDefault="00E621BF" w:rsidP="00180BF3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Все рамочные </w:t>
      </w:r>
      <w:r w:rsidR="00561251" w:rsidRPr="00A10693">
        <w:rPr>
          <w:rFonts w:ascii="Arial" w:hAnsi="Arial" w:cs="Arial"/>
          <w:color w:val="000000" w:themeColor="text1"/>
          <w:szCs w:val="24"/>
        </w:rPr>
        <w:t>договор</w:t>
      </w:r>
      <w:r w:rsidR="00B704F4" w:rsidRPr="00A10693">
        <w:rPr>
          <w:rFonts w:ascii="Arial" w:hAnsi="Arial" w:cs="Arial"/>
          <w:color w:val="000000" w:themeColor="text1"/>
          <w:szCs w:val="24"/>
        </w:rPr>
        <w:t>ы</w:t>
      </w:r>
      <w:r w:rsidR="00AB6F12">
        <w:rPr>
          <w:rFonts w:ascii="Arial" w:hAnsi="Arial" w:cs="Arial"/>
          <w:color w:val="000000" w:themeColor="text1"/>
          <w:szCs w:val="24"/>
        </w:rPr>
        <w:t xml:space="preserve"> и квартальные спецификации</w:t>
      </w:r>
      <w:r w:rsidRPr="00A10693">
        <w:rPr>
          <w:rFonts w:ascii="Arial" w:hAnsi="Arial" w:cs="Arial"/>
          <w:color w:val="000000" w:themeColor="text1"/>
          <w:szCs w:val="24"/>
        </w:rPr>
        <w:t xml:space="preserve"> проходят согласование в системе СЭД. </w:t>
      </w:r>
      <w:bookmarkStart w:id="503" w:name="_Hlk520903364"/>
      <w:r w:rsidRPr="00A10693">
        <w:rPr>
          <w:rFonts w:ascii="Arial" w:hAnsi="Arial" w:cs="Arial"/>
          <w:color w:val="000000" w:themeColor="text1"/>
          <w:szCs w:val="24"/>
        </w:rPr>
        <w:t xml:space="preserve">Для передачи на согласование в СЭД менеджер по сопровождению договора </w:t>
      </w:r>
      <w:r w:rsidR="008159DF" w:rsidRPr="00A10693">
        <w:rPr>
          <w:rFonts w:ascii="Arial" w:hAnsi="Arial" w:cs="Arial"/>
          <w:color w:val="000000" w:themeColor="text1"/>
          <w:szCs w:val="24"/>
        </w:rPr>
        <w:t>деблокирует</w:t>
      </w:r>
      <w:r w:rsidR="00781313" w:rsidRPr="00A10693">
        <w:rPr>
          <w:rFonts w:ascii="Arial" w:hAnsi="Arial" w:cs="Arial"/>
          <w:color w:val="000000" w:themeColor="text1"/>
          <w:szCs w:val="24"/>
        </w:rPr>
        <w:t xml:space="preserve"> в системе</w:t>
      </w:r>
      <w:r w:rsidR="008159DF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8E4370">
        <w:rPr>
          <w:rFonts w:ascii="Arial" w:hAnsi="Arial" w:cs="Arial"/>
          <w:color w:val="000000" w:themeColor="text1"/>
          <w:szCs w:val="24"/>
        </w:rPr>
        <w:t>Контракт</w:t>
      </w:r>
      <w:r w:rsidR="00781313" w:rsidRPr="00A10693">
        <w:rPr>
          <w:rFonts w:ascii="Arial" w:hAnsi="Arial" w:cs="Arial"/>
          <w:color w:val="000000" w:themeColor="text1"/>
          <w:szCs w:val="24"/>
        </w:rPr>
        <w:t>, которому</w:t>
      </w:r>
      <w:r w:rsidR="00C27563" w:rsidRPr="00A10693">
        <w:rPr>
          <w:rFonts w:ascii="Arial" w:hAnsi="Arial" w:cs="Arial"/>
          <w:color w:val="000000" w:themeColor="text1"/>
          <w:szCs w:val="24"/>
        </w:rPr>
        <w:t xml:space="preserve"> присваивается статус «На согласовании в СЭД»</w:t>
      </w:r>
      <w:r w:rsidR="008159DF" w:rsidRPr="00A10693">
        <w:rPr>
          <w:rFonts w:ascii="Arial" w:hAnsi="Arial" w:cs="Arial"/>
          <w:color w:val="000000" w:themeColor="text1"/>
          <w:szCs w:val="24"/>
        </w:rPr>
        <w:t xml:space="preserve">. </w:t>
      </w:r>
      <w:r w:rsidR="00781313" w:rsidRPr="00A10693">
        <w:rPr>
          <w:rFonts w:ascii="Arial" w:hAnsi="Arial" w:cs="Arial"/>
          <w:color w:val="000000" w:themeColor="text1"/>
          <w:szCs w:val="24"/>
        </w:rPr>
        <w:t>В результате деблокирования</w:t>
      </w:r>
      <w:r w:rsidR="00561251" w:rsidRPr="00A10693">
        <w:rPr>
          <w:rFonts w:ascii="Arial" w:hAnsi="Arial" w:cs="Arial"/>
          <w:color w:val="000000" w:themeColor="text1"/>
          <w:szCs w:val="24"/>
        </w:rPr>
        <w:t>,</w:t>
      </w:r>
      <w:r w:rsidR="00781313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226646" w:rsidRPr="00A10693">
        <w:rPr>
          <w:rFonts w:ascii="Arial" w:hAnsi="Arial" w:cs="Arial"/>
          <w:color w:val="000000" w:themeColor="text1"/>
          <w:szCs w:val="24"/>
        </w:rPr>
        <w:t>а</w:t>
      </w:r>
      <w:r w:rsidR="008159DF" w:rsidRPr="00A10693">
        <w:rPr>
          <w:rFonts w:ascii="Arial" w:hAnsi="Arial" w:cs="Arial"/>
          <w:color w:val="000000" w:themeColor="text1"/>
          <w:szCs w:val="24"/>
        </w:rPr>
        <w:t>втоматически</w:t>
      </w:r>
      <w:r w:rsidR="003E6346" w:rsidRPr="00A10693">
        <w:rPr>
          <w:rFonts w:ascii="Arial" w:hAnsi="Arial" w:cs="Arial"/>
          <w:color w:val="000000" w:themeColor="text1"/>
          <w:szCs w:val="24"/>
        </w:rPr>
        <w:t xml:space="preserve">, на основании данных </w:t>
      </w:r>
      <w:r w:rsidR="008E4370">
        <w:rPr>
          <w:rFonts w:ascii="Arial" w:hAnsi="Arial" w:cs="Arial"/>
          <w:color w:val="000000" w:themeColor="text1"/>
          <w:szCs w:val="24"/>
        </w:rPr>
        <w:t>Контракта</w:t>
      </w:r>
      <w:r w:rsidR="003E6346" w:rsidRPr="00A10693">
        <w:rPr>
          <w:rFonts w:ascii="Arial" w:hAnsi="Arial" w:cs="Arial"/>
          <w:color w:val="000000" w:themeColor="text1"/>
          <w:szCs w:val="24"/>
        </w:rPr>
        <w:t>,</w:t>
      </w:r>
      <w:r w:rsidR="008159DF" w:rsidRPr="00A10693">
        <w:rPr>
          <w:rFonts w:ascii="Arial" w:hAnsi="Arial" w:cs="Arial"/>
          <w:color w:val="000000" w:themeColor="text1"/>
          <w:szCs w:val="24"/>
        </w:rPr>
        <w:t xml:space="preserve"> в </w:t>
      </w:r>
      <w:r w:rsidR="008159DF" w:rsidRPr="00A10693">
        <w:rPr>
          <w:rFonts w:ascii="Arial" w:hAnsi="Arial" w:cs="Arial"/>
        </w:rPr>
        <w:t>SAP S/4HANA создается карточка договора</w:t>
      </w:r>
      <w:r w:rsidR="00781313" w:rsidRPr="00A10693">
        <w:rPr>
          <w:rFonts w:ascii="Arial" w:hAnsi="Arial" w:cs="Arial"/>
        </w:rPr>
        <w:t>, которая в дальнейшем используется для поиска договорных документов в едином реестре</w:t>
      </w:r>
      <w:r w:rsidR="003E6346" w:rsidRPr="00A10693">
        <w:rPr>
          <w:rFonts w:ascii="Arial" w:hAnsi="Arial" w:cs="Arial"/>
        </w:rPr>
        <w:t xml:space="preserve">. Карточка договора </w:t>
      </w:r>
      <w:r w:rsidR="00781313" w:rsidRPr="00A10693">
        <w:rPr>
          <w:rFonts w:ascii="Arial" w:hAnsi="Arial" w:cs="Arial"/>
        </w:rPr>
        <w:t xml:space="preserve">автоматически </w:t>
      </w:r>
      <w:r w:rsidR="003E6346" w:rsidRPr="00A10693">
        <w:rPr>
          <w:rFonts w:ascii="Arial" w:hAnsi="Arial" w:cs="Arial"/>
        </w:rPr>
        <w:t>переда</w:t>
      </w:r>
      <w:r w:rsidR="00F91B1B">
        <w:rPr>
          <w:rFonts w:ascii="Arial" w:hAnsi="Arial" w:cs="Arial"/>
        </w:rPr>
        <w:t>е</w:t>
      </w:r>
      <w:r w:rsidR="003E6346" w:rsidRPr="00A10693">
        <w:rPr>
          <w:rFonts w:ascii="Arial" w:hAnsi="Arial" w:cs="Arial"/>
        </w:rPr>
        <w:t xml:space="preserve">тся на согласование в </w:t>
      </w:r>
      <w:r w:rsidR="00226646" w:rsidRPr="00A10693">
        <w:rPr>
          <w:rFonts w:ascii="Arial" w:hAnsi="Arial" w:cs="Arial"/>
        </w:rPr>
        <w:t>СЭД</w:t>
      </w:r>
      <w:r w:rsidR="008A283C" w:rsidRPr="00A10693">
        <w:rPr>
          <w:rFonts w:ascii="Arial" w:hAnsi="Arial" w:cs="Arial"/>
        </w:rPr>
        <w:t xml:space="preserve">, </w:t>
      </w:r>
      <w:r w:rsidR="00226646" w:rsidRPr="00A10693">
        <w:rPr>
          <w:rFonts w:ascii="Arial" w:hAnsi="Arial" w:cs="Arial"/>
        </w:rPr>
        <w:t xml:space="preserve">более подробно см. соответствующее </w:t>
      </w:r>
      <w:r w:rsidR="0022430B">
        <w:rPr>
          <w:rFonts w:ascii="Arial" w:hAnsi="Arial" w:cs="Arial"/>
        </w:rPr>
        <w:t xml:space="preserve">СОИ </w:t>
      </w:r>
      <w:del w:id="504" w:author="SintsovaMA" w:date="2021-03-22T17:20:00Z">
        <w:r w:rsidR="0022430B" w:rsidDel="00F04D56">
          <w:rPr>
            <w:rFonts w:ascii="Arial" w:hAnsi="Arial" w:cs="Arial"/>
          </w:rPr>
          <w:delText>ERP.5</w:delText>
        </w:r>
        <w:r w:rsidR="00762F43" w:rsidRPr="00762F43" w:rsidDel="00F04D56">
          <w:rPr>
            <w:rFonts w:ascii="Arial" w:hAnsi="Arial" w:cs="Arial"/>
          </w:rPr>
          <w:delText xml:space="preserve">.6.16 </w:delText>
        </w:r>
      </w:del>
      <w:r w:rsidR="00762F43" w:rsidRPr="00762F43">
        <w:rPr>
          <w:rFonts w:ascii="Arial" w:hAnsi="Arial" w:cs="Arial"/>
        </w:rPr>
        <w:t>«Соглашение об интеграции</w:t>
      </w:r>
      <w:r w:rsidR="00577418">
        <w:rPr>
          <w:rFonts w:ascii="Arial" w:hAnsi="Arial" w:cs="Arial"/>
        </w:rPr>
        <w:t xml:space="preserve"> с</w:t>
      </w:r>
      <w:r w:rsidR="00762F43" w:rsidRPr="00762F43">
        <w:rPr>
          <w:rFonts w:ascii="Arial" w:hAnsi="Arial" w:cs="Arial"/>
        </w:rPr>
        <w:t xml:space="preserve"> СЭД»</w:t>
      </w:r>
      <w:r w:rsidR="00226646" w:rsidRPr="00A10693">
        <w:rPr>
          <w:rFonts w:ascii="Arial" w:hAnsi="Arial" w:cs="Arial"/>
        </w:rPr>
        <w:t xml:space="preserve">. </w:t>
      </w:r>
      <w:ins w:id="505" w:author="Paramonova Elena" w:date="2021-02-18T16:27:00Z">
        <w:r w:rsidR="0014421F">
          <w:rPr>
            <w:rFonts w:ascii="Arial" w:hAnsi="Arial" w:cs="Arial"/>
          </w:rPr>
          <w:t xml:space="preserve"> </w:t>
        </w:r>
      </w:ins>
    </w:p>
    <w:p w14:paraId="4D2ED7AD" w14:textId="3F589E46" w:rsidR="008A283C" w:rsidRPr="00A10693" w:rsidRDefault="00226646" w:rsidP="00180BF3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>В процессе согласования</w:t>
      </w:r>
      <w:r w:rsidR="00F91B1B">
        <w:rPr>
          <w:rFonts w:ascii="Arial" w:hAnsi="Arial" w:cs="Arial"/>
        </w:rPr>
        <w:t xml:space="preserve"> </w:t>
      </w:r>
      <w:r w:rsidR="008A283C" w:rsidRPr="00A10693">
        <w:rPr>
          <w:rFonts w:ascii="Arial" w:hAnsi="Arial" w:cs="Arial"/>
        </w:rPr>
        <w:t xml:space="preserve">рамочный </w:t>
      </w:r>
      <w:r w:rsidR="00561251" w:rsidRPr="00A10693">
        <w:rPr>
          <w:rFonts w:ascii="Arial" w:hAnsi="Arial" w:cs="Arial"/>
        </w:rPr>
        <w:t>договор</w:t>
      </w:r>
      <w:r w:rsidR="00AB6F12">
        <w:rPr>
          <w:rFonts w:ascii="Arial" w:hAnsi="Arial" w:cs="Arial"/>
        </w:rPr>
        <w:t>, квартальная спецификация</w:t>
      </w:r>
      <w:r w:rsidRPr="00A10693">
        <w:rPr>
          <w:rFonts w:ascii="Arial" w:hAnsi="Arial" w:cs="Arial"/>
        </w:rPr>
        <w:t xml:space="preserve"> мо</w:t>
      </w:r>
      <w:r w:rsidR="00AB6F12">
        <w:rPr>
          <w:rFonts w:ascii="Arial" w:hAnsi="Arial" w:cs="Arial"/>
        </w:rPr>
        <w:t>гут</w:t>
      </w:r>
      <w:r w:rsidRPr="00A10693">
        <w:rPr>
          <w:rFonts w:ascii="Arial" w:hAnsi="Arial" w:cs="Arial"/>
        </w:rPr>
        <w:t xml:space="preserve"> быть возвращен</w:t>
      </w:r>
      <w:r w:rsidR="00AB6F12">
        <w:rPr>
          <w:rFonts w:ascii="Arial" w:hAnsi="Arial" w:cs="Arial"/>
        </w:rPr>
        <w:t>ы</w:t>
      </w:r>
      <w:r w:rsidRPr="00A10693">
        <w:rPr>
          <w:rFonts w:ascii="Arial" w:hAnsi="Arial" w:cs="Arial"/>
        </w:rPr>
        <w:t xml:space="preserve"> на доработку, что потребует корректировки </w:t>
      </w:r>
      <w:r w:rsidR="00F91B1B">
        <w:rPr>
          <w:rFonts w:ascii="Arial" w:hAnsi="Arial" w:cs="Arial"/>
        </w:rPr>
        <w:t>документа</w:t>
      </w:r>
      <w:r w:rsidRPr="00A10693">
        <w:rPr>
          <w:rFonts w:ascii="Arial" w:hAnsi="Arial" w:cs="Arial"/>
        </w:rPr>
        <w:t xml:space="preserve"> в SAP S/4HANA и передачи скорректированной версии в СЭД. По факту</w:t>
      </w:r>
      <w:r w:rsidR="00F91B1B">
        <w:rPr>
          <w:rFonts w:ascii="Arial" w:hAnsi="Arial" w:cs="Arial"/>
        </w:rPr>
        <w:t xml:space="preserve"> согласования</w:t>
      </w:r>
      <w:r w:rsidR="003E6346" w:rsidRPr="00A10693">
        <w:rPr>
          <w:rFonts w:ascii="Arial" w:hAnsi="Arial" w:cs="Arial"/>
        </w:rPr>
        <w:t xml:space="preserve"> </w:t>
      </w:r>
      <w:r w:rsidR="00F91B1B" w:rsidRPr="00A10693">
        <w:rPr>
          <w:rFonts w:ascii="Arial" w:hAnsi="Arial" w:cs="Arial"/>
        </w:rPr>
        <w:t>рамочн</w:t>
      </w:r>
      <w:r w:rsidR="00F91B1B">
        <w:rPr>
          <w:rFonts w:ascii="Arial" w:hAnsi="Arial" w:cs="Arial"/>
        </w:rPr>
        <w:t>ого</w:t>
      </w:r>
      <w:r w:rsidR="00F91B1B" w:rsidRPr="00A10693">
        <w:rPr>
          <w:rFonts w:ascii="Arial" w:hAnsi="Arial" w:cs="Arial"/>
        </w:rPr>
        <w:t xml:space="preserve"> договор</w:t>
      </w:r>
      <w:r w:rsidR="00F91B1B">
        <w:rPr>
          <w:rFonts w:ascii="Arial" w:hAnsi="Arial" w:cs="Arial"/>
        </w:rPr>
        <w:t>а, квартальной спецификации</w:t>
      </w:r>
      <w:r w:rsidR="00F91B1B" w:rsidRPr="00A10693">
        <w:rPr>
          <w:rFonts w:ascii="Arial" w:hAnsi="Arial" w:cs="Arial"/>
        </w:rPr>
        <w:t xml:space="preserve"> </w:t>
      </w:r>
      <w:r w:rsidR="003E6346" w:rsidRPr="00A10693">
        <w:rPr>
          <w:rFonts w:ascii="Arial" w:hAnsi="Arial" w:cs="Arial"/>
        </w:rPr>
        <w:t>в СЭД</w:t>
      </w:r>
      <w:r w:rsidR="00F91B1B">
        <w:rPr>
          <w:rFonts w:ascii="Arial" w:hAnsi="Arial" w:cs="Arial"/>
        </w:rPr>
        <w:t xml:space="preserve"> соответствующий документ</w:t>
      </w:r>
      <w:r w:rsidR="003E6346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 xml:space="preserve">автоматически </w:t>
      </w:r>
      <w:r w:rsidR="00F91B1B">
        <w:rPr>
          <w:rFonts w:ascii="Arial" w:hAnsi="Arial" w:cs="Arial"/>
        </w:rPr>
        <w:t xml:space="preserve">деблокируется </w:t>
      </w:r>
      <w:r w:rsidRPr="00A10693">
        <w:rPr>
          <w:rFonts w:ascii="Arial" w:hAnsi="Arial" w:cs="Arial"/>
        </w:rPr>
        <w:t>в SAP S/4HANA, статус</w:t>
      </w:r>
      <w:r w:rsidR="00F91B1B">
        <w:rPr>
          <w:rFonts w:ascii="Arial" w:hAnsi="Arial" w:cs="Arial"/>
        </w:rPr>
        <w:t xml:space="preserve"> документа</w:t>
      </w:r>
      <w:r w:rsidRPr="00A10693">
        <w:rPr>
          <w:rFonts w:ascii="Arial" w:hAnsi="Arial" w:cs="Arial"/>
        </w:rPr>
        <w:t xml:space="preserve"> изменяется на </w:t>
      </w:r>
      <w:r w:rsidR="008A283C" w:rsidRPr="00A10693">
        <w:rPr>
          <w:rFonts w:ascii="Arial" w:hAnsi="Arial" w:cs="Arial"/>
        </w:rPr>
        <w:t>«Д</w:t>
      </w:r>
      <w:r w:rsidRPr="00A10693">
        <w:rPr>
          <w:rFonts w:ascii="Arial" w:hAnsi="Arial" w:cs="Arial"/>
        </w:rPr>
        <w:t>ействующий</w:t>
      </w:r>
      <w:r w:rsidR="008A283C" w:rsidRPr="00A10693">
        <w:rPr>
          <w:rFonts w:ascii="Arial" w:hAnsi="Arial" w:cs="Arial"/>
        </w:rPr>
        <w:t>»</w:t>
      </w:r>
      <w:r w:rsidRPr="00A10693">
        <w:rPr>
          <w:rFonts w:ascii="Arial" w:hAnsi="Arial" w:cs="Arial"/>
        </w:rPr>
        <w:t xml:space="preserve">. </w:t>
      </w:r>
      <w:r w:rsidR="008A283C" w:rsidRPr="00A10693">
        <w:rPr>
          <w:rFonts w:ascii="Arial" w:hAnsi="Arial" w:cs="Arial"/>
        </w:rPr>
        <w:t xml:space="preserve">Статус «Действующий» означает, что рамочный </w:t>
      </w:r>
      <w:r w:rsidR="00561251" w:rsidRPr="00A10693">
        <w:rPr>
          <w:rFonts w:ascii="Arial" w:hAnsi="Arial" w:cs="Arial"/>
        </w:rPr>
        <w:t>договор</w:t>
      </w:r>
      <w:r w:rsidR="00F91B1B">
        <w:rPr>
          <w:rFonts w:ascii="Arial" w:hAnsi="Arial" w:cs="Arial"/>
        </w:rPr>
        <w:t>, квартальная спецификация</w:t>
      </w:r>
      <w:r w:rsidR="008A283C" w:rsidRPr="00A10693">
        <w:rPr>
          <w:rFonts w:ascii="Arial" w:hAnsi="Arial" w:cs="Arial"/>
        </w:rPr>
        <w:t xml:space="preserve"> может быть выбран</w:t>
      </w:r>
      <w:r w:rsidR="00F3492C" w:rsidRPr="00A10693">
        <w:rPr>
          <w:rFonts w:ascii="Arial" w:hAnsi="Arial" w:cs="Arial"/>
        </w:rPr>
        <w:t xml:space="preserve"> в SAP S/4</w:t>
      </w:r>
      <w:r w:rsidR="00B679FC" w:rsidRPr="00A10693">
        <w:rPr>
          <w:rFonts w:ascii="Arial" w:hAnsi="Arial" w:cs="Arial"/>
        </w:rPr>
        <w:t xml:space="preserve"> </w:t>
      </w:r>
      <w:r w:rsidR="00F3492C" w:rsidRPr="00A10693">
        <w:rPr>
          <w:rFonts w:ascii="Arial" w:hAnsi="Arial" w:cs="Arial"/>
        </w:rPr>
        <w:t>HANA</w:t>
      </w:r>
      <w:r w:rsidR="00B679FC" w:rsidRPr="00A10693">
        <w:rPr>
          <w:rFonts w:ascii="Arial" w:hAnsi="Arial" w:cs="Arial"/>
        </w:rPr>
        <w:t>,</w:t>
      </w:r>
      <w:r w:rsidR="00F3492C" w:rsidRPr="00A10693">
        <w:rPr>
          <w:rFonts w:ascii="Arial" w:hAnsi="Arial" w:cs="Arial"/>
        </w:rPr>
        <w:t xml:space="preserve"> </w:t>
      </w:r>
      <w:r w:rsidR="008A283C" w:rsidRPr="00A10693">
        <w:rPr>
          <w:rFonts w:ascii="Arial" w:hAnsi="Arial" w:cs="Arial"/>
        </w:rPr>
        <w:t>как источник поставки для заявок на закупку</w:t>
      </w:r>
      <w:r w:rsidR="00F91B1B">
        <w:rPr>
          <w:rFonts w:ascii="Arial" w:hAnsi="Arial" w:cs="Arial"/>
        </w:rPr>
        <w:t>, либо</w:t>
      </w:r>
      <w:r w:rsidR="008A283C" w:rsidRPr="00A10693">
        <w:rPr>
          <w:rFonts w:ascii="Arial" w:hAnsi="Arial" w:cs="Arial"/>
        </w:rPr>
        <w:t xml:space="preserve"> для дальнейшего создания доп. соглашений</w:t>
      </w:r>
      <w:r w:rsidR="00F91B1B">
        <w:rPr>
          <w:rFonts w:ascii="Arial" w:hAnsi="Arial" w:cs="Arial"/>
        </w:rPr>
        <w:t>, разнарядок</w:t>
      </w:r>
      <w:r w:rsidR="008A283C" w:rsidRPr="00A10693">
        <w:rPr>
          <w:rFonts w:ascii="Arial" w:hAnsi="Arial" w:cs="Arial"/>
        </w:rPr>
        <w:t>.</w:t>
      </w:r>
    </w:p>
    <w:p w14:paraId="721F3B12" w14:textId="0D66EA56" w:rsidR="00BC5BF0" w:rsidRPr="00A10693" w:rsidRDefault="00226646" w:rsidP="00180BF3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</w:rPr>
        <w:lastRenderedPageBreak/>
        <w:t xml:space="preserve">В случае если исполнение </w:t>
      </w:r>
      <w:r w:rsidR="008A283C" w:rsidRPr="00A10693">
        <w:rPr>
          <w:rFonts w:ascii="Arial" w:hAnsi="Arial" w:cs="Arial"/>
        </w:rPr>
        <w:t>рамочного контракта</w:t>
      </w:r>
      <w:r w:rsidR="00F91B1B">
        <w:rPr>
          <w:rFonts w:ascii="Arial" w:hAnsi="Arial" w:cs="Arial"/>
        </w:rPr>
        <w:t>, квартальной спецификации</w:t>
      </w:r>
      <w:r w:rsidRPr="00A10693">
        <w:rPr>
          <w:rFonts w:ascii="Arial" w:hAnsi="Arial" w:cs="Arial"/>
        </w:rPr>
        <w:t xml:space="preserve"> должно быть начато по гарантийному письму, то деблокирование </w:t>
      </w:r>
      <w:r w:rsidR="008A283C" w:rsidRPr="00A10693">
        <w:rPr>
          <w:rFonts w:ascii="Arial" w:hAnsi="Arial" w:cs="Arial"/>
        </w:rPr>
        <w:t xml:space="preserve">рамочного </w:t>
      </w:r>
      <w:r w:rsidRPr="00A10693">
        <w:rPr>
          <w:rFonts w:ascii="Arial" w:hAnsi="Arial" w:cs="Arial"/>
        </w:rPr>
        <w:t xml:space="preserve">контракта автоматически происходит по факту согласования соответствующего гарантийного письма в </w:t>
      </w:r>
      <w:r w:rsidR="008A283C" w:rsidRPr="00A10693">
        <w:rPr>
          <w:rFonts w:ascii="Arial" w:hAnsi="Arial" w:cs="Arial"/>
        </w:rPr>
        <w:t>СЭД</w:t>
      </w:r>
      <w:bookmarkEnd w:id="454"/>
      <w:r w:rsidR="008A283C" w:rsidRPr="00A10693">
        <w:rPr>
          <w:rFonts w:ascii="Arial" w:hAnsi="Arial" w:cs="Arial"/>
        </w:rPr>
        <w:t>.</w:t>
      </w:r>
    </w:p>
    <w:bookmarkEnd w:id="503"/>
    <w:p w14:paraId="71C20EC0" w14:textId="086CEE30" w:rsidR="00BC5BF0" w:rsidRDefault="00C27563" w:rsidP="00180BF3">
      <w:pPr>
        <w:spacing w:after="240" w:line="276" w:lineRule="auto"/>
        <w:ind w:firstLine="567"/>
        <w:rPr>
          <w:ins w:id="506" w:author="Paramonova Elena" w:date="2021-02-18T16:27:00Z"/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Подробнее интеграция с СЭД описана в соответствующем</w:t>
      </w:r>
      <w:r w:rsidR="00553047">
        <w:rPr>
          <w:rFonts w:ascii="Arial" w:hAnsi="Arial" w:cs="Arial"/>
          <w:color w:val="000000" w:themeColor="text1"/>
          <w:szCs w:val="24"/>
        </w:rPr>
        <w:t xml:space="preserve"> </w:t>
      </w:r>
      <w:r w:rsidR="0022430B">
        <w:rPr>
          <w:rFonts w:ascii="Arial" w:hAnsi="Arial" w:cs="Arial"/>
          <w:color w:val="000000" w:themeColor="text1"/>
          <w:szCs w:val="24"/>
        </w:rPr>
        <w:t xml:space="preserve">СОИ </w:t>
      </w:r>
      <w:del w:id="507" w:author="SintsovaMA" w:date="2021-03-22T17:21:00Z">
        <w:r w:rsidR="0022430B" w:rsidDel="00F04D56">
          <w:rPr>
            <w:rFonts w:ascii="Arial" w:hAnsi="Arial" w:cs="Arial"/>
            <w:color w:val="000000" w:themeColor="text1"/>
            <w:szCs w:val="24"/>
          </w:rPr>
          <w:delText>ERP.5</w:delText>
        </w:r>
        <w:r w:rsidR="00762F43" w:rsidRPr="00762F43" w:rsidDel="00F04D56">
          <w:rPr>
            <w:rFonts w:ascii="Arial" w:hAnsi="Arial" w:cs="Arial"/>
            <w:color w:val="000000" w:themeColor="text1"/>
            <w:szCs w:val="24"/>
          </w:rPr>
          <w:delText xml:space="preserve">.6.16 </w:delText>
        </w:r>
      </w:del>
      <w:r w:rsidR="00762F43" w:rsidRPr="00762F43">
        <w:rPr>
          <w:rFonts w:ascii="Arial" w:hAnsi="Arial" w:cs="Arial"/>
          <w:color w:val="000000" w:themeColor="text1"/>
          <w:szCs w:val="24"/>
        </w:rPr>
        <w:t>«Соглашение об интеграции</w:t>
      </w:r>
      <w:r w:rsidR="00577418">
        <w:rPr>
          <w:rFonts w:ascii="Arial" w:hAnsi="Arial" w:cs="Arial"/>
          <w:color w:val="000000" w:themeColor="text1"/>
          <w:szCs w:val="24"/>
        </w:rPr>
        <w:t xml:space="preserve"> с</w:t>
      </w:r>
      <w:r w:rsidR="00762F43" w:rsidRPr="00762F43">
        <w:rPr>
          <w:rFonts w:ascii="Arial" w:hAnsi="Arial" w:cs="Arial"/>
          <w:color w:val="000000" w:themeColor="text1"/>
          <w:szCs w:val="24"/>
        </w:rPr>
        <w:t xml:space="preserve"> СЭД»</w:t>
      </w:r>
      <w:r w:rsidRPr="00A10693">
        <w:rPr>
          <w:rFonts w:ascii="Arial" w:hAnsi="Arial" w:cs="Arial"/>
          <w:color w:val="000000" w:themeColor="text1"/>
          <w:szCs w:val="24"/>
        </w:rPr>
        <w:t xml:space="preserve">. </w:t>
      </w:r>
    </w:p>
    <w:p w14:paraId="62503148" w14:textId="7959C604" w:rsidR="0014421F" w:rsidRDefault="0014421F" w:rsidP="00180BF3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ins w:id="508" w:author="Paramonova Elena" w:date="2021-02-18T16:28:00Z">
        <w:r>
          <w:rPr>
            <w:rFonts w:ascii="Arial" w:hAnsi="Arial" w:cs="Arial"/>
            <w:color w:val="000000" w:themeColor="text1"/>
            <w:szCs w:val="24"/>
          </w:rPr>
          <w:t xml:space="preserve">При </w:t>
        </w:r>
      </w:ins>
      <w:ins w:id="509" w:author="Paramonova Elena" w:date="2021-02-18T16:27:00Z">
        <w:r w:rsidRPr="0014421F">
          <w:rPr>
            <w:rFonts w:ascii="Arial" w:hAnsi="Arial" w:cs="Arial"/>
            <w:color w:val="000000" w:themeColor="text1"/>
            <w:szCs w:val="24"/>
          </w:rPr>
          <w:t>обновлени</w:t>
        </w:r>
      </w:ins>
      <w:ins w:id="510" w:author="Paramonova Elena" w:date="2021-02-18T16:28:00Z">
        <w:r>
          <w:rPr>
            <w:rFonts w:ascii="Arial" w:hAnsi="Arial" w:cs="Arial"/>
            <w:color w:val="000000" w:themeColor="text1"/>
            <w:szCs w:val="24"/>
          </w:rPr>
          <w:t>и</w:t>
        </w:r>
      </w:ins>
      <w:ins w:id="511" w:author="Paramonova Elena" w:date="2021-02-18T16:27:00Z">
        <w:r w:rsidRPr="0014421F">
          <w:rPr>
            <w:rFonts w:ascii="Arial" w:hAnsi="Arial" w:cs="Arial"/>
            <w:color w:val="000000" w:themeColor="text1"/>
            <w:szCs w:val="24"/>
          </w:rPr>
          <w:t xml:space="preserve"> периода в контракте/договоре в СЭД</w:t>
        </w:r>
      </w:ins>
      <w:ins w:id="512" w:author="Paramonova Elena" w:date="2021-02-18T16:28:00Z">
        <w:r>
          <w:rPr>
            <w:rFonts w:ascii="Arial" w:hAnsi="Arial" w:cs="Arial"/>
            <w:color w:val="000000" w:themeColor="text1"/>
            <w:szCs w:val="24"/>
          </w:rPr>
          <w:t xml:space="preserve"> </w:t>
        </w:r>
      </w:ins>
      <w:ins w:id="513" w:author="Paramonova Elena" w:date="2021-02-18T16:27:00Z">
        <w:r w:rsidRPr="0014421F">
          <w:rPr>
            <w:rFonts w:ascii="Arial" w:hAnsi="Arial" w:cs="Arial"/>
            <w:color w:val="000000" w:themeColor="text1"/>
            <w:szCs w:val="24"/>
          </w:rPr>
          <w:t xml:space="preserve">новый период отправляется в SAP и обновляется в карточке DMS, </w:t>
        </w:r>
      </w:ins>
      <w:ins w:id="514" w:author="Paramonova Elena" w:date="2021-02-18T16:28:00Z">
        <w:r>
          <w:rPr>
            <w:rFonts w:ascii="Arial" w:hAnsi="Arial" w:cs="Arial"/>
            <w:color w:val="000000" w:themeColor="text1"/>
            <w:szCs w:val="24"/>
          </w:rPr>
          <w:t>и</w:t>
        </w:r>
      </w:ins>
      <w:ins w:id="515" w:author="Paramonova Elena" w:date="2021-02-18T16:27:00Z">
        <w:r w:rsidRPr="0014421F">
          <w:rPr>
            <w:rFonts w:ascii="Arial" w:hAnsi="Arial" w:cs="Arial"/>
            <w:color w:val="000000" w:themeColor="text1"/>
            <w:szCs w:val="24"/>
          </w:rPr>
          <w:t xml:space="preserve"> в рамочном контракте</w:t>
        </w:r>
      </w:ins>
      <w:ins w:id="516" w:author="Paramonova Elena" w:date="2021-02-18T16:28:00Z">
        <w:r>
          <w:rPr>
            <w:rFonts w:ascii="Arial" w:hAnsi="Arial" w:cs="Arial"/>
            <w:color w:val="000000" w:themeColor="text1"/>
            <w:szCs w:val="24"/>
          </w:rPr>
          <w:t>.</w:t>
        </w:r>
      </w:ins>
    </w:p>
    <w:p w14:paraId="41D21A90" w14:textId="571E5D65" w:rsidR="00E25322" w:rsidRPr="00A10693" w:rsidRDefault="00E25322" w:rsidP="00180BF3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В случае, если рамочный договор закупки регистрируется с внутригрупповым контрагентом, то н</w:t>
      </w:r>
      <w:r w:rsidRPr="007E2C73">
        <w:rPr>
          <w:rFonts w:ascii="Arial" w:hAnsi="Arial" w:eastAsia="Calibri"/>
          <w:szCs w:val="28"/>
        </w:rPr>
        <w:t xml:space="preserve">а </w:t>
      </w:r>
      <w:r>
        <w:rPr>
          <w:rFonts w:ascii="Arial" w:hAnsi="Arial" w:eastAsia="Calibri"/>
          <w:szCs w:val="28"/>
        </w:rPr>
        <w:t xml:space="preserve">его основании в БЕ продавца автоматически создается рамочный договор продажи, подробнее об этом см. в </w:t>
      </w:r>
      <w:r w:rsidRPr="007E2C73">
        <w:rPr>
          <w:rFonts w:ascii="Arial" w:hAnsi="Arial" w:eastAsia="Calibri"/>
          <w:szCs w:val="28"/>
        </w:rPr>
        <w:t>ERP.</w:t>
      </w:r>
      <w:ins w:id="517" w:author="SintsovaMA" w:date="2021-03-22T17:21:00Z">
        <w:r w:rsidR="00F04D56">
          <w:rPr>
            <w:rFonts w:ascii="Arial" w:hAnsi="Arial" w:eastAsia="Calibri"/>
            <w:szCs w:val="28"/>
          </w:rPr>
          <w:t>13.</w:t>
        </w:r>
      </w:ins>
      <w:r w:rsidR="00D2138A" w:rsidRPr="00F8304C">
        <w:rPr>
          <w:rFonts w:ascii="Arial" w:hAnsi="Arial" w:eastAsia="Calibri"/>
          <w:szCs w:val="28"/>
        </w:rPr>
        <w:t>9</w:t>
      </w:r>
      <w:del w:id="518" w:author="SintsovaMA" w:date="2021-03-22T17:21:00Z">
        <w:r w:rsidRPr="007E2C73" w:rsidDel="00F04D56">
          <w:rPr>
            <w:rFonts w:ascii="Arial" w:hAnsi="Arial" w:eastAsia="Calibri"/>
            <w:szCs w:val="28"/>
          </w:rPr>
          <w:delText>.</w:delText>
        </w:r>
      </w:del>
      <w:ins w:id="519" w:author="SintsovaMA" w:date="2021-03-22T17:21:00Z">
        <w:r w:rsidR="00F04D56">
          <w:rPr>
            <w:rFonts w:ascii="Arial" w:hAnsi="Arial" w:eastAsia="Calibri"/>
            <w:szCs w:val="28"/>
          </w:rPr>
          <w:t>_2_</w:t>
        </w:r>
      </w:ins>
      <w:del w:id="520" w:author="SintsovaMA" w:date="2021-03-22T17:21:00Z">
        <w:r w:rsidRPr="007E2C73" w:rsidDel="00F04D56">
          <w:rPr>
            <w:rFonts w:ascii="Arial" w:hAnsi="Arial" w:eastAsia="Calibri"/>
            <w:szCs w:val="28"/>
          </w:rPr>
          <w:delText>1.</w:delText>
        </w:r>
      </w:del>
      <w:r w:rsidRPr="007E2C73">
        <w:rPr>
          <w:rFonts w:ascii="Arial" w:hAnsi="Arial" w:eastAsia="Calibri"/>
          <w:szCs w:val="28"/>
        </w:rPr>
        <w:t>63</w:t>
      </w:r>
      <w:ins w:id="521" w:author="SintsovaMA" w:date="2021-03-22T17:21:00Z">
        <w:r w:rsidR="00F04D56">
          <w:rPr>
            <w:rFonts w:ascii="Arial" w:hAnsi="Arial" w:eastAsia="Calibri"/>
            <w:szCs w:val="28"/>
          </w:rPr>
          <w:t>_</w:t>
        </w:r>
        <w:r w:rsidR="00F04D56">
          <w:rPr>
            <w:rFonts w:ascii="Arial" w:hAnsi="Arial" w:eastAsia="Calibri"/>
            <w:szCs w:val="28"/>
            <w:lang w:val="en-US"/>
          </w:rPr>
          <w:t>MM</w:t>
        </w:r>
      </w:ins>
      <w:r>
        <w:rPr>
          <w:rFonts w:ascii="Arial" w:hAnsi="Arial" w:eastAsia="Calibri"/>
          <w:szCs w:val="28"/>
        </w:rPr>
        <w:t xml:space="preserve"> «</w:t>
      </w:r>
      <w:r w:rsidRPr="007E2C73">
        <w:rPr>
          <w:rFonts w:ascii="Arial" w:hAnsi="Arial" w:eastAsia="Calibri"/>
          <w:szCs w:val="28"/>
        </w:rPr>
        <w:t>Реализация МТР, услуг</w:t>
      </w:r>
      <w:r>
        <w:rPr>
          <w:rFonts w:ascii="Arial" w:hAnsi="Arial" w:eastAsia="Calibri"/>
          <w:szCs w:val="28"/>
        </w:rPr>
        <w:t xml:space="preserve">». </w:t>
      </w:r>
    </w:p>
    <w:p w14:paraId="66A8CE41" w14:textId="2EABE710" w:rsidR="008A283C" w:rsidRPr="00A10693" w:rsidRDefault="008A283C" w:rsidP="00180BF3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2: Заключение дополнительных соглашений к рамочному договору</w:t>
      </w:r>
      <w:r w:rsidR="00125D91" w:rsidRPr="00A10693">
        <w:rPr>
          <w:rFonts w:ascii="Arial" w:hAnsi="Arial" w:cs="Arial"/>
          <w:color w:val="000000" w:themeColor="text1"/>
          <w:szCs w:val="24"/>
        </w:rPr>
        <w:t>.</w:t>
      </w:r>
    </w:p>
    <w:p w14:paraId="214068B0" w14:textId="7514FEF5" w:rsidR="00E22D43" w:rsidRPr="00A10693" w:rsidRDefault="00E22D43" w:rsidP="00180BF3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Дополнительное соглашение </w:t>
      </w:r>
      <w:r w:rsidRPr="00A10693">
        <w:rPr>
          <w:rFonts w:ascii="Arial" w:hAnsi="Arial" w:cs="Arial"/>
        </w:rPr>
        <w:t xml:space="preserve">регистрируется в SAP S/4HANA как системный документ Заказ на поставку </w:t>
      </w:r>
      <w:r w:rsidR="0037357D" w:rsidRPr="00F8304C">
        <w:rPr>
          <w:rFonts w:ascii="Arial" w:hAnsi="Arial" w:cs="Arial"/>
        </w:rPr>
        <w:t>(</w:t>
      </w:r>
      <w:r w:rsidR="0037357D">
        <w:rPr>
          <w:rFonts w:ascii="Arial" w:hAnsi="Arial" w:cs="Arial"/>
        </w:rPr>
        <w:t xml:space="preserve">виды заказов описаны в разделе данного КД 5.2.2.4 </w:t>
      </w:r>
      <w:r w:rsidR="0037357D" w:rsidRPr="0037357D">
        <w:rPr>
          <w:rFonts w:ascii="Arial" w:hAnsi="Arial" w:cs="Arial"/>
        </w:rPr>
        <w:t>ПП-10.04.03.02.010 Формирование проекта специф</w:t>
      </w:r>
      <w:r w:rsidR="0037357D">
        <w:rPr>
          <w:rFonts w:ascii="Arial" w:hAnsi="Arial" w:cs="Arial"/>
        </w:rPr>
        <w:t>икации договора (вруч</w:t>
      </w:r>
      <w:r w:rsidR="0037357D" w:rsidRPr="0037357D">
        <w:rPr>
          <w:rFonts w:ascii="Arial" w:hAnsi="Arial" w:cs="Arial"/>
        </w:rPr>
        <w:t>ную</w:t>
      </w:r>
      <w:r w:rsidR="0037357D">
        <w:rPr>
          <w:rFonts w:ascii="Arial" w:hAnsi="Arial" w:cs="Arial"/>
        </w:rPr>
        <w:t>)</w:t>
      </w:r>
      <w:r w:rsidR="0037357D" w:rsidRPr="0037357D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 xml:space="preserve">со ссылкой на рамочный договор. </w:t>
      </w:r>
    </w:p>
    <w:p w14:paraId="6C409B87" w14:textId="320BF89E" w:rsidR="00E22D43" w:rsidRPr="00A10693" w:rsidRDefault="006543D7" w:rsidP="00180BF3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Под </w:t>
      </w:r>
      <w:r w:rsidRPr="00A10693">
        <w:rPr>
          <w:rFonts w:ascii="Arial" w:hAnsi="Arial" w:cs="Arial"/>
        </w:rPr>
        <w:t>дополнительны</w:t>
      </w:r>
      <w:r>
        <w:rPr>
          <w:rFonts w:ascii="Arial" w:hAnsi="Arial" w:cs="Arial"/>
        </w:rPr>
        <w:t>ми</w:t>
      </w:r>
      <w:r w:rsidRPr="00A10693">
        <w:rPr>
          <w:rFonts w:ascii="Arial" w:hAnsi="Arial" w:cs="Arial"/>
        </w:rPr>
        <w:t xml:space="preserve"> соглашени</w:t>
      </w:r>
      <w:r>
        <w:rPr>
          <w:rFonts w:ascii="Arial" w:hAnsi="Arial" w:cs="Arial"/>
        </w:rPr>
        <w:t>ями</w:t>
      </w:r>
      <w:r w:rsidRPr="00A10693">
        <w:rPr>
          <w:rFonts w:ascii="Arial" w:hAnsi="Arial" w:cs="Arial"/>
        </w:rPr>
        <w:t xml:space="preserve"> </w:t>
      </w:r>
      <w:r w:rsidR="00E22D43" w:rsidRPr="00A10693">
        <w:rPr>
          <w:rFonts w:ascii="Arial" w:hAnsi="Arial" w:cs="Arial"/>
        </w:rPr>
        <w:t xml:space="preserve">к рамочному договору </w:t>
      </w:r>
      <w:r>
        <w:rPr>
          <w:rFonts w:ascii="Arial" w:hAnsi="Arial" w:cs="Arial"/>
        </w:rPr>
        <w:t>в данном случае понимаются следующие виды договорных документов</w:t>
      </w:r>
      <w:r w:rsidR="00E22D43" w:rsidRPr="00A10693">
        <w:rPr>
          <w:rFonts w:ascii="Arial" w:hAnsi="Arial" w:cs="Arial"/>
        </w:rPr>
        <w:t>:</w:t>
      </w:r>
    </w:p>
    <w:p w14:paraId="6D2E3A16" w14:textId="583EA5E2" w:rsidR="00E22D43" w:rsidRPr="00A10693" w:rsidRDefault="00DF7FB8" w:rsidP="00925910">
      <w:pPr>
        <w:pStyle w:val="afa"/>
        <w:numPr>
          <w:ilvl w:val="0"/>
          <w:numId w:val="37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</w:t>
      </w:r>
      <w:r w:rsidR="006543D7">
        <w:rPr>
          <w:rFonts w:ascii="Arial" w:hAnsi="Arial" w:cs="Arial"/>
          <w:color w:val="000000" w:themeColor="text1"/>
          <w:szCs w:val="24"/>
        </w:rPr>
        <w:t>пецификация</w:t>
      </w:r>
      <w:r w:rsidR="006543D7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E22D43" w:rsidRPr="00A10693">
        <w:rPr>
          <w:rFonts w:ascii="Arial" w:hAnsi="Arial" w:cs="Arial"/>
          <w:color w:val="000000" w:themeColor="text1"/>
          <w:szCs w:val="24"/>
        </w:rPr>
        <w:t>к рамочному договору;</w:t>
      </w:r>
    </w:p>
    <w:p w14:paraId="15C2B64E" w14:textId="767D3722" w:rsidR="00E22D43" w:rsidRPr="00A10693" w:rsidRDefault="007C6581" w:rsidP="00925910">
      <w:pPr>
        <w:pStyle w:val="afa"/>
        <w:numPr>
          <w:ilvl w:val="0"/>
          <w:numId w:val="37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Дополнительное соглашение к подрядному </w:t>
      </w:r>
      <w:r w:rsidR="005B346E">
        <w:rPr>
          <w:rFonts w:ascii="Arial" w:hAnsi="Arial" w:cs="Arial"/>
          <w:color w:val="000000" w:themeColor="text1"/>
          <w:szCs w:val="24"/>
        </w:rPr>
        <w:t>договору</w:t>
      </w:r>
      <w:r w:rsidR="00E22D43" w:rsidRPr="00A10693">
        <w:rPr>
          <w:rFonts w:ascii="Arial" w:hAnsi="Arial" w:cs="Arial"/>
          <w:color w:val="000000" w:themeColor="text1"/>
          <w:szCs w:val="24"/>
        </w:rPr>
        <w:t>;</w:t>
      </w:r>
    </w:p>
    <w:p w14:paraId="60AA803A" w14:textId="0CD6B51F" w:rsidR="00E22D43" w:rsidRDefault="006543D7" w:rsidP="00925910">
      <w:pPr>
        <w:pStyle w:val="afa"/>
        <w:numPr>
          <w:ilvl w:val="0"/>
          <w:numId w:val="37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Приложени</w:t>
      </w:r>
      <w:r>
        <w:rPr>
          <w:rFonts w:ascii="Arial" w:hAnsi="Arial" w:cs="Arial"/>
          <w:color w:val="000000" w:themeColor="text1"/>
          <w:szCs w:val="24"/>
        </w:rPr>
        <w:t>е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E22D43" w:rsidRPr="00A10693">
        <w:rPr>
          <w:rFonts w:ascii="Arial" w:hAnsi="Arial" w:cs="Arial"/>
          <w:color w:val="000000" w:themeColor="text1"/>
          <w:szCs w:val="24"/>
        </w:rPr>
        <w:t>к рамочному договору</w:t>
      </w:r>
      <w:r w:rsidR="00224584">
        <w:rPr>
          <w:rFonts w:ascii="Arial" w:hAnsi="Arial" w:cs="Arial"/>
          <w:color w:val="000000" w:themeColor="text1"/>
          <w:szCs w:val="24"/>
        </w:rPr>
        <w:t>;</w:t>
      </w:r>
    </w:p>
    <w:p w14:paraId="3C98F405" w14:textId="3A1BAD07" w:rsidR="00833B0C" w:rsidRDefault="000007FA" w:rsidP="00180BF3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>Виды дополнительных соглашений приведены на рисунке:</w:t>
      </w:r>
    </w:p>
    <w:p w14:paraId="7C29CACD" w14:textId="41468D38" w:rsidR="005B346E" w:rsidRPr="00A10693" w:rsidRDefault="007C6581" w:rsidP="004E3467">
      <w:pPr>
        <w:spacing w:after="240" w:line="276" w:lineRule="auto"/>
        <w:rPr>
          <w:rFonts w:ascii="Arial" w:hAnsi="Arial" w:cs="Arial"/>
        </w:rPr>
      </w:pPr>
      <w:r>
        <w:rPr>
          <w:noProof/>
          <w:lang w:eastAsia="ru-RU"/>
        </w:rPr>
        <w:drawing>
          <wp:inline distT="0" distB="0" distL="0" distR="0" wp14:anchorId="4AA4815F" wp14:editId="275FEF41">
            <wp:extent cx="6480810" cy="242951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9B28" w14:textId="11783B79" w:rsidR="00094778" w:rsidRDefault="000007FA" w:rsidP="00094778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lastRenderedPageBreak/>
        <w:t xml:space="preserve">Все дополнительные соглашения проходят согласование в системе СЭД. </w:t>
      </w:r>
      <w:r w:rsidR="00094778" w:rsidRPr="00A10693">
        <w:rPr>
          <w:rFonts w:ascii="Arial" w:hAnsi="Arial" w:cs="Arial"/>
          <w:color w:val="000000" w:themeColor="text1"/>
          <w:szCs w:val="24"/>
        </w:rPr>
        <w:t>Для передачи на согласование в СЭД менеджер по сопровождению договора деблокирует в системе</w:t>
      </w:r>
      <w:r w:rsidR="00094778">
        <w:rPr>
          <w:rFonts w:ascii="Arial" w:hAnsi="Arial" w:cs="Arial"/>
          <w:color w:val="000000" w:themeColor="text1"/>
          <w:szCs w:val="24"/>
        </w:rPr>
        <w:t xml:space="preserve"> дополнительное соглашение.</w:t>
      </w:r>
      <w:r w:rsidRPr="00A10693">
        <w:rPr>
          <w:rFonts w:ascii="Arial" w:hAnsi="Arial" w:cs="Arial"/>
          <w:color w:val="000000" w:themeColor="text1"/>
          <w:szCs w:val="24"/>
        </w:rPr>
        <w:t xml:space="preserve"> Процедура согласования в СЭД и статусы дополнительных соглашений </w:t>
      </w:r>
      <w:r w:rsidRPr="00A10693">
        <w:rPr>
          <w:rFonts w:ascii="Arial" w:hAnsi="Arial" w:cs="Arial"/>
        </w:rPr>
        <w:t xml:space="preserve">в SAP S/4HANA аналогичны процедуре согласования рамочных договоров. </w:t>
      </w:r>
      <w:r w:rsidR="00F3492C" w:rsidRPr="00A10693">
        <w:rPr>
          <w:rFonts w:ascii="Arial" w:hAnsi="Arial" w:cs="Arial"/>
        </w:rPr>
        <w:t>Статус «Действующий» для дополнительного соглашения означает, что к нему возможно создавать в SAP S/4HANA последующие документы (Входящие поставки, Документы поступления).</w:t>
      </w:r>
      <w:r w:rsidR="00094778">
        <w:rPr>
          <w:rFonts w:ascii="Arial" w:hAnsi="Arial" w:cs="Arial"/>
        </w:rPr>
        <w:t xml:space="preserve"> </w:t>
      </w:r>
      <w:r w:rsidR="00094778" w:rsidRPr="00A10693">
        <w:rPr>
          <w:rFonts w:ascii="Arial" w:hAnsi="Arial" w:cs="Arial"/>
          <w:color w:val="000000" w:themeColor="text1"/>
          <w:szCs w:val="24"/>
        </w:rPr>
        <w:t>Подробнее интеграция с СЭД описана в соответствующем</w:t>
      </w:r>
      <w:r w:rsidR="00094778">
        <w:rPr>
          <w:rFonts w:ascii="Arial" w:hAnsi="Arial" w:cs="Arial"/>
          <w:color w:val="000000" w:themeColor="text1"/>
          <w:szCs w:val="24"/>
        </w:rPr>
        <w:t xml:space="preserve"> </w:t>
      </w:r>
      <w:r w:rsidR="0022430B">
        <w:rPr>
          <w:rFonts w:ascii="Arial" w:hAnsi="Arial" w:cs="Arial"/>
          <w:color w:val="000000" w:themeColor="text1"/>
          <w:szCs w:val="24"/>
        </w:rPr>
        <w:t xml:space="preserve">СОИ </w:t>
      </w:r>
      <w:del w:id="522" w:author="SintsovaMA" w:date="2021-03-22T17:21:00Z">
        <w:r w:rsidR="0022430B" w:rsidDel="00F04D56">
          <w:rPr>
            <w:rFonts w:ascii="Arial" w:hAnsi="Arial" w:cs="Arial"/>
            <w:color w:val="000000" w:themeColor="text1"/>
            <w:szCs w:val="24"/>
          </w:rPr>
          <w:delText>ERP.5</w:delText>
        </w:r>
        <w:r w:rsidR="00762F43" w:rsidRPr="00762F43" w:rsidDel="00F04D56">
          <w:rPr>
            <w:rFonts w:ascii="Arial" w:hAnsi="Arial" w:cs="Arial"/>
            <w:color w:val="000000" w:themeColor="text1"/>
            <w:szCs w:val="24"/>
          </w:rPr>
          <w:delText xml:space="preserve">.6.16 </w:delText>
        </w:r>
      </w:del>
      <w:r w:rsidR="00762F43">
        <w:rPr>
          <w:rFonts w:ascii="Arial" w:hAnsi="Arial" w:cs="Arial"/>
          <w:color w:val="000000" w:themeColor="text1"/>
          <w:szCs w:val="24"/>
        </w:rPr>
        <w:t>«</w:t>
      </w:r>
      <w:r w:rsidR="00762F43" w:rsidRPr="00762F43">
        <w:rPr>
          <w:rFonts w:ascii="Arial" w:hAnsi="Arial" w:cs="Arial"/>
          <w:color w:val="000000" w:themeColor="text1"/>
          <w:szCs w:val="24"/>
        </w:rPr>
        <w:t xml:space="preserve">Соглашение об интеграции </w:t>
      </w:r>
      <w:r w:rsidR="00577418">
        <w:rPr>
          <w:rFonts w:ascii="Arial" w:hAnsi="Arial" w:cs="Arial"/>
          <w:color w:val="000000" w:themeColor="text1"/>
          <w:szCs w:val="24"/>
        </w:rPr>
        <w:t xml:space="preserve">с </w:t>
      </w:r>
      <w:r w:rsidR="00762F43" w:rsidRPr="00762F43">
        <w:rPr>
          <w:rFonts w:ascii="Arial" w:hAnsi="Arial" w:cs="Arial"/>
          <w:color w:val="000000" w:themeColor="text1"/>
          <w:szCs w:val="24"/>
        </w:rPr>
        <w:t>СЭД</w:t>
      </w:r>
      <w:r w:rsidR="00762F43">
        <w:rPr>
          <w:rFonts w:ascii="Arial" w:hAnsi="Arial" w:cs="Arial"/>
          <w:color w:val="000000" w:themeColor="text1"/>
          <w:szCs w:val="24"/>
        </w:rPr>
        <w:t>»</w:t>
      </w:r>
      <w:r w:rsidR="00094778" w:rsidRPr="00A10693">
        <w:rPr>
          <w:rFonts w:ascii="Arial" w:hAnsi="Arial" w:cs="Arial"/>
          <w:color w:val="000000" w:themeColor="text1"/>
          <w:szCs w:val="24"/>
        </w:rPr>
        <w:t xml:space="preserve">. </w:t>
      </w:r>
    </w:p>
    <w:p w14:paraId="73093257" w14:textId="486B8667" w:rsidR="0004767B" w:rsidRDefault="0004767B" w:rsidP="00180BF3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В случае, если дополнительное соглашение корректирует/дополняет рамочный договор в части изменения условий (изменение адреса контрагента, платежных реквизитов и т.д.), то менеджеру по сопровождению договора необходимо инициировать процедуру внесения корректировок в спецификацию договора закупки (подробнее процедура описана в шагах процессов ПП-10.04.04.01-ERP </w:t>
      </w:r>
      <w:r w:rsidR="00843A8C">
        <w:rPr>
          <w:rFonts w:ascii="Arial" w:hAnsi="Arial" w:cs="Arial"/>
        </w:rPr>
        <w:t>«</w:t>
      </w:r>
      <w:r w:rsidRPr="00A10693">
        <w:rPr>
          <w:rFonts w:ascii="Arial" w:hAnsi="Arial" w:cs="Arial"/>
        </w:rPr>
        <w:t>Управление обязательствами по закупке МТР (кроме допретензионной работы)</w:t>
      </w:r>
      <w:r w:rsidR="00843A8C">
        <w:rPr>
          <w:rFonts w:ascii="Arial" w:hAnsi="Arial" w:cs="Arial"/>
        </w:rPr>
        <w:t>»</w:t>
      </w:r>
      <w:r w:rsidRPr="00A10693">
        <w:rPr>
          <w:rFonts w:ascii="Arial" w:hAnsi="Arial" w:cs="Arial"/>
        </w:rPr>
        <w:t xml:space="preserve">, ПП-10.04.05-ERP </w:t>
      </w:r>
      <w:r w:rsidR="00843A8C">
        <w:rPr>
          <w:rFonts w:ascii="Arial" w:hAnsi="Arial" w:cs="Arial"/>
        </w:rPr>
        <w:t>«</w:t>
      </w:r>
      <w:r w:rsidRPr="00A10693">
        <w:rPr>
          <w:rFonts w:ascii="Arial" w:hAnsi="Arial" w:cs="Arial"/>
        </w:rPr>
        <w:t>Управление обязательствами по закупке работ, услуг</w:t>
      </w:r>
      <w:r w:rsidR="00843A8C">
        <w:rPr>
          <w:rFonts w:ascii="Arial" w:hAnsi="Arial" w:cs="Arial"/>
        </w:rPr>
        <w:t>»</w:t>
      </w:r>
      <w:r w:rsidRPr="00A10693">
        <w:rPr>
          <w:rFonts w:ascii="Arial" w:hAnsi="Arial" w:cs="Arial"/>
        </w:rPr>
        <w:t>.</w:t>
      </w:r>
    </w:p>
    <w:p w14:paraId="618B93A3" w14:textId="77777777" w:rsidR="000007FA" w:rsidRDefault="000007FA" w:rsidP="00FB7C88">
      <w:pPr>
        <w:spacing w:line="276" w:lineRule="auto"/>
        <w:ind w:firstLine="567"/>
        <w:rPr>
          <w:rFonts w:ascii="Arial" w:hAnsi="Arial" w:cs="Arial"/>
        </w:rPr>
      </w:pPr>
      <w:r w:rsidRPr="00FB7C88">
        <w:rPr>
          <w:rFonts w:ascii="Arial" w:hAnsi="Arial" w:cs="Arial"/>
        </w:rPr>
        <w:t>Сценарий 3: Заключение разового договора\спецификации на закупку МТР, работ, услуг.</w:t>
      </w:r>
    </w:p>
    <w:p w14:paraId="3CD30F3C" w14:textId="77777777" w:rsidR="00B17A15" w:rsidRPr="004E3467" w:rsidRDefault="00B17A15" w:rsidP="00FB7C88">
      <w:pPr>
        <w:spacing w:line="276" w:lineRule="auto"/>
        <w:ind w:firstLine="567"/>
        <w:rPr>
          <w:rFonts w:ascii="Arial" w:hAnsi="Arial" w:cs="Arial"/>
        </w:rPr>
      </w:pPr>
    </w:p>
    <w:p w14:paraId="6BAF6985" w14:textId="2408E899" w:rsidR="00404B9F" w:rsidRPr="00A10693" w:rsidRDefault="00404B9F" w:rsidP="00404B9F">
      <w:pPr>
        <w:spacing w:after="240" w:line="276" w:lineRule="auto"/>
        <w:ind w:firstLine="567"/>
        <w:rPr>
          <w:rFonts w:ascii="Arial" w:hAnsi="Arial" w:cs="Arial"/>
        </w:rPr>
      </w:pPr>
      <w:r w:rsidRPr="00555A0A">
        <w:rPr>
          <w:rFonts w:ascii="Arial" w:hAnsi="Arial" w:cs="Arial"/>
        </w:rPr>
        <w:t xml:space="preserve">По результатам проведения закупочной процедуры в системе взаимодействия с поставщиками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555A0A">
        <w:rPr>
          <w:rFonts w:ascii="Arial" w:hAnsi="Arial" w:cs="Arial"/>
        </w:rPr>
        <w:t xml:space="preserve"> в SAP S/4HANA </w:t>
      </w:r>
      <w:r w:rsidRPr="00F8304C">
        <w:rPr>
          <w:rFonts w:ascii="Arial" w:hAnsi="Arial" w:cs="Arial"/>
        </w:rPr>
        <w:t xml:space="preserve">автоматически загружается результат закупочной процедуры для запроса вида </w:t>
      </w:r>
      <w:r w:rsidRPr="00F8304C">
        <w:rPr>
          <w:rFonts w:ascii="Arial" w:hAnsi="Arial" w:cs="Arial"/>
          <w:lang w:val="en-US"/>
        </w:rPr>
        <w:t>ZAN</w:t>
      </w:r>
      <w:r w:rsidRPr="00F8304C">
        <w:rPr>
          <w:rFonts w:ascii="Arial" w:hAnsi="Arial" w:cs="Arial"/>
        </w:rPr>
        <w:t>, на основании которого закупщик или менеджер по сопровождению договора создает Контракт или Заказ на закупку. Более подробно см. описание шагов процесса ПП-10.04.03.02-ERP Заключение договора закупки и СО</w:t>
      </w:r>
      <w:r w:rsidR="00B61236">
        <w:rPr>
          <w:rFonts w:ascii="Arial" w:hAnsi="Arial" w:cs="Arial"/>
        </w:rPr>
        <w:t>И</w:t>
      </w:r>
      <w:r w:rsidRPr="00F8304C">
        <w:rPr>
          <w:rFonts w:ascii="Arial" w:hAnsi="Arial" w:cs="Arial"/>
        </w:rPr>
        <w:t xml:space="preserve"> </w:t>
      </w:r>
      <w:del w:id="523" w:author="SintsovaMA" w:date="2021-03-22T17:21:00Z">
        <w:r w:rsidR="00B61236" w:rsidDel="00F04D56">
          <w:rPr>
            <w:rFonts w:ascii="Arial" w:hAnsi="Arial" w:cs="Arial"/>
          </w:rPr>
          <w:delText xml:space="preserve">ERP.9.9_3_MM </w:delText>
        </w:r>
      </w:del>
      <w:r w:rsidR="00B61236">
        <w:rPr>
          <w:rFonts w:ascii="Arial" w:hAnsi="Arial" w:cs="Arial"/>
        </w:rPr>
        <w:t>«</w:t>
      </w:r>
      <w:r w:rsidR="00B61236" w:rsidRPr="00B61236">
        <w:rPr>
          <w:rFonts w:ascii="Arial" w:hAnsi="Arial" w:cs="Arial"/>
        </w:rPr>
        <w:t>Соглашение об интеграции SAP ERP - SAP Ariba</w:t>
      </w:r>
      <w:r w:rsidR="00B61236">
        <w:rPr>
          <w:rFonts w:ascii="Arial" w:hAnsi="Arial" w:cs="Arial"/>
        </w:rPr>
        <w:t>»</w:t>
      </w:r>
      <w:r w:rsidR="00B61236" w:rsidRPr="00CF77B6">
        <w:rPr>
          <w:rFonts w:ascii="Arial" w:hAnsi="Arial" w:cs="Arial"/>
        </w:rPr>
        <w:t>.</w:t>
      </w:r>
    </w:p>
    <w:p w14:paraId="69CCD59B" w14:textId="5BE743CA" w:rsidR="00C14B91" w:rsidRPr="00A10693" w:rsidRDefault="006F69C1" w:rsidP="00C14B91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В случае проведения</w:t>
      </w:r>
      <w:r w:rsidRPr="00A10693">
        <w:rPr>
          <w:rFonts w:ascii="Arial" w:hAnsi="Arial" w:cs="Arial"/>
        </w:rPr>
        <w:t xml:space="preserve"> </w:t>
      </w:r>
      <w:r w:rsidR="00C14B91" w:rsidRPr="00A10693">
        <w:rPr>
          <w:rFonts w:ascii="Arial" w:hAnsi="Arial" w:cs="Arial"/>
        </w:rPr>
        <w:t xml:space="preserve">закупочных процедур вне системы взаимодействия с поставщиком, закупщик оповещает менеджера по сопровождению договора о необходимости заключения разового договора/спецификации </w:t>
      </w:r>
      <w:r w:rsidR="00DA3D36" w:rsidRPr="00A10693">
        <w:rPr>
          <w:rFonts w:ascii="Arial" w:hAnsi="Arial" w:cs="Arial"/>
        </w:rPr>
        <w:t>путём создания в СЭД служебной записки с прикрепленным пакетом документов (в случае если закупщик и менеджер по сопровождению договора являются разными сотрудниками)</w:t>
      </w:r>
      <w:r w:rsidR="00C14B91" w:rsidRPr="00A10693">
        <w:rPr>
          <w:rFonts w:ascii="Arial" w:hAnsi="Arial" w:cs="Arial"/>
        </w:rPr>
        <w:t xml:space="preserve"> (требуемые документы описаны во Временном регламенте выполнения закупки и заключения договора). Менеджер по сопровождению договора создает проект разового договора/спецификации.</w:t>
      </w:r>
    </w:p>
    <w:p w14:paraId="52A1C928" w14:textId="1128BCD8" w:rsidR="000007FA" w:rsidRPr="00A10693" w:rsidRDefault="00C14B91" w:rsidP="00C14B91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>Разовый договор/спецификация регистрируется в SAP S/4HANA как системный документ Заказ на поставку</w:t>
      </w:r>
      <w:r w:rsidR="00964593" w:rsidRPr="00A10693">
        <w:rPr>
          <w:rFonts w:ascii="Arial" w:hAnsi="Arial" w:cs="Arial"/>
        </w:rPr>
        <w:t xml:space="preserve"> </w:t>
      </w:r>
      <w:r w:rsidR="00792247">
        <w:rPr>
          <w:rFonts w:ascii="Arial" w:hAnsi="Arial" w:cs="Arial"/>
        </w:rPr>
        <w:t>вида</w:t>
      </w:r>
      <w:r w:rsidR="00792247" w:rsidRPr="00F8304C">
        <w:rPr>
          <w:rFonts w:ascii="Arial" w:hAnsi="Arial" w:cs="Arial"/>
        </w:rPr>
        <w:t xml:space="preserve"> </w:t>
      </w:r>
      <w:r w:rsidR="00792247" w:rsidRPr="00792247">
        <w:rPr>
          <w:rFonts w:ascii="Arial" w:hAnsi="Arial" w:cs="Arial"/>
          <w:lang w:val="en-US"/>
        </w:rPr>
        <w:t>ZRAZ</w:t>
      </w:r>
      <w:r w:rsidR="00792247" w:rsidRPr="00F8304C">
        <w:rPr>
          <w:rFonts w:ascii="Arial" w:hAnsi="Arial" w:cs="Arial"/>
        </w:rPr>
        <w:t>-</w:t>
      </w:r>
      <w:r w:rsidR="00792247" w:rsidRPr="00792247">
        <w:rPr>
          <w:rFonts w:ascii="Arial" w:hAnsi="Arial" w:cs="Arial"/>
        </w:rPr>
        <w:t>разовый договор</w:t>
      </w:r>
      <w:r w:rsidR="00792247" w:rsidRPr="00F8304C">
        <w:rPr>
          <w:rFonts w:ascii="Arial" w:hAnsi="Arial" w:cs="Arial"/>
        </w:rPr>
        <w:t xml:space="preserve"> </w:t>
      </w:r>
      <w:r w:rsidR="00964593" w:rsidRPr="00A10693">
        <w:rPr>
          <w:rFonts w:ascii="Arial" w:hAnsi="Arial" w:cs="Arial"/>
        </w:rPr>
        <w:t>со ссылкой на заявку на закупку МТР, заявку на закупку работ,</w:t>
      </w:r>
      <w:r w:rsidR="00AE230E" w:rsidRPr="00A10693">
        <w:rPr>
          <w:rFonts w:ascii="Arial" w:hAnsi="Arial" w:cs="Arial"/>
        </w:rPr>
        <w:t xml:space="preserve"> </w:t>
      </w:r>
      <w:r w:rsidR="00964593" w:rsidRPr="00A10693">
        <w:rPr>
          <w:rFonts w:ascii="Arial" w:hAnsi="Arial" w:cs="Arial"/>
        </w:rPr>
        <w:t>услуг, заявку на закупку с ОЛ/ТЗ</w:t>
      </w:r>
      <w:r w:rsidRPr="00A10693">
        <w:rPr>
          <w:rFonts w:ascii="Arial" w:hAnsi="Arial" w:cs="Arial"/>
        </w:rPr>
        <w:t xml:space="preserve">. </w:t>
      </w:r>
    </w:p>
    <w:p w14:paraId="4BEB4416" w14:textId="1EC4ECEA" w:rsidR="00094778" w:rsidRDefault="00C14B91" w:rsidP="00094778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Все </w:t>
      </w:r>
      <w:r w:rsidRPr="00A10693">
        <w:rPr>
          <w:rFonts w:ascii="Arial" w:hAnsi="Arial" w:cs="Arial"/>
        </w:rPr>
        <w:t>разовые договор</w:t>
      </w:r>
      <w:r w:rsidR="00B704F4" w:rsidRPr="00A10693">
        <w:rPr>
          <w:rFonts w:ascii="Arial" w:hAnsi="Arial" w:cs="Arial"/>
        </w:rPr>
        <w:t>ы</w:t>
      </w:r>
      <w:r w:rsidRPr="00A10693">
        <w:rPr>
          <w:rFonts w:ascii="Arial" w:hAnsi="Arial" w:cs="Arial"/>
        </w:rPr>
        <w:t xml:space="preserve">/спецификации </w:t>
      </w:r>
      <w:r w:rsidRPr="00A10693">
        <w:rPr>
          <w:rFonts w:ascii="Arial" w:hAnsi="Arial" w:cs="Arial"/>
          <w:color w:val="000000" w:themeColor="text1"/>
          <w:szCs w:val="24"/>
        </w:rPr>
        <w:t xml:space="preserve">проходят согласование в СЭД. </w:t>
      </w:r>
      <w:r w:rsidR="00094778" w:rsidRPr="00A10693">
        <w:rPr>
          <w:rFonts w:ascii="Arial" w:hAnsi="Arial" w:cs="Arial"/>
          <w:color w:val="000000" w:themeColor="text1"/>
          <w:szCs w:val="24"/>
        </w:rPr>
        <w:t>Для передачи на согласование в СЭД менеджер по сопровождению договора деблокирует в системе</w:t>
      </w:r>
      <w:r w:rsidR="00094778">
        <w:rPr>
          <w:rFonts w:ascii="Arial" w:hAnsi="Arial" w:cs="Arial"/>
          <w:color w:val="000000" w:themeColor="text1"/>
          <w:szCs w:val="24"/>
        </w:rPr>
        <w:t xml:space="preserve"> разовый договор/спецификацию.</w:t>
      </w:r>
      <w:r w:rsidRPr="00A10693">
        <w:rPr>
          <w:rFonts w:ascii="Arial" w:hAnsi="Arial" w:cs="Arial"/>
          <w:color w:val="000000" w:themeColor="text1"/>
          <w:szCs w:val="24"/>
        </w:rPr>
        <w:t xml:space="preserve"> Процедура согласования в СЭД и статусы </w:t>
      </w:r>
      <w:r w:rsidRPr="00A10693">
        <w:rPr>
          <w:rFonts w:ascii="Arial" w:hAnsi="Arial" w:cs="Arial"/>
        </w:rPr>
        <w:t>разовых договоров/спецификации в SAP S/4HANA аналогичны процедуре согласования рамочных догово</w:t>
      </w:r>
      <w:r w:rsidRPr="00A10693">
        <w:rPr>
          <w:rFonts w:ascii="Arial" w:hAnsi="Arial" w:cs="Arial"/>
        </w:rPr>
        <w:lastRenderedPageBreak/>
        <w:t xml:space="preserve">ров и дополнительных соглашений. </w:t>
      </w:r>
      <w:r w:rsidR="00F3492C" w:rsidRPr="00A10693">
        <w:rPr>
          <w:rFonts w:ascii="Arial" w:hAnsi="Arial" w:cs="Arial"/>
        </w:rPr>
        <w:t>Статус «Действующий» для Разовых договоров/спецификаций означает, что к ним возможно создавать в SAP S/4HANA последующие документы (</w:t>
      </w:r>
      <w:r w:rsidR="005D6CA9">
        <w:rPr>
          <w:rFonts w:ascii="Arial" w:hAnsi="Arial" w:cs="Arial"/>
        </w:rPr>
        <w:t>«</w:t>
      </w:r>
      <w:r w:rsidR="00F3492C" w:rsidRPr="00A10693">
        <w:rPr>
          <w:rFonts w:ascii="Arial" w:hAnsi="Arial" w:cs="Arial"/>
        </w:rPr>
        <w:t>Входящие поставки</w:t>
      </w:r>
      <w:r w:rsidR="005D6CA9">
        <w:rPr>
          <w:rFonts w:ascii="Arial" w:hAnsi="Arial" w:cs="Arial"/>
        </w:rPr>
        <w:t>»</w:t>
      </w:r>
      <w:r w:rsidR="00F3492C" w:rsidRPr="00A10693">
        <w:rPr>
          <w:rFonts w:ascii="Arial" w:hAnsi="Arial" w:cs="Arial"/>
        </w:rPr>
        <w:t xml:space="preserve">, </w:t>
      </w:r>
      <w:r w:rsidR="005D6CA9">
        <w:rPr>
          <w:rFonts w:ascii="Arial" w:hAnsi="Arial" w:cs="Arial"/>
        </w:rPr>
        <w:t>«</w:t>
      </w:r>
      <w:r w:rsidR="00F3492C" w:rsidRPr="00A10693">
        <w:rPr>
          <w:rFonts w:ascii="Arial" w:hAnsi="Arial" w:cs="Arial"/>
        </w:rPr>
        <w:t>Документы поступления</w:t>
      </w:r>
      <w:r w:rsidR="005D6CA9">
        <w:rPr>
          <w:rFonts w:ascii="Arial" w:hAnsi="Arial" w:cs="Arial"/>
        </w:rPr>
        <w:t>»</w:t>
      </w:r>
      <w:r w:rsidR="00F3492C" w:rsidRPr="00A10693">
        <w:rPr>
          <w:rFonts w:ascii="Arial" w:hAnsi="Arial" w:cs="Arial"/>
        </w:rPr>
        <w:t>).</w:t>
      </w:r>
      <w:r w:rsidR="00094778">
        <w:rPr>
          <w:rFonts w:ascii="Arial" w:hAnsi="Arial" w:cs="Arial"/>
        </w:rPr>
        <w:t xml:space="preserve"> </w:t>
      </w:r>
      <w:r w:rsidR="00094778" w:rsidRPr="00A10693">
        <w:rPr>
          <w:rFonts w:ascii="Arial" w:hAnsi="Arial" w:cs="Arial"/>
          <w:color w:val="000000" w:themeColor="text1"/>
          <w:szCs w:val="24"/>
        </w:rPr>
        <w:t>Подробнее интеграция с СЭД описана в соответствующем</w:t>
      </w:r>
      <w:r w:rsidR="00094778">
        <w:rPr>
          <w:rFonts w:ascii="Arial" w:hAnsi="Arial" w:cs="Arial"/>
          <w:color w:val="000000" w:themeColor="text1"/>
          <w:szCs w:val="24"/>
        </w:rPr>
        <w:t xml:space="preserve"> </w:t>
      </w:r>
      <w:r w:rsidR="0022430B">
        <w:rPr>
          <w:rFonts w:ascii="Arial" w:hAnsi="Arial" w:cs="Arial"/>
          <w:color w:val="000000" w:themeColor="text1"/>
          <w:szCs w:val="24"/>
        </w:rPr>
        <w:t xml:space="preserve">СОИ </w:t>
      </w:r>
      <w:del w:id="524" w:author="SintsovaMA" w:date="2021-03-22T17:21:00Z">
        <w:r w:rsidR="0022430B" w:rsidDel="00F04D56">
          <w:rPr>
            <w:rFonts w:ascii="Arial" w:hAnsi="Arial" w:cs="Arial"/>
            <w:color w:val="000000" w:themeColor="text1"/>
            <w:szCs w:val="24"/>
          </w:rPr>
          <w:delText>ERP.5</w:delText>
        </w:r>
        <w:r w:rsidR="00577418" w:rsidRPr="00577418" w:rsidDel="00F04D56">
          <w:rPr>
            <w:rFonts w:ascii="Arial" w:hAnsi="Arial" w:cs="Arial"/>
            <w:color w:val="000000" w:themeColor="text1"/>
            <w:szCs w:val="24"/>
          </w:rPr>
          <w:delText xml:space="preserve">.6.16 </w:delText>
        </w:r>
      </w:del>
      <w:r w:rsidR="00577418" w:rsidRPr="00577418">
        <w:rPr>
          <w:rFonts w:ascii="Arial" w:hAnsi="Arial" w:cs="Arial"/>
          <w:color w:val="000000" w:themeColor="text1"/>
          <w:szCs w:val="24"/>
        </w:rPr>
        <w:t>«Соглашение об интеграции с СЭД»</w:t>
      </w:r>
      <w:r w:rsidR="00094778" w:rsidRPr="00A10693">
        <w:rPr>
          <w:rFonts w:ascii="Arial" w:hAnsi="Arial" w:cs="Arial"/>
          <w:color w:val="000000" w:themeColor="text1"/>
          <w:szCs w:val="24"/>
        </w:rPr>
        <w:t xml:space="preserve">. </w:t>
      </w:r>
    </w:p>
    <w:p w14:paraId="30B70FDF" w14:textId="0F30A750" w:rsidR="00732420" w:rsidRPr="00A10693" w:rsidRDefault="00732420" w:rsidP="00732420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Общее описание бизнес-процесса ПП-10.04.03.02-ERP </w:t>
      </w:r>
      <w:r w:rsidR="00843A8C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Заключение договора</w:t>
      </w:r>
      <w:r w:rsidR="00C02A25" w:rsidRPr="00A10693">
        <w:rPr>
          <w:rFonts w:ascii="Arial" w:hAnsi="Arial" w:cs="Arial"/>
          <w:color w:val="000000" w:themeColor="text1"/>
          <w:szCs w:val="24"/>
        </w:rPr>
        <w:t xml:space="preserve"> закупки</w:t>
      </w:r>
      <w:r w:rsidR="00843A8C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приведено в таблице </w:t>
      </w:r>
      <w:r w:rsidRPr="00A10693">
        <w:rPr>
          <w:rFonts w:ascii="Arial" w:hAnsi="Arial" w:cs="Arial"/>
          <w:color w:val="000000" w:themeColor="text1"/>
          <w:szCs w:val="24"/>
        </w:rPr>
        <w:fldChar w:fldCharType="begin"/>
      </w:r>
      <w:r w:rsidRPr="00A10693">
        <w:rPr>
          <w:rFonts w:ascii="Arial" w:hAnsi="Arial" w:cs="Arial"/>
          <w:color w:val="000000" w:themeColor="text1"/>
          <w:szCs w:val="24"/>
        </w:rPr>
        <w:instrText xml:space="preserve"> REF _Ref515552381 \h\#\0  </w:instrText>
      </w:r>
      <w:r w:rsidR="00A10693">
        <w:rPr>
          <w:rFonts w:ascii="Arial" w:hAnsi="Arial" w:cs="Arial"/>
          <w:color w:val="000000" w:themeColor="text1"/>
          <w:szCs w:val="24"/>
        </w:rPr>
        <w:instrText xml:space="preserve"> \* MERGEFORMAT </w:instrText>
      </w:r>
      <w:r w:rsidRPr="00A10693">
        <w:rPr>
          <w:rFonts w:ascii="Arial" w:hAnsi="Arial" w:cs="Arial"/>
          <w:color w:val="000000" w:themeColor="text1"/>
          <w:szCs w:val="24"/>
        </w:rPr>
      </w:r>
      <w:r w:rsidRPr="00A10693">
        <w:rPr>
          <w:rFonts w:ascii="Arial" w:hAnsi="Arial" w:cs="Arial"/>
          <w:color w:val="000000" w:themeColor="text1"/>
          <w:szCs w:val="24"/>
        </w:rPr>
        <w:fldChar w:fldCharType="separate"/>
      </w:r>
      <w:r w:rsidR="008157EB">
        <w:rPr>
          <w:rFonts w:ascii="Arial" w:hAnsi="Arial" w:cs="Arial"/>
          <w:color w:val="000000" w:themeColor="text1"/>
          <w:szCs w:val="24"/>
        </w:rPr>
        <w:t>8</w:t>
      </w:r>
      <w:r w:rsidRPr="00A10693">
        <w:rPr>
          <w:rFonts w:ascii="Arial" w:hAnsi="Arial" w:cs="Arial"/>
          <w:color w:val="000000" w:themeColor="text1"/>
          <w:szCs w:val="24"/>
        </w:rPr>
        <w:fldChar w:fldCharType="end"/>
      </w:r>
      <w:r w:rsidRPr="00A10693">
        <w:rPr>
          <w:rFonts w:ascii="Arial" w:hAnsi="Arial" w:cs="Arial"/>
          <w:color w:val="000000" w:themeColor="text1"/>
          <w:szCs w:val="24"/>
        </w:rPr>
        <w:t xml:space="preserve">. </w:t>
      </w:r>
    </w:p>
    <w:p w14:paraId="5247990D" w14:textId="77777777" w:rsidR="00B13A0D" w:rsidRDefault="00B13A0D">
      <w:pPr>
        <w:spacing w:after="200" w:line="276" w:lineRule="auto"/>
        <w:jc w:val="left"/>
        <w:rPr>
          <w:rFonts w:ascii="Arial" w:eastAsia="Calibri" w:hAnsi="Arial" w:cs="Arial"/>
          <w:b/>
          <w:sz w:val="22"/>
          <w:szCs w:val="24"/>
          <w:lang w:eastAsia="ru-RU"/>
        </w:rPr>
      </w:pPr>
      <w:bookmarkStart w:id="525" w:name="_Ref515552381"/>
      <w:bookmarkStart w:id="526" w:name="_Ref515538102"/>
      <w:bookmarkStart w:id="527" w:name="_Ref515538268"/>
      <w:r>
        <w:rPr>
          <w:rFonts w:ascii="Arial" w:hAnsi="Arial" w:cs="Arial"/>
          <w:b/>
          <w:sz w:val="22"/>
        </w:rPr>
        <w:br w:type="page"/>
      </w:r>
    </w:p>
    <w:p w14:paraId="79E8A62A" w14:textId="074D9E9A" w:rsidR="00732420" w:rsidRPr="00A10693" w:rsidRDefault="00732420" w:rsidP="00732420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10693">
        <w:rPr>
          <w:rFonts w:ascii="Arial" w:hAnsi="Arial" w:cs="Arial"/>
          <w:b/>
          <w:sz w:val="22"/>
        </w:rPr>
        <w:lastRenderedPageBreak/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8</w:t>
      </w:r>
      <w:r w:rsidRPr="00A10693">
        <w:rPr>
          <w:rFonts w:ascii="Arial" w:hAnsi="Arial" w:cs="Arial"/>
          <w:b/>
          <w:sz w:val="22"/>
        </w:rPr>
        <w:fldChar w:fldCharType="end"/>
      </w:r>
      <w:bookmarkEnd w:id="525"/>
      <w:r w:rsidRPr="00A10693">
        <w:rPr>
          <w:rFonts w:ascii="Arial" w:hAnsi="Arial" w:cs="Arial"/>
          <w:b/>
          <w:sz w:val="22"/>
        </w:rPr>
        <w:t>. Описание бизнес-процесса</w:t>
      </w:r>
      <w:bookmarkEnd w:id="526"/>
      <w:r w:rsidRPr="00A10693">
        <w:rPr>
          <w:rFonts w:ascii="Arial" w:hAnsi="Arial" w:cs="Arial"/>
          <w:b/>
          <w:sz w:val="22"/>
        </w:rPr>
        <w:t xml:space="preserve"> ПП-10.04.03.02-ERP Заключение договора</w:t>
      </w:r>
      <w:bookmarkEnd w:id="527"/>
      <w:r w:rsidR="00C02A25" w:rsidRPr="00A10693">
        <w:rPr>
          <w:rFonts w:ascii="Arial" w:hAnsi="Arial" w:cs="Arial"/>
          <w:b/>
          <w:sz w:val="22"/>
        </w:rPr>
        <w:t xml:space="preserve"> закупки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732420" w:rsidRPr="00A10693" w14:paraId="3DB4F2D2" w14:textId="77777777" w:rsidTr="00CA4600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6D3B9663" w14:textId="77777777" w:rsidR="00732420" w:rsidRPr="00A10693" w:rsidRDefault="00732420" w:rsidP="00CA4600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22053AFE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ПП-10.04.03.02-ERP Заключение договора закупки</w:t>
            </w:r>
          </w:p>
        </w:tc>
      </w:tr>
      <w:tr w:rsidR="00732420" w:rsidRPr="00A10693" w14:paraId="7E9CF705" w14:textId="77777777" w:rsidTr="00CA4600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61D4463E" w14:textId="77777777" w:rsidR="00732420" w:rsidRPr="00A10693" w:rsidRDefault="00732420" w:rsidP="00CA4600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  <w:vAlign w:val="bottom"/>
          </w:tcPr>
          <w:p w14:paraId="27979E34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 xml:space="preserve">Формирование проекта договора, выгрузка проекта договора в систему СЭД, отражение статуса согласования СЭД в </w:t>
            </w:r>
            <w:r w:rsidRPr="00A10693">
              <w:rPr>
                <w:rFonts w:ascii="Arial" w:hAnsi="Arial" w:cs="Arial"/>
                <w:sz w:val="20"/>
                <w:szCs w:val="20"/>
                <w:lang w:val="en-US"/>
              </w:rPr>
              <w:t>SAP</w:t>
            </w:r>
            <w:r w:rsidRPr="00A1069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0693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A10693">
              <w:rPr>
                <w:rFonts w:ascii="Arial" w:hAnsi="Arial" w:cs="Arial"/>
                <w:sz w:val="20"/>
                <w:szCs w:val="20"/>
              </w:rPr>
              <w:t xml:space="preserve">/4 </w:t>
            </w:r>
            <w:r w:rsidRPr="00A10693">
              <w:rPr>
                <w:rFonts w:ascii="Arial" w:hAnsi="Arial" w:cs="Arial"/>
                <w:sz w:val="20"/>
                <w:szCs w:val="20"/>
                <w:lang w:val="en-US"/>
              </w:rPr>
              <w:t>HANA</w:t>
            </w:r>
          </w:p>
        </w:tc>
      </w:tr>
      <w:tr w:rsidR="00732420" w:rsidRPr="00A10693" w14:paraId="385E03CC" w14:textId="77777777" w:rsidTr="00CA4600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66BD7B9E" w14:textId="77777777" w:rsidR="00732420" w:rsidRPr="00A10693" w:rsidRDefault="00732420" w:rsidP="00CA4600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  <w:vAlign w:val="bottom"/>
          </w:tcPr>
          <w:p w14:paraId="0E3C3F88" w14:textId="020D7804" w:rsidR="00732420" w:rsidRPr="00A10693" w:rsidRDefault="00732420" w:rsidP="00283C6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 xml:space="preserve">Согласно </w:t>
            </w:r>
            <w:del w:id="528" w:author="SintsovaMA" w:date="2021-03-22T17:21:00Z">
              <w:r w:rsidRPr="00A10693" w:rsidDel="00F04D56">
                <w:rPr>
                  <w:rFonts w:ascii="Arial" w:hAnsi="Arial" w:cs="Arial"/>
                  <w:sz w:val="20"/>
                  <w:szCs w:val="20"/>
                </w:rPr>
                <w:delText>регламент</w:delText>
              </w:r>
              <w:r w:rsidR="009F5262" w:rsidRPr="00A10693" w:rsidDel="00F04D56">
                <w:rPr>
                  <w:rFonts w:ascii="Arial" w:hAnsi="Arial" w:cs="Arial"/>
                  <w:sz w:val="20"/>
                  <w:szCs w:val="20"/>
                </w:rPr>
                <w:delText>у</w:delText>
              </w:r>
              <w:r w:rsidRPr="00A10693" w:rsidDel="00F04D56">
                <w:rPr>
                  <w:rFonts w:ascii="Arial" w:hAnsi="Arial" w:cs="Arial"/>
                  <w:sz w:val="20"/>
                  <w:szCs w:val="20"/>
                </w:rPr>
                <w:delText xml:space="preserve"> </w:delText>
              </w:r>
              <w:r w:rsidRPr="00A10693" w:rsidDel="00F04D56">
                <w:delText xml:space="preserve"> </w:delText>
              </w:r>
              <w:r w:rsidRPr="00A10693" w:rsidDel="00F04D56">
                <w:rPr>
                  <w:rFonts w:ascii="Arial" w:hAnsi="Arial" w:cs="Arial"/>
                  <w:sz w:val="20"/>
                  <w:szCs w:val="20"/>
                </w:rPr>
                <w:delText>ERP.2.1_26_ММ</w:delText>
              </w:r>
            </w:del>
            <w:ins w:id="529" w:author="SintsovaMA" w:date="2021-03-22T17:21:00Z">
              <w:r w:rsidR="00F04D56">
                <w:rPr>
                  <w:rFonts w:ascii="Arial" w:hAnsi="Arial" w:cs="Arial"/>
                  <w:sz w:val="20"/>
                  <w:szCs w:val="20"/>
                </w:rPr>
                <w:t>Регламент</w:t>
              </w:r>
            </w:ins>
            <w:del w:id="530" w:author="SintsovaMA" w:date="2021-03-22T17:21:00Z">
              <w:r w:rsidRPr="00A10693" w:rsidDel="00F04D56">
                <w:rPr>
                  <w:rFonts w:ascii="Arial" w:hAnsi="Arial" w:cs="Arial"/>
                  <w:sz w:val="20"/>
                  <w:szCs w:val="20"/>
                </w:rPr>
                <w:delText xml:space="preserve"> Временный регла</w:delText>
              </w:r>
            </w:del>
            <w:del w:id="531" w:author="SintsovaMA" w:date="2021-03-22T17:22:00Z">
              <w:r w:rsidRPr="00A10693" w:rsidDel="00F04D56">
                <w:rPr>
                  <w:rFonts w:ascii="Arial" w:hAnsi="Arial" w:cs="Arial"/>
                  <w:sz w:val="20"/>
                  <w:szCs w:val="20"/>
                </w:rPr>
                <w:delText>мент В</w:delText>
              </w:r>
            </w:del>
            <w:ins w:id="532" w:author="SintsovaMA" w:date="2021-03-22T17:22:00Z">
              <w:r w:rsidR="00F04D56">
                <w:rPr>
                  <w:rFonts w:ascii="Arial" w:hAnsi="Arial" w:cs="Arial"/>
                  <w:sz w:val="20"/>
                  <w:szCs w:val="20"/>
                </w:rPr>
                <w:t xml:space="preserve"> в</w:t>
              </w:r>
            </w:ins>
            <w:r w:rsidRPr="00A10693">
              <w:rPr>
                <w:rFonts w:ascii="Arial" w:hAnsi="Arial" w:cs="Arial"/>
                <w:sz w:val="20"/>
                <w:szCs w:val="20"/>
              </w:rPr>
              <w:t>ыполнени</w:t>
            </w:r>
            <w:del w:id="533" w:author="SintsovaMA" w:date="2021-03-22T17:22:00Z">
              <w:r w:rsidRPr="00A10693" w:rsidDel="00F04D56">
                <w:rPr>
                  <w:rFonts w:ascii="Arial" w:hAnsi="Arial" w:cs="Arial"/>
                  <w:sz w:val="20"/>
                  <w:szCs w:val="20"/>
                </w:rPr>
                <w:delText>е</w:delText>
              </w:r>
            </w:del>
            <w:ins w:id="534" w:author="SintsovaMA" w:date="2021-03-22T17:22:00Z">
              <w:r w:rsidR="00F04D56">
                <w:rPr>
                  <w:rFonts w:ascii="Arial" w:hAnsi="Arial" w:cs="Arial"/>
                  <w:sz w:val="20"/>
                  <w:szCs w:val="20"/>
                </w:rPr>
                <w:t>я</w:t>
              </w:r>
            </w:ins>
            <w:r w:rsidRPr="00A10693">
              <w:rPr>
                <w:rFonts w:ascii="Arial" w:hAnsi="Arial" w:cs="Arial"/>
                <w:sz w:val="20"/>
                <w:szCs w:val="20"/>
              </w:rPr>
              <w:t xml:space="preserve"> закупки </w:t>
            </w:r>
            <w:del w:id="535" w:author="SintsovaMA" w:date="2021-03-22T17:22:00Z">
              <w:r w:rsidRPr="00A10693" w:rsidDel="00F04D56">
                <w:rPr>
                  <w:rFonts w:ascii="Arial" w:hAnsi="Arial" w:cs="Arial"/>
                  <w:sz w:val="20"/>
                  <w:szCs w:val="20"/>
                </w:rPr>
                <w:delText>и заключение договора</w:delText>
              </w:r>
            </w:del>
          </w:p>
        </w:tc>
      </w:tr>
      <w:tr w:rsidR="00732420" w:rsidRPr="00A10693" w14:paraId="4D577341" w14:textId="77777777" w:rsidTr="00CA460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09C47637" w14:textId="77777777" w:rsidR="00732420" w:rsidRPr="00A10693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  <w:vAlign w:val="bottom"/>
          </w:tcPr>
          <w:p w14:paraId="50F7CBEF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ПП-10.04.03.02-ERP Выполнение закупки</w:t>
            </w:r>
          </w:p>
        </w:tc>
      </w:tr>
      <w:tr w:rsidR="00732420" w:rsidRPr="00A10693" w14:paraId="428DC482" w14:textId="77777777" w:rsidTr="00CA460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2EED5FE1" w14:textId="77777777" w:rsidR="00732420" w:rsidRPr="00A10693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6383F75A" w14:textId="77777777" w:rsidR="00732420" w:rsidRPr="00A10693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ПП-10.04.04.01-ERP Управление обязательствами по закупке МТР (кроме допретензионой работы)</w:t>
            </w:r>
          </w:p>
          <w:p w14:paraId="58B535E0" w14:textId="77777777" w:rsidR="00732420" w:rsidRPr="00A10693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ПП-10.04.05-ERP Управление обязательствами по закупке работ, услуг</w:t>
            </w:r>
          </w:p>
          <w:p w14:paraId="3AE0A7B8" w14:textId="77777777" w:rsidR="00732420" w:rsidRPr="00A10693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 xml:space="preserve">ПП-10.07.02-ERP Планирование работы складской логистики </w:t>
            </w:r>
          </w:p>
          <w:p w14:paraId="578F1369" w14:textId="77777777" w:rsidR="00732420" w:rsidRPr="00A10693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ПП-10.06.02-ERP Оперативное управление транспортировкой</w:t>
            </w:r>
          </w:p>
          <w:p w14:paraId="26E88D9F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 xml:space="preserve">ОП-03.02.19.03-ERP  Управление потребностью и стоимостью ОДЦИ </w:t>
            </w:r>
          </w:p>
        </w:tc>
      </w:tr>
      <w:tr w:rsidR="00732420" w:rsidRPr="00A10693" w14:paraId="27E14607" w14:textId="77777777" w:rsidTr="00CA460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53B88E76" w14:textId="77777777" w:rsidR="00732420" w:rsidRPr="00A10693" w:rsidRDefault="00732420" w:rsidP="00CA4600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  <w:vAlign w:val="bottom"/>
          </w:tcPr>
          <w:p w14:paraId="6A3E1989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Заявка на закупку МТР с присвоенным источником поставки (с присвоенным рамочным договором)</w:t>
            </w:r>
          </w:p>
          <w:p w14:paraId="6B668059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Заявка на закупку работ, услуг с присвоенном источником поставки (с присвоенным рамочным договором)</w:t>
            </w:r>
          </w:p>
          <w:p w14:paraId="5656BF88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Итоговые документы выполнения закупочных процедур (Матрица оценки, коммерческая часть предложения).</w:t>
            </w:r>
          </w:p>
          <w:p w14:paraId="58FE9F25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Заявка на закупку МТР без присвоенного источника поставки</w:t>
            </w:r>
          </w:p>
          <w:p w14:paraId="3B2C2702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Заявка на закупку работ, услуг без присвоенного источника поставки</w:t>
            </w:r>
          </w:p>
        </w:tc>
      </w:tr>
      <w:tr w:rsidR="00732420" w:rsidRPr="00A10693" w14:paraId="74E4B4A6" w14:textId="77777777" w:rsidTr="00CA460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08484D44" w14:textId="77777777" w:rsidR="00732420" w:rsidRPr="00A10693" w:rsidRDefault="00732420" w:rsidP="00CA4600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229" w:type="dxa"/>
            <w:vAlign w:val="bottom"/>
          </w:tcPr>
          <w:p w14:paraId="58C8F18F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Рамочный договор</w:t>
            </w:r>
          </w:p>
          <w:p w14:paraId="2FE7DC35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Спецификация договора</w:t>
            </w:r>
          </w:p>
          <w:p w14:paraId="1ED746E0" w14:textId="55AA5A6E" w:rsidR="00017A36" w:rsidRPr="00A10693" w:rsidRDefault="00017A36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Разовый договор</w:t>
            </w:r>
          </w:p>
          <w:p w14:paraId="265A892E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Квартальная спецификация</w:t>
            </w:r>
          </w:p>
          <w:p w14:paraId="6CF7AE40" w14:textId="67170B4D" w:rsidR="00B36AAE" w:rsidRPr="00A10693" w:rsidRDefault="00B36AAE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Дополнительное соглашение к договору оказания работ, услуг</w:t>
            </w:r>
          </w:p>
        </w:tc>
      </w:tr>
    </w:tbl>
    <w:p w14:paraId="04F337A0" w14:textId="77777777" w:rsidR="00732420" w:rsidRPr="00A10693" w:rsidRDefault="00732420" w:rsidP="00732420">
      <w:pPr>
        <w:pStyle w:val="a8"/>
        <w:keepNext/>
        <w:spacing w:after="0" w:afterAutospacing="0"/>
        <w:jc w:val="right"/>
        <w:rPr>
          <w:rFonts w:ascii="Arial" w:hAnsi="Arial" w:cs="Arial"/>
          <w:sz w:val="22"/>
        </w:rPr>
      </w:pPr>
    </w:p>
    <w:p w14:paraId="01A99739" w14:textId="77777777" w:rsidR="00732420" w:rsidRPr="00A10693" w:rsidRDefault="00732420" w:rsidP="00732420">
      <w:pPr>
        <w:rPr>
          <w:rFonts w:ascii="Arial" w:eastAsia="Calibri" w:hAnsi="Arial" w:cs="Arial"/>
          <w:color w:val="000000" w:themeColor="text1"/>
          <w:sz w:val="20"/>
          <w:szCs w:val="20"/>
        </w:rPr>
      </w:pPr>
      <w:r w:rsidRPr="00A10693">
        <w:rPr>
          <w:rFonts w:ascii="Arial" w:hAnsi="Arial" w:eastAsia="Calibri" w:cs="Arial"/>
          <w:color w:val="000000" w:themeColor="text1"/>
          <w:sz w:val="20"/>
          <w:szCs w:val="20"/>
        </w:rPr>
        <w:tab/>
      </w:r>
    </w:p>
    <w:p w14:paraId="514FB5D7" w14:textId="77777777" w:rsidR="00F12C5F" w:rsidRPr="00A10693" w:rsidRDefault="00F12C5F" w:rsidP="00F8304C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  <w:color w:val="000000" w:themeColor="text1"/>
          <w:szCs w:val="24"/>
        </w:rPr>
        <w:t>Схема в Aris:</w:t>
      </w:r>
      <w:r w:rsidRPr="00F8304C" w:rsidDel="00F12C5F">
        <w:rPr>
          <w:rFonts w:ascii="Arial" w:hAnsi="Arial" w:cs="Arial"/>
          <w:color w:val="000000" w:themeColor="text1"/>
          <w:szCs w:val="24"/>
        </w:rPr>
        <w:t xml:space="preserve"> </w:t>
      </w:r>
      <w:r w:rsidRPr="00F8304C">
        <w:rPr>
          <w:rFonts w:ascii="Arial" w:hAnsi="Arial" w:cs="Arial"/>
          <w:color w:val="000000" w:themeColor="text1"/>
          <w:szCs w:val="24"/>
        </w:rPr>
        <w:t>см. Приложение 1</w:t>
      </w:r>
    </w:p>
    <w:p w14:paraId="4299A928" w14:textId="1A4D2BB0" w:rsidR="00732420" w:rsidRPr="00A10693" w:rsidRDefault="00732420" w:rsidP="00B72183">
      <w:pPr>
        <w:jc w:val="left"/>
        <w:rPr>
          <w:rFonts w:ascii="Arial" w:hAnsi="Arial" w:cs="Arial"/>
          <w:i/>
          <w:color w:val="7F7F7F" w:themeColor="text1" w:themeTint="80"/>
        </w:rPr>
      </w:pPr>
    </w:p>
    <w:p w14:paraId="7A10D4D4" w14:textId="77777777" w:rsidR="00B13A0D" w:rsidRDefault="00B13A0D">
      <w:pPr>
        <w:spacing w:after="200" w:line="276" w:lineRule="auto"/>
        <w:jc w:val="left"/>
        <w:rPr>
          <w:rFonts w:ascii="Arial" w:eastAsia="Calibri" w:hAnsi="Arial"/>
          <w:b/>
          <w:caps/>
          <w:sz w:val="20"/>
          <w:szCs w:val="20"/>
        </w:rPr>
      </w:pPr>
      <w:bookmarkStart w:id="536" w:name="_Toc516329637"/>
      <w:r>
        <w:br w:type="page"/>
      </w:r>
    </w:p>
    <w:p w14:paraId="3550132E" w14:textId="1AC45C2C" w:rsidR="00732420" w:rsidRPr="00A10693" w:rsidRDefault="00732420" w:rsidP="00D01C7D">
      <w:pPr>
        <w:pStyle w:val="3"/>
      </w:pPr>
      <w:bookmarkStart w:id="537" w:name="_Toc38337449"/>
      <w:bookmarkStart w:id="538" w:name="_Toc38339831"/>
      <w:bookmarkStart w:id="539" w:name="_Toc38341159"/>
      <w:bookmarkStart w:id="540" w:name="_Toc48930113"/>
      <w:bookmarkStart w:id="541" w:name="_Toc64879342"/>
      <w:bookmarkEnd w:id="537"/>
      <w:bookmarkEnd w:id="538"/>
      <w:bookmarkEnd w:id="539"/>
      <w:bookmarkEnd w:id="540"/>
      <w:r w:rsidRPr="00A10693">
        <w:lastRenderedPageBreak/>
        <w:t>Описание бизнес-процесса ПП-10.04.04.01-ERP Управление обязательствами по закупке МТР (кроме допретензионной работы).</w:t>
      </w:r>
      <w:bookmarkEnd w:id="536"/>
      <w:bookmarkEnd w:id="541"/>
    </w:p>
    <w:p w14:paraId="5BFC9B35" w14:textId="5B98EBE0" w:rsidR="00732420" w:rsidRPr="00A10693" w:rsidRDefault="00732420" w:rsidP="00732420">
      <w:pPr>
        <w:rPr>
          <w:rFonts w:eastAsiaTheme="majorEastAsia"/>
        </w:rPr>
      </w:pPr>
    </w:p>
    <w:p w14:paraId="73E6A8C6" w14:textId="4C0D2FE6" w:rsidR="00A42C22" w:rsidRPr="00A10693" w:rsidRDefault="00A42C22" w:rsidP="00F813E6">
      <w:pPr>
        <w:spacing w:after="240" w:line="276" w:lineRule="auto"/>
        <w:ind w:firstLine="567"/>
        <w:rPr>
          <w:rFonts w:ascii="Arial" w:hAnsi="Arial" w:cs="Arial"/>
          <w:sz w:val="20"/>
          <w:szCs w:val="20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Процесс </w:t>
      </w:r>
      <w:r w:rsidR="00A916E1" w:rsidRPr="00A10693">
        <w:rPr>
          <w:rFonts w:ascii="Arial" w:hAnsi="Arial" w:cs="Arial"/>
          <w:color w:val="000000" w:themeColor="text1"/>
          <w:szCs w:val="24"/>
        </w:rPr>
        <w:t xml:space="preserve">ПП-10.04.04.01-ERP </w:t>
      </w:r>
      <w:r w:rsidR="00843A8C">
        <w:rPr>
          <w:rFonts w:ascii="Arial" w:hAnsi="Arial" w:cs="Arial"/>
          <w:color w:val="000000" w:themeColor="text1"/>
          <w:szCs w:val="24"/>
        </w:rPr>
        <w:t>«</w:t>
      </w:r>
      <w:r w:rsidR="00A916E1" w:rsidRPr="00A10693">
        <w:rPr>
          <w:rFonts w:ascii="Arial" w:hAnsi="Arial" w:cs="Arial"/>
          <w:color w:val="000000" w:themeColor="text1"/>
          <w:szCs w:val="24"/>
        </w:rPr>
        <w:t>Управление обязательствами по закупке МТР (кроме допретензионной работы)</w:t>
      </w:r>
      <w:r w:rsidR="00843A8C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выполняется в соответствии с </w:t>
      </w:r>
      <w:r w:rsidR="00BB4027">
        <w:rPr>
          <w:rFonts w:ascii="Arial" w:hAnsi="Arial" w:cs="Arial"/>
          <w:color w:val="000000" w:themeColor="text1"/>
          <w:szCs w:val="24"/>
        </w:rPr>
        <w:t>«</w:t>
      </w:r>
      <w:r w:rsidR="00A916E1" w:rsidRPr="00A10693">
        <w:rPr>
          <w:rFonts w:ascii="Arial" w:hAnsi="Arial" w:cs="Arial"/>
          <w:color w:val="000000" w:themeColor="text1"/>
          <w:szCs w:val="24"/>
        </w:rPr>
        <w:t>Регламент</w:t>
      </w:r>
      <w:r w:rsidR="00BB4027">
        <w:rPr>
          <w:rFonts w:ascii="Arial" w:hAnsi="Arial" w:cs="Arial"/>
          <w:color w:val="000000" w:themeColor="text1"/>
          <w:szCs w:val="24"/>
        </w:rPr>
        <w:t>ом</w:t>
      </w:r>
      <w:r w:rsidR="00A916E1" w:rsidRPr="00A10693">
        <w:rPr>
          <w:rFonts w:ascii="Arial" w:hAnsi="Arial" w:cs="Arial"/>
          <w:color w:val="000000" w:themeColor="text1"/>
          <w:szCs w:val="24"/>
        </w:rPr>
        <w:t xml:space="preserve"> по управлению обязательствами Поставщиков</w:t>
      </w:r>
      <w:r w:rsidR="00370CE5" w:rsidRPr="00A10693">
        <w:rPr>
          <w:rFonts w:ascii="Arial" w:hAnsi="Arial" w:cs="Arial"/>
          <w:color w:val="000000" w:themeColor="text1"/>
          <w:szCs w:val="24"/>
        </w:rPr>
        <w:t>»</w:t>
      </w:r>
      <w:r w:rsidR="00A916E1" w:rsidRPr="00A10693">
        <w:rPr>
          <w:rFonts w:ascii="Arial" w:hAnsi="Arial" w:cs="Arial"/>
          <w:color w:val="000000" w:themeColor="text1"/>
          <w:szCs w:val="24"/>
        </w:rPr>
        <w:t>.</w:t>
      </w:r>
      <w:r w:rsidR="00A916E1" w:rsidRPr="00A10693">
        <w:rPr>
          <w:rFonts w:ascii="Arial" w:hAnsi="Arial" w:cs="Arial"/>
          <w:sz w:val="20"/>
          <w:szCs w:val="20"/>
        </w:rPr>
        <w:t xml:space="preserve"> </w:t>
      </w:r>
    </w:p>
    <w:p w14:paraId="0F618647" w14:textId="45826CB3" w:rsidR="00A916E1" w:rsidRPr="00A10693" w:rsidRDefault="00A916E1" w:rsidP="00F813E6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Основная цель процесса ПП-10.04.04.01-ERP </w:t>
      </w:r>
      <w:r w:rsidR="00843A8C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Управление обязательствами по закупке МТР (кроме допретензионной работы)</w:t>
      </w:r>
      <w:r w:rsidR="00843A8C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состоит в обеспечении своевременного и качественного исполнения всех обязательств Поставщиком МТР согласно заключенному Договору на поставку МТР. </w:t>
      </w:r>
    </w:p>
    <w:p w14:paraId="72E5AFA2" w14:textId="7CFFB34F" w:rsidR="00A42C22" w:rsidRPr="00A10693" w:rsidRDefault="00A42C22" w:rsidP="00F813E6">
      <w:pPr>
        <w:spacing w:after="240" w:line="276" w:lineRule="auto"/>
        <w:ind w:left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 рамках процесса реализ</w:t>
      </w:r>
      <w:r w:rsidR="00A916E1" w:rsidRPr="00A10693">
        <w:rPr>
          <w:rFonts w:ascii="Arial" w:hAnsi="Arial" w:cs="Arial"/>
          <w:color w:val="000000" w:themeColor="text1"/>
          <w:szCs w:val="24"/>
        </w:rPr>
        <w:t>уются</w:t>
      </w:r>
      <w:r w:rsidRPr="00A10693">
        <w:rPr>
          <w:rFonts w:ascii="Arial" w:hAnsi="Arial" w:cs="Arial"/>
          <w:color w:val="000000" w:themeColor="text1"/>
          <w:szCs w:val="24"/>
        </w:rPr>
        <w:t xml:space="preserve"> следующие сценарии:</w:t>
      </w:r>
    </w:p>
    <w:p w14:paraId="5C32320F" w14:textId="068F6036" w:rsidR="00804A8F" w:rsidRPr="00A10693" w:rsidRDefault="00804A8F" w:rsidP="00F813E6">
      <w:pPr>
        <w:autoSpaceDE w:val="0"/>
        <w:autoSpaceDN w:val="0"/>
        <w:spacing w:before="100" w:after="100" w:line="276" w:lineRule="auto"/>
        <w:ind w:left="588" w:firstLine="708"/>
        <w:rPr>
          <w:rFonts w:ascii="Arial" w:hAnsi="Arial" w:cs="Arial"/>
          <w:color w:val="000000"/>
          <w:sz w:val="20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1: Управление обязательствами по договорам закупки с внешними контрагентами</w:t>
      </w:r>
      <w:r w:rsidRPr="00A10693">
        <w:rPr>
          <w:rFonts w:ascii="Arial" w:hAnsi="Arial" w:cs="Arial"/>
          <w:color w:val="000000"/>
          <w:sz w:val="20"/>
          <w:szCs w:val="20"/>
          <w:lang w:eastAsia="ru-RU"/>
        </w:rPr>
        <w:t>;</w:t>
      </w:r>
    </w:p>
    <w:p w14:paraId="0DAD41C3" w14:textId="5D55687C" w:rsidR="00804A8F" w:rsidRPr="00A10693" w:rsidRDefault="00804A8F" w:rsidP="00F813E6">
      <w:pPr>
        <w:spacing w:after="240" w:line="276" w:lineRule="auto"/>
        <w:ind w:left="708" w:firstLine="588"/>
        <w:rPr>
          <w:rFonts w:ascii="Arial" w:hAnsi="Arial" w:cs="Arial"/>
        </w:rPr>
      </w:pPr>
      <w:r w:rsidRPr="00A10693">
        <w:rPr>
          <w:rFonts w:ascii="Arial" w:hAnsi="Arial" w:cs="Arial"/>
          <w:color w:val="000000"/>
        </w:rPr>
        <w:t>Сценарий 2: Управление обязательствами по договорам закупки МТР с внутригрупповыми контрагентами</w:t>
      </w:r>
      <w:r w:rsidR="007F5223" w:rsidRPr="000E4615">
        <w:rPr>
          <w:rFonts w:ascii="Arial" w:hAnsi="Arial" w:cs="Arial"/>
          <w:color w:val="000000"/>
        </w:rPr>
        <w:t>,</w:t>
      </w:r>
      <w:r w:rsidR="007F5223" w:rsidRPr="007F5223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</w:rPr>
        <w:t xml:space="preserve">работающими в </w:t>
      </w:r>
      <w:r w:rsidR="007F5223">
        <w:rPr>
          <w:rFonts w:ascii="Arial" w:hAnsi="Arial" w:cs="Arial"/>
          <w:color w:val="000000"/>
          <w:lang w:val="en-US"/>
        </w:rPr>
        <w:t>SAP</w:t>
      </w:r>
      <w:r w:rsidR="007F5223" w:rsidRPr="000E4615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  <w:lang w:val="en-US"/>
        </w:rPr>
        <w:t>S</w:t>
      </w:r>
      <w:r w:rsidR="007F5223" w:rsidRPr="000E4615">
        <w:rPr>
          <w:rFonts w:ascii="Arial" w:hAnsi="Arial" w:cs="Arial"/>
          <w:color w:val="000000"/>
        </w:rPr>
        <w:t>/4</w:t>
      </w:r>
      <w:r w:rsidR="007F5223">
        <w:rPr>
          <w:rFonts w:ascii="Arial" w:hAnsi="Arial" w:cs="Arial"/>
          <w:color w:val="000000"/>
          <w:lang w:val="en-US"/>
        </w:rPr>
        <w:t>HANA</w:t>
      </w:r>
      <w:r w:rsidRPr="00A10693">
        <w:rPr>
          <w:rFonts w:ascii="Arial" w:hAnsi="Arial" w:cs="Arial"/>
          <w:color w:val="000000"/>
        </w:rPr>
        <w:t>;</w:t>
      </w:r>
    </w:p>
    <w:p w14:paraId="71DEAE8A" w14:textId="07095B46" w:rsidR="00804A8F" w:rsidRPr="00A10693" w:rsidRDefault="00804A8F" w:rsidP="00F813E6">
      <w:pPr>
        <w:spacing w:after="240" w:line="276" w:lineRule="auto"/>
        <w:ind w:left="708" w:firstLine="588"/>
        <w:rPr>
          <w:rFonts w:ascii="Arial" w:hAnsi="Arial" w:cs="Arial"/>
          <w:color w:val="000000"/>
        </w:rPr>
      </w:pPr>
      <w:r w:rsidRPr="00A10693">
        <w:rPr>
          <w:rFonts w:ascii="Arial" w:hAnsi="Arial" w:cs="Arial"/>
        </w:rPr>
        <w:t xml:space="preserve">Сценарий 3: </w:t>
      </w:r>
      <w:r w:rsidRPr="00A10693">
        <w:rPr>
          <w:rFonts w:ascii="Arial" w:hAnsi="Arial" w:cs="Arial"/>
          <w:color w:val="000000"/>
        </w:rPr>
        <w:t>Внесение корректировок в договор</w:t>
      </w:r>
      <w:r w:rsidR="00B704F4" w:rsidRPr="00A10693">
        <w:rPr>
          <w:rFonts w:ascii="Arial" w:hAnsi="Arial" w:cs="Arial"/>
          <w:color w:val="000000"/>
        </w:rPr>
        <w:t>ы</w:t>
      </w:r>
      <w:r w:rsidRPr="00A10693">
        <w:rPr>
          <w:rFonts w:ascii="Arial" w:hAnsi="Arial" w:cs="Arial"/>
          <w:color w:val="000000"/>
        </w:rPr>
        <w:t xml:space="preserve"> закупки;</w:t>
      </w:r>
    </w:p>
    <w:p w14:paraId="7EC43618" w14:textId="0F24B3B1" w:rsidR="0070218E" w:rsidRPr="00A10693" w:rsidRDefault="0070218E" w:rsidP="00F813E6">
      <w:pPr>
        <w:pStyle w:val="afa"/>
        <w:autoSpaceDE w:val="0"/>
        <w:autoSpaceDN w:val="0"/>
        <w:adjustRightInd w:val="0"/>
        <w:spacing w:before="100" w:after="100" w:line="276" w:lineRule="auto"/>
        <w:ind w:left="936" w:firstLine="360"/>
        <w:rPr>
          <w:rFonts w:ascii="Arial" w:hAnsi="Arial" w:cs="Arial"/>
          <w:color w:val="000000"/>
        </w:rPr>
      </w:pPr>
      <w:r w:rsidRPr="00A10693">
        <w:rPr>
          <w:rFonts w:ascii="Arial" w:hAnsi="Arial" w:cs="Arial"/>
          <w:color w:val="000000"/>
        </w:rPr>
        <w:t>Сценарий 4: Выполнение закупки МТР за наличный расчет.</w:t>
      </w:r>
    </w:p>
    <w:p w14:paraId="4A919250" w14:textId="63F14FD6" w:rsidR="0070218E" w:rsidRPr="00A10693" w:rsidRDefault="0070218E" w:rsidP="00F813E6">
      <w:pPr>
        <w:spacing w:after="240" w:line="276" w:lineRule="auto"/>
        <w:ind w:left="708" w:firstLine="588"/>
        <w:rPr>
          <w:rFonts w:ascii="Arial" w:hAnsi="Arial" w:cs="Arial"/>
        </w:rPr>
      </w:pPr>
    </w:p>
    <w:p w14:paraId="39F1DFD5" w14:textId="77777777" w:rsidR="0070218E" w:rsidRPr="00A10693" w:rsidRDefault="0070218E" w:rsidP="00F813E6">
      <w:pPr>
        <w:autoSpaceDE w:val="0"/>
        <w:autoSpaceDN w:val="0"/>
        <w:spacing w:before="100" w:after="100" w:line="276" w:lineRule="auto"/>
        <w:ind w:left="588" w:firstLine="708"/>
        <w:rPr>
          <w:rFonts w:ascii="Arial" w:hAnsi="Arial" w:cs="Arial"/>
          <w:color w:val="000000"/>
          <w:sz w:val="20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1: Управление обязательствами по договорам закупки с внешними контрагентами</w:t>
      </w:r>
      <w:r w:rsidRPr="00A10693">
        <w:rPr>
          <w:rFonts w:ascii="Arial" w:hAnsi="Arial" w:cs="Arial"/>
          <w:color w:val="000000"/>
          <w:sz w:val="20"/>
          <w:szCs w:val="20"/>
          <w:lang w:eastAsia="ru-RU"/>
        </w:rPr>
        <w:t>;</w:t>
      </w:r>
    </w:p>
    <w:p w14:paraId="36FB737A" w14:textId="14DC1F82" w:rsidR="00F441DE" w:rsidRPr="00A10693" w:rsidRDefault="00F813E6" w:rsidP="00F813E6">
      <w:pPr>
        <w:spacing w:after="240" w:line="276" w:lineRule="auto"/>
        <w:ind w:firstLine="58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</w:rPr>
        <w:t>По итогам</w:t>
      </w:r>
      <w:r w:rsidR="00F441DE" w:rsidRPr="00A10693">
        <w:rPr>
          <w:rFonts w:ascii="Arial" w:hAnsi="Arial" w:cs="Arial"/>
        </w:rPr>
        <w:t xml:space="preserve"> процесса ПП-10.04.03.02-ERP </w:t>
      </w:r>
      <w:r w:rsidR="00843A8C">
        <w:rPr>
          <w:rFonts w:ascii="Arial" w:hAnsi="Arial" w:cs="Arial"/>
        </w:rPr>
        <w:t>«</w:t>
      </w:r>
      <w:r w:rsidR="00F441DE" w:rsidRPr="00A10693">
        <w:rPr>
          <w:rFonts w:ascii="Arial" w:hAnsi="Arial" w:cs="Arial"/>
        </w:rPr>
        <w:t>Заключение договора закупки</w:t>
      </w:r>
      <w:r w:rsidR="00843A8C">
        <w:rPr>
          <w:rFonts w:ascii="Arial" w:hAnsi="Arial" w:cs="Arial"/>
        </w:rPr>
        <w:t>»</w:t>
      </w:r>
      <w:r w:rsidR="00F441DE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>менеджеру по сопровождению договора</w:t>
      </w:r>
      <w:r w:rsidR="00F441DE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 xml:space="preserve">в процессе </w:t>
      </w:r>
      <w:r w:rsidRPr="00A10693">
        <w:rPr>
          <w:rFonts w:ascii="Arial" w:hAnsi="Arial" w:cs="Arial"/>
          <w:color w:val="000000" w:themeColor="text1"/>
          <w:szCs w:val="24"/>
        </w:rPr>
        <w:t xml:space="preserve">ПП-10.04.04.01-ERP </w:t>
      </w:r>
      <w:r w:rsidR="00843A8C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Управление обязательствами по закупке МТР (кроме допретензионной работы)</w:t>
      </w:r>
      <w:r w:rsidR="00843A8C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доступны для работы:</w:t>
      </w:r>
    </w:p>
    <w:p w14:paraId="65834856" w14:textId="6E48E863" w:rsidR="00F813E6" w:rsidRPr="00A10693" w:rsidRDefault="00F813E6" w:rsidP="00925910">
      <w:pPr>
        <w:pStyle w:val="afa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Рамочные дого</w:t>
      </w:r>
      <w:r w:rsidR="009014E2" w:rsidRPr="00A10693">
        <w:rPr>
          <w:rFonts w:ascii="Arial" w:hAnsi="Arial" w:cs="Arial"/>
          <w:color w:val="000000" w:themeColor="text1"/>
          <w:szCs w:val="24"/>
        </w:rPr>
        <w:t>вор</w:t>
      </w:r>
      <w:r w:rsidR="00B704F4" w:rsidRPr="00A10693">
        <w:rPr>
          <w:rFonts w:ascii="Arial" w:hAnsi="Arial" w:cs="Arial"/>
          <w:color w:val="000000" w:themeColor="text1"/>
          <w:szCs w:val="24"/>
        </w:rPr>
        <w:t>ы</w:t>
      </w:r>
      <w:r w:rsidR="00097838">
        <w:rPr>
          <w:rFonts w:ascii="Arial" w:hAnsi="Arial" w:cs="Arial"/>
          <w:color w:val="000000" w:themeColor="text1"/>
          <w:szCs w:val="24"/>
        </w:rPr>
        <w:t>;</w:t>
      </w:r>
    </w:p>
    <w:p w14:paraId="11FF45AE" w14:textId="3DFECAAF" w:rsidR="009014E2" w:rsidRPr="00A10693" w:rsidRDefault="009014E2" w:rsidP="00925910">
      <w:pPr>
        <w:pStyle w:val="afa"/>
        <w:numPr>
          <w:ilvl w:val="0"/>
          <w:numId w:val="38"/>
        </w:numPr>
        <w:spacing w:after="240" w:line="276" w:lineRule="auto"/>
        <w:rPr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>Спецификации договоров (дополнительные соглашения</w:t>
      </w:r>
      <w:r w:rsidR="00FA42BA">
        <w:rPr>
          <w:rFonts w:ascii="Arial" w:hAnsi="Arial" w:cs="Arial"/>
          <w:color w:val="000000" w:themeColor="text1"/>
          <w:szCs w:val="24"/>
        </w:rPr>
        <w:t>, приложения</w:t>
      </w:r>
      <w:r w:rsidRPr="00A10693">
        <w:rPr>
          <w:rFonts w:ascii="Arial" w:hAnsi="Arial" w:cs="Arial"/>
          <w:color w:val="000000" w:themeColor="text1"/>
          <w:szCs w:val="24"/>
        </w:rPr>
        <w:t>, разовые договор</w:t>
      </w:r>
      <w:r w:rsidR="00B704F4" w:rsidRPr="00A10693">
        <w:rPr>
          <w:rFonts w:ascii="Arial" w:hAnsi="Arial" w:cs="Arial"/>
          <w:color w:val="000000" w:themeColor="text1"/>
          <w:szCs w:val="24"/>
        </w:rPr>
        <w:t>ы</w:t>
      </w:r>
      <w:r w:rsidRPr="00A10693">
        <w:rPr>
          <w:rFonts w:ascii="Arial" w:hAnsi="Arial" w:cs="Arial"/>
          <w:color w:val="000000" w:themeColor="text1"/>
          <w:szCs w:val="24"/>
        </w:rPr>
        <w:t>/специф</w:t>
      </w:r>
      <w:r w:rsidR="00FA42BA">
        <w:rPr>
          <w:rFonts w:ascii="Arial" w:hAnsi="Arial" w:cs="Arial"/>
          <w:color w:val="000000" w:themeColor="text1"/>
          <w:szCs w:val="24"/>
        </w:rPr>
        <w:t>икации</w:t>
      </w:r>
      <w:r w:rsidRPr="00A10693">
        <w:rPr>
          <w:rFonts w:ascii="Arial" w:hAnsi="Arial" w:cs="Arial"/>
          <w:color w:val="000000" w:themeColor="text1"/>
          <w:szCs w:val="24"/>
        </w:rPr>
        <w:t>).</w:t>
      </w:r>
    </w:p>
    <w:p w14:paraId="2C5DAAFC" w14:textId="39927B49" w:rsidR="009014E2" w:rsidRPr="00A10693" w:rsidRDefault="00BA44C6" w:rsidP="00446A9B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Варианты работы по договорам консигнации </w:t>
      </w:r>
      <w:r w:rsidR="00446A9B" w:rsidRPr="00A10693">
        <w:rPr>
          <w:rFonts w:ascii="Arial" w:hAnsi="Arial" w:cs="Arial"/>
          <w:color w:val="000000" w:themeColor="text1"/>
          <w:szCs w:val="24"/>
        </w:rPr>
        <w:t xml:space="preserve">в процессе ПП-10.04.04.01-ERP </w:t>
      </w:r>
      <w:r w:rsidR="00843A8C">
        <w:rPr>
          <w:rFonts w:ascii="Arial" w:hAnsi="Arial" w:cs="Arial"/>
          <w:color w:val="000000" w:themeColor="text1"/>
          <w:szCs w:val="24"/>
        </w:rPr>
        <w:t>«</w:t>
      </w:r>
      <w:r w:rsidR="00446A9B" w:rsidRPr="00A10693">
        <w:rPr>
          <w:rFonts w:ascii="Arial" w:hAnsi="Arial" w:cs="Arial"/>
          <w:color w:val="000000" w:themeColor="text1"/>
          <w:szCs w:val="24"/>
        </w:rPr>
        <w:t>Управление обязательствами по закупке МТР (кроме допретензионной работы)</w:t>
      </w:r>
      <w:r w:rsidR="00843A8C">
        <w:rPr>
          <w:rFonts w:ascii="Arial" w:hAnsi="Arial" w:cs="Arial"/>
          <w:color w:val="000000" w:themeColor="text1"/>
          <w:szCs w:val="24"/>
        </w:rPr>
        <w:t>»</w:t>
      </w:r>
      <w:r w:rsidR="00446A9B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>представлен</w:t>
      </w:r>
      <w:r w:rsidR="00446A9B" w:rsidRPr="00A10693">
        <w:rPr>
          <w:rFonts w:ascii="Arial" w:hAnsi="Arial" w:cs="Arial"/>
          <w:color w:val="000000" w:themeColor="text1"/>
          <w:szCs w:val="24"/>
        </w:rPr>
        <w:t>ы</w:t>
      </w:r>
      <w:r w:rsidRPr="00A10693">
        <w:rPr>
          <w:rFonts w:ascii="Arial" w:hAnsi="Arial" w:cs="Arial"/>
          <w:color w:val="000000" w:themeColor="text1"/>
          <w:szCs w:val="24"/>
        </w:rPr>
        <w:t xml:space="preserve"> на рисунке</w:t>
      </w:r>
      <w:r w:rsidR="00446A9B" w:rsidRPr="00A10693">
        <w:rPr>
          <w:rFonts w:ascii="Arial" w:hAnsi="Arial" w:cs="Arial"/>
          <w:color w:val="000000" w:themeColor="text1"/>
          <w:szCs w:val="24"/>
        </w:rPr>
        <w:t>:</w:t>
      </w:r>
    </w:p>
    <w:p w14:paraId="218AAFAB" w14:textId="72B26DEB" w:rsidR="00BA44C6" w:rsidRPr="00A10693" w:rsidRDefault="00B17A15" w:rsidP="0032618B">
      <w:p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60C9EF4" wp14:editId="50EA59A7">
            <wp:extent cx="6480810" cy="43332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F255" w14:textId="7DE7969B" w:rsidR="00BA44C6" w:rsidRPr="00A10693" w:rsidRDefault="00446A9B" w:rsidP="00BA44C6">
      <w:pPr>
        <w:spacing w:after="240" w:line="276" w:lineRule="auto"/>
        <w:ind w:firstLine="708"/>
        <w:rPr>
          <w:rFonts w:ascii="Arial" w:hAnsi="Arial" w:cs="Arial"/>
        </w:rPr>
      </w:pPr>
      <w:r w:rsidRPr="00A10693">
        <w:rPr>
          <w:rFonts w:ascii="Arial" w:hAnsi="Arial" w:cs="Arial"/>
        </w:rPr>
        <w:t>Рамочные договор</w:t>
      </w:r>
      <w:r w:rsidR="00B704F4" w:rsidRPr="00A10693">
        <w:rPr>
          <w:rFonts w:ascii="Arial" w:hAnsi="Arial" w:cs="Arial"/>
        </w:rPr>
        <w:t>ы</w:t>
      </w:r>
      <w:r w:rsidRPr="00A10693">
        <w:rPr>
          <w:rFonts w:ascii="Arial" w:hAnsi="Arial" w:cs="Arial"/>
        </w:rPr>
        <w:t xml:space="preserve"> консигнации и к</w:t>
      </w:r>
      <w:r w:rsidR="00BA44C6" w:rsidRPr="00A10693">
        <w:rPr>
          <w:rFonts w:ascii="Arial" w:hAnsi="Arial" w:cs="Arial"/>
        </w:rPr>
        <w:t>вартальные спецификации</w:t>
      </w:r>
      <w:r w:rsidR="00AE31C0">
        <w:rPr>
          <w:rFonts w:ascii="Arial" w:hAnsi="Arial" w:cs="Arial"/>
        </w:rPr>
        <w:t>, спецификации на защищенный склад</w:t>
      </w:r>
      <w:r w:rsidR="00BA44C6" w:rsidRPr="00A10693">
        <w:rPr>
          <w:rFonts w:ascii="Arial" w:hAnsi="Arial" w:cs="Arial"/>
        </w:rPr>
        <w:t xml:space="preserve"> регистрируются</w:t>
      </w:r>
      <w:r w:rsidR="00097838">
        <w:rPr>
          <w:rFonts w:ascii="Arial" w:hAnsi="Arial" w:cs="Arial"/>
        </w:rPr>
        <w:t xml:space="preserve"> </w:t>
      </w:r>
      <w:r w:rsidR="002148E3">
        <w:rPr>
          <w:rFonts w:ascii="Arial" w:hAnsi="Arial" w:cs="Arial"/>
        </w:rPr>
        <w:t xml:space="preserve">в </w:t>
      </w:r>
      <w:r w:rsidR="00097838">
        <w:rPr>
          <w:rFonts w:ascii="Arial" w:hAnsi="Arial" w:cs="Arial"/>
        </w:rPr>
        <w:t>рамках процесса</w:t>
      </w:r>
      <w:r w:rsidR="00BA44C6" w:rsidRPr="00A10693">
        <w:rPr>
          <w:rFonts w:ascii="Arial" w:hAnsi="Arial" w:cs="Arial"/>
        </w:rPr>
        <w:t xml:space="preserve"> ПП-10.04.03.02-ERP </w:t>
      </w:r>
      <w:r w:rsidR="00C94114">
        <w:rPr>
          <w:rFonts w:ascii="Arial" w:hAnsi="Arial" w:cs="Arial"/>
        </w:rPr>
        <w:t>«</w:t>
      </w:r>
      <w:r w:rsidR="00BA44C6" w:rsidRPr="00A10693">
        <w:rPr>
          <w:rFonts w:ascii="Arial" w:hAnsi="Arial" w:cs="Arial"/>
        </w:rPr>
        <w:t>Заключение договора закупки</w:t>
      </w:r>
      <w:r w:rsidR="00C94114">
        <w:rPr>
          <w:rFonts w:ascii="Arial" w:hAnsi="Arial" w:cs="Arial"/>
        </w:rPr>
        <w:t>»</w:t>
      </w:r>
      <w:r w:rsidRPr="00A10693">
        <w:rPr>
          <w:rFonts w:ascii="Arial" w:hAnsi="Arial" w:cs="Arial"/>
        </w:rPr>
        <w:t xml:space="preserve">. </w:t>
      </w:r>
    </w:p>
    <w:p w14:paraId="4C173898" w14:textId="422FC21D" w:rsidR="00446A9B" w:rsidRPr="00A10693" w:rsidRDefault="00446A9B" w:rsidP="00BA44C6">
      <w:pPr>
        <w:spacing w:after="240" w:line="276" w:lineRule="auto"/>
        <w:ind w:firstLine="708"/>
        <w:rPr>
          <w:rFonts w:ascii="Arial" w:eastAsia="Calibri" w:hAnsi="Arial"/>
          <w:szCs w:val="28"/>
        </w:rPr>
      </w:pPr>
      <w:r w:rsidRPr="00A10693">
        <w:rPr>
          <w:rFonts w:ascii="Arial" w:hAnsi="Arial" w:cs="Arial"/>
        </w:rPr>
        <w:t>Менеджер по сопровождению договора отслеживает условия платежа, зафиксированные в спецификации договора (</w:t>
      </w:r>
      <w:r w:rsidRPr="00A10693">
        <w:rPr>
          <w:rFonts w:ascii="Arial" w:hAnsi="Arial" w:cs="Arial"/>
          <w:color w:val="000000" w:themeColor="text1"/>
          <w:szCs w:val="24"/>
        </w:rPr>
        <w:t>дополнительном соглашении, разовом договоре/спецификации, квартальной спецификации</w:t>
      </w:r>
      <w:r w:rsidR="00B17A15">
        <w:rPr>
          <w:rFonts w:ascii="Arial" w:hAnsi="Arial" w:cs="Arial"/>
          <w:color w:val="000000" w:themeColor="text1"/>
          <w:szCs w:val="24"/>
        </w:rPr>
        <w:t>, спецификации на защищенный склад</w:t>
      </w:r>
      <w:r w:rsidRPr="00A10693">
        <w:rPr>
          <w:rFonts w:ascii="Arial" w:hAnsi="Arial" w:cs="Arial"/>
          <w:color w:val="000000" w:themeColor="text1"/>
          <w:szCs w:val="24"/>
        </w:rPr>
        <w:t xml:space="preserve">) и в случае необходимости </w:t>
      </w:r>
      <w:r w:rsidRPr="00A10693">
        <w:rPr>
          <w:rFonts w:ascii="Arial" w:hAnsi="Arial" w:eastAsia="Calibri"/>
          <w:szCs w:val="28"/>
        </w:rPr>
        <w:t>формирует заявку на авансовый платеж</w:t>
      </w:r>
      <w:r w:rsidR="00097838">
        <w:rPr>
          <w:rFonts w:ascii="Arial" w:hAnsi="Arial" w:eastAsia="Calibri"/>
          <w:szCs w:val="28"/>
        </w:rPr>
        <w:t>, затем</w:t>
      </w:r>
      <w:r w:rsidRPr="00A10693">
        <w:rPr>
          <w:rFonts w:ascii="Arial" w:hAnsi="Arial" w:eastAsia="Calibri"/>
          <w:szCs w:val="28"/>
        </w:rPr>
        <w:t xml:space="preserve"> отслеживает статус исполнения заявки в </w:t>
      </w:r>
      <w:r w:rsidRPr="00A10693">
        <w:rPr>
          <w:rFonts w:ascii="Arial" w:hAnsi="Arial" w:eastAsia="Calibri"/>
          <w:szCs w:val="28"/>
          <w:lang w:val="en-US"/>
        </w:rPr>
        <w:t>SAP</w:t>
      </w:r>
      <w:r w:rsidRPr="00A10693">
        <w:rPr>
          <w:rFonts w:ascii="Arial" w:hAnsi="Arial" w:eastAsia="Calibri"/>
          <w:szCs w:val="28"/>
        </w:rPr>
        <w:t xml:space="preserve"> </w:t>
      </w:r>
      <w:r w:rsidRPr="00A10693">
        <w:rPr>
          <w:rFonts w:ascii="Arial" w:hAnsi="Arial" w:eastAsia="Calibri"/>
          <w:szCs w:val="28"/>
          <w:lang w:val="en-US"/>
        </w:rPr>
        <w:t>S</w:t>
      </w:r>
      <w:r w:rsidRPr="00A10693">
        <w:rPr>
          <w:rFonts w:ascii="Arial" w:hAnsi="Arial" w:eastAsia="Calibri"/>
          <w:szCs w:val="28"/>
        </w:rPr>
        <w:t xml:space="preserve">/4 </w:t>
      </w:r>
      <w:r w:rsidRPr="00A10693">
        <w:rPr>
          <w:rFonts w:ascii="Arial" w:hAnsi="Arial" w:eastAsia="Calibri"/>
          <w:szCs w:val="28"/>
          <w:lang w:val="en-US"/>
        </w:rPr>
        <w:t>HANA</w:t>
      </w:r>
      <w:r w:rsidRPr="00A10693">
        <w:rPr>
          <w:rFonts w:ascii="Arial" w:hAnsi="Arial" w:eastAsia="Calibri"/>
          <w:szCs w:val="28"/>
        </w:rPr>
        <w:t xml:space="preserve"> </w:t>
      </w:r>
      <w:r w:rsidRPr="00A10693">
        <w:rPr>
          <w:rFonts w:ascii="Arial" w:hAnsi="Arial" w:cs="Arial"/>
        </w:rPr>
        <w:t xml:space="preserve">в рамках процесса </w:t>
      </w:r>
      <w:r w:rsidR="00A219D2" w:rsidRPr="00A10693">
        <w:rPr>
          <w:rFonts w:ascii="Arial" w:hAnsi="Arial" w:eastAsia="Calibri"/>
          <w:szCs w:val="28"/>
        </w:rPr>
        <w:t>ПП-02.02.01-ERP «Управление заявками на платеж»</w:t>
      </w:r>
      <w:r w:rsidRPr="00A10693">
        <w:rPr>
          <w:rFonts w:ascii="Arial" w:hAnsi="Arial" w:eastAsia="Calibri"/>
          <w:szCs w:val="28"/>
        </w:rPr>
        <w:t>.</w:t>
      </w:r>
    </w:p>
    <w:p w14:paraId="55560A1C" w14:textId="77777777" w:rsidR="00F61812" w:rsidRDefault="00DA3D36" w:rsidP="00A219D2">
      <w:pPr>
        <w:spacing w:after="240" w:line="276" w:lineRule="auto"/>
        <w:ind w:firstLine="708"/>
        <w:rPr>
          <w:ins w:id="542" w:author="Paramonova Elena" w:date="2021-02-20T11:55:00Z"/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 случае, работ</w:t>
      </w:r>
      <w:r w:rsidR="00C94114">
        <w:rPr>
          <w:rFonts w:ascii="Arial" w:hAnsi="Arial" w:cs="Arial"/>
          <w:color w:val="000000" w:themeColor="text1"/>
          <w:szCs w:val="24"/>
        </w:rPr>
        <w:t>ы</w:t>
      </w:r>
      <w:r w:rsidRPr="00A10693">
        <w:rPr>
          <w:rFonts w:ascii="Arial" w:hAnsi="Arial" w:cs="Arial"/>
          <w:color w:val="000000" w:themeColor="text1"/>
          <w:szCs w:val="24"/>
        </w:rPr>
        <w:t xml:space="preserve"> по договору консигнации</w:t>
      </w:r>
      <w:r w:rsidR="00C94114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D842CE" w:rsidRPr="00A10693">
        <w:rPr>
          <w:rFonts w:ascii="Arial" w:hAnsi="Arial" w:cs="Arial"/>
          <w:color w:val="000000" w:themeColor="text1"/>
          <w:szCs w:val="24"/>
        </w:rPr>
        <w:t>заявк</w:t>
      </w:r>
      <w:r w:rsidR="00BE03AD" w:rsidRPr="00A10693">
        <w:rPr>
          <w:rFonts w:ascii="Arial" w:hAnsi="Arial" w:cs="Arial"/>
          <w:color w:val="000000" w:themeColor="text1"/>
          <w:szCs w:val="24"/>
        </w:rPr>
        <w:t>е</w:t>
      </w:r>
      <w:r w:rsidR="00D842CE" w:rsidRPr="00A10693">
        <w:rPr>
          <w:rFonts w:ascii="Arial" w:hAnsi="Arial" w:cs="Arial"/>
          <w:color w:val="000000" w:themeColor="text1"/>
          <w:szCs w:val="24"/>
        </w:rPr>
        <w:t xml:space="preserve"> на закупку МТР</w:t>
      </w:r>
      <w:r w:rsidR="00C94114">
        <w:rPr>
          <w:rFonts w:ascii="Arial" w:hAnsi="Arial" w:cs="Arial"/>
          <w:color w:val="000000" w:themeColor="text1"/>
          <w:szCs w:val="24"/>
        </w:rPr>
        <w:t xml:space="preserve">, в рамках процесса </w:t>
      </w:r>
      <w:r w:rsidR="00C94114" w:rsidRPr="00A10693">
        <w:rPr>
          <w:rFonts w:ascii="Arial" w:hAnsi="Arial" w:cs="Arial"/>
        </w:rPr>
        <w:t>ПП-10.04.03.0</w:t>
      </w:r>
      <w:r w:rsidR="00C94114">
        <w:rPr>
          <w:rFonts w:ascii="Arial" w:hAnsi="Arial" w:cs="Arial"/>
        </w:rPr>
        <w:t>1</w:t>
      </w:r>
      <w:r w:rsidR="00C94114" w:rsidRPr="00A10693">
        <w:rPr>
          <w:rFonts w:ascii="Arial" w:hAnsi="Arial" w:cs="Arial"/>
        </w:rPr>
        <w:t xml:space="preserve">-ERP </w:t>
      </w:r>
      <w:r w:rsidR="00C94114">
        <w:rPr>
          <w:rFonts w:ascii="Arial" w:hAnsi="Arial" w:cs="Arial"/>
        </w:rPr>
        <w:t>«Выполнение</w:t>
      </w:r>
      <w:r w:rsidR="00C94114" w:rsidRPr="00A10693">
        <w:rPr>
          <w:rFonts w:ascii="Arial" w:hAnsi="Arial" w:cs="Arial"/>
        </w:rPr>
        <w:t xml:space="preserve"> закупки</w:t>
      </w:r>
      <w:r w:rsidR="00C94114">
        <w:rPr>
          <w:rFonts w:ascii="Arial" w:hAnsi="Arial" w:cs="Arial"/>
        </w:rPr>
        <w:t>»,</w:t>
      </w:r>
      <w:r w:rsidR="00D842CE" w:rsidRPr="00A10693">
        <w:rPr>
          <w:rFonts w:ascii="Arial" w:hAnsi="Arial" w:cs="Arial"/>
          <w:color w:val="000000" w:themeColor="text1"/>
          <w:szCs w:val="24"/>
        </w:rPr>
        <w:t xml:space="preserve"> в качестве источника поставки присв</w:t>
      </w:r>
      <w:r w:rsidR="00BE03AD" w:rsidRPr="00A10693">
        <w:rPr>
          <w:rFonts w:ascii="Arial" w:hAnsi="Arial" w:cs="Arial"/>
          <w:color w:val="000000" w:themeColor="text1"/>
          <w:szCs w:val="24"/>
        </w:rPr>
        <w:t>аивается</w:t>
      </w:r>
      <w:r w:rsidR="00D842CE" w:rsidRPr="00A10693">
        <w:rPr>
          <w:rFonts w:ascii="Arial" w:hAnsi="Arial" w:cs="Arial"/>
          <w:color w:val="000000" w:themeColor="text1"/>
          <w:szCs w:val="24"/>
        </w:rPr>
        <w:t xml:space="preserve"> рамочный договор консигнации</w:t>
      </w:r>
      <w:r w:rsidR="007E632D">
        <w:rPr>
          <w:rFonts w:ascii="Arial" w:hAnsi="Arial" w:cs="Arial"/>
          <w:color w:val="000000" w:themeColor="text1"/>
          <w:szCs w:val="24"/>
        </w:rPr>
        <w:t>,</w:t>
      </w:r>
      <w:r w:rsidR="00C94114">
        <w:rPr>
          <w:rFonts w:ascii="Arial" w:hAnsi="Arial" w:cs="Arial"/>
          <w:color w:val="000000" w:themeColor="text1"/>
          <w:szCs w:val="24"/>
        </w:rPr>
        <w:t xml:space="preserve"> квартальная спецификация</w:t>
      </w:r>
      <w:r w:rsidR="007E632D">
        <w:rPr>
          <w:rFonts w:ascii="Arial" w:hAnsi="Arial" w:cs="Arial"/>
          <w:color w:val="000000" w:themeColor="text1"/>
          <w:szCs w:val="24"/>
        </w:rPr>
        <w:t xml:space="preserve"> либо спецификаци</w:t>
      </w:r>
      <w:r w:rsidR="002148E3">
        <w:rPr>
          <w:rFonts w:ascii="Arial" w:hAnsi="Arial" w:cs="Arial"/>
          <w:color w:val="000000" w:themeColor="text1"/>
          <w:szCs w:val="24"/>
        </w:rPr>
        <w:t>я</w:t>
      </w:r>
      <w:r w:rsidR="007E632D">
        <w:rPr>
          <w:rFonts w:ascii="Arial" w:hAnsi="Arial" w:cs="Arial"/>
          <w:color w:val="000000" w:themeColor="text1"/>
          <w:szCs w:val="24"/>
        </w:rPr>
        <w:t xml:space="preserve"> на защищенный склад</w:t>
      </w:r>
      <w:r w:rsidR="00C94114">
        <w:rPr>
          <w:rFonts w:ascii="Arial" w:hAnsi="Arial" w:cs="Arial"/>
          <w:color w:val="000000" w:themeColor="text1"/>
          <w:szCs w:val="24"/>
        </w:rPr>
        <w:t xml:space="preserve">. </w:t>
      </w:r>
    </w:p>
    <w:p w14:paraId="70830601" w14:textId="75873695" w:rsidR="00AC69EA" w:rsidRPr="00AC69EA" w:rsidRDefault="00F61812" w:rsidP="00C4252F">
      <w:pPr>
        <w:spacing w:after="240" w:line="276" w:lineRule="auto"/>
        <w:ind w:firstLine="708"/>
        <w:rPr>
          <w:ins w:id="543" w:author="Paramonova Elena" w:date="2021-02-20T11:57:00Z"/>
          <w:rFonts w:ascii="Arial" w:hAnsi="Arial" w:cs="Arial"/>
          <w:color w:val="000000" w:themeColor="text1"/>
        </w:rPr>
      </w:pPr>
      <w:ins w:id="544" w:author="Paramonova Elena" w:date="2021-02-20T11:55:00Z">
        <w:r>
          <w:rPr>
            <w:rFonts w:ascii="Arial" w:hAnsi="Arial" w:cs="Arial"/>
            <w:color w:val="000000" w:themeColor="text1"/>
            <w:szCs w:val="24"/>
          </w:rPr>
          <w:t>В случае работ по плановым потребностям ТО</w:t>
        </w:r>
      </w:ins>
      <w:ins w:id="545" w:author="Anton Chigvintsev" w:date="2021-02-23T09:20:00Z">
        <w:r w:rsidR="006B5351">
          <w:rPr>
            <w:rFonts w:ascii="Arial" w:hAnsi="Arial" w:cs="Arial"/>
            <w:color w:val="000000" w:themeColor="text1"/>
            <w:szCs w:val="24"/>
          </w:rPr>
          <w:t>и</w:t>
        </w:r>
      </w:ins>
      <w:ins w:id="546" w:author="Paramonova Elena" w:date="2021-02-20T11:55:00Z">
        <w:del w:id="547" w:author="Anton Chigvintsev" w:date="2021-02-23T09:20:00Z">
          <w:r w:rsidDel="006B5351">
            <w:rPr>
              <w:rFonts w:ascii="Arial" w:hAnsi="Arial" w:cs="Arial"/>
              <w:color w:val="000000" w:themeColor="text1"/>
              <w:szCs w:val="24"/>
            </w:rPr>
            <w:delText>И</w:delText>
          </w:r>
        </w:del>
        <w:r>
          <w:rPr>
            <w:rFonts w:ascii="Arial" w:hAnsi="Arial" w:cs="Arial"/>
            <w:color w:val="000000" w:themeColor="text1"/>
            <w:szCs w:val="24"/>
          </w:rPr>
          <w:t>Р</w:t>
        </w:r>
      </w:ins>
      <w:ins w:id="548" w:author="Paramonova Elena" w:date="2021-02-20T12:10:00Z">
        <w:r w:rsidR="003C772F">
          <w:rPr>
            <w:rFonts w:ascii="Arial" w:hAnsi="Arial" w:cs="Arial"/>
            <w:color w:val="000000" w:themeColor="text1"/>
            <w:szCs w:val="24"/>
          </w:rPr>
          <w:t xml:space="preserve"> (статус</w:t>
        </w:r>
        <w:r w:rsidR="003C772F" w:rsidRPr="003C772F">
          <w:rPr>
            <w:rFonts w:ascii="Arial" w:hAnsi="Arial" w:cs="Arial"/>
            <w:color w:val="000000" w:themeColor="text1"/>
          </w:rPr>
          <w:t xml:space="preserve"> УТВН «Утв в недельном плане-графике»</w:t>
        </w:r>
        <w:r w:rsidR="003C772F">
          <w:rPr>
            <w:rFonts w:ascii="Arial" w:hAnsi="Arial" w:cs="Arial"/>
            <w:color w:val="000000" w:themeColor="text1"/>
          </w:rPr>
          <w:t>)</w:t>
        </w:r>
      </w:ins>
      <w:ins w:id="549" w:author="Paramonova Elena" w:date="2021-02-20T12:11:00Z">
        <w:r w:rsidR="003C772F">
          <w:rPr>
            <w:rFonts w:ascii="Arial" w:hAnsi="Arial" w:cs="Arial"/>
            <w:color w:val="000000" w:themeColor="text1"/>
          </w:rPr>
          <w:t xml:space="preserve"> </w:t>
        </w:r>
      </w:ins>
      <w:del w:id="550" w:author="Paramonova Elena" w:date="2021-02-20T11:56:00Z">
        <w:r w:rsidR="00C94114" w:rsidDel="00AC69EA">
          <w:rPr>
            <w:rFonts w:ascii="Arial" w:hAnsi="Arial" w:cs="Arial"/>
            <w:color w:val="000000" w:themeColor="text1"/>
            <w:szCs w:val="24"/>
          </w:rPr>
          <w:delText>Н</w:delText>
        </w:r>
      </w:del>
      <w:del w:id="551" w:author="Paramonova Elena" w:date="2021-02-20T12:04:00Z">
        <w:r w:rsidR="00C94114" w:rsidDel="00AC69EA">
          <w:rPr>
            <w:rFonts w:ascii="Arial" w:hAnsi="Arial" w:cs="Arial"/>
            <w:color w:val="000000" w:themeColor="text1"/>
            <w:szCs w:val="24"/>
          </w:rPr>
          <w:delText xml:space="preserve">а </w:delText>
        </w:r>
      </w:del>
      <w:ins w:id="552" w:author="Paramonova Elena" w:date="2021-02-20T11:58:00Z">
        <w:r w:rsidR="00AC69EA">
          <w:rPr>
            <w:rFonts w:ascii="Arial" w:hAnsi="Arial" w:cs="Arial"/>
            <w:color w:val="000000" w:themeColor="text1"/>
            <w:szCs w:val="24"/>
          </w:rPr>
          <w:t xml:space="preserve">менеджер по сопровождению договора  выполняет </w:t>
        </w:r>
      </w:ins>
      <w:ins w:id="553" w:author="Paramonova Elena" w:date="2021-02-20T11:57:00Z">
        <w:r w:rsidR="00AC69EA" w:rsidRPr="00AC69EA">
          <w:rPr>
            <w:rFonts w:ascii="Arial" w:hAnsi="Arial" w:cs="Arial"/>
            <w:color w:val="000000" w:themeColor="text1"/>
          </w:rPr>
          <w:t xml:space="preserve">создание заказов на поставку вида </w:t>
        </w:r>
        <w:r w:rsidR="00AC69EA" w:rsidRPr="00AC69EA">
          <w:rPr>
            <w:rFonts w:ascii="Arial" w:hAnsi="Arial" w:cs="Arial"/>
            <w:color w:val="000000" w:themeColor="text1"/>
            <w:lang w:val="en-US"/>
          </w:rPr>
          <w:t>ZRZN</w:t>
        </w:r>
        <w:r w:rsidR="00AC69EA" w:rsidRPr="00AC69EA">
          <w:rPr>
            <w:rFonts w:ascii="Arial" w:hAnsi="Arial" w:cs="Arial"/>
            <w:color w:val="000000" w:themeColor="text1"/>
            <w:rPrChange w:author="Paramonova Elena" w:date="2021-02-20T11:57:00Z" w:id="554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 </w:t>
        </w:r>
        <w:r w:rsidR="00AC69EA" w:rsidRPr="00AC69EA">
          <w:rPr>
            <w:rFonts w:ascii="Arial" w:hAnsi="Arial" w:cs="Arial"/>
            <w:color w:val="000000" w:themeColor="text1"/>
          </w:rPr>
          <w:t xml:space="preserve">«Разнарядка» на основании </w:t>
        </w:r>
        <w:r w:rsidR="003C772F">
          <w:rPr>
            <w:rFonts w:ascii="Arial" w:hAnsi="Arial" w:cs="Arial"/>
            <w:color w:val="000000" w:themeColor="text1"/>
          </w:rPr>
          <w:t>списка компонентов ТОРО заказов/</w:t>
        </w:r>
        <w:r w:rsidR="00AC69EA" w:rsidRPr="00AC69EA">
          <w:rPr>
            <w:rFonts w:ascii="Arial" w:hAnsi="Arial" w:cs="Arial"/>
            <w:color w:val="000000" w:themeColor="text1"/>
          </w:rPr>
          <w:t>сетевых графиков</w:t>
        </w:r>
      </w:ins>
      <w:ins w:id="555" w:author="Paramonova Elena" w:date="2021-02-20T11:58:00Z">
        <w:r w:rsidR="00AC69EA">
          <w:rPr>
            <w:rFonts w:ascii="Arial" w:hAnsi="Arial" w:cs="Arial"/>
            <w:color w:val="000000" w:themeColor="text1"/>
          </w:rPr>
          <w:t xml:space="preserve"> в транза</w:t>
        </w:r>
      </w:ins>
      <w:ins w:id="556" w:author="Paramonova Elena" w:date="2021-02-20T12:03:00Z">
        <w:r w:rsidR="00AC69EA">
          <w:rPr>
            <w:rFonts w:ascii="Arial" w:hAnsi="Arial" w:cs="Arial"/>
            <w:color w:val="000000" w:themeColor="text1"/>
          </w:rPr>
          <w:t>к</w:t>
        </w:r>
      </w:ins>
      <w:ins w:id="557" w:author="Paramonova Elena" w:date="2021-02-20T11:58:00Z">
        <w:r w:rsidR="00AC69EA">
          <w:rPr>
            <w:rFonts w:ascii="Arial" w:hAnsi="Arial" w:cs="Arial"/>
            <w:color w:val="000000" w:themeColor="text1"/>
          </w:rPr>
          <w:t xml:space="preserve">ции </w:t>
        </w:r>
      </w:ins>
      <w:ins w:id="558" w:author="Paramonova Elena" w:date="2021-02-20T11:59:00Z">
        <w:r w:rsidR="00AC69EA" w:rsidRPr="00AC69EA">
          <w:rPr>
            <w:rFonts w:ascii="Arial" w:hAnsi="Arial" w:cs="Arial"/>
            <w:color w:val="000000" w:themeColor="text1"/>
          </w:rPr>
          <w:t>ZMM_PURCH_CR</w:t>
        </w:r>
      </w:ins>
      <w:ins w:id="559" w:author="Paramonova Elena" w:date="2021-02-20T12:01:00Z">
        <w:r w:rsidR="00AC69EA">
          <w:rPr>
            <w:rFonts w:ascii="Arial" w:hAnsi="Arial" w:cs="Arial"/>
            <w:color w:val="000000" w:themeColor="text1"/>
          </w:rPr>
          <w:t>-</w:t>
        </w:r>
        <w:r w:rsidR="00AC69EA" w:rsidRPr="00AC69EA">
          <w:t xml:space="preserve"> </w:t>
        </w:r>
        <w:r w:rsidR="00AC69EA" w:rsidRPr="00AC69EA">
          <w:rPr>
            <w:rFonts w:ascii="Arial" w:hAnsi="Arial" w:cs="Arial"/>
            <w:color w:val="000000" w:themeColor="text1"/>
          </w:rPr>
          <w:t>Закупка по консигнационной схеме</w:t>
        </w:r>
      </w:ins>
      <w:ins w:id="560" w:author="Paramonova Elena" w:date="2021-02-20T12:03:00Z">
        <w:r w:rsidR="00AC69EA">
          <w:rPr>
            <w:rFonts w:ascii="Arial" w:hAnsi="Arial" w:cs="Arial"/>
            <w:color w:val="000000" w:themeColor="text1"/>
          </w:rPr>
          <w:t xml:space="preserve"> (</w:t>
        </w:r>
        <w:r w:rsidR="00AC69EA">
          <w:rPr>
            <w:rFonts w:ascii="Arial" w:hAnsi="Arial" w:cs="Arial"/>
          </w:rPr>
          <w:t>Разра</w:t>
        </w:r>
        <w:r w:rsidR="00AC69EA">
          <w:rPr>
            <w:rFonts w:ascii="Arial" w:hAnsi="Arial" w:cs="Arial"/>
          </w:rPr>
          <w:lastRenderedPageBreak/>
          <w:t xml:space="preserve">ботка </w:t>
        </w:r>
        <w:r w:rsidR="00AC69EA" w:rsidRPr="00924437">
          <w:rPr>
            <w:rFonts w:ascii="Arial" w:hAnsi="Arial" w:cs="Arial"/>
          </w:rPr>
          <w:t>ММ213</w:t>
        </w:r>
        <w:r w:rsidR="00AC69EA">
          <w:rPr>
            <w:rFonts w:ascii="Arial" w:hAnsi="Arial" w:cs="Arial"/>
          </w:rPr>
          <w:t xml:space="preserve"> - </w:t>
        </w:r>
        <w:r w:rsidR="00AC69EA" w:rsidRPr="00924437">
          <w:rPr>
            <w:rFonts w:ascii="Arial" w:hAnsi="Arial" w:cs="Arial"/>
          </w:rPr>
          <w:t>Оптимизация консигнационной схемы закупки</w:t>
        </w:r>
        <w:r w:rsidR="00AC69EA">
          <w:rPr>
            <w:rFonts w:ascii="Arial" w:hAnsi="Arial" w:cs="Arial"/>
          </w:rPr>
          <w:t>).</w:t>
        </w:r>
      </w:ins>
      <w:ins w:id="561" w:author="Paramonova Elena" w:date="2021-02-20T12:04:00Z">
        <w:r w:rsidR="00AC69EA" w:rsidRPr="00AC69EA">
          <w:rPr>
            <w:rFonts w:ascii="Arial" w:hAnsi="Arial" w:cs="Arial"/>
            <w:color w:val="000000" w:themeColor="text1"/>
            <w:szCs w:val="24"/>
          </w:rPr>
          <w:t xml:space="preserve"> </w:t>
        </w:r>
        <w:r w:rsidR="00AC69EA">
          <w:rPr>
            <w:rFonts w:ascii="Arial" w:hAnsi="Arial" w:cs="Arial"/>
            <w:color w:val="000000" w:themeColor="text1"/>
            <w:szCs w:val="24"/>
          </w:rPr>
          <w:t xml:space="preserve">Подбор потребностей и заявок на закупку осуществляется на основании </w:t>
        </w:r>
        <w:r w:rsidR="00AC69EA">
          <w:rPr>
            <w:rFonts w:ascii="Arial" w:hAnsi="Arial" w:cs="Arial"/>
            <w:color w:val="000000" w:themeColor="text1"/>
          </w:rPr>
          <w:t>а</w:t>
        </w:r>
        <w:r w:rsidR="00AC69EA" w:rsidRPr="00AC69EA">
          <w:rPr>
            <w:rFonts w:ascii="Arial" w:hAnsi="Arial" w:cs="Arial"/>
            <w:color w:val="000000" w:themeColor="text1"/>
          </w:rPr>
          <w:t>нализ</w:t>
        </w:r>
        <w:r w:rsidR="00AC69EA">
          <w:rPr>
            <w:rFonts w:ascii="Arial" w:hAnsi="Arial" w:cs="Arial"/>
            <w:color w:val="000000" w:themeColor="text1"/>
          </w:rPr>
          <w:t>а</w:t>
        </w:r>
        <w:r w:rsidR="00AC69EA" w:rsidRPr="00AC69EA">
          <w:rPr>
            <w:rFonts w:ascii="Arial" w:hAnsi="Arial" w:cs="Arial"/>
            <w:color w:val="000000" w:themeColor="text1"/>
          </w:rPr>
          <w:t xml:space="preserve"> неподтвержденных запасо</w:t>
        </w:r>
        <w:r w:rsidR="003C772F">
          <w:rPr>
            <w:rFonts w:ascii="Arial" w:hAnsi="Arial" w:cs="Arial"/>
            <w:color w:val="000000" w:themeColor="text1"/>
          </w:rPr>
          <w:t>м ТОРО заказов/сетевых графиков.</w:t>
        </w:r>
      </w:ins>
    </w:p>
    <w:p w14:paraId="76D7A53D" w14:textId="6EBE58A0" w:rsidR="00AC69EA" w:rsidRPr="00AC69EA" w:rsidRDefault="00C94114" w:rsidP="00AC69EA">
      <w:pPr>
        <w:spacing w:after="240" w:line="276" w:lineRule="auto"/>
        <w:ind w:firstLine="708"/>
        <w:rPr>
          <w:ins w:id="562" w:author="Paramonova Elena" w:date="2021-02-20T12:06:00Z"/>
          <w:rFonts w:ascii="Arial" w:hAnsi="Arial" w:cs="Arial"/>
          <w:color w:val="000000" w:themeColor="text1"/>
          <w:szCs w:val="24"/>
        </w:rPr>
      </w:pPr>
      <w:del w:id="563" w:author="Paramonova Elena" w:date="2021-02-20T11:57:00Z">
        <w:r w:rsidDel="00AC69EA">
          <w:rPr>
            <w:rFonts w:ascii="Arial" w:hAnsi="Arial" w:cs="Arial"/>
            <w:color w:val="000000" w:themeColor="text1"/>
            <w:szCs w:val="24"/>
          </w:rPr>
          <w:delText>основании заявки на закупку МТР</w:delText>
        </w:r>
      </w:del>
      <w:del w:id="564" w:author="Paramonova Elena" w:date="2021-02-20T11:58:00Z">
        <w:r w:rsidDel="00AC69EA">
          <w:rPr>
            <w:rFonts w:ascii="Arial" w:hAnsi="Arial" w:cs="Arial"/>
            <w:color w:val="000000" w:themeColor="text1"/>
            <w:szCs w:val="24"/>
          </w:rPr>
          <w:delText>, менеджер по сопровождению договора формирует разнарядку</w:delText>
        </w:r>
      </w:del>
      <w:del w:id="565" w:author="Paramonova Elena" w:date="2021-02-20T12:09:00Z">
        <w:r w:rsidDel="003C772F">
          <w:rPr>
            <w:rFonts w:ascii="Arial" w:hAnsi="Arial" w:cs="Arial"/>
            <w:color w:val="000000" w:themeColor="text1"/>
            <w:szCs w:val="24"/>
          </w:rPr>
          <w:delText xml:space="preserve">. </w:delText>
        </w:r>
      </w:del>
      <w:r w:rsidR="00D842CE" w:rsidRPr="00A10693">
        <w:rPr>
          <w:rFonts w:ascii="Arial" w:hAnsi="Arial" w:cs="Arial"/>
          <w:color w:val="000000" w:themeColor="text1"/>
          <w:szCs w:val="24"/>
        </w:rPr>
        <w:t xml:space="preserve">Разнарядка </w:t>
      </w:r>
      <w:ins w:id="566" w:author="Paramonova Elena" w:date="2021-02-20T12:05:00Z">
        <w:r w:rsidR="00AC69EA">
          <w:rPr>
            <w:rFonts w:ascii="Arial" w:hAnsi="Arial" w:cs="Arial"/>
            <w:color w:val="000000" w:themeColor="text1"/>
            <w:szCs w:val="24"/>
          </w:rPr>
          <w:t xml:space="preserve">для плановой потребности </w:t>
        </w:r>
      </w:ins>
      <w:r w:rsidR="00D842CE" w:rsidRPr="00A10693">
        <w:rPr>
          <w:rFonts w:ascii="Arial" w:hAnsi="Arial" w:cs="Arial"/>
          <w:color w:val="000000" w:themeColor="text1"/>
          <w:szCs w:val="24"/>
        </w:rPr>
        <w:t xml:space="preserve">в </w:t>
      </w:r>
      <w:r w:rsidR="00D842CE" w:rsidRPr="00A10693">
        <w:rPr>
          <w:rFonts w:ascii="Arial" w:hAnsi="Arial" w:eastAsia="Calibri"/>
          <w:szCs w:val="28"/>
          <w:lang w:val="en-US"/>
        </w:rPr>
        <w:t>SAP</w:t>
      </w:r>
      <w:r w:rsidR="00D842CE" w:rsidRPr="00A10693">
        <w:rPr>
          <w:rFonts w:ascii="Arial" w:hAnsi="Arial" w:eastAsia="Calibri"/>
          <w:szCs w:val="28"/>
        </w:rPr>
        <w:t xml:space="preserve"> </w:t>
      </w:r>
      <w:r w:rsidR="00D842CE" w:rsidRPr="00A10693">
        <w:rPr>
          <w:rFonts w:ascii="Arial" w:hAnsi="Arial" w:eastAsia="Calibri"/>
          <w:szCs w:val="28"/>
          <w:lang w:val="en-US"/>
        </w:rPr>
        <w:t>S</w:t>
      </w:r>
      <w:r w:rsidR="00D842CE" w:rsidRPr="00A10693">
        <w:rPr>
          <w:rFonts w:ascii="Arial" w:hAnsi="Arial" w:eastAsia="Calibri"/>
          <w:szCs w:val="28"/>
        </w:rPr>
        <w:t xml:space="preserve">/4 </w:t>
      </w:r>
      <w:r w:rsidR="00D842CE" w:rsidRPr="00A10693">
        <w:rPr>
          <w:rFonts w:ascii="Arial" w:hAnsi="Arial" w:eastAsia="Calibri"/>
          <w:szCs w:val="28"/>
          <w:lang w:val="en-US"/>
        </w:rPr>
        <w:t>HANA</w:t>
      </w:r>
      <w:r w:rsidR="00D842CE" w:rsidRPr="00A10693">
        <w:rPr>
          <w:rFonts w:ascii="Arial" w:hAnsi="Arial" w:eastAsia="Calibri"/>
          <w:szCs w:val="28"/>
        </w:rPr>
        <w:t xml:space="preserve"> создается как системный документ </w:t>
      </w:r>
      <w:r w:rsidR="007E632D">
        <w:rPr>
          <w:rFonts w:ascii="Arial" w:hAnsi="Arial" w:eastAsia="Calibri"/>
          <w:szCs w:val="28"/>
        </w:rPr>
        <w:t>«</w:t>
      </w:r>
      <w:r w:rsidR="00D842CE" w:rsidRPr="00A10693">
        <w:rPr>
          <w:rFonts w:ascii="Arial" w:hAnsi="Arial" w:eastAsia="Calibri"/>
          <w:szCs w:val="28"/>
        </w:rPr>
        <w:t>Заказ на поставку</w:t>
      </w:r>
      <w:r w:rsidR="007E632D">
        <w:rPr>
          <w:rFonts w:ascii="Arial" w:hAnsi="Arial" w:eastAsia="Calibri"/>
          <w:szCs w:val="28"/>
        </w:rPr>
        <w:t>»</w:t>
      </w:r>
      <w:r w:rsidR="0037357D">
        <w:t xml:space="preserve"> </w:t>
      </w:r>
      <w:r w:rsidR="0037357D" w:rsidRPr="0037357D">
        <w:rPr>
          <w:rFonts w:ascii="Arial" w:hAnsi="Arial" w:eastAsia="Calibri"/>
          <w:szCs w:val="28"/>
        </w:rPr>
        <w:t>вида ZRZN – «Разнарядка»</w:t>
      </w:r>
      <w:ins w:id="567" w:author="Paramonova Elena" w:date="2021-02-20T13:54:00Z">
        <w:r w:rsidR="00CB5425">
          <w:rPr>
            <w:rFonts w:ascii="Arial" w:hAnsi="Arial" w:eastAsia="Calibri"/>
            <w:szCs w:val="28"/>
          </w:rPr>
          <w:t xml:space="preserve"> со ссылкой на заявку на закупку и квартальную спецификацию вида </w:t>
        </w:r>
        <w:r w:rsidR="00CB5425">
          <w:rPr>
            <w:rFonts w:ascii="Arial" w:hAnsi="Arial" w:eastAsia="Calibri"/>
            <w:szCs w:val="28"/>
            <w:lang w:val="en-US"/>
          </w:rPr>
          <w:t>ZDK</w:t>
        </w:r>
      </w:ins>
      <w:r w:rsidR="00D842CE" w:rsidRPr="00A10693">
        <w:rPr>
          <w:rFonts w:ascii="Arial" w:hAnsi="Arial" w:eastAsia="Calibri"/>
          <w:szCs w:val="28"/>
        </w:rPr>
        <w:t xml:space="preserve">. </w:t>
      </w:r>
      <w:del w:id="568" w:author="Paramonova Elena" w:date="2021-02-20T12:05:00Z">
        <w:r w:rsidR="00D842CE" w:rsidRPr="00A10693" w:rsidDel="00AC69EA">
          <w:rPr>
            <w:rFonts w:ascii="Arial" w:hAnsi="Arial" w:cs="Arial"/>
            <w:color w:val="000000" w:themeColor="text1"/>
            <w:szCs w:val="24"/>
          </w:rPr>
          <w:delText xml:space="preserve">В отчете «Управление заявками» менеджер по сопровождению договора выделяет </w:delText>
        </w:r>
        <w:r w:rsidR="00B70A05" w:rsidDel="00AC69EA">
          <w:rPr>
            <w:rFonts w:ascii="Arial" w:hAnsi="Arial" w:cs="Arial"/>
            <w:color w:val="000000" w:themeColor="text1"/>
            <w:szCs w:val="24"/>
          </w:rPr>
          <w:delText>необходимые позиции</w:delText>
        </w:r>
        <w:r w:rsidR="00B70A05" w:rsidRPr="00A10693" w:rsidDel="00AC69EA">
          <w:rPr>
            <w:rFonts w:ascii="Arial" w:hAnsi="Arial" w:cs="Arial"/>
            <w:color w:val="000000" w:themeColor="text1"/>
            <w:szCs w:val="24"/>
          </w:rPr>
          <w:delText xml:space="preserve"> </w:delText>
        </w:r>
        <w:r w:rsidR="00D842CE" w:rsidRPr="00A10693" w:rsidDel="00AC69EA">
          <w:rPr>
            <w:rFonts w:ascii="Arial" w:hAnsi="Arial" w:cs="Arial"/>
            <w:color w:val="000000" w:themeColor="text1"/>
            <w:szCs w:val="24"/>
          </w:rPr>
          <w:delText>заяв</w:delText>
        </w:r>
        <w:r w:rsidR="00B70A05" w:rsidDel="00AC69EA">
          <w:rPr>
            <w:rFonts w:ascii="Arial" w:hAnsi="Arial" w:cs="Arial"/>
            <w:color w:val="000000" w:themeColor="text1"/>
            <w:szCs w:val="24"/>
          </w:rPr>
          <w:delText>ок</w:delText>
        </w:r>
        <w:r w:rsidR="00D842CE" w:rsidRPr="00A10693" w:rsidDel="00AC69EA">
          <w:rPr>
            <w:rFonts w:ascii="Arial" w:hAnsi="Arial" w:cs="Arial"/>
            <w:color w:val="000000" w:themeColor="text1"/>
            <w:szCs w:val="24"/>
          </w:rPr>
          <w:delText xml:space="preserve"> и копирует их в новый </w:delText>
        </w:r>
        <w:r w:rsidR="00DF7FB8" w:rsidDel="00AC69EA">
          <w:rPr>
            <w:rFonts w:ascii="Arial" w:hAnsi="Arial" w:cs="Arial"/>
            <w:color w:val="000000" w:themeColor="text1"/>
            <w:szCs w:val="24"/>
          </w:rPr>
          <w:delText>З</w:delText>
        </w:r>
        <w:r w:rsidR="00DF7FB8" w:rsidRPr="00A10693" w:rsidDel="00AC69EA">
          <w:rPr>
            <w:rFonts w:ascii="Arial" w:hAnsi="Arial" w:cs="Arial"/>
            <w:color w:val="000000" w:themeColor="text1"/>
            <w:szCs w:val="24"/>
          </w:rPr>
          <w:delText xml:space="preserve">аказ </w:delText>
        </w:r>
        <w:r w:rsidR="00D842CE" w:rsidRPr="00A10693" w:rsidDel="00AC69EA">
          <w:rPr>
            <w:rFonts w:ascii="Arial" w:hAnsi="Arial" w:cs="Arial"/>
            <w:color w:val="000000" w:themeColor="text1"/>
            <w:szCs w:val="24"/>
          </w:rPr>
          <w:delText xml:space="preserve">на поставку. </w:delText>
        </w:r>
        <w:r w:rsidR="00B46DAA" w:rsidDel="00AC69EA">
          <w:rPr>
            <w:rFonts w:ascii="Arial" w:hAnsi="Arial" w:cs="Arial"/>
            <w:color w:val="000000" w:themeColor="text1"/>
            <w:szCs w:val="24"/>
          </w:rPr>
          <w:delText>При этом он</w:delText>
        </w:r>
        <w:r w:rsidR="00D842CE" w:rsidRPr="00A10693" w:rsidDel="00AC69EA">
          <w:rPr>
            <w:rFonts w:ascii="Arial" w:hAnsi="Arial" w:cs="Arial"/>
            <w:color w:val="000000" w:themeColor="text1"/>
            <w:szCs w:val="24"/>
          </w:rPr>
          <w:delText xml:space="preserve"> указывает вид документа – Разнарядка.  </w:delText>
        </w:r>
      </w:del>
      <w:r w:rsidR="00D842CE" w:rsidRPr="00A10693">
        <w:rPr>
          <w:rFonts w:ascii="Arial" w:hAnsi="Arial" w:cs="Arial"/>
          <w:color w:val="000000" w:themeColor="text1"/>
          <w:szCs w:val="24"/>
        </w:rPr>
        <w:t xml:space="preserve">Далее менеджер по сопровождению договора </w:t>
      </w:r>
      <w:r w:rsidR="00B46DAA">
        <w:rPr>
          <w:rFonts w:ascii="Arial" w:hAnsi="Arial" w:cs="Arial"/>
          <w:color w:val="000000" w:themeColor="text1"/>
          <w:szCs w:val="24"/>
        </w:rPr>
        <w:t>к</w:t>
      </w:r>
      <w:r w:rsidR="00B46DAA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B46DAA">
        <w:rPr>
          <w:rFonts w:ascii="Arial" w:hAnsi="Arial" w:cs="Arial"/>
          <w:color w:val="000000" w:themeColor="text1"/>
          <w:szCs w:val="24"/>
        </w:rPr>
        <w:t xml:space="preserve">данному </w:t>
      </w:r>
      <w:r w:rsidR="00D842CE" w:rsidRPr="00A10693">
        <w:rPr>
          <w:rFonts w:ascii="Arial" w:hAnsi="Arial" w:cs="Arial"/>
          <w:color w:val="000000" w:themeColor="text1"/>
          <w:szCs w:val="24"/>
        </w:rPr>
        <w:t>заказ</w:t>
      </w:r>
      <w:r w:rsidR="00B46DAA">
        <w:rPr>
          <w:rFonts w:ascii="Arial" w:hAnsi="Arial" w:cs="Arial"/>
          <w:color w:val="000000" w:themeColor="text1"/>
          <w:szCs w:val="24"/>
        </w:rPr>
        <w:t>у</w:t>
      </w:r>
      <w:r w:rsidR="00D842CE" w:rsidRPr="00A10693">
        <w:rPr>
          <w:rFonts w:ascii="Arial" w:hAnsi="Arial" w:cs="Arial"/>
          <w:color w:val="000000" w:themeColor="text1"/>
          <w:szCs w:val="24"/>
        </w:rPr>
        <w:t xml:space="preserve"> на поставку </w:t>
      </w:r>
      <w:r w:rsidR="00B46DAA">
        <w:rPr>
          <w:rFonts w:ascii="Arial" w:hAnsi="Arial" w:cs="Arial"/>
          <w:color w:val="000000" w:themeColor="text1"/>
          <w:szCs w:val="24"/>
        </w:rPr>
        <w:t xml:space="preserve">печатает формуляр </w:t>
      </w:r>
      <w:r w:rsidR="00B46DAA" w:rsidRPr="00A10693">
        <w:rPr>
          <w:rFonts w:ascii="Arial" w:hAnsi="Arial" w:cs="Arial"/>
          <w:color w:val="000000" w:themeColor="text1"/>
          <w:szCs w:val="24"/>
        </w:rPr>
        <w:t>Разнарядк</w:t>
      </w:r>
      <w:r w:rsidR="00B46DAA">
        <w:rPr>
          <w:rFonts w:ascii="Arial" w:hAnsi="Arial" w:cs="Arial"/>
          <w:color w:val="000000" w:themeColor="text1"/>
          <w:szCs w:val="24"/>
        </w:rPr>
        <w:t>и</w:t>
      </w:r>
      <w:r w:rsidR="00B46DAA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B46DAA">
        <w:rPr>
          <w:rFonts w:ascii="Arial" w:hAnsi="Arial" w:cs="Arial"/>
          <w:color w:val="000000" w:themeColor="text1"/>
          <w:szCs w:val="24"/>
        </w:rPr>
        <w:t>и направляет</w:t>
      </w:r>
      <w:r w:rsidR="00D842CE" w:rsidRPr="00A10693">
        <w:rPr>
          <w:rFonts w:ascii="Arial" w:hAnsi="Arial" w:cs="Arial"/>
          <w:color w:val="000000" w:themeColor="text1"/>
          <w:szCs w:val="24"/>
        </w:rPr>
        <w:t xml:space="preserve"> поставщику</w:t>
      </w:r>
      <w:ins w:id="569" w:author="Paramonova Elena" w:date="2021-02-20T13:56:00Z">
        <w:r w:rsidR="00CB5425">
          <w:rPr>
            <w:rFonts w:ascii="Arial" w:hAnsi="Arial" w:cs="Arial"/>
            <w:color w:val="000000" w:themeColor="text1"/>
            <w:szCs w:val="24"/>
          </w:rPr>
          <w:t xml:space="preserve"> (Разработка ММ57 - </w:t>
        </w:r>
        <w:r w:rsidR="00CB5425" w:rsidRPr="00F61812">
          <w:rPr>
            <w:rFonts w:ascii="Arial" w:hAnsi="Arial" w:cs="Arial"/>
            <w:color w:val="000000" w:themeColor="text1"/>
            <w:szCs w:val="24"/>
          </w:rPr>
          <w:t>Разработка формуляров "Квартальной спецификация" и "Разнарядка"</w:t>
        </w:r>
        <w:r w:rsidR="00CB5425">
          <w:rPr>
            <w:rFonts w:ascii="Arial" w:hAnsi="Arial" w:cs="Arial"/>
            <w:color w:val="000000" w:themeColor="text1"/>
            <w:szCs w:val="24"/>
          </w:rPr>
          <w:t>)</w:t>
        </w:r>
      </w:ins>
      <w:r w:rsidR="00D842CE" w:rsidRPr="00A10693">
        <w:rPr>
          <w:rFonts w:ascii="Arial" w:hAnsi="Arial" w:cs="Arial"/>
          <w:color w:val="000000" w:themeColor="text1"/>
          <w:szCs w:val="24"/>
        </w:rPr>
        <w:t>.</w:t>
      </w:r>
    </w:p>
    <w:p w14:paraId="23D4AF1D" w14:textId="4E288593" w:rsidR="00AC69EA" w:rsidRDefault="00AC69EA" w:rsidP="00AC69EA">
      <w:pPr>
        <w:spacing w:after="240" w:line="276" w:lineRule="auto"/>
        <w:ind w:firstLine="708"/>
        <w:rPr>
          <w:ins w:id="570" w:author="Paramonova Elena" w:date="2021-02-20T12:06:00Z"/>
          <w:rFonts w:ascii="Arial" w:hAnsi="Arial" w:cs="Arial"/>
          <w:color w:val="000000" w:themeColor="text1"/>
          <w:szCs w:val="24"/>
        </w:rPr>
      </w:pPr>
      <w:ins w:id="571" w:author="Paramonova Elena" w:date="2021-02-20T12:06:00Z">
        <w:r w:rsidRPr="00AC69EA">
          <w:rPr>
            <w:rFonts w:ascii="Arial" w:hAnsi="Arial" w:cs="Arial"/>
            <w:color w:val="000000" w:themeColor="text1"/>
            <w:szCs w:val="24"/>
          </w:rPr>
          <w:t>Если в плановые заказы ТОРО добавляются новые материалы после их утве</w:t>
        </w:r>
        <w:r w:rsidR="003C772F">
          <w:rPr>
            <w:rFonts w:ascii="Arial" w:hAnsi="Arial" w:cs="Arial"/>
            <w:color w:val="000000" w:themeColor="text1"/>
            <w:szCs w:val="24"/>
          </w:rPr>
          <w:t>рждения на недельном горизонте</w:t>
        </w:r>
      </w:ins>
      <w:ins w:id="572" w:author="Paramonova Elena" w:date="2021-02-22T12:08:00Z">
        <w:r w:rsidR="006E4B8E">
          <w:rPr>
            <w:rFonts w:ascii="Arial" w:hAnsi="Arial" w:cs="Arial"/>
            <w:color w:val="000000" w:themeColor="text1"/>
            <w:szCs w:val="24"/>
          </w:rPr>
          <w:t>,</w:t>
        </w:r>
      </w:ins>
      <w:ins w:id="573" w:author="Paramonova Elena" w:date="2021-02-20T12:06:00Z">
        <w:r w:rsidR="003C772F">
          <w:rPr>
            <w:rFonts w:ascii="Arial" w:hAnsi="Arial" w:cs="Arial"/>
            <w:color w:val="000000" w:themeColor="text1"/>
            <w:szCs w:val="24"/>
          </w:rPr>
          <w:t xml:space="preserve"> для </w:t>
        </w:r>
        <w:r w:rsidRPr="00AC69EA">
          <w:rPr>
            <w:rFonts w:ascii="Arial" w:hAnsi="Arial" w:cs="Arial"/>
            <w:color w:val="000000" w:themeColor="text1"/>
            <w:szCs w:val="24"/>
          </w:rPr>
          <w:t>их получения необходимо создавать подзаказ по внеплановой схеме.</w:t>
        </w:r>
      </w:ins>
      <w:ins w:id="574" w:author="Paramonova Elena" w:date="2021-02-20T12:12:00Z">
        <w:r w:rsidR="003C772F">
          <w:rPr>
            <w:rFonts w:ascii="Arial" w:hAnsi="Arial" w:cs="Arial"/>
            <w:color w:val="000000" w:themeColor="text1"/>
            <w:szCs w:val="24"/>
          </w:rPr>
          <w:t xml:space="preserve"> </w:t>
        </w:r>
      </w:ins>
    </w:p>
    <w:p w14:paraId="01FDE84D" w14:textId="1099D78C" w:rsidR="003C772F" w:rsidRDefault="00AC69EA" w:rsidP="00C4252F">
      <w:pPr>
        <w:spacing w:after="240" w:line="276" w:lineRule="auto"/>
        <w:ind w:firstLine="708"/>
        <w:rPr>
          <w:ins w:id="575" w:author="Paramonova Elena" w:date="2021-02-20T12:09:00Z"/>
          <w:rFonts w:ascii="Arial" w:hAnsi="Arial" w:cs="Arial"/>
          <w:color w:val="000000" w:themeColor="text1"/>
        </w:rPr>
      </w:pPr>
      <w:ins w:id="576" w:author="Paramonova Elena" w:date="2021-02-20T12:05:00Z">
        <w:r>
          <w:rPr>
            <w:rFonts w:ascii="Arial" w:hAnsi="Arial" w:cs="Arial"/>
            <w:color w:val="000000" w:themeColor="text1"/>
            <w:szCs w:val="24"/>
          </w:rPr>
          <w:t xml:space="preserve">В случае работ по внеплановым/аварийным </w:t>
        </w:r>
        <w:r w:rsidR="003C772F">
          <w:rPr>
            <w:rFonts w:ascii="Arial" w:hAnsi="Arial" w:cs="Arial"/>
            <w:color w:val="000000" w:themeColor="text1"/>
            <w:szCs w:val="24"/>
          </w:rPr>
          <w:t>потребностям ТО</w:t>
        </w:r>
      </w:ins>
      <w:ins w:id="577" w:author="Anton Chigvintsev" w:date="2021-02-23T09:22:00Z">
        <w:r w:rsidR="00216993">
          <w:rPr>
            <w:rFonts w:ascii="Arial" w:hAnsi="Arial" w:cs="Arial"/>
            <w:color w:val="000000" w:themeColor="text1"/>
            <w:szCs w:val="24"/>
          </w:rPr>
          <w:t>и</w:t>
        </w:r>
      </w:ins>
      <w:ins w:id="578" w:author="Paramonova Elena" w:date="2021-02-20T12:05:00Z">
        <w:del w:id="579" w:author="Anton Chigvintsev" w:date="2021-02-23T09:22:00Z">
          <w:r w:rsidR="003C772F" w:rsidDel="00216993">
            <w:rPr>
              <w:rFonts w:ascii="Arial" w:hAnsi="Arial" w:cs="Arial"/>
              <w:color w:val="000000" w:themeColor="text1"/>
              <w:szCs w:val="24"/>
            </w:rPr>
            <w:delText>И</w:delText>
          </w:r>
        </w:del>
        <w:r w:rsidR="003C772F">
          <w:rPr>
            <w:rFonts w:ascii="Arial" w:hAnsi="Arial" w:cs="Arial"/>
            <w:color w:val="000000" w:themeColor="text1"/>
            <w:szCs w:val="24"/>
          </w:rPr>
          <w:t xml:space="preserve">Р (статус </w:t>
        </w:r>
      </w:ins>
      <w:ins w:id="580" w:author="Paramonova Elena" w:date="2021-02-20T12:12:00Z">
        <w:r w:rsidR="003C772F" w:rsidRPr="003C772F">
          <w:rPr>
            <w:rFonts w:ascii="Arial" w:hAnsi="Arial" w:cs="Arial"/>
            <w:color w:val="000000" w:themeColor="text1"/>
          </w:rPr>
          <w:t>СГГС «Соглас. главным спец. ТОиР БЕ ГОК»</w:t>
        </w:r>
        <w:r w:rsidR="003C772F">
          <w:rPr>
            <w:rFonts w:ascii="Arial" w:hAnsi="Arial" w:cs="Arial"/>
            <w:color w:val="000000" w:themeColor="text1"/>
          </w:rPr>
          <w:t xml:space="preserve">) </w:t>
        </w:r>
      </w:ins>
      <w:ins w:id="581" w:author="Paramonova Elena" w:date="2021-02-20T12:07:00Z">
        <w:r w:rsidR="003C772F">
          <w:rPr>
            <w:rFonts w:ascii="Arial" w:hAnsi="Arial" w:cs="Arial"/>
            <w:color w:val="000000" w:themeColor="text1"/>
            <w:szCs w:val="24"/>
          </w:rPr>
          <w:t>п</w:t>
        </w:r>
        <w:r>
          <w:rPr>
            <w:rFonts w:ascii="Arial" w:hAnsi="Arial" w:cs="Arial"/>
            <w:color w:val="000000" w:themeColor="text1"/>
            <w:szCs w:val="24"/>
          </w:rPr>
          <w:t>ланировщик ТО</w:t>
        </w:r>
      </w:ins>
      <w:ins w:id="582" w:author="ParamonovaEA" w:date="2021-03-24T10:55:00Z">
        <w:r w:rsidR="007C5E27">
          <w:rPr>
            <w:rFonts w:ascii="Arial" w:hAnsi="Arial" w:cs="Arial"/>
            <w:color w:val="000000" w:themeColor="text1"/>
            <w:szCs w:val="24"/>
          </w:rPr>
          <w:t>и</w:t>
        </w:r>
      </w:ins>
      <w:ins w:id="583" w:author="Paramonova Elena" w:date="2021-02-20T12:07:00Z">
        <w:del w:id="584" w:author="ParamonovaEA" w:date="2021-03-24T10:55:00Z">
          <w:r w:rsidDel="007C5E27">
            <w:rPr>
              <w:rFonts w:ascii="Arial" w:hAnsi="Arial" w:cs="Arial"/>
              <w:color w:val="000000" w:themeColor="text1"/>
              <w:szCs w:val="24"/>
            </w:rPr>
            <w:delText>И</w:delText>
          </w:r>
        </w:del>
        <w:r>
          <w:rPr>
            <w:rFonts w:ascii="Arial" w:hAnsi="Arial" w:cs="Arial"/>
            <w:color w:val="000000" w:themeColor="text1"/>
            <w:szCs w:val="24"/>
          </w:rPr>
          <w:t>Р</w:t>
        </w:r>
      </w:ins>
      <w:ins w:id="585" w:author="Paramonova Elena" w:date="2021-02-20T12:05:00Z">
        <w:r>
          <w:rPr>
            <w:rFonts w:ascii="Arial" w:hAnsi="Arial" w:cs="Arial"/>
            <w:color w:val="000000" w:themeColor="text1"/>
            <w:szCs w:val="24"/>
          </w:rPr>
          <w:t xml:space="preserve"> выполняет </w:t>
        </w:r>
        <w:r w:rsidRPr="00AC69EA">
          <w:rPr>
            <w:rFonts w:ascii="Arial" w:hAnsi="Arial" w:cs="Arial"/>
            <w:color w:val="000000" w:themeColor="text1"/>
          </w:rPr>
          <w:t xml:space="preserve">создание заказов на поставку вида </w:t>
        </w:r>
        <w:r w:rsidR="003C772F">
          <w:rPr>
            <w:rFonts w:ascii="Arial" w:hAnsi="Arial" w:cs="Arial"/>
            <w:color w:val="000000" w:themeColor="text1"/>
            <w:lang w:val="en-US"/>
          </w:rPr>
          <w:t>ZRZ</w:t>
        </w:r>
      </w:ins>
      <w:ins w:id="586" w:author="Paramonova Elena" w:date="2021-02-20T12:08:00Z">
        <w:r w:rsidR="003C772F">
          <w:rPr>
            <w:rFonts w:ascii="Arial" w:hAnsi="Arial" w:cs="Arial"/>
            <w:color w:val="000000" w:themeColor="text1"/>
            <w:lang w:val="en-US"/>
          </w:rPr>
          <w:t>A</w:t>
        </w:r>
      </w:ins>
      <w:ins w:id="587" w:author="Paramonova Elena" w:date="2021-02-20T12:05:00Z">
        <w:r w:rsidRPr="00171A24">
          <w:rPr>
            <w:rFonts w:ascii="Arial" w:hAnsi="Arial" w:cs="Arial"/>
            <w:color w:val="000000" w:themeColor="text1"/>
          </w:rPr>
          <w:t xml:space="preserve"> </w:t>
        </w:r>
        <w:r w:rsidRPr="00AC69EA">
          <w:rPr>
            <w:rFonts w:ascii="Arial" w:hAnsi="Arial" w:cs="Arial"/>
            <w:color w:val="000000" w:themeColor="text1"/>
          </w:rPr>
          <w:t>«</w:t>
        </w:r>
      </w:ins>
      <w:ins w:id="588" w:author="Paramonova Elena" w:date="2021-02-20T12:09:00Z">
        <w:r w:rsidR="003C772F">
          <w:rPr>
            <w:rFonts w:ascii="Arial" w:hAnsi="Arial" w:cs="Arial"/>
            <w:color w:val="000000" w:themeColor="text1"/>
          </w:rPr>
          <w:t>Внепл.</w:t>
        </w:r>
      </w:ins>
      <w:ins w:id="589" w:author="Paramonova Elena" w:date="2021-02-20T12:05:00Z">
        <w:r w:rsidRPr="00AC69EA">
          <w:rPr>
            <w:rFonts w:ascii="Arial" w:hAnsi="Arial" w:cs="Arial"/>
            <w:color w:val="000000" w:themeColor="text1"/>
          </w:rPr>
          <w:t xml:space="preserve">Разнарядка» на основании </w:t>
        </w:r>
        <w:r w:rsidR="003C772F">
          <w:rPr>
            <w:rFonts w:ascii="Arial" w:hAnsi="Arial" w:cs="Arial"/>
            <w:color w:val="000000" w:themeColor="text1"/>
          </w:rPr>
          <w:t>списка компонентов ТОРО заказов/</w:t>
        </w:r>
        <w:r w:rsidRPr="00AC69EA">
          <w:rPr>
            <w:rFonts w:ascii="Arial" w:hAnsi="Arial" w:cs="Arial"/>
            <w:color w:val="000000" w:themeColor="text1"/>
          </w:rPr>
          <w:t>сетевых графиков</w:t>
        </w:r>
        <w:r>
          <w:rPr>
            <w:rFonts w:ascii="Arial" w:hAnsi="Arial" w:cs="Arial"/>
            <w:color w:val="000000" w:themeColor="text1"/>
          </w:rPr>
          <w:t xml:space="preserve"> в транзакции </w:t>
        </w:r>
        <w:r w:rsidRPr="00AC69EA">
          <w:rPr>
            <w:rFonts w:ascii="Arial" w:hAnsi="Arial" w:cs="Arial"/>
            <w:color w:val="000000" w:themeColor="text1"/>
          </w:rPr>
          <w:t>ZMM_PURCH_CR</w:t>
        </w:r>
        <w:r>
          <w:rPr>
            <w:rFonts w:ascii="Arial" w:hAnsi="Arial" w:cs="Arial"/>
            <w:color w:val="000000" w:themeColor="text1"/>
          </w:rPr>
          <w:t>-</w:t>
        </w:r>
        <w:r w:rsidRPr="00AC69EA">
          <w:t xml:space="preserve"> </w:t>
        </w:r>
        <w:r w:rsidRPr="00AC69EA">
          <w:rPr>
            <w:rFonts w:ascii="Arial" w:hAnsi="Arial" w:cs="Arial"/>
            <w:color w:val="000000" w:themeColor="text1"/>
          </w:rPr>
          <w:t>Закупка по консигнационной схеме</w:t>
        </w:r>
        <w:r>
          <w:rPr>
            <w:rFonts w:ascii="Arial" w:hAnsi="Arial" w:cs="Arial"/>
            <w:color w:val="000000" w:themeColor="text1"/>
          </w:rPr>
          <w:t xml:space="preserve"> (</w:t>
        </w:r>
        <w:r>
          <w:rPr>
            <w:rFonts w:ascii="Arial" w:hAnsi="Arial" w:cs="Arial"/>
          </w:rPr>
          <w:t xml:space="preserve">Разработка </w:t>
        </w:r>
        <w:r w:rsidRPr="00924437">
          <w:rPr>
            <w:rFonts w:ascii="Arial" w:hAnsi="Arial" w:cs="Arial"/>
          </w:rPr>
          <w:t>ММ213</w:t>
        </w:r>
        <w:r>
          <w:rPr>
            <w:rFonts w:ascii="Arial" w:hAnsi="Arial" w:cs="Arial"/>
          </w:rPr>
          <w:t xml:space="preserve"> - </w:t>
        </w:r>
        <w:r w:rsidRPr="00924437">
          <w:rPr>
            <w:rFonts w:ascii="Arial" w:hAnsi="Arial" w:cs="Arial"/>
          </w:rPr>
          <w:t>Оптимизация консигнационной схемы закупки</w:t>
        </w:r>
        <w:r>
          <w:rPr>
            <w:rFonts w:ascii="Arial" w:hAnsi="Arial" w:cs="Arial"/>
          </w:rPr>
          <w:t>).</w:t>
        </w:r>
        <w:r w:rsidRPr="00AC69EA">
          <w:rPr>
            <w:rFonts w:ascii="Arial" w:hAnsi="Arial" w:cs="Arial"/>
            <w:color w:val="000000" w:themeColor="text1"/>
            <w:szCs w:val="24"/>
          </w:rPr>
          <w:t xml:space="preserve"> </w:t>
        </w:r>
        <w:r>
          <w:rPr>
            <w:rFonts w:ascii="Arial" w:hAnsi="Arial" w:cs="Arial"/>
            <w:color w:val="000000" w:themeColor="text1"/>
            <w:szCs w:val="24"/>
          </w:rPr>
          <w:t xml:space="preserve">Подбор потребностей осуществляется на основании </w:t>
        </w:r>
        <w:r>
          <w:rPr>
            <w:rFonts w:ascii="Arial" w:hAnsi="Arial" w:cs="Arial"/>
            <w:color w:val="000000" w:themeColor="text1"/>
          </w:rPr>
          <w:t>а</w:t>
        </w:r>
        <w:r w:rsidRPr="00AC69EA">
          <w:rPr>
            <w:rFonts w:ascii="Arial" w:hAnsi="Arial" w:cs="Arial"/>
            <w:color w:val="000000" w:themeColor="text1"/>
          </w:rPr>
          <w:t>нализ</w:t>
        </w:r>
        <w:r>
          <w:rPr>
            <w:rFonts w:ascii="Arial" w:hAnsi="Arial" w:cs="Arial"/>
            <w:color w:val="000000" w:themeColor="text1"/>
          </w:rPr>
          <w:t>а</w:t>
        </w:r>
        <w:r w:rsidRPr="00AC69EA">
          <w:rPr>
            <w:rFonts w:ascii="Arial" w:hAnsi="Arial" w:cs="Arial"/>
            <w:color w:val="000000" w:themeColor="text1"/>
          </w:rPr>
          <w:t xml:space="preserve"> неподтвержденных запасо</w:t>
        </w:r>
        <w:r w:rsidR="003C772F">
          <w:rPr>
            <w:rFonts w:ascii="Arial" w:hAnsi="Arial" w:cs="Arial"/>
            <w:color w:val="000000" w:themeColor="text1"/>
          </w:rPr>
          <w:t>м ТОРО заказов/сетевых графиков</w:t>
        </w:r>
      </w:ins>
      <w:ins w:id="590" w:author="Paramonova Elena" w:date="2021-02-20T12:09:00Z">
        <w:r w:rsidR="003C772F">
          <w:rPr>
            <w:rFonts w:ascii="Arial" w:hAnsi="Arial" w:cs="Arial"/>
            <w:color w:val="000000" w:themeColor="text1"/>
          </w:rPr>
          <w:t>.</w:t>
        </w:r>
      </w:ins>
    </w:p>
    <w:p w14:paraId="1F024B72" w14:textId="1167FA48" w:rsidR="00AC69EA" w:rsidRPr="003C772F" w:rsidRDefault="00AC69EA" w:rsidP="003C772F">
      <w:pPr>
        <w:spacing w:after="240" w:line="276" w:lineRule="auto"/>
        <w:ind w:firstLine="708"/>
        <w:rPr>
          <w:ins w:id="591" w:author="Paramonova Elena" w:date="2021-02-20T12:05:00Z"/>
          <w:rFonts w:ascii="Arial" w:hAnsi="Arial" w:cs="Arial"/>
          <w:color w:val="000000" w:themeColor="text1"/>
        </w:rPr>
      </w:pPr>
      <w:ins w:id="592" w:author="Paramonova Elena" w:date="2021-02-20T12:05:00Z">
        <w:r w:rsidRPr="00A10693">
          <w:rPr>
            <w:rFonts w:ascii="Arial" w:hAnsi="Arial" w:cs="Arial"/>
            <w:color w:val="000000" w:themeColor="text1"/>
            <w:szCs w:val="24"/>
          </w:rPr>
          <w:t xml:space="preserve">Разнарядка </w:t>
        </w:r>
        <w:r>
          <w:rPr>
            <w:rFonts w:ascii="Arial" w:hAnsi="Arial" w:cs="Arial"/>
            <w:color w:val="000000" w:themeColor="text1"/>
            <w:szCs w:val="24"/>
          </w:rPr>
          <w:t xml:space="preserve">для </w:t>
        </w:r>
      </w:ins>
      <w:ins w:id="593" w:author="Paramonova Elena" w:date="2021-02-20T12:12:00Z">
        <w:r w:rsidR="003C772F">
          <w:rPr>
            <w:rFonts w:ascii="Arial" w:hAnsi="Arial" w:cs="Arial"/>
            <w:color w:val="000000" w:themeColor="text1"/>
            <w:szCs w:val="24"/>
          </w:rPr>
          <w:t>вне</w:t>
        </w:r>
      </w:ins>
      <w:ins w:id="594" w:author="Paramonova Elena" w:date="2021-02-20T12:05:00Z">
        <w:r>
          <w:rPr>
            <w:rFonts w:ascii="Arial" w:hAnsi="Arial" w:cs="Arial"/>
            <w:color w:val="000000" w:themeColor="text1"/>
            <w:szCs w:val="24"/>
          </w:rPr>
          <w:t xml:space="preserve">плановой потребности 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в </w:t>
        </w:r>
        <w:r w:rsidRPr="00A10693">
          <w:rPr>
            <w:rFonts w:ascii="Arial" w:hAnsi="Arial" w:eastAsia="Calibri"/>
            <w:szCs w:val="28"/>
            <w:lang w:val="en-US"/>
          </w:rPr>
          <w:t>SAP</w:t>
        </w:r>
        <w:r w:rsidRPr="00A10693">
          <w:rPr>
            <w:rFonts w:ascii="Arial" w:hAnsi="Arial" w:eastAsia="Calibri"/>
            <w:szCs w:val="28"/>
          </w:rPr>
          <w:t xml:space="preserve"> </w:t>
        </w:r>
        <w:r w:rsidRPr="00A10693">
          <w:rPr>
            <w:rFonts w:ascii="Arial" w:hAnsi="Arial" w:eastAsia="Calibri"/>
            <w:szCs w:val="28"/>
            <w:lang w:val="en-US"/>
          </w:rPr>
          <w:t>S</w:t>
        </w:r>
        <w:r w:rsidRPr="00A10693">
          <w:rPr>
            <w:rFonts w:ascii="Arial" w:hAnsi="Arial" w:eastAsia="Calibri"/>
            <w:szCs w:val="28"/>
          </w:rPr>
          <w:t xml:space="preserve">/4 </w:t>
        </w:r>
        <w:r w:rsidRPr="00A10693">
          <w:rPr>
            <w:rFonts w:ascii="Arial" w:hAnsi="Arial" w:eastAsia="Calibri"/>
            <w:szCs w:val="28"/>
            <w:lang w:val="en-US"/>
          </w:rPr>
          <w:t>HANA</w:t>
        </w:r>
        <w:r w:rsidRPr="00A10693">
          <w:rPr>
            <w:rFonts w:ascii="Arial" w:hAnsi="Arial" w:eastAsia="Calibri"/>
            <w:szCs w:val="28"/>
          </w:rPr>
          <w:t xml:space="preserve"> создается как системный документ </w:t>
        </w:r>
        <w:r>
          <w:rPr>
            <w:rFonts w:ascii="Arial" w:hAnsi="Arial" w:eastAsia="Calibri"/>
            <w:szCs w:val="28"/>
          </w:rPr>
          <w:t>«</w:t>
        </w:r>
        <w:r w:rsidRPr="00A10693">
          <w:rPr>
            <w:rFonts w:ascii="Arial" w:hAnsi="Arial" w:eastAsia="Calibri"/>
            <w:szCs w:val="28"/>
          </w:rPr>
          <w:t>Заказ на поставку</w:t>
        </w:r>
        <w:r>
          <w:rPr>
            <w:rFonts w:ascii="Arial" w:hAnsi="Arial" w:eastAsia="Calibri"/>
            <w:szCs w:val="28"/>
          </w:rPr>
          <w:t>»</w:t>
        </w:r>
        <w:r>
          <w:t xml:space="preserve"> </w:t>
        </w:r>
        <w:r w:rsidRPr="0037357D">
          <w:rPr>
            <w:rFonts w:ascii="Arial" w:hAnsi="Arial" w:eastAsia="Calibri"/>
            <w:szCs w:val="28"/>
          </w:rPr>
          <w:t xml:space="preserve">вида </w:t>
        </w:r>
      </w:ins>
      <w:ins w:id="595" w:author="Paramonova Elena" w:date="2021-02-20T12:12:00Z">
        <w:r w:rsidR="003C772F">
          <w:rPr>
            <w:rFonts w:ascii="Arial" w:hAnsi="Arial" w:cs="Arial"/>
            <w:color w:val="000000" w:themeColor="text1"/>
            <w:lang w:val="en-US"/>
          </w:rPr>
          <w:t>ZRZA</w:t>
        </w:r>
        <w:r w:rsidR="003C772F" w:rsidRPr="00171A24">
          <w:rPr>
            <w:rFonts w:ascii="Arial" w:hAnsi="Arial" w:cs="Arial"/>
            <w:color w:val="000000" w:themeColor="text1"/>
          </w:rPr>
          <w:t xml:space="preserve"> </w:t>
        </w:r>
        <w:r w:rsidR="003C772F" w:rsidRPr="00AC69EA">
          <w:rPr>
            <w:rFonts w:ascii="Arial" w:hAnsi="Arial" w:cs="Arial"/>
            <w:color w:val="000000" w:themeColor="text1"/>
          </w:rPr>
          <w:t>«</w:t>
        </w:r>
        <w:r w:rsidR="003C772F">
          <w:rPr>
            <w:rFonts w:ascii="Arial" w:hAnsi="Arial" w:cs="Arial"/>
            <w:color w:val="000000" w:themeColor="text1"/>
          </w:rPr>
          <w:t>Внепл.Разнарядка»</w:t>
        </w:r>
      </w:ins>
      <w:ins w:id="596" w:author="Paramonova Elena" w:date="2021-02-20T12:13:00Z">
        <w:r w:rsidR="003C772F">
          <w:rPr>
            <w:rFonts w:ascii="Arial" w:hAnsi="Arial" w:cs="Arial"/>
            <w:color w:val="000000" w:themeColor="text1"/>
          </w:rPr>
          <w:t xml:space="preserve"> со ссылкой на рамочный договор консигнации вида </w:t>
        </w:r>
        <w:r w:rsidR="003C772F" w:rsidRPr="003C772F">
          <w:rPr>
            <w:rFonts w:ascii="Arial" w:hAnsi="Arial" w:cs="Arial"/>
            <w:color w:val="000000" w:themeColor="text1"/>
            <w:lang w:val="en-US"/>
          </w:rPr>
          <w:t>ZKS</w:t>
        </w:r>
        <w:r w:rsidR="003C772F">
          <w:rPr>
            <w:rFonts w:ascii="Arial" w:hAnsi="Arial" w:cs="Arial"/>
            <w:color w:val="000000" w:themeColor="text1"/>
          </w:rPr>
          <w:t xml:space="preserve"> «РамДогСКвартСпецифик»</w:t>
        </w:r>
      </w:ins>
      <w:ins w:id="597" w:author="Paramonova Elena" w:date="2021-02-20T12:12:00Z">
        <w:r w:rsidR="003C772F">
          <w:rPr>
            <w:rFonts w:ascii="Arial" w:hAnsi="Arial" w:cs="Arial"/>
            <w:color w:val="000000" w:themeColor="text1"/>
          </w:rPr>
          <w:t xml:space="preserve">. </w:t>
        </w:r>
      </w:ins>
      <w:ins w:id="598" w:author="Paramonova Elena" w:date="2021-02-20T12:05:00Z">
        <w:r w:rsidRPr="00A10693">
          <w:rPr>
            <w:rFonts w:ascii="Arial" w:hAnsi="Arial" w:cs="Arial"/>
            <w:color w:val="000000" w:themeColor="text1"/>
            <w:szCs w:val="24"/>
          </w:rPr>
          <w:t xml:space="preserve">Далее </w:t>
        </w:r>
        <w:r>
          <w:rPr>
            <w:rFonts w:ascii="Arial" w:hAnsi="Arial" w:cs="Arial"/>
            <w:color w:val="000000" w:themeColor="text1"/>
            <w:szCs w:val="24"/>
          </w:rPr>
          <w:t>к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 </w:t>
        </w:r>
        <w:r>
          <w:rPr>
            <w:rFonts w:ascii="Arial" w:hAnsi="Arial" w:cs="Arial"/>
            <w:color w:val="000000" w:themeColor="text1"/>
            <w:szCs w:val="24"/>
          </w:rPr>
          <w:t xml:space="preserve">данному </w:t>
        </w:r>
        <w:r w:rsidRPr="00A10693">
          <w:rPr>
            <w:rFonts w:ascii="Arial" w:hAnsi="Arial" w:cs="Arial"/>
            <w:color w:val="000000" w:themeColor="text1"/>
            <w:szCs w:val="24"/>
          </w:rPr>
          <w:t>заказ</w:t>
        </w:r>
        <w:r>
          <w:rPr>
            <w:rFonts w:ascii="Arial" w:hAnsi="Arial" w:cs="Arial"/>
            <w:color w:val="000000" w:themeColor="text1"/>
            <w:szCs w:val="24"/>
          </w:rPr>
          <w:t>у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 на поставку </w:t>
        </w:r>
        <w:r>
          <w:rPr>
            <w:rFonts w:ascii="Arial" w:hAnsi="Arial" w:cs="Arial"/>
            <w:color w:val="000000" w:themeColor="text1"/>
            <w:szCs w:val="24"/>
          </w:rPr>
          <w:t>печатает</w:t>
        </w:r>
      </w:ins>
      <w:ins w:id="599" w:author="Paramonova Elena" w:date="2021-02-20T12:14:00Z">
        <w:r w:rsidR="003C772F">
          <w:rPr>
            <w:rFonts w:ascii="Arial" w:hAnsi="Arial" w:cs="Arial"/>
            <w:color w:val="000000" w:themeColor="text1"/>
            <w:szCs w:val="24"/>
          </w:rPr>
          <w:t>ся</w:t>
        </w:r>
      </w:ins>
      <w:ins w:id="600" w:author="Paramonova Elena" w:date="2021-02-20T12:05:00Z">
        <w:r>
          <w:rPr>
            <w:rFonts w:ascii="Arial" w:hAnsi="Arial" w:cs="Arial"/>
            <w:color w:val="000000" w:themeColor="text1"/>
            <w:szCs w:val="24"/>
          </w:rPr>
          <w:t xml:space="preserve"> формуляр </w:t>
        </w:r>
        <w:r w:rsidRPr="00A10693">
          <w:rPr>
            <w:rFonts w:ascii="Arial" w:hAnsi="Arial" w:cs="Arial"/>
            <w:color w:val="000000" w:themeColor="text1"/>
            <w:szCs w:val="24"/>
          </w:rPr>
          <w:t>Разнарядк</w:t>
        </w:r>
        <w:r>
          <w:rPr>
            <w:rFonts w:ascii="Arial" w:hAnsi="Arial" w:cs="Arial"/>
            <w:color w:val="000000" w:themeColor="text1"/>
            <w:szCs w:val="24"/>
          </w:rPr>
          <w:t>и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 </w:t>
        </w:r>
        <w:r>
          <w:rPr>
            <w:rFonts w:ascii="Arial" w:hAnsi="Arial" w:cs="Arial"/>
            <w:color w:val="000000" w:themeColor="text1"/>
            <w:szCs w:val="24"/>
          </w:rPr>
          <w:t>и направляет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 поставщику.</w:t>
        </w:r>
      </w:ins>
    </w:p>
    <w:p w14:paraId="120340D2" w14:textId="40FB7F25" w:rsidR="00AC69EA" w:rsidRPr="00C4252F" w:rsidRDefault="00200687" w:rsidP="00C4252F">
      <w:pPr>
        <w:spacing w:after="240" w:line="276" w:lineRule="auto"/>
        <w:ind w:firstLine="708"/>
        <w:rPr>
          <w:rFonts w:ascii="Arial" w:hAnsi="Arial" w:cs="Arial"/>
          <w:color w:val="000000" w:themeColor="text1"/>
        </w:rPr>
      </w:pPr>
      <w:ins w:id="601" w:author="Paramonova Elena" w:date="2021-02-20T12:22:00Z">
        <w:r>
          <w:rPr>
            <w:rFonts w:ascii="Arial" w:hAnsi="Arial" w:cs="Arial"/>
            <w:color w:val="000000" w:themeColor="text1"/>
          </w:rPr>
          <w:t>В случае</w:t>
        </w:r>
      </w:ins>
      <w:ins w:id="602" w:author="Paramonova Elena" w:date="2021-02-20T12:26:00Z">
        <w:r>
          <w:rPr>
            <w:rFonts w:ascii="Arial" w:hAnsi="Arial" w:cs="Arial"/>
            <w:color w:val="000000" w:themeColor="text1"/>
          </w:rPr>
          <w:t>, если</w:t>
        </w:r>
      </w:ins>
      <w:ins w:id="603" w:author="Paramonova Elena" w:date="2021-02-20T12:22:00Z">
        <w:r>
          <w:rPr>
            <w:rFonts w:ascii="Arial" w:hAnsi="Arial" w:cs="Arial"/>
            <w:color w:val="000000" w:themeColor="text1"/>
          </w:rPr>
          <w:t xml:space="preserve"> п</w:t>
        </w:r>
        <w:r w:rsidRPr="00200687">
          <w:rPr>
            <w:rFonts w:ascii="Arial" w:hAnsi="Arial" w:cs="Arial"/>
            <w:color w:val="000000" w:themeColor="text1"/>
          </w:rPr>
          <w:t>оставщик не подтверждает наличие</w:t>
        </w:r>
        <w:r>
          <w:rPr>
            <w:rFonts w:ascii="Arial" w:hAnsi="Arial" w:cs="Arial"/>
            <w:color w:val="000000" w:themeColor="text1"/>
          </w:rPr>
          <w:t xml:space="preserve"> запаса на складе по</w:t>
        </w:r>
      </w:ins>
      <w:ins w:id="604" w:author="Anton Chigvintsev" w:date="2021-02-23T09:23:00Z">
        <w:r w:rsidR="00216993">
          <w:rPr>
            <w:rFonts w:ascii="Arial" w:hAnsi="Arial" w:cs="Arial"/>
            <w:color w:val="000000" w:themeColor="text1"/>
          </w:rPr>
          <w:t xml:space="preserve"> плановой</w:t>
        </w:r>
      </w:ins>
      <w:ins w:id="605" w:author="Paramonova Elena" w:date="2021-02-20T12:22:00Z">
        <w:r>
          <w:rPr>
            <w:rFonts w:ascii="Arial" w:hAnsi="Arial" w:cs="Arial"/>
            <w:color w:val="000000" w:themeColor="text1"/>
          </w:rPr>
          <w:t xml:space="preserve"> разнарядке</w:t>
        </w:r>
      </w:ins>
      <w:ins w:id="606" w:author="Paramonova Elena" w:date="2021-02-20T12:23:00Z">
        <w:r>
          <w:rPr>
            <w:rFonts w:ascii="Arial" w:hAnsi="Arial" w:cs="Arial"/>
            <w:color w:val="000000" w:themeColor="text1"/>
          </w:rPr>
          <w:t xml:space="preserve">, </w:t>
        </w:r>
      </w:ins>
      <w:ins w:id="607" w:author="Paramonova Elena" w:date="2021-02-20T12:25:00Z">
        <w:r>
          <w:rPr>
            <w:rFonts w:ascii="Arial" w:hAnsi="Arial" w:cs="Arial"/>
            <w:color w:val="000000" w:themeColor="text1"/>
          </w:rPr>
          <w:t>закупщик уведомляет</w:t>
        </w:r>
      </w:ins>
      <w:ins w:id="608" w:author="Paramonova Elena" w:date="2021-02-20T12:23:00Z">
        <w:r w:rsidRPr="00200687">
          <w:rPr>
            <w:rFonts w:ascii="Arial" w:hAnsi="Arial" w:cs="Arial"/>
            <w:color w:val="000000" w:themeColor="text1"/>
          </w:rPr>
          <w:t xml:space="preserve"> заявителя потребнос</w:t>
        </w:r>
        <w:r>
          <w:rPr>
            <w:rFonts w:ascii="Arial" w:hAnsi="Arial" w:cs="Arial"/>
            <w:color w:val="000000" w:themeColor="text1"/>
          </w:rPr>
          <w:t xml:space="preserve">ти об отсутствии текущего запаса </w:t>
        </w:r>
        <w:r w:rsidRPr="00200687">
          <w:rPr>
            <w:rFonts w:ascii="Arial" w:hAnsi="Arial" w:cs="Arial"/>
            <w:color w:val="000000" w:themeColor="text1"/>
          </w:rPr>
          <w:t>у поставщика</w:t>
        </w:r>
      </w:ins>
      <w:ins w:id="609" w:author="Paramonova Elena" w:date="2021-02-20T12:26:00Z">
        <w:r>
          <w:rPr>
            <w:rFonts w:ascii="Arial" w:hAnsi="Arial" w:cs="Arial"/>
            <w:color w:val="000000" w:themeColor="text1"/>
          </w:rPr>
          <w:t xml:space="preserve"> и</w:t>
        </w:r>
      </w:ins>
      <w:ins w:id="610" w:author="Paramonova Elena" w:date="2021-02-20T12:23:00Z">
        <w:r w:rsidRPr="00200687">
          <w:rPr>
            <w:rFonts w:ascii="Arial" w:hAnsi="Arial" w:cs="Arial"/>
            <w:color w:val="000000" w:themeColor="text1"/>
          </w:rPr>
          <w:t xml:space="preserve"> новым плановым сроком получения МТР</w:t>
        </w:r>
      </w:ins>
      <w:ins w:id="611" w:author="Paramonova Elena" w:date="2021-02-20T12:24:00Z">
        <w:r>
          <w:rPr>
            <w:rFonts w:ascii="Arial" w:hAnsi="Arial" w:cs="Arial"/>
            <w:color w:val="000000" w:themeColor="text1"/>
          </w:rPr>
          <w:t xml:space="preserve">, далее опционально данная потребность может быть </w:t>
        </w:r>
      </w:ins>
      <w:ins w:id="612" w:author="Paramonova Elena" w:date="2021-02-20T12:25:00Z">
        <w:r>
          <w:rPr>
            <w:rFonts w:ascii="Arial" w:hAnsi="Arial" w:cs="Arial"/>
            <w:color w:val="000000" w:themeColor="text1"/>
          </w:rPr>
          <w:t xml:space="preserve">либо </w:t>
        </w:r>
      </w:ins>
      <w:ins w:id="613" w:author="Paramonova Elena" w:date="2021-02-20T12:24:00Z">
        <w:r>
          <w:rPr>
            <w:rFonts w:ascii="Arial" w:hAnsi="Arial" w:cs="Arial"/>
            <w:color w:val="000000" w:themeColor="text1"/>
          </w:rPr>
          <w:t xml:space="preserve">исключена из разнарядки, </w:t>
        </w:r>
      </w:ins>
      <w:ins w:id="614" w:author="Paramonova Elena" w:date="2021-02-20T12:25:00Z">
        <w:r w:rsidR="002648B2">
          <w:rPr>
            <w:rFonts w:ascii="Arial" w:hAnsi="Arial" w:cs="Arial"/>
            <w:color w:val="000000" w:themeColor="text1"/>
          </w:rPr>
          <w:t xml:space="preserve">либо закупщиком </w:t>
        </w:r>
        <w:r>
          <w:rPr>
            <w:rFonts w:ascii="Arial" w:hAnsi="Arial" w:cs="Arial"/>
            <w:color w:val="000000" w:themeColor="text1"/>
          </w:rPr>
          <w:t>выполняется создание</w:t>
        </w:r>
        <w:r w:rsidRPr="00200687">
          <w:rPr>
            <w:rFonts w:ascii="Arial" w:hAnsi="Arial" w:cs="Arial"/>
            <w:color w:val="000000" w:themeColor="text1"/>
          </w:rPr>
          <w:t xml:space="preserve"> запроса на корректировку к заявке на закупку</w:t>
        </w:r>
      </w:ins>
      <w:ins w:id="615" w:author="Paramonova Elena" w:date="2021-02-22T12:10:00Z">
        <w:r w:rsidR="002648B2">
          <w:rPr>
            <w:rFonts w:ascii="Arial" w:hAnsi="Arial" w:cs="Arial"/>
            <w:color w:val="000000" w:themeColor="text1"/>
          </w:rPr>
          <w:t>/сток-контролером выполняется создание</w:t>
        </w:r>
        <w:r w:rsidR="002648B2" w:rsidRPr="00200687">
          <w:rPr>
            <w:rFonts w:ascii="Arial" w:hAnsi="Arial" w:cs="Arial"/>
            <w:color w:val="000000" w:themeColor="text1"/>
          </w:rPr>
          <w:t xml:space="preserve"> запроса на корректировку</w:t>
        </w:r>
        <w:r w:rsidR="002648B2">
          <w:rPr>
            <w:rFonts w:ascii="Arial" w:hAnsi="Arial" w:cs="Arial"/>
            <w:color w:val="000000" w:themeColor="text1"/>
          </w:rPr>
          <w:t xml:space="preserve"> потребности</w:t>
        </w:r>
      </w:ins>
      <w:ins w:id="616" w:author="Paramonova Elena" w:date="2021-02-20T12:26:00Z">
        <w:r w:rsidR="00F579EF">
          <w:rPr>
            <w:rFonts w:ascii="Arial" w:hAnsi="Arial" w:cs="Arial"/>
            <w:color w:val="000000" w:themeColor="text1"/>
          </w:rPr>
          <w:t>.</w:t>
        </w:r>
      </w:ins>
    </w:p>
    <w:p w14:paraId="5949311B" w14:textId="4BEF2F82" w:rsidR="001710BB" w:rsidRPr="00A10693" w:rsidRDefault="001710BB" w:rsidP="001710BB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Для повышения качества планирования поставок от контрагента, к спецификации к договору поставки МТР/разнарядке может быть зарегистрировано уведомление об отгрузке (документ Входящая поставка). При отсутствии необходимости в регистрации в системе документа Входящая поставка, поступление МТР выполняется напрямую к спецификации</w:t>
      </w:r>
      <w:ins w:id="617" w:author="Paramonova Elena" w:date="2021-02-20T13:59:00Z">
        <w:r w:rsidR="005345F9">
          <w:rPr>
            <w:rFonts w:ascii="Arial" w:hAnsi="Arial" w:cs="Arial"/>
            <w:color w:val="000000" w:themeColor="text1"/>
            <w:szCs w:val="24"/>
          </w:rPr>
          <w:t xml:space="preserve"> в транзакции </w:t>
        </w:r>
        <w:r w:rsidR="005345F9">
          <w:rPr>
            <w:rFonts w:ascii="Arial" w:hAnsi="Arial" w:cs="Arial"/>
            <w:color w:val="000000" w:themeColor="text1"/>
            <w:szCs w:val="24"/>
            <w:lang w:val="en-US"/>
          </w:rPr>
          <w:t>MIGO</w:t>
        </w:r>
      </w:ins>
      <w:r w:rsidRPr="00A10693">
        <w:rPr>
          <w:rFonts w:ascii="Arial" w:hAnsi="Arial" w:cs="Arial"/>
          <w:color w:val="000000" w:themeColor="text1"/>
          <w:szCs w:val="24"/>
        </w:rPr>
        <w:t xml:space="preserve"> (документ</w:t>
      </w:r>
      <w:ins w:id="618" w:author="Paramonova Elena" w:date="2021-02-20T13:59:00Z">
        <w:r w:rsidR="005345F9">
          <w:rPr>
            <w:rFonts w:ascii="Arial" w:hAnsi="Arial" w:cs="Arial"/>
            <w:color w:val="000000" w:themeColor="text1"/>
            <w:szCs w:val="24"/>
          </w:rPr>
          <w:t>ы</w:t>
        </w:r>
      </w:ins>
      <w:r w:rsidRPr="00A10693">
        <w:rPr>
          <w:rFonts w:ascii="Arial" w:hAnsi="Arial" w:cs="Arial"/>
          <w:color w:val="000000" w:themeColor="text1"/>
          <w:szCs w:val="24"/>
        </w:rPr>
        <w:t xml:space="preserve"> Заказ на поставку</w:t>
      </w:r>
      <w:r w:rsidR="0037357D" w:rsidRPr="0037357D">
        <w:rPr>
          <w:rFonts w:ascii="Arial" w:hAnsi="Arial" w:eastAsia="Calibri"/>
          <w:szCs w:val="28"/>
        </w:rPr>
        <w:t xml:space="preserve"> вида ZRZN – «Разнарядка»</w:t>
      </w:r>
      <w:ins w:id="619" w:author="Paramonova Elena" w:date="2021-02-20T13:59:00Z">
        <w:r w:rsidR="005345F9">
          <w:rPr>
            <w:rFonts w:ascii="Arial" w:hAnsi="Arial" w:eastAsia="Calibri"/>
            <w:szCs w:val="28"/>
          </w:rPr>
          <w:t xml:space="preserve"> и </w:t>
        </w:r>
        <w:r w:rsidR="005345F9">
          <w:rPr>
            <w:rFonts w:ascii="Arial" w:hAnsi="Arial" w:cs="Arial"/>
            <w:color w:val="000000" w:themeColor="text1"/>
            <w:lang w:val="en-US"/>
          </w:rPr>
          <w:t>ZRZA</w:t>
        </w:r>
        <w:r w:rsidR="005345F9" w:rsidRPr="00171A24">
          <w:rPr>
            <w:rFonts w:ascii="Arial" w:hAnsi="Arial" w:cs="Arial"/>
            <w:color w:val="000000" w:themeColor="text1"/>
          </w:rPr>
          <w:t xml:space="preserve"> </w:t>
        </w:r>
        <w:r w:rsidR="005345F9" w:rsidRPr="00AC69EA">
          <w:rPr>
            <w:rFonts w:ascii="Arial" w:hAnsi="Arial" w:cs="Arial"/>
            <w:color w:val="000000" w:themeColor="text1"/>
          </w:rPr>
          <w:t>«</w:t>
        </w:r>
        <w:r w:rsidR="005345F9">
          <w:rPr>
            <w:rFonts w:ascii="Arial" w:hAnsi="Arial" w:cs="Arial"/>
            <w:color w:val="000000" w:themeColor="text1"/>
          </w:rPr>
          <w:t>Внепл.Разнарядка»</w:t>
        </w:r>
      </w:ins>
      <w:r w:rsidRPr="00A10693">
        <w:rPr>
          <w:rFonts w:ascii="Arial" w:hAnsi="Arial" w:cs="Arial"/>
          <w:color w:val="000000" w:themeColor="text1"/>
          <w:szCs w:val="24"/>
        </w:rPr>
        <w:t>). Уведомление об отгрузке высылается поставщиком в адрес получателя, как правило, в электронном виде посредством:</w:t>
      </w:r>
    </w:p>
    <w:p w14:paraId="67EDBEA2" w14:textId="34E519EF" w:rsidR="001710BB" w:rsidRPr="00A10693" w:rsidRDefault="001710BB" w:rsidP="00925910">
      <w:pPr>
        <w:pStyle w:val="afa"/>
        <w:numPr>
          <w:ilvl w:val="0"/>
          <w:numId w:val="41"/>
        </w:numPr>
        <w:spacing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Портала поставщика, подключенного к </w:t>
      </w:r>
      <w:r w:rsidRPr="00A10693">
        <w:rPr>
          <w:rFonts w:ascii="Arial" w:hAnsi="Arial" w:eastAsia="Calibri"/>
          <w:szCs w:val="28"/>
        </w:rPr>
        <w:t>системе взаимодействия с поставщиком</w:t>
      </w:r>
      <w:r w:rsidRPr="00A10693">
        <w:rPr>
          <w:rFonts w:ascii="Arial" w:hAnsi="Arial" w:cs="Arial"/>
          <w:color w:val="000000" w:themeColor="text1"/>
          <w:szCs w:val="24"/>
        </w:rPr>
        <w:t xml:space="preserve">. Данный сценарий планируется к реализации в рамках </w:t>
      </w:r>
      <w:r w:rsidR="00851B26">
        <w:rPr>
          <w:rFonts w:ascii="Arial" w:hAnsi="Arial" w:cs="Arial"/>
          <w:color w:val="000000" w:themeColor="text1"/>
          <w:szCs w:val="24"/>
        </w:rPr>
        <w:t xml:space="preserve">последующих этапов развития системы </w:t>
      </w:r>
      <w:r w:rsidR="00851B26">
        <w:rPr>
          <w:rFonts w:ascii="Arial" w:hAnsi="Arial" w:cs="Arial"/>
          <w:color w:val="000000" w:themeColor="text1"/>
          <w:szCs w:val="24"/>
          <w:lang w:val="en-US"/>
        </w:rPr>
        <w:t>SRM</w:t>
      </w:r>
      <w:r w:rsidR="00851B26">
        <w:rPr>
          <w:rFonts w:ascii="Arial" w:hAnsi="Arial" w:cs="Arial"/>
          <w:color w:val="000000" w:themeColor="text1"/>
          <w:szCs w:val="24"/>
        </w:rPr>
        <w:t xml:space="preserve"> и </w:t>
      </w:r>
      <w:r w:rsidR="00915223">
        <w:rPr>
          <w:rFonts w:ascii="Arial" w:hAnsi="Arial" w:cs="Arial"/>
          <w:color w:val="000000" w:themeColor="text1"/>
          <w:szCs w:val="24"/>
        </w:rPr>
        <w:t>на</w:t>
      </w:r>
      <w:r w:rsidR="00851B26">
        <w:rPr>
          <w:rFonts w:ascii="Arial" w:hAnsi="Arial" w:cs="Arial"/>
          <w:color w:val="000000" w:themeColor="text1"/>
          <w:szCs w:val="24"/>
        </w:rPr>
        <w:t xml:space="preserve"> текущем этапе </w:t>
      </w:r>
      <w:r w:rsidR="00915223">
        <w:rPr>
          <w:rFonts w:ascii="Arial" w:hAnsi="Arial" w:cs="Arial"/>
          <w:color w:val="000000" w:themeColor="text1"/>
          <w:szCs w:val="24"/>
        </w:rPr>
        <w:t xml:space="preserve">проекта </w:t>
      </w:r>
      <w:r w:rsidR="00851B26">
        <w:rPr>
          <w:rFonts w:ascii="Arial" w:hAnsi="Arial" w:cs="Arial"/>
          <w:color w:val="000000" w:themeColor="text1"/>
          <w:szCs w:val="24"/>
        </w:rPr>
        <w:t xml:space="preserve">данная интеграция не </w:t>
      </w:r>
      <w:r w:rsidR="001A1C83">
        <w:rPr>
          <w:rFonts w:ascii="Arial" w:hAnsi="Arial" w:cs="Arial"/>
          <w:color w:val="000000" w:themeColor="text1"/>
          <w:szCs w:val="24"/>
        </w:rPr>
        <w:lastRenderedPageBreak/>
        <w:t>проектируется</w:t>
      </w:r>
      <w:r w:rsidR="00FB7C88">
        <w:rPr>
          <w:rFonts w:ascii="Arial" w:hAnsi="Arial" w:cs="Arial"/>
          <w:color w:val="000000" w:themeColor="text1"/>
          <w:szCs w:val="24"/>
        </w:rPr>
        <w:t>.</w:t>
      </w:r>
      <w:r w:rsidR="006B54DB" w:rsidRPr="00FB7C88">
        <w:rPr>
          <w:rFonts w:ascii="Arial" w:hAnsi="Arial" w:cs="Arial"/>
          <w:color w:val="000000" w:themeColor="text1"/>
          <w:szCs w:val="24"/>
        </w:rPr>
        <w:t xml:space="preserve"> </w:t>
      </w:r>
      <w:r w:rsidR="00915223">
        <w:rPr>
          <w:rFonts w:ascii="Arial" w:hAnsi="Arial" w:cs="Arial"/>
          <w:color w:val="000000" w:themeColor="text1"/>
          <w:szCs w:val="24"/>
        </w:rPr>
        <w:t xml:space="preserve">Доработку СОИ с системой </w:t>
      </w:r>
      <w:r w:rsidR="00915223">
        <w:rPr>
          <w:rFonts w:ascii="Arial" w:hAnsi="Arial" w:cs="Arial"/>
          <w:color w:val="000000" w:themeColor="text1"/>
          <w:szCs w:val="24"/>
          <w:lang w:val="en-US"/>
        </w:rPr>
        <w:t>SRM</w:t>
      </w:r>
      <w:r w:rsidR="00915223">
        <w:rPr>
          <w:rFonts w:ascii="Arial" w:hAnsi="Arial" w:cs="Arial"/>
          <w:color w:val="000000" w:themeColor="text1"/>
          <w:szCs w:val="24"/>
        </w:rPr>
        <w:t xml:space="preserve"> в части данного интеграционного потока предполагается выполнить в рамках соответствующего этапа развития системы </w:t>
      </w:r>
      <w:r w:rsidR="00915223">
        <w:rPr>
          <w:rFonts w:ascii="Arial" w:hAnsi="Arial" w:cs="Arial"/>
          <w:color w:val="000000" w:themeColor="text1"/>
          <w:szCs w:val="24"/>
          <w:lang w:val="en-US"/>
        </w:rPr>
        <w:t>SRM</w:t>
      </w:r>
      <w:r w:rsidR="00915223">
        <w:rPr>
          <w:rFonts w:ascii="Arial" w:hAnsi="Arial" w:cs="Arial"/>
          <w:color w:val="000000" w:themeColor="text1"/>
          <w:szCs w:val="24"/>
        </w:rPr>
        <w:t>.</w:t>
      </w:r>
    </w:p>
    <w:p w14:paraId="26B74749" w14:textId="4E02F57B" w:rsidR="001710BB" w:rsidRPr="00A10693" w:rsidRDefault="001710BB" w:rsidP="00925910">
      <w:pPr>
        <w:pStyle w:val="afa"/>
        <w:numPr>
          <w:ilvl w:val="0"/>
          <w:numId w:val="41"/>
        </w:numPr>
        <w:spacing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Электронной почты.  В таком случае уведомление об отгрузке регистрируется менеджером по сопровождению договора вручную.</w:t>
      </w:r>
    </w:p>
    <w:p w14:paraId="713E7B53" w14:textId="77777777" w:rsidR="001710BB" w:rsidRPr="00A10693" w:rsidRDefault="001710BB" w:rsidP="001710BB">
      <w:pPr>
        <w:pStyle w:val="afa"/>
        <w:spacing w:line="276" w:lineRule="auto"/>
        <w:rPr>
          <w:rFonts w:ascii="Arial" w:hAnsi="Arial" w:cs="Arial"/>
          <w:color w:val="000000" w:themeColor="text1"/>
          <w:szCs w:val="24"/>
        </w:rPr>
      </w:pPr>
    </w:p>
    <w:p w14:paraId="60368DB7" w14:textId="6290519D" w:rsidR="001710BB" w:rsidRPr="00A10693" w:rsidRDefault="001710BB" w:rsidP="001710BB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Уведомление об отгрузке содержит актуальные данные о конкретной </w:t>
      </w:r>
      <w:r w:rsidR="00B70A05">
        <w:rPr>
          <w:rFonts w:ascii="Arial" w:hAnsi="Arial" w:cs="Arial"/>
          <w:color w:val="000000" w:themeColor="text1"/>
          <w:szCs w:val="24"/>
        </w:rPr>
        <w:t>отгруженной поставке</w:t>
      </w:r>
      <w:r w:rsidRPr="00A10693">
        <w:rPr>
          <w:rFonts w:ascii="Arial" w:hAnsi="Arial" w:cs="Arial"/>
          <w:color w:val="000000" w:themeColor="text1"/>
          <w:szCs w:val="24"/>
        </w:rPr>
        <w:t>: Спецификация, Дата фактической отгрузки, Плановая дата поставки, Коды МТР, Количество, Номер первичного документа отгрузки и прочее.</w:t>
      </w:r>
    </w:p>
    <w:p w14:paraId="27E78949" w14:textId="282241FB" w:rsidR="001710BB" w:rsidRPr="00A10693" w:rsidRDefault="001710BB" w:rsidP="001710BB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К спецификации может быть зарегистрировано как одно, так и более уведомлений о</w:t>
      </w:r>
      <w:r w:rsidR="00B704F4" w:rsidRPr="00A10693">
        <w:rPr>
          <w:rFonts w:ascii="Arial" w:hAnsi="Arial" w:cs="Arial"/>
          <w:color w:val="000000" w:themeColor="text1"/>
          <w:szCs w:val="24"/>
        </w:rPr>
        <w:t>б</w:t>
      </w:r>
      <w:r w:rsidRPr="00A10693">
        <w:rPr>
          <w:rFonts w:ascii="Arial" w:hAnsi="Arial" w:cs="Arial"/>
          <w:color w:val="000000" w:themeColor="text1"/>
          <w:szCs w:val="24"/>
        </w:rPr>
        <w:t xml:space="preserve"> отгрузке.</w:t>
      </w:r>
    </w:p>
    <w:p w14:paraId="788A8D42" w14:textId="16418CEC" w:rsidR="001710BB" w:rsidRPr="00A10693" w:rsidRDefault="001710BB" w:rsidP="001710BB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При наличии в системе зарегистрированного уведомления об отгрузке, приемка МТР </w:t>
      </w:r>
      <w:r w:rsidR="00D94213" w:rsidRPr="00A10693">
        <w:rPr>
          <w:rFonts w:ascii="Arial" w:hAnsi="Arial" w:cs="Arial"/>
        </w:rPr>
        <w:t>в процессе ПП-10.07.03.01-ERP «Приемка и размещение МТР на склад»</w:t>
      </w:r>
      <w:r w:rsidR="00D94213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>должна выполняться со ссылкой на данное уведомление, а не со ссылкой на спецификацию</w:t>
      </w:r>
      <w:r w:rsidR="00D94213" w:rsidRPr="00A10693">
        <w:rPr>
          <w:rFonts w:ascii="Arial" w:hAnsi="Arial" w:cs="Arial"/>
          <w:color w:val="000000" w:themeColor="text1"/>
          <w:szCs w:val="24"/>
        </w:rPr>
        <w:t>/разнарядку</w:t>
      </w:r>
      <w:r w:rsidRPr="00A10693">
        <w:rPr>
          <w:rFonts w:ascii="Arial" w:hAnsi="Arial" w:cs="Arial"/>
          <w:color w:val="000000" w:themeColor="text1"/>
          <w:szCs w:val="24"/>
        </w:rPr>
        <w:t>.</w:t>
      </w:r>
    </w:p>
    <w:p w14:paraId="3B581E80" w14:textId="2865A02F" w:rsidR="001F5FC9" w:rsidRDefault="00D94213" w:rsidP="00250301">
      <w:pPr>
        <w:spacing w:after="240" w:line="276" w:lineRule="auto"/>
        <w:ind w:firstLine="708"/>
        <w:rPr>
          <w:ins w:id="620" w:author="Paramonova Elena" w:date="2021-03-15T19:41:00Z"/>
          <w:rFonts w:ascii="Arial" w:hAnsi="Arial" w:cs="Arial"/>
        </w:rPr>
      </w:pPr>
      <w:r w:rsidRPr="00A10693">
        <w:rPr>
          <w:rFonts w:ascii="Arial" w:hAnsi="Arial" w:cs="Arial"/>
        </w:rPr>
        <w:t>Поступление МТР в «Товар в пути»</w:t>
      </w:r>
      <w:r w:rsidR="00B70A05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>в случае перехода права собственности на дальнем базисе,</w:t>
      </w:r>
      <w:r w:rsidR="009F3544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 xml:space="preserve">в </w:t>
      </w:r>
      <w:r w:rsidRPr="00A10693">
        <w:rPr>
          <w:rFonts w:ascii="Arial" w:hAnsi="Arial" w:eastAsia="Calibri"/>
          <w:szCs w:val="28"/>
          <w:lang w:val="en-US"/>
        </w:rPr>
        <w:t>SAP</w:t>
      </w:r>
      <w:r w:rsidRPr="00A10693">
        <w:rPr>
          <w:rFonts w:ascii="Arial" w:hAnsi="Arial" w:eastAsia="Calibri"/>
          <w:szCs w:val="28"/>
        </w:rPr>
        <w:t xml:space="preserve"> </w:t>
      </w:r>
      <w:r w:rsidRPr="00A10693">
        <w:rPr>
          <w:rFonts w:ascii="Arial" w:hAnsi="Arial" w:eastAsia="Calibri"/>
          <w:szCs w:val="28"/>
          <w:lang w:val="en-US"/>
        </w:rPr>
        <w:t>S</w:t>
      </w:r>
      <w:r w:rsidRPr="00A10693">
        <w:rPr>
          <w:rFonts w:ascii="Arial" w:hAnsi="Arial" w:eastAsia="Calibri"/>
          <w:szCs w:val="28"/>
        </w:rPr>
        <w:t xml:space="preserve">/4 </w:t>
      </w:r>
      <w:r w:rsidRPr="00A10693">
        <w:rPr>
          <w:rFonts w:ascii="Arial" w:hAnsi="Arial" w:eastAsia="Calibri"/>
          <w:szCs w:val="28"/>
          <w:lang w:val="en-US"/>
        </w:rPr>
        <w:t>HANA</w:t>
      </w:r>
      <w:r w:rsidRPr="00A10693">
        <w:rPr>
          <w:rFonts w:ascii="Arial" w:hAnsi="Arial" w:eastAsia="Calibri"/>
          <w:szCs w:val="28"/>
        </w:rPr>
        <w:t xml:space="preserve"> регистрируется логистом</w:t>
      </w:r>
      <w:r w:rsidR="009F3544" w:rsidRPr="00A10693">
        <w:rPr>
          <w:rFonts w:ascii="Arial" w:hAnsi="Arial" w:cs="Arial"/>
        </w:rPr>
        <w:t xml:space="preserve">. Поступление МТР в статус «Товар в пути» может быть зарегистрировано автоматически в случае, если поставщик зарегистрировал </w:t>
      </w:r>
      <w:r w:rsidR="005E5C0D" w:rsidRPr="00A10693">
        <w:rPr>
          <w:rFonts w:ascii="Arial" w:hAnsi="Arial" w:cs="Arial"/>
        </w:rPr>
        <w:t>универсальный передаточный документ</w:t>
      </w:r>
      <w:r w:rsidR="009F3544" w:rsidRPr="00A10693">
        <w:rPr>
          <w:rFonts w:ascii="Arial" w:hAnsi="Arial" w:cs="Arial"/>
        </w:rPr>
        <w:t xml:space="preserve"> в системе Контур Диадок (подробнее об обработке электронных документов, полученных из системы Контур Диадок см. в </w:t>
      </w:r>
      <w:r w:rsidR="005D6CA9">
        <w:rPr>
          <w:rFonts w:ascii="Arial" w:hAnsi="Arial" w:cs="Arial"/>
        </w:rPr>
        <w:t xml:space="preserve">КД </w:t>
      </w:r>
      <w:r w:rsidR="00D2138A">
        <w:rPr>
          <w:rFonts w:ascii="Arial" w:hAnsi="Arial" w:cs="Arial"/>
        </w:rPr>
        <w:t>ERP.</w:t>
      </w:r>
      <w:ins w:id="621" w:author="SintsovaMA" w:date="2021-03-22T17:22:00Z">
        <w:r w:rsidR="00F04D56">
          <w:rPr>
            <w:rFonts w:ascii="Arial" w:hAnsi="Arial" w:cs="Arial"/>
          </w:rPr>
          <w:t>13.</w:t>
        </w:r>
      </w:ins>
      <w:r w:rsidR="00D2138A">
        <w:rPr>
          <w:rFonts w:ascii="Arial" w:hAnsi="Arial" w:cs="Arial"/>
        </w:rPr>
        <w:t>9</w:t>
      </w:r>
      <w:ins w:id="622" w:author="SintsovaMA" w:date="2021-03-22T17:22:00Z">
        <w:r w:rsidR="00F04D56">
          <w:rPr>
            <w:rFonts w:ascii="Arial" w:hAnsi="Arial" w:cs="Arial"/>
          </w:rPr>
          <w:t>_2_</w:t>
        </w:r>
      </w:ins>
      <w:del w:id="623" w:author="SintsovaMA" w:date="2021-03-22T17:22:00Z">
        <w:r w:rsidR="00D2138A" w:rsidDel="00F04D56">
          <w:rPr>
            <w:rFonts w:ascii="Arial" w:hAnsi="Arial" w:cs="Arial"/>
          </w:rPr>
          <w:delText>.</w:delText>
        </w:r>
        <w:r w:rsidR="005D6CA9" w:rsidRPr="005D6CA9" w:rsidDel="00F04D56">
          <w:rPr>
            <w:rFonts w:ascii="Arial" w:hAnsi="Arial" w:cs="Arial"/>
          </w:rPr>
          <w:delText>1</w:delText>
        </w:r>
        <w:r w:rsidR="005D6CA9" w:rsidDel="00F04D56">
          <w:rPr>
            <w:rFonts w:ascii="Arial" w:hAnsi="Arial" w:cs="Arial"/>
          </w:rPr>
          <w:delText>.</w:delText>
        </w:r>
      </w:del>
      <w:r w:rsidR="005D6CA9" w:rsidRPr="005D6CA9">
        <w:rPr>
          <w:rFonts w:ascii="Arial" w:hAnsi="Arial" w:cs="Arial"/>
        </w:rPr>
        <w:t>41</w:t>
      </w:r>
      <w:ins w:id="624" w:author="SintsovaMA" w:date="2021-03-22T17:22:00Z">
        <w:r w:rsidR="00F04D56">
          <w:rPr>
            <w:rFonts w:ascii="Arial" w:hAnsi="Arial" w:cs="Arial"/>
          </w:rPr>
          <w:t>_</w:t>
        </w:r>
        <w:r w:rsidR="00F04D56">
          <w:rPr>
            <w:rFonts w:ascii="Arial" w:hAnsi="Arial" w:cs="Arial"/>
            <w:lang w:val="en-US"/>
          </w:rPr>
          <w:t>FI</w:t>
        </w:r>
      </w:ins>
      <w:r w:rsidR="005D6CA9">
        <w:rPr>
          <w:rFonts w:ascii="Arial" w:hAnsi="Arial" w:cs="Arial"/>
        </w:rPr>
        <w:t xml:space="preserve"> </w:t>
      </w:r>
      <w:r w:rsidR="00CF5454">
        <w:rPr>
          <w:rFonts w:ascii="Arial" w:hAnsi="Arial" w:cs="Arial"/>
        </w:rPr>
        <w:t xml:space="preserve"> «Взаимодействие с внешними контрагентами</w:t>
      </w:r>
      <w:r w:rsidR="005C1E16">
        <w:rPr>
          <w:rFonts w:ascii="Arial" w:hAnsi="Arial" w:cs="Arial"/>
        </w:rPr>
        <w:t>»</w:t>
      </w:r>
      <w:r w:rsidR="009F3544" w:rsidRPr="00A10693">
        <w:rPr>
          <w:rFonts w:ascii="Arial" w:hAnsi="Arial" w:cs="Arial"/>
        </w:rPr>
        <w:t xml:space="preserve">). </w:t>
      </w:r>
    </w:p>
    <w:p w14:paraId="78D84D27" w14:textId="4C3A145A" w:rsidR="00D86A5A" w:rsidRDefault="004B3C1D" w:rsidP="00D86A5A">
      <w:pPr>
        <w:spacing w:after="240" w:line="276" w:lineRule="auto"/>
        <w:ind w:firstLine="708"/>
        <w:rPr>
          <w:ins w:id="625" w:author="Paramonova Elena" w:date="2021-03-17T18:14:00Z"/>
          <w:rFonts w:ascii="Arial" w:hAnsi="Arial" w:cs="Arial"/>
        </w:rPr>
      </w:pPr>
      <w:ins w:id="626" w:author="Paramonova Elena" w:date="2021-03-15T19:41:00Z">
        <w:r>
          <w:rPr>
            <w:rFonts w:ascii="Arial" w:hAnsi="Arial" w:cs="Arial"/>
          </w:rPr>
          <w:t xml:space="preserve">К сформированному документу </w:t>
        </w:r>
      </w:ins>
      <w:ins w:id="627" w:author="Paramonova Elena" w:date="2021-03-15T19:42:00Z">
        <w:r>
          <w:rPr>
            <w:rFonts w:ascii="Arial" w:hAnsi="Arial" w:cs="Arial"/>
          </w:rPr>
          <w:t xml:space="preserve">движения </w:t>
        </w:r>
      </w:ins>
      <w:ins w:id="628" w:author="Paramonova Elena" w:date="2021-03-15T19:41:00Z">
        <w:r>
          <w:rPr>
            <w:rFonts w:ascii="Arial" w:hAnsi="Arial" w:cs="Arial"/>
          </w:rPr>
          <w:t xml:space="preserve">материала ответственный МОЛ формирует приходный ордер (вид документа </w:t>
        </w:r>
      </w:ins>
      <w:ins w:id="629" w:author="Paramonova Elena" w:date="2021-03-15T19:43:00Z">
        <w:r>
          <w:rPr>
            <w:rFonts w:ascii="Arial" w:hAnsi="Arial" w:cs="Arial"/>
          </w:rPr>
          <w:t xml:space="preserve">Приходный ордер в транзакции </w:t>
        </w:r>
        <w:r>
          <w:rPr>
            <w:rFonts w:ascii="Arial" w:hAnsi="Arial" w:cs="Arial"/>
            <w:lang w:val="en-US"/>
          </w:rPr>
          <w:t>MB</w:t>
        </w:r>
        <w:r w:rsidRPr="004B3C1D">
          <w:rPr>
            <w:rFonts w:ascii="Arial" w:hAnsi="Arial" w:cs="Arial"/>
            <w:rPrChange w:author="Paramonova Elena" w:date="2021-03-15T19:43:00Z" w:id="630">
              <w:rPr>
                <w:rFonts w:ascii="Arial" w:hAnsi="Arial" w:cs="Arial"/>
                <w:lang w:val="en-US"/>
              </w:rPr>
            </w:rPrChange>
          </w:rPr>
          <w:t xml:space="preserve">90), </w:t>
        </w:r>
        <w:r>
          <w:rPr>
            <w:rFonts w:ascii="Arial" w:hAnsi="Arial" w:cs="Arial"/>
          </w:rPr>
          <w:t xml:space="preserve">затем связывает его с комплектом документов в АСУ ЭДО, указав </w:t>
        </w:r>
      </w:ins>
      <w:ins w:id="631" w:author="Paramonova Elena" w:date="2021-03-15T19:44:00Z">
        <w:r>
          <w:rPr>
            <w:rFonts w:ascii="Arial" w:hAnsi="Arial" w:cs="Arial"/>
            <w:lang w:val="en-US"/>
          </w:rPr>
          <w:t>ID</w:t>
        </w:r>
        <w:r w:rsidRPr="004B3C1D">
          <w:rPr>
            <w:rFonts w:ascii="Arial" w:hAnsi="Arial" w:cs="Arial"/>
            <w:rPrChange w:author="Paramonova Elena" w:date="2021-03-15T19:44:00Z" w:id="632">
              <w:rPr>
                <w:rFonts w:ascii="Arial" w:hAnsi="Arial" w:cs="Arial"/>
                <w:lang w:val="en-US"/>
              </w:rPr>
            </w:rPrChange>
          </w:rPr>
          <w:t xml:space="preserve"> </w:t>
        </w:r>
        <w:r w:rsidR="00D86A5A">
          <w:rPr>
            <w:rFonts w:ascii="Arial" w:hAnsi="Arial" w:cs="Arial"/>
          </w:rPr>
          <w:t xml:space="preserve">комплекта АСУ ЭДО в SAP, </w:t>
        </w:r>
      </w:ins>
      <w:ins w:id="633" w:author="Paramonova Elena" w:date="2021-03-17T18:16:00Z">
        <w:r w:rsidR="00D86A5A">
          <w:rPr>
            <w:rFonts w:ascii="Arial" w:hAnsi="Arial" w:cs="Arial"/>
          </w:rPr>
          <w:t xml:space="preserve">или </w:t>
        </w:r>
      </w:ins>
      <w:ins w:id="634" w:author="Paramonova Elena" w:date="2021-03-15T19:49:00Z">
        <w:r w:rsidR="00D86A5A">
          <w:rPr>
            <w:rFonts w:ascii="Arial" w:hAnsi="Arial" w:cs="Arial"/>
          </w:rPr>
          <w:t>п</w:t>
        </w:r>
        <w:r>
          <w:rPr>
            <w:rFonts w:ascii="Arial" w:hAnsi="Arial" w:cs="Arial"/>
          </w:rPr>
          <w:t xml:space="preserve">ервичные документы </w:t>
        </w:r>
      </w:ins>
      <w:ins w:id="635" w:author="Paramonova Elena" w:date="2021-03-18T15:33:00Z">
        <w:r w:rsidR="00881F1D">
          <w:rPr>
            <w:rFonts w:ascii="Arial" w:hAnsi="Arial" w:cs="Arial"/>
          </w:rPr>
          <w:t xml:space="preserve">в бумажном виде </w:t>
        </w:r>
      </w:ins>
      <w:ins w:id="636" w:author="Paramonova Elena" w:date="2021-03-15T19:49:00Z">
        <w:r>
          <w:rPr>
            <w:rFonts w:ascii="Arial" w:hAnsi="Arial" w:cs="Arial"/>
          </w:rPr>
          <w:t xml:space="preserve">передаются для сканирования во фронт офис. </w:t>
        </w:r>
      </w:ins>
    </w:p>
    <w:p w14:paraId="180FBAE0" w14:textId="75267480" w:rsidR="006B5182" w:rsidRPr="006B5182" w:rsidRDefault="00D86A5A" w:rsidP="006B5182">
      <w:pPr>
        <w:spacing w:after="240" w:line="276" w:lineRule="auto"/>
        <w:ind w:firstLine="708"/>
        <w:rPr>
          <w:rFonts w:ascii="Arial" w:hAnsi="Arial" w:cs="Arial"/>
        </w:rPr>
      </w:pPr>
      <w:ins w:id="637" w:author="Paramonova Elena" w:date="2021-03-17T18:14:00Z">
        <w:r>
          <w:rPr>
            <w:rFonts w:ascii="Arial" w:hAnsi="Arial" w:cs="Arial"/>
          </w:rPr>
          <w:t xml:space="preserve">После передачи приходного ордера </w:t>
        </w:r>
      </w:ins>
      <w:ins w:id="638" w:author="Paramonova Elena" w:date="2021-03-15T19:48:00Z">
        <w:r w:rsidR="004B3C1D">
          <w:rPr>
            <w:rFonts w:ascii="Arial" w:hAnsi="Arial" w:cs="Arial"/>
          </w:rPr>
          <w:t>в АСУ ЭДО</w:t>
        </w:r>
      </w:ins>
      <w:ins w:id="639" w:author="Paramonova Elena" w:date="2021-03-18T15:33:00Z">
        <w:r w:rsidR="00881F1D">
          <w:rPr>
            <w:rFonts w:ascii="Arial" w:hAnsi="Arial" w:cs="Arial"/>
          </w:rPr>
          <w:t>,</w:t>
        </w:r>
      </w:ins>
      <w:ins w:id="640" w:author="Paramonova Elena" w:date="2021-03-15T19:48:00Z">
        <w:r w:rsidR="004B3C1D">
          <w:rPr>
            <w:rFonts w:ascii="Arial" w:hAnsi="Arial" w:cs="Arial"/>
          </w:rPr>
          <w:t xml:space="preserve"> формируется задача по регистрации входящего счета</w:t>
        </w:r>
      </w:ins>
      <w:ins w:id="641" w:author="Paramonova Elena" w:date="2021-03-15T19:49:00Z">
        <w:r w:rsidR="004B3C1D">
          <w:rPr>
            <w:rFonts w:ascii="Arial" w:hAnsi="Arial" w:cs="Arial"/>
          </w:rPr>
          <w:t xml:space="preserve"> сотруднику ГДСП.</w:t>
        </w:r>
      </w:ins>
      <w:ins w:id="642" w:author="Paramonova Elena" w:date="2021-03-15T19:50:00Z">
        <w:r w:rsidR="004B3C1D">
          <w:rPr>
            <w:rFonts w:ascii="Arial" w:hAnsi="Arial" w:cs="Arial"/>
          </w:rPr>
          <w:t xml:space="preserve"> </w:t>
        </w:r>
      </w:ins>
      <w:ins w:id="643" w:author="Paramonova Elena" w:date="2021-03-15T19:53:00Z">
        <w:r w:rsidR="006B5182">
          <w:rPr>
            <w:rFonts w:ascii="Arial" w:hAnsi="Arial" w:cs="Arial"/>
          </w:rPr>
          <w:t>Далее входящий счет регистрируют сотрудники ГДСП (</w:t>
        </w:r>
        <w:r w:rsidR="006B5182" w:rsidRPr="004B3C1D">
          <w:rPr>
            <w:rFonts w:ascii="Arial" w:hAnsi="Arial" w:cs="Arial"/>
          </w:rPr>
          <w:t>группа документального сопровождения поставок</w:t>
        </w:r>
        <w:r w:rsidR="006B5182">
          <w:rPr>
            <w:rFonts w:ascii="Arial" w:hAnsi="Arial" w:cs="Arial"/>
          </w:rPr>
          <w:t>).</w:t>
        </w:r>
      </w:ins>
      <w:ins w:id="644" w:author="Paramonova Elena" w:date="2021-03-15T19:51:00Z">
        <w:r w:rsidR="006B5182">
          <w:rPr>
            <w:rFonts w:ascii="Arial" w:hAnsi="Arial" w:cs="Arial"/>
          </w:rPr>
          <w:t xml:space="preserve"> </w:t>
        </w:r>
      </w:ins>
    </w:p>
    <w:p w14:paraId="298457F2" w14:textId="51E8EE45" w:rsidR="009F3544" w:rsidRPr="00A10693" w:rsidRDefault="009F3544" w:rsidP="00250301">
      <w:pPr>
        <w:spacing w:after="240" w:line="276" w:lineRule="auto"/>
        <w:ind w:firstLine="708"/>
        <w:rPr>
          <w:rFonts w:ascii="Arial" w:eastAsia="Calibri" w:hAnsi="Arial"/>
          <w:szCs w:val="28"/>
        </w:rPr>
      </w:pPr>
      <w:r w:rsidRPr="00A10693">
        <w:rPr>
          <w:rFonts w:ascii="Arial" w:hAnsi="Arial" w:cs="Arial"/>
        </w:rPr>
        <w:t>Кредиторск</w:t>
      </w:r>
      <w:r w:rsidR="009F5262" w:rsidRPr="00A10693">
        <w:rPr>
          <w:rFonts w:ascii="Arial" w:hAnsi="Arial" w:cs="Arial"/>
        </w:rPr>
        <w:t>ая</w:t>
      </w:r>
      <w:r w:rsidRPr="00A10693">
        <w:rPr>
          <w:rFonts w:ascii="Arial" w:hAnsi="Arial" w:cs="Arial"/>
        </w:rPr>
        <w:t xml:space="preserve"> задолженность в </w:t>
      </w:r>
      <w:r w:rsidRPr="00A10693">
        <w:rPr>
          <w:rFonts w:ascii="Arial" w:hAnsi="Arial" w:eastAsia="Calibri"/>
          <w:szCs w:val="28"/>
          <w:lang w:val="en-US"/>
        </w:rPr>
        <w:t>SAP</w:t>
      </w:r>
      <w:r w:rsidRPr="00A10693">
        <w:rPr>
          <w:rFonts w:ascii="Arial" w:hAnsi="Arial" w:eastAsia="Calibri"/>
          <w:szCs w:val="28"/>
        </w:rPr>
        <w:t xml:space="preserve"> </w:t>
      </w:r>
      <w:r w:rsidRPr="00A10693">
        <w:rPr>
          <w:rFonts w:ascii="Arial" w:hAnsi="Arial" w:eastAsia="Calibri"/>
          <w:szCs w:val="28"/>
          <w:lang w:val="en-US"/>
        </w:rPr>
        <w:t>S</w:t>
      </w:r>
      <w:r w:rsidRPr="00A10693">
        <w:rPr>
          <w:rFonts w:ascii="Arial" w:hAnsi="Arial" w:eastAsia="Calibri"/>
          <w:szCs w:val="28"/>
        </w:rPr>
        <w:t xml:space="preserve">/4 </w:t>
      </w:r>
      <w:r w:rsidRPr="00A10693">
        <w:rPr>
          <w:rFonts w:ascii="Arial" w:hAnsi="Arial" w:eastAsia="Calibri"/>
          <w:szCs w:val="28"/>
          <w:lang w:val="en-US"/>
        </w:rPr>
        <w:t>HANA</w:t>
      </w:r>
      <w:r w:rsidRPr="00A10693">
        <w:rPr>
          <w:rFonts w:ascii="Arial" w:hAnsi="Arial" w:eastAsia="Calibri"/>
          <w:szCs w:val="28"/>
        </w:rPr>
        <w:t xml:space="preserve"> регистрируется как системный документ Входящий счет поставщика. Входящий счет поставщика </w:t>
      </w:r>
      <w:r w:rsidR="00197206" w:rsidRPr="00A10693">
        <w:rPr>
          <w:rFonts w:ascii="Arial" w:hAnsi="Arial" w:eastAsia="Calibri"/>
          <w:szCs w:val="28"/>
        </w:rPr>
        <w:t xml:space="preserve">в статусе </w:t>
      </w:r>
      <w:r w:rsidR="00DF7FB8">
        <w:rPr>
          <w:rFonts w:ascii="Arial" w:hAnsi="Arial" w:eastAsia="Calibri"/>
          <w:szCs w:val="28"/>
        </w:rPr>
        <w:t>«</w:t>
      </w:r>
      <w:r w:rsidR="009F5262" w:rsidRPr="00A10693">
        <w:rPr>
          <w:rFonts w:ascii="Arial" w:hAnsi="Arial" w:eastAsia="Calibri"/>
          <w:szCs w:val="28"/>
        </w:rPr>
        <w:t>П</w:t>
      </w:r>
      <w:r w:rsidR="00197206" w:rsidRPr="00A10693">
        <w:rPr>
          <w:rFonts w:ascii="Arial" w:hAnsi="Arial" w:eastAsia="Calibri"/>
          <w:szCs w:val="28"/>
        </w:rPr>
        <w:t>редварительно зарегистрирован</w:t>
      </w:r>
      <w:r w:rsidR="00DF7FB8">
        <w:rPr>
          <w:rFonts w:ascii="Arial" w:hAnsi="Arial" w:eastAsia="Calibri"/>
          <w:szCs w:val="28"/>
        </w:rPr>
        <w:t>»</w:t>
      </w:r>
      <w:r w:rsidR="00197206" w:rsidRPr="00A10693">
        <w:rPr>
          <w:rFonts w:ascii="Arial" w:hAnsi="Arial" w:eastAsia="Calibri"/>
          <w:szCs w:val="28"/>
        </w:rPr>
        <w:t xml:space="preserve"> </w:t>
      </w:r>
      <w:r w:rsidRPr="00A10693">
        <w:rPr>
          <w:rFonts w:ascii="Arial" w:hAnsi="Arial" w:eastAsia="Calibri"/>
          <w:szCs w:val="28"/>
        </w:rPr>
        <w:t>мо</w:t>
      </w:r>
      <w:r w:rsidR="004B10E2" w:rsidRPr="00A10693">
        <w:rPr>
          <w:rFonts w:ascii="Arial" w:hAnsi="Arial" w:eastAsia="Calibri"/>
          <w:szCs w:val="28"/>
        </w:rPr>
        <w:t>ж</w:t>
      </w:r>
      <w:r w:rsidRPr="00A10693">
        <w:rPr>
          <w:rFonts w:ascii="Arial" w:hAnsi="Arial" w:eastAsia="Calibri"/>
          <w:szCs w:val="28"/>
        </w:rPr>
        <w:t>ет быть создан:</w:t>
      </w:r>
    </w:p>
    <w:p w14:paraId="555FEAAC" w14:textId="68DA9F2A" w:rsidR="004B10E2" w:rsidRPr="00A10693" w:rsidRDefault="004B10E2" w:rsidP="00925910">
      <w:pPr>
        <w:pStyle w:val="afa"/>
        <w:numPr>
          <w:ilvl w:val="0"/>
          <w:numId w:val="39"/>
        </w:numPr>
        <w:spacing w:after="240" w:line="276" w:lineRule="auto"/>
        <w:rPr>
          <w:rFonts w:ascii="Arial" w:eastAsia="Calibri" w:hAnsi="Arial"/>
          <w:szCs w:val="28"/>
        </w:rPr>
      </w:pPr>
      <w:r w:rsidRPr="00A10693">
        <w:rPr>
          <w:rFonts w:ascii="Arial" w:hAnsi="Arial" w:eastAsia="Calibri"/>
          <w:szCs w:val="28"/>
        </w:rPr>
        <w:t xml:space="preserve">Автоматически, в случае, если поставщик в системе взаимодействия с поставщиком, зарегистрировал </w:t>
      </w:r>
      <w:r w:rsidR="00B70A05">
        <w:rPr>
          <w:rFonts w:ascii="Arial" w:hAnsi="Arial" w:eastAsia="Calibri"/>
          <w:szCs w:val="28"/>
        </w:rPr>
        <w:t>данный</w:t>
      </w:r>
      <w:r w:rsidR="00B70A05" w:rsidRPr="00A10693">
        <w:rPr>
          <w:rFonts w:ascii="Arial" w:hAnsi="Arial" w:eastAsia="Calibri"/>
          <w:szCs w:val="28"/>
        </w:rPr>
        <w:t xml:space="preserve"> </w:t>
      </w:r>
      <w:r w:rsidRPr="00A10693">
        <w:rPr>
          <w:rFonts w:ascii="Arial" w:hAnsi="Arial" w:eastAsia="Calibri"/>
          <w:szCs w:val="28"/>
        </w:rPr>
        <w:t>документ</w:t>
      </w:r>
      <w:r w:rsidR="001A1C83">
        <w:rPr>
          <w:rFonts w:ascii="Arial" w:hAnsi="Arial" w:eastAsia="Calibri"/>
          <w:szCs w:val="28"/>
        </w:rPr>
        <w:t xml:space="preserve">. </w:t>
      </w:r>
      <w:r w:rsidR="001A1C83" w:rsidRPr="00A10693">
        <w:rPr>
          <w:rFonts w:ascii="Arial" w:hAnsi="Arial" w:cs="Arial"/>
          <w:color w:val="000000" w:themeColor="text1"/>
          <w:szCs w:val="24"/>
        </w:rPr>
        <w:t xml:space="preserve">Данный сценарий планируется к реализации в рамках </w:t>
      </w:r>
      <w:r w:rsidR="001A1C83">
        <w:rPr>
          <w:rFonts w:ascii="Arial" w:hAnsi="Arial" w:cs="Arial"/>
          <w:color w:val="000000" w:themeColor="text1"/>
          <w:szCs w:val="24"/>
        </w:rPr>
        <w:t xml:space="preserve">последующих этапов развития системы </w:t>
      </w:r>
      <w:r w:rsidR="001A1C83">
        <w:rPr>
          <w:rFonts w:ascii="Arial" w:hAnsi="Arial" w:cs="Arial"/>
          <w:color w:val="000000" w:themeColor="text1"/>
          <w:szCs w:val="24"/>
          <w:lang w:val="en-US"/>
        </w:rPr>
        <w:t>SRM</w:t>
      </w:r>
      <w:r w:rsidR="001A1C83">
        <w:rPr>
          <w:rFonts w:ascii="Arial" w:hAnsi="Arial" w:cs="Arial"/>
          <w:color w:val="000000" w:themeColor="text1"/>
          <w:szCs w:val="24"/>
        </w:rPr>
        <w:t xml:space="preserve"> и на текущем этапе проекта данная интеграция не проектируется.</w:t>
      </w:r>
      <w:r w:rsidR="001A1C83" w:rsidRPr="00FB7C88">
        <w:rPr>
          <w:rFonts w:ascii="Arial" w:hAnsi="Arial" w:cs="Arial"/>
          <w:color w:val="000000" w:themeColor="text1"/>
          <w:szCs w:val="24"/>
        </w:rPr>
        <w:t xml:space="preserve"> </w:t>
      </w:r>
      <w:r w:rsidR="001A1C83">
        <w:rPr>
          <w:rFonts w:ascii="Arial" w:hAnsi="Arial" w:cs="Arial"/>
          <w:color w:val="000000" w:themeColor="text1"/>
          <w:szCs w:val="24"/>
        </w:rPr>
        <w:t xml:space="preserve">Доработку СОИ с системой </w:t>
      </w:r>
      <w:r w:rsidR="001A1C83">
        <w:rPr>
          <w:rFonts w:ascii="Arial" w:hAnsi="Arial" w:cs="Arial"/>
          <w:color w:val="000000" w:themeColor="text1"/>
          <w:szCs w:val="24"/>
          <w:lang w:val="en-US"/>
        </w:rPr>
        <w:t>SRM</w:t>
      </w:r>
      <w:r w:rsidR="001A1C83">
        <w:rPr>
          <w:rFonts w:ascii="Arial" w:hAnsi="Arial" w:cs="Arial"/>
          <w:color w:val="000000" w:themeColor="text1"/>
          <w:szCs w:val="24"/>
        </w:rPr>
        <w:t xml:space="preserve"> в части данного интеграционного потока предполагается выполнить в рамках соответствующего этапа развития системы </w:t>
      </w:r>
      <w:r w:rsidR="001A1C83">
        <w:rPr>
          <w:rFonts w:ascii="Arial" w:hAnsi="Arial" w:cs="Arial"/>
          <w:color w:val="000000" w:themeColor="text1"/>
          <w:szCs w:val="24"/>
          <w:lang w:val="en-US"/>
        </w:rPr>
        <w:t>SRM</w:t>
      </w:r>
      <w:r w:rsidR="00DF7FB8">
        <w:rPr>
          <w:rFonts w:ascii="Arial" w:hAnsi="Arial" w:eastAsia="Calibri"/>
          <w:szCs w:val="28"/>
        </w:rPr>
        <w:t>;</w:t>
      </w:r>
    </w:p>
    <w:p w14:paraId="2A04F9E8" w14:textId="77777777" w:rsidR="005E7527" w:rsidRPr="005E7527" w:rsidRDefault="00937C81" w:rsidP="00925910">
      <w:pPr>
        <w:pStyle w:val="afa"/>
        <w:numPr>
          <w:ilvl w:val="0"/>
          <w:numId w:val="39"/>
        </w:numPr>
        <w:spacing w:after="240" w:line="276" w:lineRule="auto"/>
        <w:rPr>
          <w:ins w:id="645" w:author="Paramonova Elena" w:date="2021-03-18T16:24:00Z"/>
          <w:rFonts w:ascii="Arial" w:hAnsi="Arial" w:cs="Arial"/>
          <w:rPrChange w:id="646" w:author="Paramonova Elena" w:date="2021-03-18T16:24:00Z">
            <w:rPr>
              <w:ins w:id="647" w:author="Paramonova Elena" w:date="2021-03-18T16:24:00Z"/>
              <w:rFonts w:ascii="Arial" w:eastAsia="Calibri" w:hAnsi="Arial"/>
              <w:szCs w:val="28"/>
            </w:rPr>
          </w:rPrChange>
        </w:rPr>
      </w:pPr>
      <w:ins w:id="648" w:author="Paramonova Elena" w:date="2021-03-18T15:48:00Z">
        <w:r>
          <w:rPr>
            <w:rFonts w:ascii="Arial" w:hAnsi="Arial" w:eastAsia="Calibri"/>
            <w:szCs w:val="28"/>
          </w:rPr>
          <w:t xml:space="preserve">Вручную </w:t>
        </w:r>
      </w:ins>
      <w:del w:id="649" w:author="Paramonova Elena" w:date="2021-03-18T16:24:00Z">
        <w:r w:rsidR="004B10E2" w:rsidRPr="00A10693" w:rsidDel="005E7527">
          <w:rPr>
            <w:rFonts w:ascii="Arial" w:hAnsi="Arial" w:eastAsia="Calibri"/>
            <w:szCs w:val="28"/>
          </w:rPr>
          <w:delText>Менеджером по сопровождению договора</w:delText>
        </w:r>
      </w:del>
      <w:ins w:id="650" w:author="Paramonova Elena" w:date="2021-03-18T15:46:00Z">
        <w:r>
          <w:rPr>
            <w:rFonts w:ascii="Arial" w:hAnsi="Arial" w:eastAsia="Calibri"/>
            <w:szCs w:val="28"/>
          </w:rPr>
          <w:t xml:space="preserve">сотрудником ГДСП </w:t>
        </w:r>
      </w:ins>
      <w:del w:id="651" w:author="Paramonova Elena" w:date="2021-03-18T15:46:00Z">
        <w:r w:rsidR="004B10E2" w:rsidRPr="00A10693" w:rsidDel="00937C81">
          <w:rPr>
            <w:rFonts w:ascii="Arial" w:hAnsi="Arial" w:eastAsia="Calibri"/>
            <w:szCs w:val="28"/>
          </w:rPr>
          <w:delText xml:space="preserve"> </w:delText>
        </w:r>
      </w:del>
      <w:r w:rsidR="004B10E2" w:rsidRPr="00A10693">
        <w:rPr>
          <w:rFonts w:ascii="Arial" w:hAnsi="Arial" w:eastAsia="Calibri"/>
          <w:szCs w:val="28"/>
        </w:rPr>
        <w:t>на основании скана или оригинал</w:t>
      </w:r>
      <w:r w:rsidR="001662AD" w:rsidRPr="00A10693">
        <w:rPr>
          <w:rFonts w:ascii="Arial" w:hAnsi="Arial" w:eastAsia="Calibri"/>
          <w:szCs w:val="28"/>
        </w:rPr>
        <w:t>ов первичных расчетных документов (</w:t>
      </w:r>
      <w:r w:rsidR="004B10E2" w:rsidRPr="00A10693">
        <w:rPr>
          <w:rFonts w:ascii="Arial" w:hAnsi="Arial" w:eastAsia="Calibri"/>
          <w:szCs w:val="28"/>
        </w:rPr>
        <w:t>ТОРГ-12</w:t>
      </w:r>
      <w:r w:rsidR="001662AD" w:rsidRPr="00A10693">
        <w:rPr>
          <w:rFonts w:ascii="Arial" w:hAnsi="Arial" w:eastAsia="Calibri"/>
          <w:szCs w:val="28"/>
        </w:rPr>
        <w:t>,</w:t>
      </w:r>
      <w:r w:rsidR="004B10E2" w:rsidRPr="00A10693">
        <w:rPr>
          <w:rFonts w:ascii="Arial" w:hAnsi="Arial" w:eastAsia="Calibri"/>
          <w:szCs w:val="28"/>
        </w:rPr>
        <w:t xml:space="preserve"> Счет-фактуры</w:t>
      </w:r>
      <w:r w:rsidR="001662AD" w:rsidRPr="00A10693">
        <w:rPr>
          <w:rFonts w:ascii="Arial" w:hAnsi="Arial" w:eastAsia="Calibri"/>
          <w:szCs w:val="28"/>
        </w:rPr>
        <w:t>, ГТД, Инвойс, Корректировочные и исправительные счета)</w:t>
      </w:r>
      <w:r w:rsidR="00DF7FB8">
        <w:rPr>
          <w:rFonts w:ascii="Arial" w:hAnsi="Arial" w:eastAsia="Calibri"/>
          <w:szCs w:val="28"/>
        </w:rPr>
        <w:t>;</w:t>
      </w:r>
    </w:p>
    <w:p w14:paraId="2CCB9A09" w14:textId="37D3974A" w:rsidR="00DE6335" w:rsidRPr="00250E74" w:rsidRDefault="008157EB" w:rsidP="00250E74">
      <w:pPr>
        <w:spacing w:after="240" w:line="276" w:lineRule="auto"/>
        <w:ind w:firstLine="708"/>
        <w:rPr>
          <w:ins w:id="652" w:author="Paramonova Elena" w:date="2021-03-18T14:32:00Z"/>
          <w:rFonts w:ascii="Arial" w:hAnsi="Arial" w:cs="Arial"/>
          <w:rPrChange w:id="653" w:author="Paramonova Elena" w:date="2021-03-18T14:58:00Z">
            <w:rPr>
              <w:ins w:id="654" w:author="Paramonova Elena" w:date="2021-03-18T14:32:00Z"/>
            </w:rPr>
          </w:rPrChange>
        </w:rPr>
      </w:pPr>
      <w:ins w:id="655" w:author="Paramonova Elena" w:date="2021-03-18T14:32:00Z">
        <w:r>
          <w:rPr>
            <w:rFonts w:ascii="Arial" w:hAnsi="Arial" w:cs="Arial"/>
          </w:rPr>
          <w:lastRenderedPageBreak/>
          <w:t>В случае, если комплект документов</w:t>
        </w:r>
      </w:ins>
      <w:ins w:id="656" w:author="Paramonova Elena" w:date="2021-03-18T15:49:00Z">
        <w:r w:rsidR="00937C81">
          <w:rPr>
            <w:rFonts w:ascii="Arial" w:hAnsi="Arial" w:cs="Arial"/>
          </w:rPr>
          <w:t xml:space="preserve"> от поставщика</w:t>
        </w:r>
      </w:ins>
      <w:ins w:id="657" w:author="Paramonova Elena" w:date="2021-03-18T14:32:00Z">
        <w:r>
          <w:rPr>
            <w:rFonts w:ascii="Arial" w:hAnsi="Arial" w:cs="Arial"/>
          </w:rPr>
          <w:t xml:space="preserve"> поступил в</w:t>
        </w:r>
      </w:ins>
      <w:ins w:id="658" w:author="Paramonova Elena" w:date="2021-03-18T15:50:00Z">
        <w:r w:rsidR="00937C81">
          <w:rPr>
            <w:rFonts w:ascii="Arial" w:hAnsi="Arial" w:cs="Arial"/>
          </w:rPr>
          <w:t xml:space="preserve"> электронном виде в</w:t>
        </w:r>
      </w:ins>
      <w:ins w:id="659" w:author="Paramonova Elena" w:date="2021-03-18T14:32:00Z">
        <w:r>
          <w:rPr>
            <w:rFonts w:ascii="Arial" w:hAnsi="Arial" w:cs="Arial"/>
          </w:rPr>
          <w:t xml:space="preserve"> АСУ ЭДО, то необходимо осуществить привязку</w:t>
        </w:r>
      </w:ins>
      <w:ins w:id="660" w:author="Paramonova Elena" w:date="2021-03-18T14:57:00Z">
        <w:r w:rsidR="00250E74">
          <w:rPr>
            <w:rFonts w:ascii="Arial" w:hAnsi="Arial" w:cs="Arial"/>
          </w:rPr>
          <w:t xml:space="preserve"> счета</w:t>
        </w:r>
      </w:ins>
      <w:ins w:id="661" w:author="Paramonova Elena" w:date="2021-03-18T14:32:00Z">
        <w:r w:rsidR="00937C81">
          <w:rPr>
            <w:rFonts w:ascii="Arial" w:hAnsi="Arial" w:cs="Arial"/>
          </w:rPr>
          <w:t xml:space="preserve"> к комплекту </w:t>
        </w:r>
        <w:r>
          <w:rPr>
            <w:rFonts w:ascii="Arial" w:hAnsi="Arial" w:cs="Arial"/>
          </w:rPr>
          <w:t>АСУ ЭДО</w:t>
        </w:r>
      </w:ins>
      <w:ins w:id="662" w:author="Paramonova Elena" w:date="2021-03-18T14:33:00Z">
        <w:r w:rsidR="00250E74">
          <w:rPr>
            <w:rFonts w:ascii="Arial" w:hAnsi="Arial" w:cs="Arial"/>
          </w:rPr>
          <w:t xml:space="preserve">. </w:t>
        </w:r>
      </w:ins>
      <w:ins w:id="663" w:author="Paramonova Elena" w:date="2021-03-18T14:58:00Z">
        <w:r w:rsidR="00250E74">
          <w:rPr>
            <w:rFonts w:ascii="Arial" w:hAnsi="Arial" w:cs="Arial"/>
          </w:rPr>
          <w:t xml:space="preserve">При этом, </w:t>
        </w:r>
      </w:ins>
      <w:ins w:id="664" w:author="Paramonova Elena" w:date="2021-03-18T14:33:00Z">
        <w:r w:rsidRPr="00250E74">
          <w:rPr>
            <w:rFonts w:ascii="Arial" w:hAnsi="Arial" w:cs="Arial"/>
            <w:rPrChange w:author="Paramonova Elena" w:date="2021-03-18T14:58:00Z" w:id="665">
              <w:rPr/>
            </w:rPrChange>
          </w:rPr>
          <w:t xml:space="preserve">если </w:t>
        </w:r>
      </w:ins>
      <w:ins w:id="666" w:author="Paramonova Elena" w:date="2021-03-18T14:58:00Z">
        <w:r w:rsidR="00250E74">
          <w:rPr>
            <w:rFonts w:ascii="Arial" w:hAnsi="Arial" w:cs="Arial"/>
          </w:rPr>
          <w:t xml:space="preserve">пришли </w:t>
        </w:r>
      </w:ins>
      <w:ins w:id="667" w:author="Paramonova Elena" w:date="2021-03-18T14:33:00Z">
        <w:r w:rsidRPr="00250E74">
          <w:rPr>
            <w:rFonts w:ascii="Arial" w:hAnsi="Arial" w:cs="Arial"/>
            <w:rPrChange w:author="Paramonova Elena" w:date="2021-03-18T14:58:00Z" w:id="668">
              <w:rPr/>
            </w:rPrChange>
          </w:rPr>
          <w:t>формализова</w:t>
        </w:r>
        <w:r w:rsidR="00250E74" w:rsidRPr="00250E74">
          <w:rPr>
            <w:rFonts w:ascii="Arial" w:hAnsi="Arial" w:cs="Arial"/>
          </w:rPr>
          <w:t>нные электронные документы (</w:t>
        </w:r>
        <w:r w:rsidR="00DE6335" w:rsidRPr="00250E74">
          <w:rPr>
            <w:rFonts w:ascii="Arial" w:hAnsi="Arial" w:cs="Arial"/>
            <w:rPrChange w:author="Paramonova Elena" w:date="2021-03-18T14:58:00Z" w:id="669">
              <w:rPr/>
            </w:rPrChange>
          </w:rPr>
          <w:t>в приложении</w:t>
        </w:r>
        <w:r w:rsidRPr="00250E74">
          <w:rPr>
            <w:rFonts w:ascii="Arial" w:hAnsi="Arial" w:cs="Arial"/>
            <w:rPrChange w:author="Paramonova Elena" w:date="2021-03-18T14:58:00Z" w:id="670">
              <w:rPr/>
            </w:rPrChange>
          </w:rPr>
          <w:t xml:space="preserve"> есть </w:t>
        </w:r>
        <w:r w:rsidRPr="00250E74">
          <w:rPr>
            <w:rFonts w:ascii="Arial" w:hAnsi="Arial" w:cs="Arial"/>
            <w:lang w:val="en-US"/>
            <w:rPrChange w:author="Paramonova Elena" w:date="2021-03-18T14:58:00Z" w:id="671">
              <w:rPr>
                <w:lang w:val="en-US"/>
              </w:rPr>
            </w:rPrChange>
          </w:rPr>
          <w:t>xml</w:t>
        </w:r>
        <w:r w:rsidRPr="00250E74">
          <w:rPr>
            <w:rFonts w:ascii="Arial" w:hAnsi="Arial" w:cs="Arial"/>
            <w:rPrChange w:author="Paramonova Elena" w:date="2021-03-18T14:58:00Z" w:id="672">
              <w:rPr>
                <w:rFonts w:ascii="Arial" w:hAnsi="Arial" w:cs="Arial"/>
                <w:lang w:val="en-US"/>
              </w:rPr>
            </w:rPrChange>
          </w:rPr>
          <w:t>-</w:t>
        </w:r>
        <w:r w:rsidRPr="00250E74">
          <w:rPr>
            <w:rFonts w:ascii="Arial" w:hAnsi="Arial" w:cs="Arial"/>
            <w:rPrChange w:author="Paramonova Elena" w:date="2021-03-18T14:58:00Z" w:id="673">
              <w:rPr/>
            </w:rPrChange>
          </w:rPr>
          <w:t>файл)</w:t>
        </w:r>
        <w:r w:rsidR="00DE6335" w:rsidRPr="00250E74">
          <w:rPr>
            <w:rFonts w:ascii="Arial" w:hAnsi="Arial" w:cs="Arial"/>
            <w:rPrChange w:author="Paramonova Elena" w:date="2021-03-18T14:58:00Z" w:id="674">
              <w:rPr/>
            </w:rPrChange>
          </w:rPr>
          <w:t>, то привязка осущест</w:t>
        </w:r>
      </w:ins>
      <w:ins w:id="675" w:author="Paramonova Elena" w:date="2021-03-18T14:34:00Z">
        <w:r w:rsidR="00DE6335" w:rsidRPr="00250E74">
          <w:rPr>
            <w:rFonts w:ascii="Arial" w:hAnsi="Arial" w:cs="Arial"/>
            <w:rPrChange w:author="Paramonova Elena" w:date="2021-03-18T14:58:00Z" w:id="676">
              <w:rPr/>
            </w:rPrChange>
          </w:rPr>
          <w:t xml:space="preserve">вляется через транзакцию </w:t>
        </w:r>
        <w:r w:rsidR="00DE6335" w:rsidRPr="00250E74">
          <w:rPr>
            <w:rFonts w:ascii="Arial" w:hAnsi="Arial" w:cs="Arial"/>
            <w:lang w:val="en-US"/>
            <w:rPrChange w:author="Paramonova Elena" w:date="2021-03-18T14:58:00Z" w:id="677">
              <w:rPr>
                <w:lang w:val="en-US"/>
              </w:rPr>
            </w:rPrChange>
          </w:rPr>
          <w:t>J</w:t>
        </w:r>
        <w:r w:rsidR="00DE6335" w:rsidRPr="00250E74">
          <w:rPr>
            <w:rFonts w:ascii="Arial" w:hAnsi="Arial" w:cs="Arial"/>
            <w:rPrChange w:author="Paramonova Elena" w:date="2021-03-18T14:58:00Z" w:id="678">
              <w:rPr>
                <w:lang w:val="en-US"/>
              </w:rPr>
            </w:rPrChange>
          </w:rPr>
          <w:t>3</w:t>
        </w:r>
        <w:r w:rsidR="00DE6335" w:rsidRPr="00250E74">
          <w:rPr>
            <w:rFonts w:ascii="Arial" w:hAnsi="Arial" w:cs="Arial"/>
            <w:lang w:val="en-US"/>
            <w:rPrChange w:author="Paramonova Elena" w:date="2021-03-18T14:58:00Z" w:id="679">
              <w:rPr>
                <w:lang w:val="en-US"/>
              </w:rPr>
            </w:rPrChange>
          </w:rPr>
          <w:t>RFUTDIN</w:t>
        </w:r>
        <w:r w:rsidR="00DE6335" w:rsidRPr="00250E74">
          <w:rPr>
            <w:rFonts w:ascii="Arial" w:hAnsi="Arial" w:cs="Arial"/>
            <w:rPrChange w:author="Paramonova Elena" w:date="2021-03-18T14:58:00Z" w:id="680">
              <w:rPr/>
            </w:rPrChange>
          </w:rPr>
          <w:t xml:space="preserve">, </w:t>
        </w:r>
      </w:ins>
      <w:ins w:id="681" w:author="Paramonova Elena" w:date="2021-03-18T14:58:00Z">
        <w:r w:rsidR="00250E74">
          <w:rPr>
            <w:rFonts w:ascii="Arial" w:hAnsi="Arial" w:cs="Arial"/>
          </w:rPr>
          <w:t xml:space="preserve">а </w:t>
        </w:r>
      </w:ins>
      <w:ins w:id="682" w:author="Paramonova Elena" w:date="2021-03-18T14:34:00Z">
        <w:r w:rsidR="00250E74" w:rsidRPr="00250E74">
          <w:rPr>
            <w:rFonts w:ascii="Arial" w:hAnsi="Arial" w:cs="Arial"/>
          </w:rPr>
          <w:t>в случае, если</w:t>
        </w:r>
        <w:r w:rsidR="00DE6335" w:rsidRPr="00250E74">
          <w:rPr>
            <w:rFonts w:ascii="Arial" w:hAnsi="Arial" w:cs="Arial"/>
            <w:rPrChange w:author="Paramonova Elena" w:date="2021-03-18T14:58:00Z" w:id="683">
              <w:rPr/>
            </w:rPrChange>
          </w:rPr>
          <w:t xml:space="preserve"> неформализованные электронные документы, то осуществляется ручная привязка по номеру комплекта (через кнопку </w:t>
        </w:r>
      </w:ins>
      <w:ins w:id="684" w:author="Paramonova Elena" w:date="2021-03-18T14:35:00Z">
        <w:r w:rsidR="00DE6335" w:rsidRPr="00250E74">
          <w:rPr>
            <w:rFonts w:ascii="Arial" w:hAnsi="Arial" w:cs="Arial"/>
            <w:rPrChange w:author="Paramonova Elena" w:date="2021-03-18T14:58:00Z" w:id="685">
              <w:rPr/>
            </w:rPrChange>
          </w:rPr>
          <w:t>«Услуги к объекту-Комплект АСУ ЭДО-Ручная привязка с АСУ ЭДО»</w:t>
        </w:r>
        <w:r w:rsidR="00250E74" w:rsidRPr="00250E74">
          <w:rPr>
            <w:rFonts w:ascii="Arial" w:hAnsi="Arial" w:cs="Arial"/>
          </w:rPr>
          <w:t xml:space="preserve">) </w:t>
        </w:r>
        <w:r w:rsidR="00DE6335" w:rsidRPr="00250E74">
          <w:rPr>
            <w:rFonts w:ascii="Arial" w:hAnsi="Arial" w:cs="Arial"/>
            <w:rPrChange w:author="Paramonova Elena" w:date="2021-03-18T14:58:00Z" w:id="686">
              <w:rPr/>
            </w:rPrChange>
          </w:rPr>
          <w:t>в документе Входящий счет</w:t>
        </w:r>
      </w:ins>
      <w:ins w:id="687" w:author="Paramonova Elena" w:date="2021-03-18T15:51:00Z">
        <w:r w:rsidR="00937C81">
          <w:rPr>
            <w:rFonts w:ascii="Arial" w:hAnsi="Arial" w:cs="Arial"/>
          </w:rPr>
          <w:t xml:space="preserve"> в транзакции </w:t>
        </w:r>
        <w:r w:rsidR="00937C81">
          <w:rPr>
            <w:rFonts w:ascii="Arial" w:hAnsi="Arial" w:cs="Arial"/>
            <w:lang w:val="en-US"/>
          </w:rPr>
          <w:t>MIR</w:t>
        </w:r>
        <w:r w:rsidR="00937C81" w:rsidRPr="00937C81">
          <w:rPr>
            <w:rFonts w:ascii="Arial" w:hAnsi="Arial" w:cs="Arial"/>
            <w:rPrChange w:author="Paramonova Elena" w:date="2021-03-18T15:51:00Z" w:id="688">
              <w:rPr>
                <w:rFonts w:ascii="Arial" w:hAnsi="Arial" w:cs="Arial"/>
                <w:lang w:val="en-US"/>
              </w:rPr>
            </w:rPrChange>
          </w:rPr>
          <w:t>7</w:t>
        </w:r>
      </w:ins>
      <w:ins w:id="689" w:author="Paramonova Elena" w:date="2021-03-18T14:35:00Z">
        <w:r w:rsidR="00DE6335" w:rsidRPr="00250E74">
          <w:rPr>
            <w:rFonts w:ascii="Arial" w:hAnsi="Arial" w:cs="Arial"/>
            <w:rPrChange w:author="Paramonova Elena" w:date="2021-03-18T14:58:00Z" w:id="690">
              <w:rPr/>
            </w:rPrChange>
          </w:rPr>
          <w:t>.</w:t>
        </w:r>
      </w:ins>
    </w:p>
    <w:p w14:paraId="5820F127" w14:textId="738F27FA" w:rsidR="004B3C1D" w:rsidRPr="00A10693" w:rsidDel="004B3C1D" w:rsidRDefault="008157EB" w:rsidP="004B3C1D">
      <w:pPr>
        <w:pStyle w:val="afa"/>
        <w:numPr>
          <w:ilvl w:val="0"/>
          <w:numId w:val="39"/>
        </w:numPr>
        <w:spacing w:after="240" w:line="276" w:lineRule="auto"/>
        <w:rPr>
          <w:del w:id="691" w:author="Paramonova Elena" w:date="2021-03-15T19:47:00Z"/>
          <w:rFonts w:ascii="Arial" w:hAnsi="Arial" w:cs="Arial"/>
        </w:rPr>
      </w:pPr>
      <w:ins w:id="692" w:author="Paramonova Elena" w:date="2021-03-18T14:31:00Z">
        <w:r>
          <w:rPr>
            <w:rFonts w:ascii="Arial" w:hAnsi="Arial" w:cs="Arial"/>
          </w:rPr>
          <w:t xml:space="preserve">В случае, если комплект документов поступил в бумажном виде, </w:t>
        </w:r>
      </w:ins>
    </w:p>
    <w:p w14:paraId="12EBCA3D" w14:textId="1BDDE0D7" w:rsidR="00197206" w:rsidRPr="00A10693" w:rsidRDefault="008157EB" w:rsidP="002E4631">
      <w:pPr>
        <w:spacing w:after="240" w:line="276" w:lineRule="auto"/>
        <w:ind w:firstLine="708"/>
        <w:rPr>
          <w:rFonts w:ascii="Arial" w:hAnsi="Arial" w:cs="Arial"/>
        </w:rPr>
      </w:pPr>
      <w:ins w:id="693" w:author="Paramonova Elena" w:date="2021-03-18T14:32:00Z">
        <w:r>
          <w:rPr>
            <w:rFonts w:ascii="Arial" w:hAnsi="Arial" w:cs="Arial"/>
          </w:rPr>
          <w:t>п</w:t>
        </w:r>
      </w:ins>
      <w:del w:id="694" w:author="Paramonova Elena" w:date="2021-03-18T14:31:00Z">
        <w:r w:rsidR="00197206" w:rsidRPr="00A10693" w:rsidDel="008157EB">
          <w:rPr>
            <w:rFonts w:ascii="Arial" w:hAnsi="Arial" w:cs="Arial"/>
          </w:rPr>
          <w:delText>П</w:delText>
        </w:r>
      </w:del>
      <w:r w:rsidR="00197206" w:rsidRPr="00A10693">
        <w:rPr>
          <w:rFonts w:ascii="Arial" w:hAnsi="Arial" w:cs="Arial"/>
        </w:rPr>
        <w:t>осле регистрации входящего счета</w:t>
      </w:r>
      <w:r w:rsidR="00DF7FB8">
        <w:rPr>
          <w:rFonts w:ascii="Arial" w:hAnsi="Arial" w:cs="Arial"/>
        </w:rPr>
        <w:t>,</w:t>
      </w:r>
      <w:r w:rsidR="00197206" w:rsidRPr="00A10693">
        <w:rPr>
          <w:rFonts w:ascii="Arial" w:hAnsi="Arial" w:cs="Arial"/>
        </w:rPr>
        <w:t xml:space="preserve"> </w:t>
      </w:r>
      <w:ins w:id="695" w:author="Paramonova Elena" w:date="2021-03-18T15:46:00Z">
        <w:r w:rsidR="00937C81" w:rsidRPr="00A10693">
          <w:rPr>
            <w:rFonts w:ascii="Arial" w:hAnsi="Arial" w:cs="Arial"/>
          </w:rPr>
          <w:t xml:space="preserve">из </w:t>
        </w:r>
        <w:r w:rsidR="00937C81" w:rsidRPr="00A10693">
          <w:rPr>
            <w:rFonts w:ascii="Arial" w:hAnsi="Arial" w:eastAsia="Calibri"/>
            <w:szCs w:val="28"/>
            <w:lang w:val="en-US"/>
          </w:rPr>
          <w:t>SAP</w:t>
        </w:r>
        <w:r w:rsidR="00937C81" w:rsidRPr="00A10693">
          <w:rPr>
            <w:rFonts w:ascii="Arial" w:hAnsi="Arial" w:eastAsia="Calibri"/>
            <w:szCs w:val="28"/>
          </w:rPr>
          <w:t xml:space="preserve"> </w:t>
        </w:r>
        <w:r w:rsidR="00937C81" w:rsidRPr="00A10693">
          <w:rPr>
            <w:rFonts w:ascii="Arial" w:hAnsi="Arial" w:eastAsia="Calibri"/>
            <w:szCs w:val="28"/>
            <w:lang w:val="en-US"/>
          </w:rPr>
          <w:t>S</w:t>
        </w:r>
        <w:r w:rsidR="00937C81" w:rsidRPr="00A10693">
          <w:rPr>
            <w:rFonts w:ascii="Arial" w:hAnsi="Arial" w:eastAsia="Calibri"/>
            <w:szCs w:val="28"/>
          </w:rPr>
          <w:t xml:space="preserve">/4 </w:t>
        </w:r>
        <w:r w:rsidR="00937C81" w:rsidRPr="00A10693">
          <w:rPr>
            <w:rFonts w:ascii="Arial" w:hAnsi="Arial" w:eastAsia="Calibri"/>
            <w:szCs w:val="28"/>
            <w:lang w:val="en-US"/>
          </w:rPr>
          <w:t>HANA</w:t>
        </w:r>
        <w:r w:rsidR="00937C81">
          <w:rPr>
            <w:rFonts w:ascii="Arial" w:hAnsi="Arial" w:eastAsia="Calibri"/>
            <w:szCs w:val="28"/>
          </w:rPr>
          <w:t xml:space="preserve"> </w:t>
        </w:r>
      </w:ins>
      <w:del w:id="696" w:author="Paramonova Elena" w:date="2021-03-18T15:45:00Z">
        <w:r w:rsidR="00197206" w:rsidRPr="00A10693" w:rsidDel="00937C81">
          <w:rPr>
            <w:rFonts w:ascii="Arial" w:hAnsi="Arial" w:cs="Arial"/>
          </w:rPr>
          <w:delText>менеджер по сопровождению договора</w:delText>
        </w:r>
        <w:r w:rsidR="00CC75B5" w:rsidRPr="00A10693" w:rsidDel="00937C81">
          <w:rPr>
            <w:rFonts w:ascii="Arial" w:hAnsi="Arial" w:cs="Arial"/>
          </w:rPr>
          <w:delText xml:space="preserve"> </w:delText>
        </w:r>
      </w:del>
      <w:r w:rsidR="00CC75B5" w:rsidRPr="00A10693">
        <w:rPr>
          <w:rFonts w:ascii="Arial" w:hAnsi="Arial" w:cs="Arial"/>
        </w:rPr>
        <w:t>печатает</w:t>
      </w:r>
      <w:ins w:id="697" w:author="Paramonova Elena" w:date="2021-03-18T15:45:00Z">
        <w:r w:rsidR="00937C81">
          <w:rPr>
            <w:rFonts w:ascii="Arial" w:hAnsi="Arial" w:cs="Arial"/>
          </w:rPr>
          <w:t>ся</w:t>
        </w:r>
      </w:ins>
      <w:r w:rsidR="00CC75B5" w:rsidRPr="00A10693">
        <w:rPr>
          <w:rFonts w:ascii="Arial" w:hAnsi="Arial" w:cs="Arial"/>
        </w:rPr>
        <w:t xml:space="preserve"> </w:t>
      </w:r>
      <w:del w:id="698" w:author="Paramonova Elena" w:date="2021-03-18T15:46:00Z">
        <w:r w:rsidR="00CC75B5" w:rsidRPr="00A10693" w:rsidDel="00937C81">
          <w:rPr>
            <w:rFonts w:ascii="Arial" w:hAnsi="Arial" w:cs="Arial"/>
          </w:rPr>
          <w:delText xml:space="preserve">из </w:delText>
        </w:r>
        <w:r w:rsidR="00CC75B5" w:rsidRPr="00A10693" w:rsidDel="00937C81">
          <w:rPr>
            <w:rFonts w:ascii="Arial" w:hAnsi="Arial" w:eastAsia="Calibri"/>
            <w:szCs w:val="28"/>
            <w:lang w:val="en-US"/>
          </w:rPr>
          <w:delText>SAP</w:delText>
        </w:r>
        <w:r w:rsidR="00CC75B5" w:rsidRPr="00A10693" w:rsidDel="00937C81">
          <w:rPr>
            <w:rFonts w:ascii="Arial" w:hAnsi="Arial" w:eastAsia="Calibri"/>
            <w:szCs w:val="28"/>
          </w:rPr>
          <w:delText xml:space="preserve"> </w:delText>
        </w:r>
        <w:r w:rsidR="00CC75B5" w:rsidRPr="00A10693" w:rsidDel="00937C81">
          <w:rPr>
            <w:rFonts w:ascii="Arial" w:hAnsi="Arial" w:eastAsia="Calibri"/>
            <w:szCs w:val="28"/>
            <w:lang w:val="en-US"/>
          </w:rPr>
          <w:delText>S</w:delText>
        </w:r>
        <w:r w:rsidR="00CC75B5" w:rsidRPr="00A10693" w:rsidDel="00937C81">
          <w:rPr>
            <w:rFonts w:ascii="Arial" w:hAnsi="Arial" w:eastAsia="Calibri"/>
            <w:szCs w:val="28"/>
          </w:rPr>
          <w:delText xml:space="preserve">/4 </w:delText>
        </w:r>
        <w:r w:rsidR="00CC75B5" w:rsidRPr="00A10693" w:rsidDel="00937C81">
          <w:rPr>
            <w:rFonts w:ascii="Arial" w:hAnsi="Arial" w:eastAsia="Calibri"/>
            <w:szCs w:val="28"/>
            <w:lang w:val="en-US"/>
          </w:rPr>
          <w:delText>HANA</w:delText>
        </w:r>
      </w:del>
      <w:ins w:id="699" w:author="Paramonova Elena" w:date="2021-03-17T18:07:00Z">
        <w:r w:rsidR="001E2575">
          <w:rPr>
            <w:rFonts w:ascii="Arial" w:hAnsi="Arial" w:eastAsia="Calibri"/>
            <w:szCs w:val="28"/>
          </w:rPr>
          <w:t>реестр документов со</w:t>
        </w:r>
      </w:ins>
      <w:r w:rsidR="00CC75B5" w:rsidRPr="00A10693">
        <w:rPr>
          <w:rFonts w:ascii="Arial" w:hAnsi="Arial" w:eastAsia="Calibri"/>
          <w:szCs w:val="28"/>
        </w:rPr>
        <w:t xml:space="preserve"> штрих-код</w:t>
      </w:r>
      <w:ins w:id="700" w:author="Paramonova Elena" w:date="2021-03-17T18:07:00Z">
        <w:r w:rsidR="001E2575">
          <w:rPr>
            <w:rFonts w:ascii="Arial" w:hAnsi="Arial" w:eastAsia="Calibri"/>
            <w:szCs w:val="28"/>
          </w:rPr>
          <w:t xml:space="preserve">ом. </w:t>
        </w:r>
      </w:ins>
      <w:del w:id="701" w:author="Paramonova Elena" w:date="2021-03-17T18:07:00Z">
        <w:r w:rsidR="00CC75B5" w:rsidRPr="00A10693" w:rsidDel="001E2575">
          <w:rPr>
            <w:rFonts w:ascii="Arial" w:hAnsi="Arial" w:eastAsia="Calibri"/>
            <w:szCs w:val="28"/>
          </w:rPr>
          <w:delText xml:space="preserve">, автоматически сформированный в момент сохранения </w:delText>
        </w:r>
        <w:r w:rsidR="00DF7FB8" w:rsidDel="001E2575">
          <w:rPr>
            <w:rFonts w:ascii="Arial" w:hAnsi="Arial" w:eastAsia="Calibri"/>
            <w:szCs w:val="28"/>
          </w:rPr>
          <w:delText>В</w:delText>
        </w:r>
        <w:r w:rsidR="00DF7FB8" w:rsidRPr="00A10693" w:rsidDel="001E2575">
          <w:rPr>
            <w:rFonts w:ascii="Arial" w:hAnsi="Arial" w:eastAsia="Calibri"/>
            <w:szCs w:val="28"/>
          </w:rPr>
          <w:delText xml:space="preserve">ходящего </w:delText>
        </w:r>
        <w:r w:rsidR="00CC75B5" w:rsidRPr="00A10693" w:rsidDel="001E2575">
          <w:rPr>
            <w:rFonts w:ascii="Arial" w:hAnsi="Arial" w:eastAsia="Calibri"/>
            <w:szCs w:val="28"/>
          </w:rPr>
          <w:delText>счета.</w:delText>
        </w:r>
        <w:r w:rsidR="00197206" w:rsidRPr="00A10693" w:rsidDel="001E2575">
          <w:rPr>
            <w:rFonts w:ascii="Arial" w:hAnsi="Arial" w:cs="Arial"/>
          </w:rPr>
          <w:delText xml:space="preserve"> </w:delText>
        </w:r>
      </w:del>
      <w:ins w:id="702" w:author="Paramonova Elena" w:date="2021-03-18T14:05:00Z">
        <w:r w:rsidR="006A7E30">
          <w:rPr>
            <w:rFonts w:ascii="Arial" w:hAnsi="Arial" w:eastAsia="Calibri"/>
            <w:szCs w:val="28"/>
          </w:rPr>
          <w:t>Данный реестр документов со</w:t>
        </w:r>
        <w:r w:rsidR="006A7E30" w:rsidRPr="00A10693">
          <w:rPr>
            <w:rFonts w:ascii="Arial" w:hAnsi="Arial" w:eastAsia="Calibri"/>
            <w:szCs w:val="28"/>
          </w:rPr>
          <w:t xml:space="preserve"> штрих-код</w:t>
        </w:r>
        <w:r w:rsidR="006A7E30">
          <w:rPr>
            <w:rFonts w:ascii="Arial" w:hAnsi="Arial" w:eastAsia="Calibri"/>
            <w:szCs w:val="28"/>
          </w:rPr>
          <w:t>ом</w:t>
        </w:r>
        <w:r w:rsidR="006A7E30" w:rsidRPr="00A10693" w:rsidDel="006A7E30">
          <w:rPr>
            <w:rFonts w:ascii="Arial" w:hAnsi="Arial" w:cs="Arial"/>
          </w:rPr>
          <w:t xml:space="preserve"> </w:t>
        </w:r>
      </w:ins>
      <w:del w:id="703" w:author="Paramonova Elena" w:date="2021-03-18T14:05:00Z">
        <w:r w:rsidR="00CC75B5" w:rsidRPr="00A10693" w:rsidDel="006A7E30">
          <w:rPr>
            <w:rFonts w:ascii="Arial" w:hAnsi="Arial" w:cs="Arial"/>
          </w:rPr>
          <w:delText xml:space="preserve">Штрих-код </w:delText>
        </w:r>
      </w:del>
      <w:r w:rsidR="00CC75B5" w:rsidRPr="00A10693">
        <w:rPr>
          <w:rFonts w:ascii="Arial" w:hAnsi="Arial" w:cs="Arial"/>
        </w:rPr>
        <w:t xml:space="preserve">вместе с </w:t>
      </w:r>
      <w:r w:rsidR="00197206" w:rsidRPr="00A10693">
        <w:rPr>
          <w:rFonts w:ascii="Arial" w:hAnsi="Arial" w:cs="Arial"/>
        </w:rPr>
        <w:t>оригинал</w:t>
      </w:r>
      <w:r w:rsidR="00CC75B5" w:rsidRPr="00A10693">
        <w:rPr>
          <w:rFonts w:ascii="Arial" w:hAnsi="Arial" w:cs="Arial"/>
        </w:rPr>
        <w:t>ами</w:t>
      </w:r>
      <w:r w:rsidR="00197206" w:rsidRPr="00A10693">
        <w:rPr>
          <w:rFonts w:ascii="Arial" w:hAnsi="Arial" w:cs="Arial"/>
        </w:rPr>
        <w:t xml:space="preserve"> или скан-копи</w:t>
      </w:r>
      <w:r w:rsidR="00CC75B5" w:rsidRPr="00A10693">
        <w:rPr>
          <w:rFonts w:ascii="Arial" w:hAnsi="Arial" w:cs="Arial"/>
        </w:rPr>
        <w:t>ями</w:t>
      </w:r>
      <w:r w:rsidR="00197206" w:rsidRPr="00A10693">
        <w:rPr>
          <w:rFonts w:ascii="Arial" w:hAnsi="Arial" w:cs="Arial"/>
        </w:rPr>
        <w:t xml:space="preserve"> первичных расчетных документов </w:t>
      </w:r>
      <w:del w:id="704" w:author="Paramonova Elena" w:date="2021-03-18T15:52:00Z">
        <w:r w:rsidR="00CC75B5" w:rsidRPr="00A10693" w:rsidDel="00937C81">
          <w:rPr>
            <w:rFonts w:ascii="Arial" w:hAnsi="Arial" w:cs="Arial"/>
          </w:rPr>
          <w:delText xml:space="preserve">менеджер по сопровождению </w:delText>
        </w:r>
      </w:del>
      <w:r w:rsidR="00CC75B5" w:rsidRPr="00A10693">
        <w:rPr>
          <w:rFonts w:ascii="Arial" w:hAnsi="Arial" w:cs="Arial"/>
        </w:rPr>
        <w:t>договора передает</w:t>
      </w:r>
      <w:ins w:id="705" w:author="Paramonova Elena" w:date="2021-03-18T15:52:00Z">
        <w:r w:rsidR="00937C81">
          <w:rPr>
            <w:rFonts w:ascii="Arial" w:hAnsi="Arial" w:cs="Arial"/>
          </w:rPr>
          <w:t>ся</w:t>
        </w:r>
      </w:ins>
      <w:r w:rsidR="00197206" w:rsidRPr="00A10693">
        <w:rPr>
          <w:rFonts w:ascii="Arial" w:hAnsi="Arial" w:cs="Arial"/>
        </w:rPr>
        <w:t xml:space="preserve"> во фронт-офис МФЦ. В процессе ПП-15.01.01.01 «Получение и обработка в МФЦ входящих первичных документов» сканы документов </w:t>
      </w:r>
      <w:r w:rsidR="004A0336">
        <w:rPr>
          <w:rFonts w:ascii="Arial" w:hAnsi="Arial" w:cs="Arial"/>
        </w:rPr>
        <w:t>размещаются</w:t>
      </w:r>
      <w:r w:rsidR="004A0336" w:rsidRPr="00A10693">
        <w:rPr>
          <w:rFonts w:ascii="Arial" w:hAnsi="Arial" w:cs="Arial"/>
        </w:rPr>
        <w:t xml:space="preserve"> </w:t>
      </w:r>
      <w:r w:rsidR="00197206" w:rsidRPr="00A10693">
        <w:rPr>
          <w:rFonts w:ascii="Arial" w:hAnsi="Arial" w:cs="Arial"/>
        </w:rPr>
        <w:t xml:space="preserve">в </w:t>
      </w:r>
      <w:r w:rsidR="004A0336" w:rsidRPr="00A10693">
        <w:rPr>
          <w:rFonts w:ascii="Arial" w:hAnsi="Arial" w:cs="Arial"/>
        </w:rPr>
        <w:t>электронн</w:t>
      </w:r>
      <w:r w:rsidR="004A0336">
        <w:rPr>
          <w:rFonts w:ascii="Arial" w:hAnsi="Arial" w:cs="Arial"/>
        </w:rPr>
        <w:t>ом</w:t>
      </w:r>
      <w:r w:rsidR="004A0336" w:rsidRPr="00A10693">
        <w:rPr>
          <w:rFonts w:ascii="Arial" w:hAnsi="Arial" w:cs="Arial"/>
        </w:rPr>
        <w:t xml:space="preserve"> </w:t>
      </w:r>
      <w:r w:rsidR="00197206" w:rsidRPr="00A10693">
        <w:rPr>
          <w:rFonts w:ascii="Arial" w:hAnsi="Arial" w:cs="Arial"/>
        </w:rPr>
        <w:t>архив</w:t>
      </w:r>
      <w:r w:rsidR="004A0336">
        <w:rPr>
          <w:rFonts w:ascii="Arial" w:hAnsi="Arial" w:cs="Arial"/>
        </w:rPr>
        <w:t>е</w:t>
      </w:r>
      <w:r w:rsidR="00197206" w:rsidRPr="00A10693">
        <w:rPr>
          <w:rFonts w:ascii="Arial" w:hAnsi="Arial" w:cs="Arial"/>
        </w:rPr>
        <w:t xml:space="preserve"> с привязкой к системному документу Входящий счет (подробнее см. СОИ</w:t>
      </w:r>
      <w:del w:id="706" w:author="SintsovaMA" w:date="2021-03-22T17:23:00Z">
        <w:r w:rsidR="00197206" w:rsidRPr="00A10693" w:rsidDel="00F04D56">
          <w:rPr>
            <w:rFonts w:ascii="Arial" w:hAnsi="Arial" w:cs="Arial"/>
          </w:rPr>
          <w:delText xml:space="preserve"> </w:delText>
        </w:r>
        <w:r w:rsidR="00D2138A" w:rsidDel="00F04D56">
          <w:rPr>
            <w:rFonts w:ascii="Arial" w:hAnsi="Arial" w:cs="Arial"/>
          </w:rPr>
          <w:delText>ERP.</w:delText>
        </w:r>
        <w:r w:rsidR="0022430B" w:rsidDel="00F04D56">
          <w:rPr>
            <w:rFonts w:ascii="Arial" w:hAnsi="Arial" w:cs="Arial"/>
          </w:rPr>
          <w:delText>5</w:delText>
        </w:r>
        <w:r w:rsidR="00D2138A" w:rsidDel="00F04D56">
          <w:rPr>
            <w:rFonts w:ascii="Arial" w:hAnsi="Arial" w:cs="Arial"/>
          </w:rPr>
          <w:delText>.</w:delText>
        </w:r>
        <w:r w:rsidR="00577418" w:rsidRPr="00577418" w:rsidDel="00F04D56">
          <w:rPr>
            <w:rFonts w:ascii="Arial" w:hAnsi="Arial" w:cs="Arial"/>
          </w:rPr>
          <w:delText>6.5</w:delText>
        </w:r>
      </w:del>
      <w:r w:rsidR="00577418" w:rsidRPr="00577418">
        <w:rPr>
          <w:rFonts w:ascii="Arial" w:hAnsi="Arial" w:cs="Arial"/>
        </w:rPr>
        <w:t xml:space="preserve"> «Соглашение об интеграции с АСУ ЭДО»</w:t>
      </w:r>
      <w:r w:rsidR="00197206" w:rsidRPr="00A10693">
        <w:rPr>
          <w:rFonts w:ascii="Arial" w:hAnsi="Arial" w:cs="Arial"/>
        </w:rPr>
        <w:t>).</w:t>
      </w:r>
      <w:r w:rsidR="00CC75B5" w:rsidRPr="00A10693">
        <w:rPr>
          <w:rFonts w:ascii="Arial" w:hAnsi="Arial" w:cs="Arial"/>
        </w:rPr>
        <w:t xml:space="preserve"> Бухгалтер МФЦ</w:t>
      </w:r>
      <w:r w:rsidR="004A0336">
        <w:rPr>
          <w:rFonts w:ascii="Arial" w:hAnsi="Arial" w:cs="Arial"/>
        </w:rPr>
        <w:t xml:space="preserve"> из</w:t>
      </w:r>
      <w:r w:rsidR="00CC75B5" w:rsidRPr="00A10693">
        <w:rPr>
          <w:rFonts w:ascii="Arial" w:hAnsi="Arial" w:cs="Arial"/>
        </w:rPr>
        <w:t xml:space="preserve"> </w:t>
      </w:r>
      <w:r w:rsidR="004A0336" w:rsidRPr="00A10693">
        <w:rPr>
          <w:rFonts w:ascii="Arial" w:hAnsi="Arial" w:cs="Arial"/>
        </w:rPr>
        <w:t>системн</w:t>
      </w:r>
      <w:r w:rsidR="004A0336">
        <w:rPr>
          <w:rFonts w:ascii="Arial" w:hAnsi="Arial" w:cs="Arial"/>
        </w:rPr>
        <w:t>ого</w:t>
      </w:r>
      <w:r w:rsidR="004A0336" w:rsidRPr="00A10693">
        <w:rPr>
          <w:rFonts w:ascii="Arial" w:hAnsi="Arial" w:cs="Arial"/>
        </w:rPr>
        <w:t xml:space="preserve"> </w:t>
      </w:r>
      <w:r w:rsidR="00CC75B5" w:rsidRPr="00A10693">
        <w:rPr>
          <w:rFonts w:ascii="Arial" w:hAnsi="Arial" w:cs="Arial"/>
        </w:rPr>
        <w:t>документ</w:t>
      </w:r>
      <w:r w:rsidR="004A0336">
        <w:rPr>
          <w:rFonts w:ascii="Arial" w:hAnsi="Arial" w:cs="Arial"/>
        </w:rPr>
        <w:t>а</w:t>
      </w:r>
      <w:r w:rsidR="00CC75B5" w:rsidRPr="00A10693">
        <w:rPr>
          <w:rFonts w:ascii="Arial" w:hAnsi="Arial" w:cs="Arial"/>
        </w:rPr>
        <w:t xml:space="preserve"> Входящий счет, по ссылке может </w:t>
      </w:r>
      <w:r w:rsidR="00DA3D36" w:rsidRPr="00A10693">
        <w:rPr>
          <w:rFonts w:ascii="Arial" w:hAnsi="Arial" w:cs="Arial"/>
        </w:rPr>
        <w:t>просмотреть</w:t>
      </w:r>
      <w:r w:rsidR="00CC75B5" w:rsidRPr="00A10693">
        <w:rPr>
          <w:rFonts w:ascii="Arial" w:hAnsi="Arial" w:cs="Arial"/>
        </w:rPr>
        <w:t xml:space="preserve"> пакет первичных документов из электронного архива (подробнее см. </w:t>
      </w:r>
      <w:del w:id="707" w:author="SintsovaMA" w:date="2021-03-22T17:23:00Z">
        <w:r w:rsidR="00CC75B5" w:rsidRPr="00A10693" w:rsidDel="00F04D56">
          <w:rPr>
            <w:rFonts w:ascii="Arial" w:hAnsi="Arial" w:cs="Arial"/>
          </w:rPr>
          <w:delText xml:space="preserve">СОИ </w:delText>
        </w:r>
        <w:r w:rsidR="0022430B" w:rsidDel="00F04D56">
          <w:rPr>
            <w:rFonts w:ascii="Arial" w:hAnsi="Arial" w:cs="Arial"/>
          </w:rPr>
          <w:delText>ERP.5</w:delText>
        </w:r>
        <w:r w:rsidR="00D2138A" w:rsidDel="00F04D56">
          <w:rPr>
            <w:rFonts w:ascii="Arial" w:hAnsi="Arial" w:cs="Arial"/>
          </w:rPr>
          <w:delText>.</w:delText>
        </w:r>
        <w:r w:rsidR="00577418" w:rsidRPr="00577418" w:rsidDel="00F04D56">
          <w:rPr>
            <w:rFonts w:ascii="Arial" w:hAnsi="Arial" w:cs="Arial"/>
          </w:rPr>
          <w:delText xml:space="preserve">6.5 </w:delText>
        </w:r>
      </w:del>
      <w:ins w:id="708" w:author="SintsovaMA" w:date="2021-03-22T17:23:00Z">
        <w:r w:rsidR="00F04D56">
          <w:rPr>
            <w:rFonts w:ascii="Arial" w:hAnsi="Arial" w:cs="Arial"/>
          </w:rPr>
          <w:t xml:space="preserve">СОИ </w:t>
        </w:r>
      </w:ins>
      <w:r w:rsidR="00577418" w:rsidRPr="00577418">
        <w:rPr>
          <w:rFonts w:ascii="Arial" w:hAnsi="Arial" w:cs="Arial"/>
        </w:rPr>
        <w:t>«Соглашение об интеграции с АСУ ЭДО»</w:t>
      </w:r>
      <w:r w:rsidR="00CC75B5" w:rsidRPr="00A10693">
        <w:rPr>
          <w:rFonts w:ascii="Arial" w:hAnsi="Arial" w:cs="Arial"/>
        </w:rPr>
        <w:t>).</w:t>
      </w:r>
      <w:r w:rsidR="00DA3D36" w:rsidRPr="00A10693">
        <w:rPr>
          <w:rFonts w:ascii="Arial" w:hAnsi="Arial" w:cs="Arial"/>
        </w:rPr>
        <w:t xml:space="preserve"> Бухгалтер МФЦ проверив пакет документов, деблокирует входящий счет. </w:t>
      </w:r>
    </w:p>
    <w:p w14:paraId="7CFECB8C" w14:textId="11C30356" w:rsidR="00AD4F0A" w:rsidRDefault="00B146FC" w:rsidP="002E4631">
      <w:pPr>
        <w:spacing w:after="240" w:line="276" w:lineRule="auto"/>
        <w:ind w:firstLine="708"/>
        <w:rPr>
          <w:rFonts w:ascii="Arial" w:eastAsia="Calibri" w:hAnsi="Arial"/>
          <w:szCs w:val="28"/>
        </w:rPr>
      </w:pPr>
      <w:r w:rsidRPr="00A10693">
        <w:rPr>
          <w:rFonts w:ascii="Arial" w:hAnsi="Arial" w:cs="Arial"/>
        </w:rPr>
        <w:t xml:space="preserve">В случае, если договор с поставщиком предполагает пост-оплату, то на основании проведенного входящего счета (кредиторской задолженности) </w:t>
      </w:r>
      <w:r w:rsidR="004914C9">
        <w:rPr>
          <w:rFonts w:ascii="Arial" w:hAnsi="Arial" w:cs="Arial"/>
        </w:rPr>
        <w:t>выполняется оплата</w:t>
      </w:r>
      <w:r w:rsidRPr="00A10693">
        <w:rPr>
          <w:rFonts w:ascii="Arial" w:hAnsi="Arial" w:cs="Arial"/>
        </w:rPr>
        <w:t xml:space="preserve"> (подробнее см. процесс </w:t>
      </w:r>
      <w:r w:rsidRPr="00A10693">
        <w:rPr>
          <w:rFonts w:ascii="Arial" w:hAnsi="Arial" w:eastAsia="Calibri"/>
          <w:szCs w:val="28"/>
        </w:rPr>
        <w:t>ПП-02.02.01-ERP «Управление заявками на платеж»)</w:t>
      </w:r>
      <w:r w:rsidR="00A201B1">
        <w:rPr>
          <w:rFonts w:ascii="Arial" w:hAnsi="Arial" w:eastAsia="Calibri"/>
          <w:szCs w:val="28"/>
        </w:rPr>
        <w:t xml:space="preserve">. </w:t>
      </w:r>
    </w:p>
    <w:p w14:paraId="23332268" w14:textId="31B36AA7" w:rsidR="00D7786B" w:rsidRDefault="00D7786B" w:rsidP="002E4631">
      <w:pPr>
        <w:spacing w:after="240" w:line="276" w:lineRule="auto"/>
        <w:ind w:firstLine="708"/>
        <w:rPr>
          <w:ins w:id="709" w:author="ParamonovaEA" w:date="2021-04-16T08:33:00Z"/>
          <w:rFonts w:ascii="Arial" w:eastAsia="Calibri" w:hAnsi="Arial"/>
          <w:szCs w:val="28"/>
        </w:rPr>
      </w:pPr>
      <w:ins w:id="710" w:author="ParamonovaEA" w:date="2021-04-16T08:33:00Z">
        <w:r w:rsidRPr="00D7786B">
          <w:rPr>
            <w:rFonts w:ascii="Arial" w:hAnsi="Arial" w:eastAsia="Calibri"/>
            <w:szCs w:val="28"/>
          </w:rPr>
          <w:t>При отгрузке ТМЦ (ОМ со склада) в БЕ продавца, зарегистрированной в процессе ERP.13.9_2_63_MM «Реализация МТР, услуг», программой по зеркалированию автоматически к спецификации договора закупки формируется документ ПМ со 107 Вдв (поступление в запас в пути).</w:t>
        </w:r>
      </w:ins>
    </w:p>
    <w:p w14:paraId="63698E07" w14:textId="7ADD9F3F" w:rsidR="00B146FC" w:rsidRPr="00A10693" w:rsidRDefault="00A201B1" w:rsidP="002E4631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eastAsia="Calibri"/>
          <w:szCs w:val="28"/>
        </w:rPr>
        <w:t>З</w:t>
      </w:r>
      <w:r w:rsidRPr="00A201B1">
        <w:rPr>
          <w:rFonts w:ascii="Arial" w:hAnsi="Arial" w:eastAsia="Calibri"/>
          <w:szCs w:val="28"/>
        </w:rPr>
        <w:t>акупщик</w:t>
      </w:r>
      <w:r>
        <w:rPr>
          <w:rFonts w:ascii="Arial" w:hAnsi="Arial" w:eastAsia="Calibri"/>
          <w:szCs w:val="28"/>
        </w:rPr>
        <w:t xml:space="preserve"> контролирует </w:t>
      </w:r>
      <w:r w:rsidRPr="00A201B1">
        <w:rPr>
          <w:rFonts w:ascii="Arial" w:hAnsi="Arial" w:eastAsia="Calibri"/>
          <w:szCs w:val="28"/>
        </w:rPr>
        <w:t xml:space="preserve">выполнение Поставщиком </w:t>
      </w:r>
      <w:r>
        <w:rPr>
          <w:rFonts w:ascii="Arial" w:hAnsi="Arial" w:eastAsia="Calibri"/>
          <w:szCs w:val="28"/>
        </w:rPr>
        <w:t>сроков поставки, зафиксированных в договоре</w:t>
      </w:r>
      <w:r w:rsidR="004A0336">
        <w:rPr>
          <w:rFonts w:ascii="Arial" w:hAnsi="Arial" w:eastAsia="Calibri"/>
          <w:szCs w:val="28"/>
        </w:rPr>
        <w:t xml:space="preserve">. В </w:t>
      </w:r>
      <w:r>
        <w:rPr>
          <w:rFonts w:ascii="Arial" w:hAnsi="Arial" w:eastAsia="Calibri"/>
          <w:szCs w:val="28"/>
        </w:rPr>
        <w:t>случае нарушения сроков поставки инициирует процесс Допретензионн</w:t>
      </w:r>
      <w:r w:rsidR="004A0336">
        <w:rPr>
          <w:rFonts w:ascii="Arial" w:hAnsi="Arial" w:eastAsia="Calibri"/>
          <w:szCs w:val="28"/>
        </w:rPr>
        <w:t>ой</w:t>
      </w:r>
      <w:r>
        <w:rPr>
          <w:rFonts w:ascii="Arial" w:hAnsi="Arial" w:eastAsia="Calibri"/>
          <w:szCs w:val="28"/>
        </w:rPr>
        <w:t xml:space="preserve"> </w:t>
      </w:r>
      <w:r w:rsidR="004A0336">
        <w:rPr>
          <w:rFonts w:ascii="Arial" w:hAnsi="Arial" w:eastAsia="Calibri"/>
          <w:szCs w:val="28"/>
        </w:rPr>
        <w:t>работы</w:t>
      </w:r>
      <w:r>
        <w:rPr>
          <w:rFonts w:ascii="Arial" w:hAnsi="Arial" w:eastAsia="Calibri"/>
          <w:szCs w:val="28"/>
        </w:rPr>
        <w:t xml:space="preserve">. </w:t>
      </w:r>
    </w:p>
    <w:p w14:paraId="5134E998" w14:textId="1F2F0EB8" w:rsidR="003F1157" w:rsidRPr="00A10693" w:rsidRDefault="003F1157" w:rsidP="003F1157">
      <w:pPr>
        <w:spacing w:after="240" w:line="276" w:lineRule="auto"/>
        <w:ind w:left="708" w:firstLine="588"/>
        <w:rPr>
          <w:rFonts w:ascii="Arial" w:hAnsi="Arial" w:cs="Arial"/>
        </w:rPr>
      </w:pPr>
      <w:r w:rsidRPr="00A10693">
        <w:rPr>
          <w:rFonts w:ascii="Arial" w:hAnsi="Arial" w:cs="Arial"/>
          <w:color w:val="000000"/>
        </w:rPr>
        <w:t xml:space="preserve">Сценарий 2: </w:t>
      </w:r>
      <w:r w:rsidR="005E5C0D" w:rsidRPr="00A10693">
        <w:rPr>
          <w:rFonts w:ascii="Arial" w:hAnsi="Arial" w:cs="Arial"/>
          <w:color w:val="000000"/>
        </w:rPr>
        <w:t>Управление обязательствами по договорам закупки МТР с внутригрупповыми контрагентами</w:t>
      </w:r>
      <w:r w:rsidR="007F5223" w:rsidRPr="000E4615">
        <w:rPr>
          <w:rFonts w:ascii="Arial" w:hAnsi="Arial" w:cs="Arial"/>
          <w:color w:val="000000"/>
        </w:rPr>
        <w:t>,</w:t>
      </w:r>
      <w:r w:rsidR="007F5223" w:rsidRPr="007F5223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</w:rPr>
        <w:t xml:space="preserve">работающими в </w:t>
      </w:r>
      <w:r w:rsidR="007F5223">
        <w:rPr>
          <w:rFonts w:ascii="Arial" w:hAnsi="Arial" w:cs="Arial"/>
          <w:color w:val="000000"/>
          <w:lang w:val="en-US"/>
        </w:rPr>
        <w:t>SAP</w:t>
      </w:r>
      <w:r w:rsidR="007F5223" w:rsidRPr="000E4615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  <w:lang w:val="en-US"/>
        </w:rPr>
        <w:t>S</w:t>
      </w:r>
      <w:r w:rsidR="007F5223" w:rsidRPr="000E4615">
        <w:rPr>
          <w:rFonts w:ascii="Arial" w:hAnsi="Arial" w:cs="Arial"/>
          <w:color w:val="000000"/>
        </w:rPr>
        <w:t>/4</w:t>
      </w:r>
      <w:r w:rsidR="007F5223">
        <w:rPr>
          <w:rFonts w:ascii="Arial" w:hAnsi="Arial" w:cs="Arial"/>
          <w:color w:val="000000"/>
          <w:lang w:val="en-US"/>
        </w:rPr>
        <w:t>HANA</w:t>
      </w:r>
      <w:r w:rsidRPr="00A10693">
        <w:rPr>
          <w:rFonts w:ascii="Arial" w:hAnsi="Arial" w:cs="Arial"/>
          <w:color w:val="000000"/>
        </w:rPr>
        <w:t>;</w:t>
      </w:r>
    </w:p>
    <w:p w14:paraId="79BE6D5A" w14:textId="095DDB05" w:rsidR="00C4252F" w:rsidRPr="00C4252F" w:rsidRDefault="00C4252F">
      <w:pPr>
        <w:spacing w:line="276" w:lineRule="auto"/>
        <w:ind w:firstLine="567"/>
        <w:rPr>
          <w:ins w:id="711" w:author="Paramonova Elena" w:date="2021-02-20T15:19:00Z"/>
          <w:rFonts w:ascii="Arial" w:eastAsia="Calibri" w:hAnsi="Arial"/>
          <w:szCs w:val="28"/>
          <w:rPrChange w:id="712" w:author="Paramonova Elena" w:date="2021-02-20T15:19:00Z">
            <w:rPr>
              <w:ins w:id="713" w:author="Paramonova Elena" w:date="2021-02-20T15:19:00Z"/>
              <w:szCs w:val="24"/>
              <w:lang w:eastAsia="ru-RU"/>
            </w:rPr>
          </w:rPrChange>
        </w:rPr>
        <w:pPrChange w:id="714" w:author="Paramonova Elena" w:date="2021-02-20T15:19:00Z">
          <w:pPr/>
        </w:pPrChange>
      </w:pPr>
      <w:ins w:id="715" w:author="Paramonova Elena" w:date="2021-02-20T15:19:00Z">
        <w:r w:rsidRPr="00C4252F">
          <w:rPr>
            <w:rFonts w:ascii="Arial" w:hAnsi="Arial" w:eastAsia="Calibri"/>
            <w:szCs w:val="28"/>
            <w:rPrChange w:author="Paramonova Elena" w:date="2021-02-20T15:19:00Z" w:id="716">
              <w:rPr>
                <w:rFonts w:ascii="Arial" w:hAnsi="Arial" w:cs="Arial"/>
                <w:szCs w:val="24"/>
                <w:highlight w:val="yellow"/>
                <w:lang w:eastAsia="ru-RU"/>
              </w:rPr>
            </w:rPrChange>
          </w:rPr>
          <w:t>На основании рамочного договора, зарегистрированного в процессе ПП-10.04.03.02-ERP «Заключение договора закупки» в БЕ покупателя, в БЕ продавца в программе по зеркалированию</w:t>
        </w:r>
        <w:r w:rsidRPr="00C4252F">
          <w:rPr>
            <w:rFonts w:ascii="Arial" w:hAnsi="Arial" w:eastAsia="Calibri"/>
            <w:szCs w:val="28"/>
            <w:rPrChange w:author="Paramonova Elena" w:date="2021-02-20T15:19:00Z" w:id="717">
              <w:rPr>
                <w:rFonts w:ascii="Arial" w:hAnsi="Arial" w:cs="Arial"/>
                <w:color w:val="1F497D"/>
                <w:szCs w:val="24"/>
                <w:highlight w:val="yellow"/>
                <w:lang w:eastAsia="ru-RU"/>
              </w:rPr>
            </w:rPrChange>
          </w:rPr>
          <w:t xml:space="preserve"> </w:t>
        </w:r>
        <w:r w:rsidRPr="00C4252F">
          <w:rPr>
            <w:rFonts w:ascii="Arial" w:hAnsi="Arial" w:eastAsia="Calibri"/>
            <w:szCs w:val="28"/>
            <w:rPrChange w:author="Paramonova Elena" w:date="2021-02-20T15:19:00Z" w:id="718">
              <w:rPr>
                <w:rFonts w:ascii="Arial" w:hAnsi="Arial" w:cs="Arial"/>
                <w:szCs w:val="24"/>
                <w:highlight w:val="yellow"/>
                <w:lang w:eastAsia="ru-RU"/>
              </w:rPr>
            </w:rPrChange>
          </w:rPr>
          <w:t>создается (зеркалируется) рамочный договор продажи. Аналогично, дополнительное соглашение к рамочному договору, зарегистрированное в процессе ПП-10.04.03.02-ERP «Заключение договора закупки» в БЕ покупателя, зеркалируется в дополнительное соглашение к рамочному договору продажи в БЕ продавца. Подробнее об этом см. в ERP.</w:t>
        </w:r>
      </w:ins>
      <w:ins w:id="719" w:author="SintsovaMA" w:date="2021-03-22T17:22:00Z">
        <w:r w:rsidR="00F04D56" w:rsidRPr="00F04D56">
          <w:rPr>
            <w:rFonts w:ascii="Arial" w:hAnsi="Arial" w:eastAsia="Calibri"/>
            <w:szCs w:val="28"/>
            <w:rPrChange w:author="SintsovaMA" w:date="2021-03-22T17:23:00Z" w:id="720">
              <w:rPr>
                <w:rFonts w:ascii="Arial" w:hAnsi="Arial" w:eastAsia="Calibri"/>
                <w:szCs w:val="28"/>
                <w:lang w:val="en-US"/>
              </w:rPr>
            </w:rPrChange>
          </w:rPr>
          <w:t>13.</w:t>
        </w:r>
      </w:ins>
      <w:ins w:id="721" w:author="Paramonova Elena" w:date="2021-02-20T15:19:00Z">
        <w:r w:rsidRPr="00C4252F">
          <w:rPr>
            <w:rFonts w:ascii="Arial" w:hAnsi="Arial" w:eastAsia="Calibri"/>
            <w:szCs w:val="28"/>
            <w:rPrChange w:author="Paramonova Elena" w:date="2021-02-20T15:19:00Z" w:id="722">
              <w:rPr>
                <w:rFonts w:ascii="Arial" w:hAnsi="Arial" w:cs="Arial"/>
                <w:szCs w:val="24"/>
                <w:highlight w:val="yellow"/>
                <w:lang w:eastAsia="ru-RU"/>
              </w:rPr>
            </w:rPrChange>
          </w:rPr>
          <w:t>9</w:t>
        </w:r>
      </w:ins>
      <w:ins w:id="723" w:author="SintsovaMA" w:date="2021-03-22T17:22:00Z">
        <w:r w:rsidR="00F04D56" w:rsidRPr="00F04D56">
          <w:rPr>
            <w:rFonts w:ascii="Arial" w:hAnsi="Arial" w:eastAsia="Calibri"/>
            <w:szCs w:val="28"/>
            <w:rPrChange w:author="SintsovaMA" w:date="2021-03-22T17:23:00Z" w:id="724">
              <w:rPr>
                <w:rFonts w:ascii="Arial" w:hAnsi="Arial" w:eastAsia="Calibri"/>
                <w:szCs w:val="28"/>
                <w:lang w:val="en-US"/>
              </w:rPr>
            </w:rPrChange>
          </w:rPr>
          <w:t>_2_</w:t>
        </w:r>
      </w:ins>
      <w:ins w:id="725" w:author="Paramonova Elena" w:date="2021-02-20T15:19:00Z">
        <w:del w:id="726" w:author="SintsovaMA" w:date="2021-03-22T17:22:00Z">
          <w:r w:rsidRPr="00C4252F" w:rsidDel="00F04D56">
            <w:rPr>
              <w:rFonts w:ascii="Arial" w:hAnsi="Arial" w:eastAsia="Calibri"/>
              <w:szCs w:val="28"/>
              <w:rPrChange w:author="Paramonova Elena" w:date="2021-02-20T15:19:00Z" w:id="727">
                <w:rPr>
                  <w:rFonts w:ascii="Arial" w:hAnsi="Arial" w:cs="Arial"/>
                  <w:szCs w:val="24"/>
                  <w:highlight w:val="yellow"/>
                  <w:lang w:eastAsia="ru-RU"/>
                </w:rPr>
              </w:rPrChange>
            </w:rPr>
            <w:delText>.1.</w:delText>
          </w:r>
        </w:del>
        <w:r w:rsidRPr="00C4252F">
          <w:rPr>
            <w:rFonts w:ascii="Arial" w:hAnsi="Arial" w:eastAsia="Calibri"/>
            <w:szCs w:val="28"/>
            <w:rPrChange w:author="Paramonova Elena" w:date="2021-02-20T15:19:00Z" w:id="728">
              <w:rPr>
                <w:rFonts w:ascii="Arial" w:hAnsi="Arial" w:cs="Arial"/>
                <w:szCs w:val="24"/>
                <w:highlight w:val="yellow"/>
                <w:lang w:eastAsia="ru-RU"/>
              </w:rPr>
            </w:rPrChange>
          </w:rPr>
          <w:t>63</w:t>
        </w:r>
      </w:ins>
      <w:ins w:id="729" w:author="SintsovaMA" w:date="2021-03-22T17:22:00Z">
        <w:r w:rsidR="00F04D56" w:rsidRPr="00F04D56">
          <w:rPr>
            <w:rFonts w:ascii="Arial" w:hAnsi="Arial" w:eastAsia="Calibri"/>
            <w:szCs w:val="28"/>
            <w:rPrChange w:author="SintsovaMA" w:date="2021-03-22T17:23:00Z" w:id="730">
              <w:rPr>
                <w:rFonts w:ascii="Arial" w:hAnsi="Arial" w:eastAsia="Calibri"/>
                <w:szCs w:val="28"/>
                <w:lang w:val="en-US"/>
              </w:rPr>
            </w:rPrChange>
          </w:rPr>
          <w:t>_</w:t>
        </w:r>
        <w:r w:rsidR="00F04D56">
          <w:rPr>
            <w:rFonts w:ascii="Arial" w:hAnsi="Arial" w:eastAsia="Calibri"/>
            <w:szCs w:val="28"/>
            <w:lang w:val="en-US"/>
          </w:rPr>
          <w:t>MM</w:t>
        </w:r>
      </w:ins>
      <w:ins w:id="731" w:author="Paramonova Elena" w:date="2021-02-20T15:19:00Z">
        <w:r w:rsidRPr="00C4252F">
          <w:rPr>
            <w:rFonts w:ascii="Arial" w:hAnsi="Arial" w:eastAsia="Calibri"/>
            <w:szCs w:val="28"/>
            <w:rPrChange w:author="Paramonova Elena" w:date="2021-02-20T15:19:00Z" w:id="732">
              <w:rPr>
                <w:rFonts w:ascii="Arial" w:hAnsi="Arial" w:cs="Arial"/>
                <w:szCs w:val="24"/>
                <w:highlight w:val="yellow"/>
                <w:lang w:eastAsia="ru-RU"/>
              </w:rPr>
            </w:rPrChange>
          </w:rPr>
          <w:t xml:space="preserve"> «Реализация МТР, услуг». </w:t>
        </w:r>
      </w:ins>
    </w:p>
    <w:p w14:paraId="004A38D0" w14:textId="4FC2A846" w:rsidR="007E2C73" w:rsidDel="00C4252F" w:rsidRDefault="003F1157" w:rsidP="003F1157">
      <w:pPr>
        <w:spacing w:after="240" w:line="276" w:lineRule="auto"/>
        <w:ind w:firstLine="567"/>
        <w:rPr>
          <w:del w:id="733" w:author="Paramonova Elena" w:date="2021-02-20T15:19:00Z"/>
          <w:rFonts w:ascii="Arial" w:eastAsia="Calibri" w:hAnsi="Arial"/>
          <w:szCs w:val="28"/>
        </w:rPr>
      </w:pPr>
      <w:del w:id="734" w:author="Paramonova Elena" w:date="2021-02-20T15:19:00Z">
        <w:r w:rsidRPr="00F67C82" w:rsidDel="00C4252F">
          <w:rPr>
            <w:rFonts w:ascii="Arial" w:hAnsi="Arial" w:eastAsia="Calibri"/>
            <w:szCs w:val="28"/>
            <w:highlight w:val="yellow"/>
            <w:rPrChange w:author="Paramonova Elena" w:date="2021-02-20T14:18:00Z" w:id="735">
              <w:rPr>
                <w:rFonts w:ascii="Arial" w:hAnsi="Arial" w:eastAsia="Calibri"/>
                <w:szCs w:val="28"/>
              </w:rPr>
            </w:rPrChange>
          </w:rPr>
          <w:delText xml:space="preserve">На основании </w:delText>
        </w:r>
        <w:r w:rsidR="007E2C73" w:rsidRPr="00F67C82" w:rsidDel="00C4252F">
          <w:rPr>
            <w:rFonts w:ascii="Arial" w:hAnsi="Arial" w:eastAsia="Calibri"/>
            <w:szCs w:val="28"/>
            <w:highlight w:val="yellow"/>
            <w:rPrChange w:author="Paramonova Elena" w:date="2021-02-20T14:18:00Z" w:id="736">
              <w:rPr>
                <w:rFonts w:ascii="Arial" w:hAnsi="Arial" w:eastAsia="Calibri"/>
                <w:szCs w:val="28"/>
              </w:rPr>
            </w:rPrChange>
          </w:rPr>
          <w:delText xml:space="preserve">рамочного договора, зарегистрированного в процессе ПП-10.04.03.02-ERP </w:delText>
        </w:r>
        <w:r w:rsidR="00843A8C" w:rsidRPr="00F67C82" w:rsidDel="00C4252F">
          <w:rPr>
            <w:rFonts w:ascii="Arial" w:hAnsi="Arial" w:eastAsia="Calibri"/>
            <w:szCs w:val="28"/>
            <w:highlight w:val="yellow"/>
            <w:rPrChange w:author="Paramonova Elena" w:date="2021-02-20T14:18:00Z" w:id="737">
              <w:rPr>
                <w:rFonts w:ascii="Arial" w:hAnsi="Arial" w:eastAsia="Calibri"/>
                <w:szCs w:val="28"/>
              </w:rPr>
            </w:rPrChange>
          </w:rPr>
          <w:delText>«</w:delText>
        </w:r>
        <w:r w:rsidR="007E2C73" w:rsidRPr="00F67C82" w:rsidDel="00C4252F">
          <w:rPr>
            <w:rFonts w:ascii="Arial" w:hAnsi="Arial" w:eastAsia="Calibri"/>
            <w:szCs w:val="28"/>
            <w:highlight w:val="yellow"/>
            <w:rPrChange w:author="Paramonova Elena" w:date="2021-02-20T14:18:00Z" w:id="738">
              <w:rPr>
                <w:rFonts w:ascii="Arial" w:hAnsi="Arial" w:eastAsia="Calibri"/>
                <w:szCs w:val="28"/>
              </w:rPr>
            </w:rPrChange>
          </w:rPr>
          <w:delText>Заключение договора закупки</w:delText>
        </w:r>
        <w:r w:rsidR="00843A8C" w:rsidRPr="00F67C82" w:rsidDel="00C4252F">
          <w:rPr>
            <w:rFonts w:ascii="Arial" w:hAnsi="Arial" w:eastAsia="Calibri"/>
            <w:szCs w:val="28"/>
            <w:highlight w:val="yellow"/>
            <w:rPrChange w:author="Paramonova Elena" w:date="2021-02-20T14:18:00Z" w:id="739">
              <w:rPr>
                <w:rFonts w:ascii="Arial" w:hAnsi="Arial" w:eastAsia="Calibri"/>
                <w:szCs w:val="28"/>
              </w:rPr>
            </w:rPrChange>
          </w:rPr>
          <w:delText>»</w:delText>
        </w:r>
        <w:r w:rsidR="007E2C73" w:rsidRPr="00F67C82" w:rsidDel="00C4252F">
          <w:rPr>
            <w:rFonts w:ascii="Arial" w:hAnsi="Arial" w:eastAsia="Calibri"/>
            <w:szCs w:val="28"/>
            <w:highlight w:val="yellow"/>
            <w:rPrChange w:author="Paramonova Elena" w:date="2021-02-20T14:18:00Z" w:id="740">
              <w:rPr>
                <w:rFonts w:ascii="Arial" w:hAnsi="Arial" w:eastAsia="Calibri"/>
                <w:szCs w:val="28"/>
              </w:rPr>
            </w:rPrChange>
          </w:rPr>
          <w:delText xml:space="preserve"> в БЕ покупателя, в БЕ продавца автоматически создается рамочный договор продажи. Аналогично, дополнительное соглашение к рамочному договору, зарегистрированное в процессе ПП-10.04.03.02-ERP </w:delText>
        </w:r>
        <w:r w:rsidR="00843A8C" w:rsidRPr="00F67C82" w:rsidDel="00C4252F">
          <w:rPr>
            <w:rFonts w:ascii="Arial" w:hAnsi="Arial" w:eastAsia="Calibri"/>
            <w:szCs w:val="28"/>
            <w:highlight w:val="yellow"/>
            <w:rPrChange w:author="Paramonova Elena" w:date="2021-02-20T14:18:00Z" w:id="741">
              <w:rPr>
                <w:rFonts w:ascii="Arial" w:hAnsi="Arial" w:eastAsia="Calibri"/>
                <w:szCs w:val="28"/>
              </w:rPr>
            </w:rPrChange>
          </w:rPr>
          <w:delText>«</w:delText>
        </w:r>
        <w:r w:rsidR="007E2C73" w:rsidRPr="00F67C82" w:rsidDel="00C4252F">
          <w:rPr>
            <w:rFonts w:ascii="Arial" w:hAnsi="Arial" w:eastAsia="Calibri"/>
            <w:szCs w:val="28"/>
            <w:highlight w:val="yellow"/>
            <w:rPrChange w:author="Paramonova Elena" w:date="2021-02-20T14:18:00Z" w:id="742">
              <w:rPr>
                <w:rFonts w:ascii="Arial" w:hAnsi="Arial" w:eastAsia="Calibri"/>
                <w:szCs w:val="28"/>
              </w:rPr>
            </w:rPrChange>
          </w:rPr>
          <w:delText>Заключение договора закупки</w:delText>
        </w:r>
        <w:r w:rsidR="00843A8C" w:rsidRPr="00F67C82" w:rsidDel="00C4252F">
          <w:rPr>
            <w:rFonts w:ascii="Arial" w:hAnsi="Arial" w:eastAsia="Calibri"/>
            <w:szCs w:val="28"/>
            <w:highlight w:val="yellow"/>
            <w:rPrChange w:author="Paramonova Elena" w:date="2021-02-20T14:18:00Z" w:id="743">
              <w:rPr>
                <w:rFonts w:ascii="Arial" w:hAnsi="Arial" w:eastAsia="Calibri"/>
                <w:szCs w:val="28"/>
              </w:rPr>
            </w:rPrChange>
          </w:rPr>
          <w:delText>»</w:delText>
        </w:r>
        <w:r w:rsidR="007E2C73" w:rsidRPr="00F67C82" w:rsidDel="00C4252F">
          <w:rPr>
            <w:rFonts w:ascii="Arial" w:hAnsi="Arial" w:eastAsia="Calibri"/>
            <w:szCs w:val="28"/>
            <w:highlight w:val="yellow"/>
            <w:rPrChange w:author="Paramonova Elena" w:date="2021-02-20T14:18:00Z" w:id="744">
              <w:rPr>
                <w:rFonts w:ascii="Arial" w:hAnsi="Arial" w:eastAsia="Calibri"/>
                <w:szCs w:val="28"/>
              </w:rPr>
            </w:rPrChange>
          </w:rPr>
          <w:delText xml:space="preserve"> в БЕ покупателя, автоматически создается дополнительное соглашение к рамочному договору продажи</w:delText>
        </w:r>
        <w:r w:rsidR="004A0336" w:rsidRPr="00F67C82" w:rsidDel="00C4252F">
          <w:rPr>
            <w:rFonts w:ascii="Arial" w:hAnsi="Arial" w:eastAsia="Calibri"/>
            <w:szCs w:val="28"/>
            <w:highlight w:val="yellow"/>
            <w:rPrChange w:author="Paramonova Elena" w:date="2021-02-20T14:18:00Z" w:id="745">
              <w:rPr>
                <w:rFonts w:ascii="Arial" w:hAnsi="Arial" w:eastAsia="Calibri"/>
                <w:szCs w:val="28"/>
              </w:rPr>
            </w:rPrChange>
          </w:rPr>
          <w:delText xml:space="preserve"> в БЕ продавца</w:delText>
        </w:r>
        <w:r w:rsidR="007E2C73" w:rsidRPr="00F67C82" w:rsidDel="00C4252F">
          <w:rPr>
            <w:rFonts w:ascii="Arial" w:hAnsi="Arial" w:eastAsia="Calibri"/>
            <w:szCs w:val="28"/>
            <w:highlight w:val="yellow"/>
            <w:rPrChange w:author="Paramonova Elena" w:date="2021-02-20T14:18:00Z" w:id="746">
              <w:rPr>
                <w:rFonts w:ascii="Arial" w:hAnsi="Arial" w:eastAsia="Calibri"/>
                <w:szCs w:val="28"/>
              </w:rPr>
            </w:rPrChange>
          </w:rPr>
          <w:delText xml:space="preserve">. Подробнее об этом см. в </w:delText>
        </w:r>
        <w:r w:rsidR="00D2138A" w:rsidRPr="00F67C82" w:rsidDel="00C4252F">
          <w:rPr>
            <w:rFonts w:ascii="Arial" w:hAnsi="Arial" w:eastAsia="Calibri"/>
            <w:szCs w:val="28"/>
            <w:highlight w:val="yellow"/>
            <w:rPrChange w:author="Paramonova Elena" w:date="2021-02-20T14:18:00Z" w:id="747">
              <w:rPr>
                <w:rFonts w:ascii="Arial" w:hAnsi="Arial" w:eastAsia="Calibri"/>
                <w:szCs w:val="28"/>
              </w:rPr>
            </w:rPrChange>
          </w:rPr>
          <w:delText>ERP.9.</w:delText>
        </w:r>
        <w:r w:rsidR="007E2C73" w:rsidRPr="00F67C82" w:rsidDel="00C4252F">
          <w:rPr>
            <w:rFonts w:ascii="Arial" w:hAnsi="Arial" w:eastAsia="Calibri"/>
            <w:szCs w:val="28"/>
            <w:highlight w:val="yellow"/>
            <w:rPrChange w:author="Paramonova Elena" w:date="2021-02-20T14:18:00Z" w:id="748">
              <w:rPr>
                <w:rFonts w:ascii="Arial" w:hAnsi="Arial" w:eastAsia="Calibri"/>
                <w:szCs w:val="28"/>
              </w:rPr>
            </w:rPrChange>
          </w:rPr>
          <w:delText xml:space="preserve">1.63 </w:delText>
        </w:r>
        <w:r w:rsidR="00843A8C" w:rsidRPr="00F67C82" w:rsidDel="00C4252F">
          <w:rPr>
            <w:rFonts w:ascii="Arial" w:hAnsi="Arial" w:eastAsia="Calibri"/>
            <w:szCs w:val="28"/>
            <w:highlight w:val="yellow"/>
            <w:rPrChange w:author="Paramonova Elena" w:date="2021-02-20T14:18:00Z" w:id="749">
              <w:rPr>
                <w:rFonts w:ascii="Arial" w:hAnsi="Arial" w:eastAsia="Calibri"/>
                <w:szCs w:val="28"/>
              </w:rPr>
            </w:rPrChange>
          </w:rPr>
          <w:delText>«</w:delText>
        </w:r>
        <w:r w:rsidR="007E2C73" w:rsidRPr="00F67C82" w:rsidDel="00C4252F">
          <w:rPr>
            <w:rFonts w:ascii="Arial" w:hAnsi="Arial" w:eastAsia="Calibri"/>
            <w:szCs w:val="28"/>
            <w:highlight w:val="yellow"/>
            <w:rPrChange w:author="Paramonova Elena" w:date="2021-02-20T14:18:00Z" w:id="750">
              <w:rPr>
                <w:rFonts w:ascii="Arial" w:hAnsi="Arial" w:eastAsia="Calibri"/>
                <w:szCs w:val="28"/>
              </w:rPr>
            </w:rPrChange>
          </w:rPr>
          <w:delText>Реализация МТР, услуг</w:delText>
        </w:r>
        <w:r w:rsidR="00843A8C" w:rsidRPr="00F67C82" w:rsidDel="00C4252F">
          <w:rPr>
            <w:rFonts w:ascii="Arial" w:hAnsi="Arial" w:eastAsia="Calibri"/>
            <w:szCs w:val="28"/>
            <w:highlight w:val="yellow"/>
            <w:rPrChange w:author="Paramonova Elena" w:date="2021-02-20T14:18:00Z" w:id="751">
              <w:rPr>
                <w:rFonts w:ascii="Arial" w:hAnsi="Arial" w:eastAsia="Calibri"/>
                <w:szCs w:val="28"/>
              </w:rPr>
            </w:rPrChange>
          </w:rPr>
          <w:delText>»</w:delText>
        </w:r>
        <w:r w:rsidR="007E2C73" w:rsidRPr="00F67C82" w:rsidDel="00C4252F">
          <w:rPr>
            <w:rFonts w:ascii="Arial" w:hAnsi="Arial" w:eastAsia="Calibri"/>
            <w:szCs w:val="28"/>
            <w:highlight w:val="yellow"/>
            <w:rPrChange w:author="Paramonova Elena" w:date="2021-02-20T14:18:00Z" w:id="752">
              <w:rPr>
                <w:rFonts w:ascii="Arial" w:hAnsi="Arial" w:eastAsia="Calibri"/>
                <w:szCs w:val="28"/>
              </w:rPr>
            </w:rPrChange>
          </w:rPr>
          <w:delText>.</w:delText>
        </w:r>
      </w:del>
    </w:p>
    <w:p w14:paraId="4EEC9A28" w14:textId="2606D6FA" w:rsidR="00C57FB1" w:rsidRDefault="00C57FB1" w:rsidP="003F1157">
      <w:pPr>
        <w:spacing w:after="240" w:line="276" w:lineRule="auto"/>
        <w:ind w:firstLine="567"/>
        <w:rPr>
          <w:rFonts w:ascii="Arial" w:eastAsia="Calibri" w:hAnsi="Arial"/>
          <w:szCs w:val="28"/>
        </w:rPr>
      </w:pPr>
      <w:r>
        <w:rPr>
          <w:rFonts w:ascii="Arial" w:hAnsi="Arial" w:eastAsia="Calibri"/>
          <w:szCs w:val="28"/>
        </w:rPr>
        <w:t xml:space="preserve">В случае, если внутригрупповой контрагент не работает в </w:t>
      </w:r>
      <w:r>
        <w:rPr>
          <w:rFonts w:ascii="Arial" w:hAnsi="Arial" w:eastAsia="Calibri"/>
          <w:szCs w:val="28"/>
          <w:lang w:val="en-US"/>
        </w:rPr>
        <w:t>SAP</w:t>
      </w:r>
      <w:r w:rsidRPr="00D91DDB">
        <w:rPr>
          <w:rFonts w:ascii="Arial" w:hAnsi="Arial" w:eastAsia="Calibri"/>
          <w:szCs w:val="28"/>
        </w:rPr>
        <w:t xml:space="preserve"> </w:t>
      </w:r>
      <w:r>
        <w:rPr>
          <w:rFonts w:ascii="Arial" w:hAnsi="Arial" w:eastAsia="Calibri"/>
          <w:szCs w:val="28"/>
          <w:lang w:val="en-US"/>
        </w:rPr>
        <w:t>S</w:t>
      </w:r>
      <w:r w:rsidRPr="00D91DDB">
        <w:rPr>
          <w:rFonts w:ascii="Arial" w:hAnsi="Arial" w:eastAsia="Calibri"/>
          <w:szCs w:val="28"/>
        </w:rPr>
        <w:t>/4</w:t>
      </w:r>
      <w:r>
        <w:rPr>
          <w:rFonts w:ascii="Arial" w:hAnsi="Arial" w:eastAsia="Calibri"/>
          <w:szCs w:val="28"/>
          <w:lang w:val="en-US"/>
        </w:rPr>
        <w:t>HANA</w:t>
      </w:r>
      <w:r>
        <w:rPr>
          <w:rFonts w:ascii="Arial" w:hAnsi="Arial" w:eastAsia="Calibri"/>
          <w:szCs w:val="28"/>
        </w:rPr>
        <w:t>, то процесс управление обязательствами по договорам закупки будет выполняться по сценарию 1.</w:t>
      </w:r>
    </w:p>
    <w:p w14:paraId="7EA9A2B2" w14:textId="25187B55" w:rsidR="005E5C0D" w:rsidRPr="00A10693" w:rsidRDefault="005E5C0D" w:rsidP="005E5C0D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lastRenderedPageBreak/>
        <w:t xml:space="preserve">Сценарий 3: </w:t>
      </w:r>
      <w:r w:rsidRPr="00A10693">
        <w:rPr>
          <w:rFonts w:ascii="Arial" w:hAnsi="Arial" w:cs="Arial"/>
          <w:color w:val="000000"/>
        </w:rPr>
        <w:t>Внесение корректировок в договор</w:t>
      </w:r>
      <w:r w:rsidR="00CC0D9A" w:rsidRPr="00A10693">
        <w:rPr>
          <w:rFonts w:ascii="Arial" w:hAnsi="Arial" w:cs="Arial"/>
          <w:color w:val="000000"/>
        </w:rPr>
        <w:t>ы</w:t>
      </w:r>
      <w:r w:rsidRPr="00A10693">
        <w:rPr>
          <w:rFonts w:ascii="Arial" w:hAnsi="Arial" w:cs="Arial"/>
          <w:color w:val="000000"/>
        </w:rPr>
        <w:t xml:space="preserve"> закупки.</w:t>
      </w:r>
      <w:r w:rsidRPr="00A10693">
        <w:rPr>
          <w:rFonts w:ascii="Arial" w:hAnsi="Arial" w:cs="Arial"/>
        </w:rPr>
        <w:t xml:space="preserve"> </w:t>
      </w:r>
    </w:p>
    <w:p w14:paraId="2DF9A08B" w14:textId="688D317E" w:rsidR="00272398" w:rsidRDefault="00272398" w:rsidP="005E5C0D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Менеджер по сопровождению договора может получить запросы на изменение спецификации договора от:</w:t>
      </w:r>
    </w:p>
    <w:p w14:paraId="0BB0A3E4" w14:textId="2D36CE7C" w:rsidR="00272398" w:rsidRPr="00272398" w:rsidRDefault="00272398" w:rsidP="00925910">
      <w:pPr>
        <w:pStyle w:val="afa"/>
        <w:numPr>
          <w:ilvl w:val="0"/>
          <w:numId w:val="62"/>
        </w:numPr>
        <w:spacing w:after="240" w:line="276" w:lineRule="auto"/>
        <w:rPr>
          <w:rFonts w:ascii="Arial" w:hAnsi="Arial" w:cs="Arial"/>
        </w:rPr>
      </w:pPr>
      <w:r w:rsidRPr="00272398">
        <w:rPr>
          <w:rFonts w:ascii="Arial" w:hAnsi="Arial" w:cs="Arial"/>
        </w:rPr>
        <w:t>Сток-контролера. Сток-контролер создает системный запрос на корректировку спецификации</w:t>
      </w:r>
      <w:r w:rsidR="00C03399">
        <w:rPr>
          <w:rFonts w:ascii="Arial" w:hAnsi="Arial" w:cs="Arial"/>
        </w:rPr>
        <w:t>, в этом случае менеджер по сопровождению договора получает соответствующее уведомление по корпоративной электронной почте</w:t>
      </w:r>
      <w:r w:rsidRPr="00272398">
        <w:rPr>
          <w:rFonts w:ascii="Arial" w:hAnsi="Arial" w:cs="Arial"/>
        </w:rPr>
        <w:t>;</w:t>
      </w:r>
    </w:p>
    <w:p w14:paraId="7A3A5652" w14:textId="2C863070" w:rsidR="00272398" w:rsidRPr="00272398" w:rsidRDefault="00272398" w:rsidP="00925910">
      <w:pPr>
        <w:pStyle w:val="afa"/>
        <w:numPr>
          <w:ilvl w:val="0"/>
          <w:numId w:val="62"/>
        </w:numPr>
        <w:spacing w:after="240" w:line="276" w:lineRule="auto"/>
        <w:rPr>
          <w:rFonts w:ascii="Arial" w:hAnsi="Arial" w:cs="Arial"/>
        </w:rPr>
      </w:pPr>
      <w:r w:rsidRPr="00272398">
        <w:rPr>
          <w:rFonts w:ascii="Arial" w:hAnsi="Arial" w:cs="Arial"/>
        </w:rPr>
        <w:t>Планировщика логистики. Планировщик логистики отправляет менеджеру по сопровождению договора уведомление по корпоративной электронной почте о необходимости корректировки графика поставок;</w:t>
      </w:r>
    </w:p>
    <w:p w14:paraId="32FCF947" w14:textId="7DED9434" w:rsidR="00272398" w:rsidRPr="00272398" w:rsidRDefault="00272398" w:rsidP="00925910">
      <w:pPr>
        <w:pStyle w:val="afa"/>
        <w:numPr>
          <w:ilvl w:val="0"/>
          <w:numId w:val="62"/>
        </w:numPr>
        <w:spacing w:after="240" w:line="276" w:lineRule="auto"/>
        <w:rPr>
          <w:rFonts w:ascii="Arial" w:hAnsi="Arial" w:cs="Arial"/>
        </w:rPr>
      </w:pPr>
      <w:r w:rsidRPr="00272398">
        <w:rPr>
          <w:rFonts w:ascii="Arial" w:hAnsi="Arial" w:cs="Arial"/>
        </w:rPr>
        <w:t>Поставщика.</w:t>
      </w:r>
    </w:p>
    <w:p w14:paraId="55EE1E68" w14:textId="63909973" w:rsidR="00C03399" w:rsidRDefault="00C03399" w:rsidP="00C03399">
      <w:pPr>
        <w:spacing w:after="240" w:line="276" w:lineRule="auto"/>
        <w:ind w:firstLine="708"/>
        <w:rPr>
          <w:rFonts w:ascii="Arial" w:hAnsi="Arial" w:cs="Arial"/>
        </w:rPr>
      </w:pPr>
      <w:r w:rsidRPr="00C03399">
        <w:rPr>
          <w:rFonts w:ascii="Arial" w:hAnsi="Arial" w:cs="Arial"/>
        </w:rPr>
        <w:t>В случае если корректировка инициирована самим менеджером, либо планировщиком логистики, то менеджер по сопровождению договора согласовывает эту корректировку с поставщиком</w:t>
      </w:r>
      <w:r w:rsidR="00665081">
        <w:rPr>
          <w:rFonts w:ascii="Arial" w:hAnsi="Arial" w:cs="Arial"/>
        </w:rPr>
        <w:t xml:space="preserve"> и сток-контролером</w:t>
      </w:r>
      <w:r w:rsidRPr="00C03399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78D6482B" w14:textId="059C0E91" w:rsidR="00C03399" w:rsidRDefault="00C03399" w:rsidP="00C03399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C55D18">
        <w:rPr>
          <w:rFonts w:ascii="Arial" w:hAnsi="Arial" w:cs="Arial"/>
          <w:color w:val="000000" w:themeColor="text1"/>
          <w:szCs w:val="24"/>
        </w:rPr>
        <w:t xml:space="preserve">К существенным корректировкам спецификации относятся </w:t>
      </w:r>
      <w:r w:rsidR="004A0336" w:rsidRPr="00C55D18">
        <w:rPr>
          <w:rFonts w:ascii="Arial" w:hAnsi="Arial" w:cs="Arial"/>
          <w:color w:val="000000" w:themeColor="text1"/>
          <w:szCs w:val="24"/>
        </w:rPr>
        <w:t>изменени</w:t>
      </w:r>
      <w:r w:rsidR="004A0336" w:rsidRPr="0037357D">
        <w:rPr>
          <w:rFonts w:ascii="Arial" w:hAnsi="Arial" w:cs="Arial"/>
          <w:color w:val="000000" w:themeColor="text1"/>
          <w:szCs w:val="24"/>
        </w:rPr>
        <w:t xml:space="preserve">я </w:t>
      </w:r>
      <w:r w:rsidRPr="0037357D">
        <w:rPr>
          <w:rFonts w:ascii="Arial" w:hAnsi="Arial" w:cs="Arial"/>
          <w:color w:val="000000" w:themeColor="text1"/>
          <w:szCs w:val="24"/>
        </w:rPr>
        <w:t xml:space="preserve">любых </w:t>
      </w:r>
      <w:r w:rsidR="00665081" w:rsidRPr="0037357D">
        <w:rPr>
          <w:rFonts w:ascii="Arial" w:hAnsi="Arial" w:cs="Arial"/>
          <w:color w:val="000000" w:themeColor="text1"/>
          <w:szCs w:val="24"/>
        </w:rPr>
        <w:t xml:space="preserve">данных </w:t>
      </w:r>
      <w:r w:rsidRPr="0037357D">
        <w:rPr>
          <w:rFonts w:ascii="Arial" w:hAnsi="Arial" w:cs="Arial"/>
          <w:color w:val="000000" w:themeColor="text1"/>
          <w:szCs w:val="24"/>
        </w:rPr>
        <w:t xml:space="preserve">спецификации, кроме </w:t>
      </w:r>
      <w:r w:rsidR="00A251E8" w:rsidRPr="0037357D">
        <w:rPr>
          <w:rFonts w:ascii="Arial" w:hAnsi="Arial" w:cs="Arial"/>
          <w:color w:val="000000" w:themeColor="text1"/>
          <w:szCs w:val="24"/>
        </w:rPr>
        <w:t>переноса даты поставки на более ранний срок и изменения количества в меньшую сторону</w:t>
      </w:r>
      <w:r w:rsidR="00665081" w:rsidRPr="0037357D">
        <w:rPr>
          <w:rFonts w:ascii="Arial" w:hAnsi="Arial" w:cs="Arial"/>
          <w:color w:val="000000" w:themeColor="text1"/>
          <w:szCs w:val="24"/>
        </w:rPr>
        <w:t xml:space="preserve"> по позиции спецификации</w:t>
      </w:r>
      <w:r w:rsidRPr="0037357D">
        <w:rPr>
          <w:rFonts w:ascii="Arial" w:hAnsi="Arial" w:cs="Arial"/>
          <w:color w:val="000000" w:themeColor="text1"/>
          <w:szCs w:val="24"/>
        </w:rPr>
        <w:t>.</w:t>
      </w:r>
      <w:r w:rsidRPr="00C03399">
        <w:rPr>
          <w:rFonts w:ascii="Arial" w:hAnsi="Arial" w:cs="Arial"/>
          <w:color w:val="000000" w:themeColor="text1"/>
          <w:szCs w:val="24"/>
        </w:rPr>
        <w:t xml:space="preserve"> </w:t>
      </w:r>
    </w:p>
    <w:p w14:paraId="533DCC49" w14:textId="4B59D911" w:rsidR="00C03399" w:rsidRDefault="00C03399" w:rsidP="00C03399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  <w:color w:val="000000" w:themeColor="text1"/>
          <w:szCs w:val="24"/>
        </w:rPr>
        <w:t xml:space="preserve">Для согласования </w:t>
      </w:r>
      <w:r w:rsidR="00665081">
        <w:rPr>
          <w:rFonts w:ascii="Arial" w:hAnsi="Arial" w:cs="Arial"/>
          <w:color w:val="000000" w:themeColor="text1"/>
          <w:szCs w:val="24"/>
        </w:rPr>
        <w:t xml:space="preserve">существенных изменений </w:t>
      </w:r>
      <w:r>
        <w:rPr>
          <w:rFonts w:ascii="Arial" w:hAnsi="Arial" w:cs="Arial"/>
          <w:color w:val="000000" w:themeColor="text1"/>
          <w:szCs w:val="24"/>
        </w:rPr>
        <w:t xml:space="preserve">со сток-контролером, менеджер по сопровождению договора формирует запрос на корректировку спецификации, </w:t>
      </w:r>
      <w:r w:rsidR="00DB14D7">
        <w:rPr>
          <w:rFonts w:ascii="Arial" w:hAnsi="Arial" w:cs="Arial"/>
          <w:color w:val="000000" w:themeColor="text1"/>
          <w:szCs w:val="24"/>
        </w:rPr>
        <w:t xml:space="preserve">в результате </w:t>
      </w:r>
      <w:r>
        <w:rPr>
          <w:rFonts w:ascii="Arial" w:hAnsi="Arial" w:cs="Arial"/>
          <w:color w:val="000000" w:themeColor="text1"/>
          <w:szCs w:val="24"/>
        </w:rPr>
        <w:t xml:space="preserve">сток-контролер получает </w:t>
      </w:r>
      <w:r>
        <w:rPr>
          <w:rFonts w:ascii="Arial" w:hAnsi="Arial" w:cs="Arial"/>
        </w:rPr>
        <w:t>соответствующее уведомление по корпоративной электронной почте.</w:t>
      </w:r>
    </w:p>
    <w:p w14:paraId="5EF6835C" w14:textId="5F4A60CB" w:rsidR="00593029" w:rsidRDefault="00593029" w:rsidP="00593029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Запросы от с</w:t>
      </w:r>
      <w:r w:rsidR="00165905">
        <w:rPr>
          <w:rFonts w:ascii="Arial" w:hAnsi="Arial" w:cs="Arial"/>
        </w:rPr>
        <w:t>т</w:t>
      </w:r>
      <w:r>
        <w:rPr>
          <w:rFonts w:ascii="Arial" w:hAnsi="Arial" w:cs="Arial"/>
        </w:rPr>
        <w:t xml:space="preserve">ок-контролера, </w:t>
      </w:r>
      <w:r>
        <w:rPr>
          <w:rFonts w:ascii="Arial" w:hAnsi="Arial" w:cs="Arial"/>
          <w:color w:val="000000" w:themeColor="text1"/>
          <w:szCs w:val="24"/>
        </w:rPr>
        <w:t>содержащие несущественные корректировки, согласуются только менеджером по сопровождению договора, после этого автоматически корректируется спецификация договора.</w:t>
      </w:r>
      <w:r w:rsidR="00165905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 xml:space="preserve">Запрос на корректировку спецификации может </w:t>
      </w:r>
      <w:r w:rsidR="00665081">
        <w:rPr>
          <w:rFonts w:ascii="Arial" w:hAnsi="Arial" w:cs="Arial"/>
          <w:color w:val="000000" w:themeColor="text1"/>
          <w:szCs w:val="24"/>
        </w:rPr>
        <w:t xml:space="preserve">быть </w:t>
      </w:r>
      <w:r>
        <w:rPr>
          <w:rFonts w:ascii="Arial" w:hAnsi="Arial" w:cs="Arial"/>
          <w:color w:val="000000" w:themeColor="text1"/>
          <w:szCs w:val="24"/>
        </w:rPr>
        <w:t>согласован автоматически</w:t>
      </w:r>
      <w:r w:rsidR="00665081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 xml:space="preserve">в случае, если согласование запроса не произошло в течение </w:t>
      </w:r>
      <w:r w:rsidR="00791153">
        <w:rPr>
          <w:rFonts w:ascii="Arial" w:hAnsi="Arial" w:cs="Arial"/>
          <w:color w:val="000000" w:themeColor="text1"/>
          <w:szCs w:val="24"/>
        </w:rPr>
        <w:t>определенного времени (предварительно</w:t>
      </w:r>
      <w:r w:rsidR="000737DA"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="00791153">
        <w:rPr>
          <w:rFonts w:ascii="Arial" w:hAnsi="Arial" w:cs="Arial"/>
          <w:color w:val="000000" w:themeColor="text1"/>
          <w:szCs w:val="24"/>
        </w:rPr>
        <w:t xml:space="preserve">10 рабочих дней). Количество дней до автосогласования определяется настройками разработки </w:t>
      </w:r>
      <w:r w:rsidR="00791153" w:rsidRPr="006A4BF2">
        <w:rPr>
          <w:rFonts w:ascii="Arial" w:hAnsi="Arial" w:cs="Arial"/>
          <w:color w:val="000000" w:themeColor="text1"/>
          <w:szCs w:val="24"/>
        </w:rPr>
        <w:t>MM07 «Управление запросами на корректировку»</w:t>
      </w:r>
      <w:r w:rsidR="00791153">
        <w:rPr>
          <w:rFonts w:ascii="Arial" w:hAnsi="Arial" w:cs="Arial"/>
          <w:color w:val="000000" w:themeColor="text1"/>
          <w:szCs w:val="24"/>
        </w:rPr>
        <w:t xml:space="preserve"> (разработка включена и описана в КД </w:t>
      </w:r>
      <w:r w:rsidR="00D2138A">
        <w:rPr>
          <w:rFonts w:ascii="Arial" w:hAnsi="Arial" w:cs="Arial"/>
          <w:color w:val="000000" w:themeColor="text1"/>
          <w:szCs w:val="24"/>
        </w:rPr>
        <w:t>ERP.</w:t>
      </w:r>
      <w:ins w:id="753" w:author="SintsovaMA" w:date="2021-03-22T17:23:00Z">
        <w:r w:rsidR="00F04D56">
          <w:rPr>
            <w:rFonts w:ascii="Arial" w:hAnsi="Arial" w:cs="Arial"/>
            <w:color w:val="000000" w:themeColor="text1"/>
            <w:szCs w:val="24"/>
          </w:rPr>
          <w:t>13.</w:t>
        </w:r>
      </w:ins>
      <w:r w:rsidR="00D2138A">
        <w:rPr>
          <w:rFonts w:ascii="Arial" w:hAnsi="Arial" w:cs="Arial"/>
          <w:color w:val="000000" w:themeColor="text1"/>
          <w:szCs w:val="24"/>
        </w:rPr>
        <w:t>9</w:t>
      </w:r>
      <w:ins w:id="754" w:author="SintsovaMA" w:date="2021-03-22T17:23:00Z">
        <w:r w:rsidR="00F04D56">
          <w:rPr>
            <w:rFonts w:ascii="Arial" w:hAnsi="Arial" w:cs="Arial"/>
            <w:color w:val="000000" w:themeColor="text1"/>
            <w:szCs w:val="24"/>
          </w:rPr>
          <w:t>_2_</w:t>
        </w:r>
      </w:ins>
      <w:del w:id="755" w:author="SintsovaMA" w:date="2021-03-22T17:23:00Z">
        <w:r w:rsidR="00D2138A" w:rsidDel="00F04D56">
          <w:rPr>
            <w:rFonts w:ascii="Arial" w:hAnsi="Arial" w:cs="Arial"/>
            <w:color w:val="000000" w:themeColor="text1"/>
            <w:szCs w:val="24"/>
          </w:rPr>
          <w:delText>.</w:delText>
        </w:r>
        <w:r w:rsidR="00791153" w:rsidRPr="003B3452" w:rsidDel="00F04D56">
          <w:rPr>
            <w:rFonts w:ascii="Arial" w:hAnsi="Arial" w:cs="Arial"/>
            <w:color w:val="000000" w:themeColor="text1"/>
            <w:szCs w:val="24"/>
          </w:rPr>
          <w:delText>1.</w:delText>
        </w:r>
      </w:del>
      <w:r w:rsidR="00791153" w:rsidRPr="003B3452">
        <w:rPr>
          <w:rFonts w:ascii="Arial" w:hAnsi="Arial" w:cs="Arial"/>
          <w:color w:val="000000" w:themeColor="text1"/>
          <w:szCs w:val="24"/>
        </w:rPr>
        <w:t>58</w:t>
      </w:r>
      <w:ins w:id="756" w:author="SintsovaMA" w:date="2021-03-22T17:23:00Z">
        <w:r w:rsidR="00F04D56">
          <w:rPr>
            <w:rFonts w:ascii="Arial" w:hAnsi="Arial" w:cs="Arial"/>
            <w:color w:val="000000" w:themeColor="text1"/>
            <w:szCs w:val="24"/>
          </w:rPr>
          <w:t>_</w:t>
        </w:r>
        <w:r w:rsidR="00F04D56">
          <w:rPr>
            <w:rFonts w:ascii="Arial" w:hAnsi="Arial" w:cs="Arial"/>
            <w:color w:val="000000" w:themeColor="text1"/>
            <w:szCs w:val="24"/>
            <w:lang w:val="en-US"/>
          </w:rPr>
          <w:t>MM</w:t>
        </w:r>
      </w:ins>
      <w:r w:rsidR="00791153">
        <w:rPr>
          <w:rFonts w:ascii="Arial" w:hAnsi="Arial" w:cs="Arial"/>
          <w:color w:val="000000" w:themeColor="text1"/>
          <w:szCs w:val="24"/>
        </w:rPr>
        <w:t xml:space="preserve"> «</w:t>
      </w:r>
      <w:r w:rsidR="00791153" w:rsidRPr="003B3452">
        <w:rPr>
          <w:rFonts w:ascii="Arial" w:hAnsi="Arial" w:cs="Arial"/>
          <w:color w:val="000000" w:themeColor="text1"/>
          <w:szCs w:val="24"/>
        </w:rPr>
        <w:t>Планирование обеспечения МТР работами и услугами</w:t>
      </w:r>
      <w:r w:rsidR="00791153">
        <w:rPr>
          <w:rFonts w:ascii="Arial" w:hAnsi="Arial" w:cs="Arial"/>
          <w:color w:val="000000" w:themeColor="text1"/>
          <w:szCs w:val="24"/>
        </w:rPr>
        <w:t>»)</w:t>
      </w:r>
      <w:r>
        <w:rPr>
          <w:rFonts w:ascii="Arial" w:hAnsi="Arial" w:cs="Arial"/>
          <w:color w:val="000000" w:themeColor="text1"/>
          <w:szCs w:val="24"/>
        </w:rPr>
        <w:t>.</w:t>
      </w:r>
    </w:p>
    <w:p w14:paraId="6F0465F0" w14:textId="44371F02" w:rsidR="001C29A5" w:rsidRDefault="00593029" w:rsidP="005E5C0D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>В случае несущественных корректировок</w:t>
      </w:r>
      <w:r>
        <w:rPr>
          <w:rFonts w:ascii="Arial" w:hAnsi="Arial" w:cs="Arial"/>
        </w:rPr>
        <w:t>, инициируемых поставщиком</w:t>
      </w:r>
      <w:r w:rsidR="00165905">
        <w:rPr>
          <w:rFonts w:ascii="Arial" w:hAnsi="Arial" w:cs="Arial"/>
        </w:rPr>
        <w:t xml:space="preserve"> или</w:t>
      </w:r>
      <w:r>
        <w:rPr>
          <w:rFonts w:ascii="Arial" w:hAnsi="Arial" w:cs="Arial"/>
        </w:rPr>
        <w:t xml:space="preserve"> планировщиком логистики, </w:t>
      </w:r>
      <w:r w:rsidRPr="00A10693">
        <w:rPr>
          <w:rFonts w:ascii="Arial" w:hAnsi="Arial" w:cs="Arial"/>
        </w:rPr>
        <w:t xml:space="preserve">менеджер по сопровождению договора изменяет спецификацию в SAP S/4 HANA </w:t>
      </w:r>
      <w:r>
        <w:rPr>
          <w:rFonts w:ascii="Arial" w:hAnsi="Arial" w:cs="Arial"/>
        </w:rPr>
        <w:t>вручную в транзакции «Изменение заказа на поставку».</w:t>
      </w:r>
    </w:p>
    <w:p w14:paraId="1D2DBC45" w14:textId="2B1126DD" w:rsidR="009F5262" w:rsidRPr="00A10693" w:rsidRDefault="00593029" w:rsidP="009F5262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="009F5262" w:rsidRPr="00A10693">
        <w:rPr>
          <w:rFonts w:ascii="Arial" w:hAnsi="Arial" w:cs="Arial"/>
        </w:rPr>
        <w:t>араллельно, в случае необходимости,</w:t>
      </w:r>
      <w:r>
        <w:rPr>
          <w:rFonts w:ascii="Arial" w:hAnsi="Arial" w:cs="Arial"/>
        </w:rPr>
        <w:t xml:space="preserve"> менеджер по сопровождению договора</w:t>
      </w:r>
      <w:r w:rsidR="009F5262" w:rsidRPr="00A10693">
        <w:rPr>
          <w:rFonts w:ascii="Arial" w:hAnsi="Arial" w:cs="Arial"/>
        </w:rPr>
        <w:t xml:space="preserve"> согласовывает дополнительное соглашение в СЭД (изменения </w:t>
      </w:r>
      <w:r w:rsidR="00DB14D7">
        <w:rPr>
          <w:rFonts w:ascii="Arial" w:hAnsi="Arial" w:cs="Arial"/>
        </w:rPr>
        <w:t xml:space="preserve">спецификаций </w:t>
      </w:r>
      <w:r w:rsidR="009F5262" w:rsidRPr="00A10693">
        <w:rPr>
          <w:rFonts w:ascii="Arial" w:hAnsi="Arial" w:cs="Arial"/>
        </w:rPr>
        <w:t xml:space="preserve">в SAP S/4 HANA не выгружаются в СЭД, </w:t>
      </w:r>
      <w:r w:rsidR="00967B11">
        <w:rPr>
          <w:rFonts w:ascii="Arial" w:hAnsi="Arial" w:cs="Arial"/>
        </w:rPr>
        <w:t xml:space="preserve">а </w:t>
      </w:r>
      <w:r w:rsidR="009F5262" w:rsidRPr="00A10693">
        <w:rPr>
          <w:rFonts w:ascii="Arial" w:hAnsi="Arial" w:cs="Arial"/>
        </w:rPr>
        <w:t xml:space="preserve">карточка </w:t>
      </w:r>
      <w:r w:rsidR="00665081">
        <w:rPr>
          <w:rFonts w:ascii="Arial" w:hAnsi="Arial" w:cs="Arial"/>
        </w:rPr>
        <w:t xml:space="preserve">дополнительного соглашения </w:t>
      </w:r>
      <w:r w:rsidR="009F5262" w:rsidRPr="00A10693">
        <w:rPr>
          <w:rFonts w:ascii="Arial" w:hAnsi="Arial" w:cs="Arial"/>
        </w:rPr>
        <w:t xml:space="preserve">в СЭД создается вручную). </w:t>
      </w:r>
    </w:p>
    <w:p w14:paraId="43AD7230" w14:textId="10337848" w:rsidR="005E5C0D" w:rsidRPr="00A10693" w:rsidRDefault="005E5C0D" w:rsidP="005E5C0D">
      <w:pPr>
        <w:pStyle w:val="afa"/>
        <w:autoSpaceDE w:val="0"/>
        <w:autoSpaceDN w:val="0"/>
        <w:adjustRightInd w:val="0"/>
        <w:spacing w:before="100" w:after="100" w:line="276" w:lineRule="auto"/>
        <w:ind w:left="936" w:firstLine="360"/>
        <w:rPr>
          <w:rFonts w:ascii="Arial" w:hAnsi="Arial" w:cs="Arial"/>
          <w:color w:val="000000"/>
        </w:rPr>
      </w:pPr>
      <w:r w:rsidRPr="00A10693">
        <w:rPr>
          <w:rFonts w:ascii="Arial" w:hAnsi="Arial" w:cs="Arial"/>
          <w:color w:val="000000"/>
        </w:rPr>
        <w:lastRenderedPageBreak/>
        <w:t xml:space="preserve">Сценарий 4: </w:t>
      </w:r>
      <w:r w:rsidR="00A821D8" w:rsidRPr="00A10693">
        <w:rPr>
          <w:rFonts w:ascii="Arial" w:hAnsi="Arial" w:cs="Arial"/>
          <w:color w:val="000000"/>
        </w:rPr>
        <w:t>Выполнение закупки МТР за наличный расчет.</w:t>
      </w:r>
    </w:p>
    <w:p w14:paraId="77F54A0F" w14:textId="751B2374" w:rsidR="00C763B1" w:rsidRPr="00A10693" w:rsidRDefault="00E15D98" w:rsidP="00C763B1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После совершения закупки за наличный расчет, подотчетно лицо готовит </w:t>
      </w:r>
      <w:r w:rsidR="00C763B1" w:rsidRPr="00A10693">
        <w:rPr>
          <w:rFonts w:ascii="Arial" w:hAnsi="Arial" w:cs="Arial"/>
          <w:color w:val="000000" w:themeColor="text1"/>
          <w:szCs w:val="24"/>
        </w:rPr>
        <w:t xml:space="preserve">пакет документов, </w:t>
      </w:r>
      <w:r w:rsidRPr="00A10693">
        <w:rPr>
          <w:rFonts w:ascii="Arial" w:hAnsi="Arial" w:cs="Arial"/>
          <w:color w:val="000000" w:themeColor="text1"/>
          <w:szCs w:val="24"/>
        </w:rPr>
        <w:t>подтверждающи</w:t>
      </w:r>
      <w:r w:rsidR="00C763B1" w:rsidRPr="00A10693">
        <w:rPr>
          <w:rFonts w:ascii="Arial" w:hAnsi="Arial" w:cs="Arial"/>
          <w:color w:val="000000" w:themeColor="text1"/>
          <w:szCs w:val="24"/>
        </w:rPr>
        <w:t>х</w:t>
      </w:r>
      <w:r w:rsidRPr="00A10693">
        <w:rPr>
          <w:rFonts w:ascii="Arial" w:hAnsi="Arial" w:cs="Arial"/>
          <w:color w:val="000000" w:themeColor="text1"/>
          <w:szCs w:val="24"/>
        </w:rPr>
        <w:t xml:space="preserve"> покупку </w:t>
      </w:r>
      <w:r w:rsidR="00C763B1" w:rsidRPr="00A10693">
        <w:rPr>
          <w:rFonts w:ascii="Arial" w:hAnsi="Arial" w:cs="Arial"/>
          <w:color w:val="000000" w:themeColor="text1"/>
          <w:szCs w:val="24"/>
        </w:rPr>
        <w:t>и передает его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C763B1" w:rsidRPr="00A10693">
        <w:rPr>
          <w:rFonts w:ascii="Arial" w:hAnsi="Arial" w:cs="Arial"/>
          <w:color w:val="000000" w:themeColor="text1"/>
          <w:szCs w:val="24"/>
        </w:rPr>
        <w:t>своему руководителю</w:t>
      </w:r>
      <w:r w:rsidRPr="00A10693">
        <w:rPr>
          <w:rFonts w:ascii="Arial" w:hAnsi="Arial" w:cs="Arial"/>
          <w:color w:val="000000" w:themeColor="text1"/>
          <w:szCs w:val="24"/>
        </w:rPr>
        <w:t xml:space="preserve">. </w:t>
      </w:r>
      <w:r w:rsidR="00C763B1" w:rsidRPr="00A10693">
        <w:rPr>
          <w:rFonts w:ascii="Arial" w:hAnsi="Arial" w:cs="Arial"/>
          <w:color w:val="000000" w:themeColor="text1"/>
          <w:szCs w:val="24"/>
        </w:rPr>
        <w:t xml:space="preserve">Если приобретенные подотчетным лицом МТР уже списаны, то вместе с пакетом документов передается акт на списание. </w:t>
      </w:r>
      <w:r w:rsidRPr="00A10693">
        <w:rPr>
          <w:rFonts w:ascii="Arial" w:hAnsi="Arial" w:cs="Arial"/>
          <w:color w:val="000000" w:themeColor="text1"/>
          <w:szCs w:val="24"/>
        </w:rPr>
        <w:t>Руководитель</w:t>
      </w:r>
      <w:r w:rsidR="00C763B1" w:rsidRPr="00A10693">
        <w:rPr>
          <w:rFonts w:ascii="Arial" w:hAnsi="Arial" w:cs="Arial"/>
          <w:color w:val="000000" w:themeColor="text1"/>
          <w:szCs w:val="24"/>
        </w:rPr>
        <w:t xml:space="preserve"> на основании полученных документов,</w:t>
      </w:r>
      <w:r w:rsidRPr="00A10693">
        <w:rPr>
          <w:rFonts w:ascii="Arial" w:hAnsi="Arial" w:cs="Arial"/>
          <w:color w:val="000000" w:themeColor="text1"/>
          <w:szCs w:val="24"/>
        </w:rPr>
        <w:t xml:space="preserve"> регистрирует в SAP</w:t>
      </w:r>
      <w:r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  <w:lang w:val="en-US"/>
        </w:rPr>
        <w:t>S</w:t>
      </w:r>
      <w:r w:rsidRPr="00A10693">
        <w:rPr>
          <w:rFonts w:ascii="Arial" w:hAnsi="Arial" w:cs="Arial"/>
        </w:rPr>
        <w:t>/4</w:t>
      </w:r>
      <w:r w:rsidRPr="00A10693">
        <w:rPr>
          <w:rFonts w:ascii="Arial" w:hAnsi="Arial" w:cs="Arial"/>
          <w:lang w:val="en-US"/>
        </w:rPr>
        <w:t>HANA</w:t>
      </w:r>
      <w:r w:rsidRPr="00A10693">
        <w:rPr>
          <w:rFonts w:ascii="Arial" w:hAnsi="Arial" w:cs="Arial"/>
        </w:rPr>
        <w:t xml:space="preserve"> системный документ</w:t>
      </w:r>
      <w:r w:rsidR="009A72A8" w:rsidRPr="00A10693">
        <w:rPr>
          <w:rFonts w:ascii="Arial" w:hAnsi="Arial" w:cs="Arial"/>
        </w:rPr>
        <w:t xml:space="preserve"> Заказ на поставку</w:t>
      </w:r>
      <w:r w:rsidRPr="00A10693">
        <w:rPr>
          <w:rFonts w:ascii="Arial" w:hAnsi="Arial" w:cs="Arial"/>
        </w:rPr>
        <w:t xml:space="preserve"> с </w:t>
      </w:r>
      <w:r w:rsidRPr="00A10693">
        <w:rPr>
          <w:rFonts w:ascii="Arial" w:hAnsi="Arial" w:cs="Arial"/>
          <w:color w:val="000000" w:themeColor="text1"/>
          <w:szCs w:val="24"/>
        </w:rPr>
        <w:t xml:space="preserve">видом </w:t>
      </w:r>
      <w:r w:rsidR="00A821D8" w:rsidRPr="00A10693">
        <w:rPr>
          <w:rFonts w:ascii="Arial" w:hAnsi="Arial" w:cs="Arial"/>
          <w:color w:val="000000" w:themeColor="text1"/>
          <w:szCs w:val="24"/>
        </w:rPr>
        <w:t>Закупка за наличный расчет</w:t>
      </w:r>
      <w:r w:rsidR="0037357D" w:rsidRPr="0037357D">
        <w:t xml:space="preserve"> </w:t>
      </w:r>
      <w:r w:rsidR="0037357D">
        <w:t xml:space="preserve">- </w:t>
      </w:r>
      <w:r w:rsidR="0037357D" w:rsidRPr="0037357D">
        <w:rPr>
          <w:rFonts w:ascii="Arial" w:hAnsi="Arial" w:cs="Arial"/>
          <w:color w:val="000000" w:themeColor="text1"/>
          <w:szCs w:val="24"/>
        </w:rPr>
        <w:t>ZNL «Заказ на пост. налич»</w:t>
      </w:r>
      <w:r w:rsidR="00A821D8" w:rsidRPr="00A10693">
        <w:rPr>
          <w:rFonts w:ascii="Arial" w:hAnsi="Arial" w:cs="Arial"/>
          <w:color w:val="000000" w:themeColor="text1"/>
          <w:szCs w:val="24"/>
        </w:rPr>
        <w:t>.</w:t>
      </w:r>
      <w:r w:rsidR="00C763B1" w:rsidRPr="00A10693">
        <w:rPr>
          <w:rFonts w:ascii="Arial" w:hAnsi="Arial" w:cs="Arial"/>
          <w:color w:val="000000" w:themeColor="text1"/>
          <w:szCs w:val="24"/>
        </w:rPr>
        <w:t xml:space="preserve"> </w:t>
      </w:r>
    </w:p>
    <w:p w14:paraId="3C943829" w14:textId="77777777" w:rsidR="005E7527" w:rsidRDefault="00C763B1" w:rsidP="005E7527">
      <w:pPr>
        <w:spacing w:after="240" w:line="276" w:lineRule="auto"/>
        <w:ind w:firstLine="708"/>
        <w:rPr>
          <w:ins w:id="757" w:author="Paramonova Elena" w:date="2021-03-18T16:22:00Z"/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Если предоставлен </w:t>
      </w:r>
      <w:r w:rsidR="00E15D98" w:rsidRPr="00A10693">
        <w:rPr>
          <w:rFonts w:ascii="Arial" w:hAnsi="Arial" w:cs="Arial"/>
          <w:color w:val="000000" w:themeColor="text1"/>
          <w:szCs w:val="24"/>
        </w:rPr>
        <w:t>акт списания</w:t>
      </w:r>
      <w:r w:rsidR="00967B11" w:rsidRPr="00A10693">
        <w:rPr>
          <w:rFonts w:ascii="Arial" w:hAnsi="Arial" w:cs="Arial"/>
          <w:color w:val="000000" w:themeColor="text1"/>
          <w:szCs w:val="24"/>
        </w:rPr>
        <w:t>,</w:t>
      </w:r>
      <w:r w:rsidR="00967B11">
        <w:rPr>
          <w:rFonts w:ascii="Arial" w:hAnsi="Arial" w:cs="Arial"/>
          <w:color w:val="000000" w:themeColor="text1"/>
          <w:szCs w:val="24"/>
        </w:rPr>
        <w:t xml:space="preserve"> то </w:t>
      </w:r>
      <w:r w:rsidRPr="00A10693">
        <w:rPr>
          <w:rFonts w:ascii="Arial" w:hAnsi="Arial" w:cs="Arial"/>
          <w:color w:val="000000" w:themeColor="text1"/>
          <w:szCs w:val="24"/>
        </w:rPr>
        <w:t>руководитель регистрирует в SAP</w:t>
      </w:r>
      <w:r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  <w:lang w:val="en-US"/>
        </w:rPr>
        <w:t>S</w:t>
      </w:r>
      <w:r w:rsidRPr="00A10693">
        <w:rPr>
          <w:rFonts w:ascii="Arial" w:hAnsi="Arial" w:cs="Arial"/>
        </w:rPr>
        <w:t>/4</w:t>
      </w:r>
      <w:r w:rsidR="00B679FC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  <w:lang w:val="en-US"/>
        </w:rPr>
        <w:t>HANA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967B11">
        <w:rPr>
          <w:rFonts w:ascii="Arial" w:hAnsi="Arial" w:cs="Arial"/>
          <w:color w:val="000000" w:themeColor="text1"/>
          <w:szCs w:val="24"/>
        </w:rPr>
        <w:t xml:space="preserve">документ </w:t>
      </w:r>
      <w:r w:rsidR="00967B11" w:rsidRPr="00A10693">
        <w:rPr>
          <w:rFonts w:ascii="Arial" w:hAnsi="Arial" w:cs="Arial"/>
          <w:color w:val="000000" w:themeColor="text1"/>
          <w:szCs w:val="24"/>
        </w:rPr>
        <w:t>списани</w:t>
      </w:r>
      <w:r w:rsidR="00967B11">
        <w:rPr>
          <w:rFonts w:ascii="Arial" w:hAnsi="Arial" w:cs="Arial"/>
          <w:color w:val="000000" w:themeColor="text1"/>
          <w:szCs w:val="24"/>
        </w:rPr>
        <w:t>я</w:t>
      </w:r>
      <w:r w:rsidR="00967B11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967B11">
        <w:rPr>
          <w:rFonts w:ascii="Arial" w:hAnsi="Arial" w:cs="Arial"/>
          <w:color w:val="000000" w:themeColor="text1"/>
          <w:szCs w:val="24"/>
        </w:rPr>
        <w:t>со ссылкой на</w:t>
      </w:r>
      <w:r w:rsidR="00967B11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>заказ на поставку за наличный расчет</w:t>
      </w:r>
      <w:r w:rsidR="0037357D">
        <w:rPr>
          <w:rFonts w:ascii="Arial" w:hAnsi="Arial" w:cs="Arial"/>
          <w:color w:val="000000" w:themeColor="text1"/>
          <w:szCs w:val="24"/>
        </w:rPr>
        <w:t>-</w:t>
      </w:r>
      <w:r w:rsidR="0037357D" w:rsidRPr="0037357D">
        <w:t xml:space="preserve"> </w:t>
      </w:r>
      <w:r w:rsidR="0037357D" w:rsidRPr="0037357D">
        <w:rPr>
          <w:rFonts w:ascii="Arial" w:hAnsi="Arial" w:cs="Arial"/>
          <w:color w:val="000000" w:themeColor="text1"/>
          <w:szCs w:val="24"/>
        </w:rPr>
        <w:t>ZNL «Заказ на пост. налич»</w:t>
      </w:r>
      <w:r w:rsidR="00E15D98" w:rsidRPr="00A10693">
        <w:rPr>
          <w:rFonts w:ascii="Arial" w:hAnsi="Arial" w:cs="Arial"/>
          <w:color w:val="000000" w:themeColor="text1"/>
          <w:szCs w:val="24"/>
        </w:rPr>
        <w:t xml:space="preserve">. </w:t>
      </w:r>
      <w:r w:rsidR="009A72A8" w:rsidRPr="00A10693">
        <w:rPr>
          <w:rFonts w:ascii="Arial" w:hAnsi="Arial" w:cs="Arial"/>
          <w:color w:val="000000" w:themeColor="text1"/>
          <w:szCs w:val="24"/>
        </w:rPr>
        <w:t xml:space="preserve">Если предполагается приемка МТР на склад, то кладовщик принимает МТР на основании заказа на поставку вида </w:t>
      </w:r>
      <w:r w:rsidR="00A821D8" w:rsidRPr="00A10693">
        <w:rPr>
          <w:rFonts w:ascii="Arial" w:hAnsi="Arial" w:cs="Arial"/>
          <w:color w:val="000000" w:themeColor="text1"/>
          <w:szCs w:val="24"/>
        </w:rPr>
        <w:t>Закупка за наличный расчет</w:t>
      </w:r>
      <w:r w:rsidR="009A72A8" w:rsidRPr="00A10693">
        <w:rPr>
          <w:rFonts w:ascii="Arial" w:hAnsi="Arial" w:cs="Arial"/>
          <w:color w:val="000000" w:themeColor="text1"/>
          <w:szCs w:val="24"/>
        </w:rPr>
        <w:t xml:space="preserve"> (</w:t>
      </w:r>
      <w:r w:rsidR="009A72A8" w:rsidRPr="00A10693">
        <w:rPr>
          <w:rFonts w:ascii="Arial" w:hAnsi="Arial" w:cs="Arial"/>
        </w:rPr>
        <w:t xml:space="preserve">в процессе ПП-10.07.03.01-ERP </w:t>
      </w:r>
      <w:r w:rsidR="00843A8C">
        <w:rPr>
          <w:rFonts w:ascii="Arial" w:hAnsi="Arial" w:cs="Arial"/>
        </w:rPr>
        <w:t>«</w:t>
      </w:r>
      <w:r w:rsidR="009A72A8" w:rsidRPr="00A10693">
        <w:rPr>
          <w:rFonts w:ascii="Arial" w:hAnsi="Arial" w:cs="Arial"/>
        </w:rPr>
        <w:t>Приемка и размещение МТР на склад</w:t>
      </w:r>
      <w:r w:rsidR="00843A8C">
        <w:rPr>
          <w:rFonts w:ascii="Arial" w:hAnsi="Arial" w:cs="Arial"/>
        </w:rPr>
        <w:t>»</w:t>
      </w:r>
      <w:r w:rsidR="009A72A8" w:rsidRPr="00A10693">
        <w:rPr>
          <w:rFonts w:ascii="Arial" w:hAnsi="Arial" w:cs="Arial"/>
        </w:rPr>
        <w:t xml:space="preserve">). </w:t>
      </w:r>
    </w:p>
    <w:p w14:paraId="7D2B00BA" w14:textId="5C83850D" w:rsidR="005E7527" w:rsidRDefault="005E7527" w:rsidP="005E7527">
      <w:pPr>
        <w:spacing w:after="240" w:line="276" w:lineRule="auto"/>
        <w:ind w:firstLine="708"/>
        <w:rPr>
          <w:ins w:id="758" w:author="Paramonova Elena" w:date="2021-03-18T16:22:00Z"/>
          <w:rFonts w:ascii="Arial" w:hAnsi="Arial" w:cs="Arial"/>
        </w:rPr>
      </w:pPr>
      <w:ins w:id="759" w:author="Paramonova Elena" w:date="2021-03-18T16:22:00Z">
        <w:r>
          <w:rPr>
            <w:rFonts w:ascii="Arial" w:hAnsi="Arial" w:cs="Arial"/>
          </w:rPr>
          <w:t xml:space="preserve">К сформированному документу движения материала ответственный сотрудник формирует приходный ордер (вид документа Приходный ордер в транзакции </w:t>
        </w:r>
        <w:r>
          <w:rPr>
            <w:rFonts w:ascii="Arial" w:hAnsi="Arial" w:cs="Arial"/>
            <w:lang w:val="en-US"/>
          </w:rPr>
          <w:t>MB</w:t>
        </w:r>
        <w:r w:rsidRPr="00057957">
          <w:rPr>
            <w:rFonts w:ascii="Arial" w:hAnsi="Arial" w:cs="Arial"/>
          </w:rPr>
          <w:t>90),</w:t>
        </w:r>
        <w:r>
          <w:rPr>
            <w:rFonts w:ascii="Arial" w:hAnsi="Arial" w:cs="Arial"/>
          </w:rPr>
          <w:t xml:space="preserve"> и первичные документы в бумажном виде передаются для сканирования во фронт офис. </w:t>
        </w:r>
      </w:ins>
    </w:p>
    <w:p w14:paraId="75C7D009" w14:textId="77777777" w:rsidR="005E7527" w:rsidRPr="006B5182" w:rsidRDefault="005E7527" w:rsidP="005E7527">
      <w:pPr>
        <w:spacing w:after="240" w:line="276" w:lineRule="auto"/>
        <w:ind w:firstLine="708"/>
        <w:rPr>
          <w:ins w:id="760" w:author="Paramonova Elena" w:date="2021-03-18T16:22:00Z"/>
          <w:rFonts w:ascii="Arial" w:hAnsi="Arial" w:cs="Arial"/>
        </w:rPr>
      </w:pPr>
      <w:ins w:id="761" w:author="Paramonova Elena" w:date="2021-03-18T16:22:00Z">
        <w:r>
          <w:rPr>
            <w:rFonts w:ascii="Arial" w:hAnsi="Arial" w:cs="Arial"/>
          </w:rPr>
          <w:t>После передачи приходного ордера в АСУ ЭДО, формируется задача по регистрации входящего счета сотруднику ГДСП. Далее входящий счет регистрируют сотрудники ГДСП (</w:t>
        </w:r>
        <w:r w:rsidRPr="004B3C1D">
          <w:rPr>
            <w:rFonts w:ascii="Arial" w:hAnsi="Arial" w:cs="Arial"/>
          </w:rPr>
          <w:t>группа документального сопровождения поставок</w:t>
        </w:r>
        <w:r>
          <w:rPr>
            <w:rFonts w:ascii="Arial" w:hAnsi="Arial" w:cs="Arial"/>
          </w:rPr>
          <w:t xml:space="preserve">). </w:t>
        </w:r>
      </w:ins>
    </w:p>
    <w:p w14:paraId="7B89CF16" w14:textId="6850EEE8" w:rsidR="00C763B1" w:rsidRPr="00A10693" w:rsidDel="005E7527" w:rsidRDefault="00C763B1" w:rsidP="008005EB">
      <w:pPr>
        <w:spacing w:after="240" w:line="276" w:lineRule="auto"/>
        <w:ind w:firstLine="567"/>
        <w:rPr>
          <w:del w:id="762" w:author="Paramonova Elena" w:date="2021-03-18T16:22:00Z"/>
          <w:rFonts w:ascii="Arial" w:hAnsi="Arial" w:cs="Arial"/>
        </w:rPr>
      </w:pPr>
    </w:p>
    <w:p w14:paraId="1927F728" w14:textId="26C03C9D" w:rsidR="001721B7" w:rsidRPr="00A10693" w:rsidRDefault="00C763B1" w:rsidP="001721B7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Для отражения </w:t>
      </w:r>
      <w:r w:rsidR="001721B7" w:rsidRPr="00A10693">
        <w:rPr>
          <w:rFonts w:ascii="Arial" w:hAnsi="Arial" w:cs="Arial"/>
        </w:rPr>
        <w:t>кредиторской задолженности</w:t>
      </w:r>
      <w:r w:rsidR="009A72A8" w:rsidRPr="00A10693">
        <w:rPr>
          <w:rFonts w:ascii="Arial" w:hAnsi="Arial" w:cs="Arial"/>
        </w:rPr>
        <w:t xml:space="preserve"> </w:t>
      </w:r>
      <w:del w:id="763" w:author="Paramonova Elena" w:date="2021-03-18T16:21:00Z">
        <w:r w:rsidR="001721B7" w:rsidRPr="00A10693" w:rsidDel="005E7527">
          <w:rPr>
            <w:rFonts w:ascii="Arial" w:hAnsi="Arial" w:cs="Arial"/>
          </w:rPr>
          <w:delText xml:space="preserve">руководитель </w:delText>
        </w:r>
      </w:del>
      <w:ins w:id="764" w:author="Paramonova Elena" w:date="2021-03-18T16:21:00Z">
        <w:r w:rsidR="005E7527">
          <w:rPr>
            <w:rFonts w:ascii="Arial" w:hAnsi="Arial" w:cs="Arial"/>
          </w:rPr>
          <w:t>сотрудник ГДСП</w:t>
        </w:r>
        <w:r w:rsidR="005E7527" w:rsidRPr="00A10693">
          <w:rPr>
            <w:rFonts w:ascii="Arial" w:hAnsi="Arial" w:cs="Arial"/>
          </w:rPr>
          <w:t xml:space="preserve"> </w:t>
        </w:r>
      </w:ins>
      <w:r w:rsidR="001721B7" w:rsidRPr="00A10693">
        <w:rPr>
          <w:rFonts w:ascii="Arial" w:hAnsi="Arial" w:cs="Arial"/>
        </w:rPr>
        <w:t>формирует системный документ</w:t>
      </w:r>
      <w:r w:rsidR="009A72A8" w:rsidRPr="00A10693">
        <w:rPr>
          <w:rFonts w:ascii="Arial" w:hAnsi="Arial" w:cs="Arial"/>
        </w:rPr>
        <w:t xml:space="preserve"> </w:t>
      </w:r>
      <w:r w:rsidR="009F5262" w:rsidRPr="00A10693">
        <w:rPr>
          <w:rFonts w:ascii="Arial" w:hAnsi="Arial" w:cs="Arial"/>
        </w:rPr>
        <w:t>В</w:t>
      </w:r>
      <w:r w:rsidR="009A72A8" w:rsidRPr="00A10693">
        <w:rPr>
          <w:rFonts w:ascii="Arial" w:hAnsi="Arial" w:cs="Arial"/>
        </w:rPr>
        <w:t xml:space="preserve">ходящий счет. </w:t>
      </w:r>
      <w:r w:rsidR="001721B7" w:rsidRPr="00A10693">
        <w:rPr>
          <w:rFonts w:ascii="Arial" w:hAnsi="Arial" w:cs="Arial"/>
        </w:rPr>
        <w:t xml:space="preserve">После регистрации </w:t>
      </w:r>
      <w:r w:rsidR="009F5262" w:rsidRPr="00A10693">
        <w:rPr>
          <w:rFonts w:ascii="Arial" w:hAnsi="Arial" w:cs="Arial"/>
        </w:rPr>
        <w:t>В</w:t>
      </w:r>
      <w:r w:rsidR="001721B7" w:rsidRPr="00A10693">
        <w:rPr>
          <w:rFonts w:ascii="Arial" w:hAnsi="Arial" w:cs="Arial"/>
        </w:rPr>
        <w:t xml:space="preserve">ходящего счета </w:t>
      </w:r>
      <w:ins w:id="765" w:author="Paramonova Elena" w:date="2021-03-18T16:20:00Z">
        <w:r w:rsidR="005E7527" w:rsidRPr="005E7527">
          <w:rPr>
            <w:rFonts w:ascii="Arial" w:hAnsi="Arial" w:cs="Arial"/>
          </w:rPr>
          <w:t>из SAP S/4 HANA печатается реестр документов со штр</w:t>
        </w:r>
        <w:r w:rsidR="005E7527">
          <w:rPr>
            <w:rFonts w:ascii="Arial" w:hAnsi="Arial" w:cs="Arial"/>
          </w:rPr>
          <w:t>их-кодом. Данный реестр докумен</w:t>
        </w:r>
        <w:r w:rsidR="005E7527" w:rsidRPr="005E7527">
          <w:rPr>
            <w:rFonts w:ascii="Arial" w:hAnsi="Arial" w:cs="Arial"/>
          </w:rPr>
          <w:t xml:space="preserve">тов со штрих-кодом </w:t>
        </w:r>
      </w:ins>
      <w:del w:id="766" w:author="Paramonova Elena" w:date="2021-03-18T16:21:00Z">
        <w:r w:rsidR="001721B7" w:rsidRPr="00A10693" w:rsidDel="005E7527">
          <w:rPr>
            <w:rFonts w:ascii="Arial" w:hAnsi="Arial" w:cs="Arial"/>
          </w:rPr>
          <w:delText xml:space="preserve">руководитель печатает из </w:delText>
        </w:r>
        <w:r w:rsidR="001721B7" w:rsidRPr="00A10693" w:rsidDel="005E7527">
          <w:rPr>
            <w:rFonts w:ascii="Arial" w:hAnsi="Arial" w:eastAsia="Calibri"/>
            <w:szCs w:val="28"/>
            <w:lang w:val="en-US"/>
          </w:rPr>
          <w:delText>SAP</w:delText>
        </w:r>
        <w:r w:rsidR="001721B7" w:rsidRPr="00A10693" w:rsidDel="005E7527">
          <w:rPr>
            <w:rFonts w:ascii="Arial" w:hAnsi="Arial" w:eastAsia="Calibri"/>
            <w:szCs w:val="28"/>
          </w:rPr>
          <w:delText xml:space="preserve"> </w:delText>
        </w:r>
        <w:r w:rsidR="001721B7" w:rsidRPr="00A10693" w:rsidDel="005E7527">
          <w:rPr>
            <w:rFonts w:ascii="Arial" w:hAnsi="Arial" w:eastAsia="Calibri"/>
            <w:szCs w:val="28"/>
            <w:lang w:val="en-US"/>
          </w:rPr>
          <w:delText>S</w:delText>
        </w:r>
        <w:r w:rsidR="001721B7" w:rsidRPr="00A10693" w:rsidDel="005E7527">
          <w:rPr>
            <w:rFonts w:ascii="Arial" w:hAnsi="Arial" w:eastAsia="Calibri"/>
            <w:szCs w:val="28"/>
          </w:rPr>
          <w:delText xml:space="preserve">/4 </w:delText>
        </w:r>
        <w:r w:rsidR="001721B7" w:rsidRPr="00A10693" w:rsidDel="005E7527">
          <w:rPr>
            <w:rFonts w:ascii="Arial" w:hAnsi="Arial" w:eastAsia="Calibri"/>
            <w:szCs w:val="28"/>
            <w:lang w:val="en-US"/>
          </w:rPr>
          <w:delText>HANA</w:delText>
        </w:r>
        <w:r w:rsidR="001721B7" w:rsidRPr="00A10693" w:rsidDel="005E7527">
          <w:rPr>
            <w:rFonts w:ascii="Arial" w:hAnsi="Arial" w:eastAsia="Calibri"/>
            <w:szCs w:val="28"/>
          </w:rPr>
          <w:delText xml:space="preserve"> штрих-код, автоматически сформированный в момент сохранения входящего счета).</w:delText>
        </w:r>
        <w:r w:rsidR="001721B7" w:rsidRPr="00A10693" w:rsidDel="005E7527">
          <w:rPr>
            <w:rFonts w:ascii="Arial" w:hAnsi="Arial" w:cs="Arial"/>
          </w:rPr>
          <w:delText xml:space="preserve"> Штрих-код </w:delText>
        </w:r>
      </w:del>
      <w:r w:rsidR="001721B7" w:rsidRPr="00A10693">
        <w:rPr>
          <w:rFonts w:ascii="Arial" w:hAnsi="Arial" w:cs="Arial"/>
        </w:rPr>
        <w:t xml:space="preserve">вместе с оригиналами или скан-копиями первичных расчетных документов </w:t>
      </w:r>
      <w:del w:id="767" w:author="Paramonova Elena" w:date="2021-03-18T16:21:00Z">
        <w:r w:rsidR="001721B7" w:rsidRPr="00A10693" w:rsidDel="005E7527">
          <w:rPr>
            <w:rFonts w:ascii="Arial" w:hAnsi="Arial" w:cs="Arial"/>
          </w:rPr>
          <w:delText xml:space="preserve">руководитель </w:delText>
        </w:r>
      </w:del>
      <w:r w:rsidR="001721B7" w:rsidRPr="00A10693">
        <w:rPr>
          <w:rFonts w:ascii="Arial" w:hAnsi="Arial" w:cs="Arial"/>
        </w:rPr>
        <w:t>передает</w:t>
      </w:r>
      <w:ins w:id="768" w:author="Paramonova Elena" w:date="2021-03-18T16:21:00Z">
        <w:r w:rsidR="005E7527">
          <w:rPr>
            <w:rFonts w:ascii="Arial" w:hAnsi="Arial" w:cs="Arial"/>
          </w:rPr>
          <w:t>ся</w:t>
        </w:r>
      </w:ins>
      <w:r w:rsidR="001721B7" w:rsidRPr="00A10693">
        <w:rPr>
          <w:rFonts w:ascii="Arial" w:hAnsi="Arial" w:cs="Arial"/>
        </w:rPr>
        <w:t xml:space="preserve"> во фронт-офис МФЦ. В процессе ПП-15.01.01.01 «Получение и обработка в МФЦ входящих первичных документов» сканы документов </w:t>
      </w:r>
      <w:r w:rsidR="00CB214E">
        <w:rPr>
          <w:rFonts w:ascii="Arial" w:hAnsi="Arial" w:cs="Arial"/>
        </w:rPr>
        <w:t>размещаются</w:t>
      </w:r>
      <w:r w:rsidR="00CB214E" w:rsidRPr="00A10693">
        <w:rPr>
          <w:rFonts w:ascii="Arial" w:hAnsi="Arial" w:cs="Arial"/>
        </w:rPr>
        <w:t xml:space="preserve"> </w:t>
      </w:r>
      <w:r w:rsidR="001721B7" w:rsidRPr="00A10693">
        <w:rPr>
          <w:rFonts w:ascii="Arial" w:hAnsi="Arial" w:cs="Arial"/>
        </w:rPr>
        <w:t xml:space="preserve">в </w:t>
      </w:r>
      <w:r w:rsidR="00CB214E" w:rsidRPr="00A10693">
        <w:rPr>
          <w:rFonts w:ascii="Arial" w:hAnsi="Arial" w:cs="Arial"/>
        </w:rPr>
        <w:t>электронн</w:t>
      </w:r>
      <w:r w:rsidR="00CB214E">
        <w:rPr>
          <w:rFonts w:ascii="Arial" w:hAnsi="Arial" w:cs="Arial"/>
        </w:rPr>
        <w:t>ом</w:t>
      </w:r>
      <w:r w:rsidR="00CB214E" w:rsidRPr="00A10693">
        <w:rPr>
          <w:rFonts w:ascii="Arial" w:hAnsi="Arial" w:cs="Arial"/>
        </w:rPr>
        <w:t xml:space="preserve"> </w:t>
      </w:r>
      <w:r w:rsidR="001721B7" w:rsidRPr="00A10693">
        <w:rPr>
          <w:rFonts w:ascii="Arial" w:hAnsi="Arial" w:cs="Arial"/>
        </w:rPr>
        <w:t>архив</w:t>
      </w:r>
      <w:r w:rsidR="00CB214E">
        <w:rPr>
          <w:rFonts w:ascii="Arial" w:hAnsi="Arial" w:cs="Arial"/>
        </w:rPr>
        <w:t>е</w:t>
      </w:r>
      <w:r w:rsidR="001721B7" w:rsidRPr="00A10693">
        <w:rPr>
          <w:rFonts w:ascii="Arial" w:hAnsi="Arial" w:cs="Arial"/>
        </w:rPr>
        <w:t xml:space="preserve"> с привязкой к системному документу Входящий счет (подробнее см. СОИ </w:t>
      </w:r>
      <w:del w:id="769" w:author="SintsovaMA" w:date="2021-03-22T17:23:00Z">
        <w:r w:rsidR="00D2138A" w:rsidDel="003F4990">
          <w:rPr>
            <w:rFonts w:ascii="Arial" w:hAnsi="Arial" w:cs="Arial"/>
          </w:rPr>
          <w:delText>ERP.9.</w:delText>
        </w:r>
        <w:r w:rsidR="00577418" w:rsidRPr="00577418" w:rsidDel="003F4990">
          <w:rPr>
            <w:rFonts w:ascii="Arial" w:hAnsi="Arial" w:cs="Arial"/>
          </w:rPr>
          <w:delText xml:space="preserve">6.5 </w:delText>
        </w:r>
      </w:del>
      <w:r w:rsidR="00577418" w:rsidRPr="00577418">
        <w:rPr>
          <w:rFonts w:ascii="Arial" w:hAnsi="Arial" w:cs="Arial"/>
        </w:rPr>
        <w:t>«Соглашение об интеграции с АСУ ЭДО»</w:t>
      </w:r>
      <w:r w:rsidR="001721B7" w:rsidRPr="00A10693">
        <w:rPr>
          <w:rFonts w:ascii="Arial" w:hAnsi="Arial" w:cs="Arial"/>
        </w:rPr>
        <w:t xml:space="preserve">). Бухгалтер МФЦ, открыв системный документ Входящий счет, по ссылке может просмотреть пакет первичных документов из электронного архива (подробнее см. СОИ </w:t>
      </w:r>
      <w:del w:id="770" w:author="SintsovaMA" w:date="2021-03-22T17:23:00Z">
        <w:r w:rsidR="00D2138A" w:rsidDel="003F4990">
          <w:rPr>
            <w:rFonts w:ascii="Arial" w:hAnsi="Arial" w:cs="Arial"/>
          </w:rPr>
          <w:delText>ERP.9.</w:delText>
        </w:r>
        <w:r w:rsidR="00577418" w:rsidRPr="00577418" w:rsidDel="003F4990">
          <w:rPr>
            <w:rFonts w:ascii="Arial" w:hAnsi="Arial" w:cs="Arial"/>
          </w:rPr>
          <w:delText xml:space="preserve">6.5 </w:delText>
        </w:r>
      </w:del>
      <w:r w:rsidR="00577418" w:rsidRPr="00577418">
        <w:rPr>
          <w:rFonts w:ascii="Arial" w:hAnsi="Arial" w:cs="Arial"/>
        </w:rPr>
        <w:t>«Соглашение об интеграции с АСУ ЭДО»</w:t>
      </w:r>
      <w:r w:rsidR="001721B7" w:rsidRPr="00A10693">
        <w:rPr>
          <w:rFonts w:ascii="Arial" w:hAnsi="Arial" w:cs="Arial"/>
        </w:rPr>
        <w:t>). Бухгалтер МФЦ проверив пакет документов, деблокирует входящий счет.</w:t>
      </w:r>
      <w:r w:rsidR="00B146FC" w:rsidRPr="00A10693">
        <w:rPr>
          <w:rFonts w:ascii="Arial" w:hAnsi="Arial" w:cs="Arial"/>
        </w:rPr>
        <w:t xml:space="preserve"> </w:t>
      </w:r>
    </w:p>
    <w:p w14:paraId="04DB35BF" w14:textId="3248F8A7" w:rsidR="00732420" w:rsidRPr="00A10693" w:rsidRDefault="00732420" w:rsidP="00732420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Общее описание бизнес-процесса ПП-10.04.04.01-ERP Управление обязательствами по закупке МТР (кроме допретензионной работы) приведено в таблице</w:t>
      </w:r>
      <w:r w:rsidR="001B5043" w:rsidRPr="00A10693">
        <w:rPr>
          <w:rFonts w:ascii="Arial" w:hAnsi="Arial" w:cs="Arial"/>
          <w:color w:val="000000" w:themeColor="text1"/>
          <w:szCs w:val="24"/>
        </w:rPr>
        <w:t>.</w:t>
      </w:r>
    </w:p>
    <w:p w14:paraId="3E640C55" w14:textId="77777777" w:rsidR="00B13A0D" w:rsidRDefault="00B13A0D">
      <w:pPr>
        <w:spacing w:after="200" w:line="276" w:lineRule="auto"/>
        <w:jc w:val="left"/>
        <w:rPr>
          <w:rFonts w:ascii="Arial" w:eastAsia="Calibri" w:hAnsi="Arial" w:cs="Arial"/>
          <w:b/>
          <w:sz w:val="22"/>
          <w:szCs w:val="24"/>
          <w:lang w:eastAsia="ru-RU"/>
        </w:rPr>
      </w:pPr>
      <w:bookmarkStart w:id="771" w:name="_Ref515895606"/>
      <w:bookmarkStart w:id="772" w:name="_Ref515895764"/>
      <w:r>
        <w:rPr>
          <w:rFonts w:ascii="Arial" w:hAnsi="Arial" w:cs="Arial"/>
          <w:b/>
          <w:sz w:val="22"/>
        </w:rPr>
        <w:br w:type="page"/>
      </w:r>
    </w:p>
    <w:p w14:paraId="68A98CAB" w14:textId="27311F16" w:rsidR="00732420" w:rsidRPr="00A10693" w:rsidRDefault="00732420" w:rsidP="00732420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10693">
        <w:rPr>
          <w:rFonts w:ascii="Arial" w:hAnsi="Arial" w:cs="Arial"/>
          <w:b/>
          <w:sz w:val="22"/>
        </w:rPr>
        <w:lastRenderedPageBreak/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9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rPr>
          <w:rFonts w:ascii="Arial" w:hAnsi="Arial" w:cs="Arial"/>
          <w:b/>
          <w:sz w:val="22"/>
        </w:rPr>
        <w:t xml:space="preserve">. Описание бизнес-процесса ПП-10.04.04.01-ERP </w:t>
      </w:r>
      <w:bookmarkEnd w:id="771"/>
      <w:r w:rsidRPr="00A10693">
        <w:rPr>
          <w:rFonts w:ascii="Arial" w:hAnsi="Arial" w:cs="Arial"/>
          <w:b/>
          <w:sz w:val="22"/>
        </w:rPr>
        <w:t>Управление обязательствами по закупке МТР (кроме допретензионной работы)</w:t>
      </w:r>
      <w:bookmarkEnd w:id="772"/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732420" w:rsidRPr="00A10693" w14:paraId="5B8AB373" w14:textId="77777777" w:rsidTr="00CA4600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4B86635F" w14:textId="77777777" w:rsidR="00732420" w:rsidRPr="00A10693" w:rsidRDefault="00732420" w:rsidP="00CA4600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7D9F18E3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ПП-10.04.04.01-ERP Управление обязательствами по закупке МТР (кроме допретензионной работы)</w:t>
            </w:r>
          </w:p>
        </w:tc>
      </w:tr>
      <w:tr w:rsidR="00732420" w:rsidRPr="00A10693" w14:paraId="728EFA26" w14:textId="77777777" w:rsidTr="00CA4600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73132DB2" w14:textId="77777777" w:rsidR="00732420" w:rsidRPr="00A10693" w:rsidRDefault="00732420" w:rsidP="00CA4600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  <w:vAlign w:val="bottom"/>
          </w:tcPr>
          <w:p w14:paraId="41CD0D96" w14:textId="1DD08722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 xml:space="preserve">Управление обязательствами по закупке МТР и регистрации кредиторской задолженности в </w:t>
            </w:r>
            <w:r w:rsidR="00A7402F" w:rsidRPr="00A10693">
              <w:rPr>
                <w:rFonts w:ascii="Arial" w:hAnsi="Arial" w:cs="Arial"/>
                <w:sz w:val="20"/>
                <w:szCs w:val="20"/>
                <w:lang w:val="en-US"/>
              </w:rPr>
              <w:t>SAP</w:t>
            </w:r>
            <w:r w:rsidR="00A7402F" w:rsidRPr="00A1069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7402F" w:rsidRPr="00A10693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="00A7402F" w:rsidRPr="00A10693">
              <w:rPr>
                <w:rFonts w:ascii="Arial" w:hAnsi="Arial" w:cs="Arial"/>
                <w:sz w:val="20"/>
                <w:szCs w:val="20"/>
              </w:rPr>
              <w:t>/4</w:t>
            </w:r>
            <w:r w:rsidR="00A7402F" w:rsidRPr="00A10693">
              <w:rPr>
                <w:rFonts w:ascii="Arial" w:hAnsi="Arial" w:cs="Arial"/>
                <w:sz w:val="20"/>
                <w:szCs w:val="20"/>
                <w:lang w:val="en-US"/>
              </w:rPr>
              <w:t>HANA</w:t>
            </w:r>
            <w:r w:rsidR="00A7402F" w:rsidRPr="00A1069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0693">
              <w:rPr>
                <w:rFonts w:ascii="Arial" w:hAnsi="Arial" w:cs="Arial"/>
                <w:sz w:val="20"/>
                <w:szCs w:val="20"/>
              </w:rPr>
              <w:t>(кроме допретензионной работы)</w:t>
            </w:r>
          </w:p>
        </w:tc>
      </w:tr>
      <w:tr w:rsidR="00732420" w:rsidRPr="00A10693" w14:paraId="0227722C" w14:textId="77777777" w:rsidTr="00CA4600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721F68A8" w14:textId="77777777" w:rsidR="00732420" w:rsidRPr="00A10693" w:rsidRDefault="00732420" w:rsidP="00CA4600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  <w:vAlign w:val="bottom"/>
          </w:tcPr>
          <w:p w14:paraId="39FEE1C1" w14:textId="5FF9E9D6" w:rsidR="00732420" w:rsidRPr="00A10693" w:rsidRDefault="00732420" w:rsidP="00283C6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 xml:space="preserve">Согласно регламента </w:t>
            </w:r>
            <w:r w:rsidRPr="00A10693">
              <w:t xml:space="preserve"> </w:t>
            </w:r>
            <w:del w:id="773" w:author="SintsovaMA" w:date="2021-03-22T17:23:00Z">
              <w:r w:rsidRPr="00A10693" w:rsidDel="003F4990">
                <w:rPr>
                  <w:rFonts w:ascii="Arial" w:hAnsi="Arial" w:cs="Arial"/>
                  <w:sz w:val="20"/>
                  <w:szCs w:val="20"/>
                </w:rPr>
                <w:delText>ERP.2.1_30_MM_</w:delText>
              </w:r>
            </w:del>
            <w:r w:rsidRPr="00A10693">
              <w:rPr>
                <w:rFonts w:ascii="Arial" w:hAnsi="Arial" w:cs="Arial"/>
                <w:sz w:val="20"/>
                <w:szCs w:val="20"/>
              </w:rPr>
              <w:t>Регламент по управлению обязательствами Поставщиков</w:t>
            </w:r>
          </w:p>
        </w:tc>
      </w:tr>
      <w:tr w:rsidR="00732420" w:rsidRPr="00A10693" w14:paraId="37351DBA" w14:textId="77777777" w:rsidTr="00CA460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3E53B948" w14:textId="77777777" w:rsidR="00732420" w:rsidRPr="00A10693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  <w:vAlign w:val="bottom"/>
          </w:tcPr>
          <w:p w14:paraId="2CF7DAF2" w14:textId="77777777" w:rsidR="00732420" w:rsidRPr="00A10693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ПП-10.04.03.02-ERP Заключение договора закупки</w:t>
            </w:r>
          </w:p>
          <w:p w14:paraId="3B9753F3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ПП-10.03.04-ERP Оперативное планирование обеспечения</w:t>
            </w:r>
          </w:p>
          <w:p w14:paraId="377C698B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ПП-10.07.02-ERP Планирование работы складской логистики</w:t>
            </w:r>
          </w:p>
          <w:p w14:paraId="3AE9D249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ПП-03.05.06-ERP Обработка в ERP первичных электронных документов при обмене с контрагентами</w:t>
            </w:r>
          </w:p>
        </w:tc>
      </w:tr>
      <w:tr w:rsidR="00732420" w:rsidRPr="00A10693" w14:paraId="4C1FF922" w14:textId="77777777" w:rsidTr="00CA460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0BC22EEE" w14:textId="77777777" w:rsidR="00732420" w:rsidRPr="00A10693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338F2971" w14:textId="77777777" w:rsidR="00732420" w:rsidRPr="00A10693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ПП-10.04.04.02-ERP Допретензионная работа по МТР</w:t>
            </w:r>
          </w:p>
          <w:p w14:paraId="1635AABF" w14:textId="77777777" w:rsidR="00732420" w:rsidRPr="00A10693" w:rsidRDefault="00732420" w:rsidP="00CA460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ПП-03.02.04.01-ERP Учет расчетов с дебиторами</w:t>
            </w:r>
          </w:p>
          <w:p w14:paraId="23E41AEF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ПП-03.03.01.01-ERP Закрытие дня</w:t>
            </w:r>
          </w:p>
          <w:p w14:paraId="00EA097C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ПП-03.02.03.01-ERP Учет расчетов c кредиторами</w:t>
            </w:r>
          </w:p>
          <w:p w14:paraId="2D7A988A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ПП-03.02.06.02-ERP Учет расчетов с подотчетными лицами по административно-хозяйственным нуждам</w:t>
            </w:r>
          </w:p>
          <w:p w14:paraId="533AAC57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ПП-03.02.02.02-ERP Распределение ТЗР и ценовых отклонений</w:t>
            </w:r>
          </w:p>
          <w:p w14:paraId="0CF27284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ПП-03.06.03.07-ERP Учёт косвенных налогов при импорте товаров из ЕАЭС</w:t>
            </w:r>
          </w:p>
        </w:tc>
      </w:tr>
      <w:tr w:rsidR="00732420" w:rsidRPr="00A10693" w14:paraId="04EAAC74" w14:textId="77777777" w:rsidTr="00CA460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01A57CA0" w14:textId="77777777" w:rsidR="00732420" w:rsidRPr="00A10693" w:rsidRDefault="00732420" w:rsidP="00CA4600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  <w:vAlign w:val="bottom"/>
          </w:tcPr>
          <w:p w14:paraId="44AAAF7C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Спецификация договора</w:t>
            </w:r>
          </w:p>
          <w:p w14:paraId="631B0C13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Запись журнала ЭПД</w:t>
            </w:r>
          </w:p>
          <w:p w14:paraId="1FAB2D04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Запрос на корректировку от сток-контролера</w:t>
            </w:r>
          </w:p>
        </w:tc>
      </w:tr>
      <w:tr w:rsidR="00732420" w:rsidRPr="00A10693" w14:paraId="4A7DAAE4" w14:textId="77777777" w:rsidTr="00CA460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39E681E2" w14:textId="77777777" w:rsidR="00732420" w:rsidRPr="00A10693" w:rsidRDefault="00732420" w:rsidP="00CA4600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229" w:type="dxa"/>
            <w:vAlign w:val="bottom"/>
          </w:tcPr>
          <w:p w14:paraId="5B11873A" w14:textId="77777777" w:rsidR="00732420" w:rsidRPr="00A10693" w:rsidRDefault="00732420" w:rsidP="00CA46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Документ КЗ (проведен)</w:t>
            </w:r>
          </w:p>
        </w:tc>
      </w:tr>
    </w:tbl>
    <w:p w14:paraId="5211B91B" w14:textId="77777777" w:rsidR="00732420" w:rsidRPr="00A10693" w:rsidRDefault="00732420" w:rsidP="00732420">
      <w:pPr>
        <w:rPr>
          <w:rFonts w:ascii="Arial" w:eastAsia="Calibri" w:hAnsi="Arial" w:cs="Arial"/>
          <w:color w:val="000000" w:themeColor="text1"/>
          <w:sz w:val="20"/>
          <w:szCs w:val="20"/>
        </w:rPr>
      </w:pPr>
      <w:r w:rsidRPr="00A10693">
        <w:rPr>
          <w:rFonts w:ascii="Arial" w:hAnsi="Arial" w:eastAsia="Calibri" w:cs="Arial"/>
          <w:color w:val="000000" w:themeColor="text1"/>
          <w:sz w:val="20"/>
          <w:szCs w:val="20"/>
        </w:rPr>
        <w:tab/>
      </w:r>
    </w:p>
    <w:p w14:paraId="49C7C549" w14:textId="77777777" w:rsidR="00F12C5F" w:rsidRPr="00A10693" w:rsidRDefault="00F12C5F" w:rsidP="00F8304C">
      <w:pPr>
        <w:spacing w:line="276" w:lineRule="auto"/>
        <w:ind w:left="708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  <w:color w:val="000000" w:themeColor="text1"/>
          <w:szCs w:val="24"/>
        </w:rPr>
        <w:t>Схема в Aris:</w:t>
      </w:r>
      <w:r w:rsidRPr="00F8304C" w:rsidDel="00F12C5F">
        <w:rPr>
          <w:rFonts w:ascii="Arial" w:hAnsi="Arial" w:cs="Arial"/>
          <w:color w:val="000000" w:themeColor="text1"/>
          <w:szCs w:val="24"/>
        </w:rPr>
        <w:t xml:space="preserve"> </w:t>
      </w:r>
      <w:r w:rsidRPr="00F8304C">
        <w:rPr>
          <w:rFonts w:ascii="Arial" w:hAnsi="Arial" w:cs="Arial"/>
          <w:color w:val="000000" w:themeColor="text1"/>
          <w:szCs w:val="24"/>
        </w:rPr>
        <w:t>см. Приложение 1</w:t>
      </w:r>
    </w:p>
    <w:p w14:paraId="6C2F5999" w14:textId="77777777" w:rsidR="00B13A0D" w:rsidRDefault="00B13A0D">
      <w:pPr>
        <w:spacing w:after="200" w:line="276" w:lineRule="auto"/>
        <w:jc w:val="left"/>
        <w:rPr>
          <w:rFonts w:ascii="Arial" w:eastAsia="Calibri" w:hAnsi="Arial"/>
          <w:b/>
          <w:caps/>
          <w:sz w:val="20"/>
          <w:szCs w:val="20"/>
        </w:rPr>
      </w:pPr>
      <w:r>
        <w:br w:type="page"/>
      </w:r>
    </w:p>
    <w:p w14:paraId="1A77ED9E" w14:textId="2E5ACB20" w:rsidR="00C56A0E" w:rsidRPr="00A10693" w:rsidRDefault="00C56A0E" w:rsidP="00D01C7D">
      <w:pPr>
        <w:pStyle w:val="3"/>
      </w:pPr>
      <w:bookmarkStart w:id="774" w:name="_Toc64879343"/>
      <w:r w:rsidRPr="00A10693">
        <w:lastRenderedPageBreak/>
        <w:t>Описание бизнес-процесса ПП-10.04.04.02-ERP Допретензионая работа по МТР.</w:t>
      </w:r>
      <w:bookmarkEnd w:id="774"/>
    </w:p>
    <w:p w14:paraId="1008F526" w14:textId="4D2C6A4A" w:rsidR="00C56A0E" w:rsidRPr="00A10693" w:rsidRDefault="00C56A0E" w:rsidP="00C56A0E">
      <w:pPr>
        <w:spacing w:line="276" w:lineRule="auto"/>
        <w:ind w:left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 рамках процесса </w:t>
      </w:r>
      <w:r w:rsidR="00A73818" w:rsidRPr="00A10693">
        <w:rPr>
          <w:rFonts w:ascii="Arial" w:hAnsi="Arial" w:cs="Arial"/>
          <w:color w:val="000000" w:themeColor="text1"/>
          <w:szCs w:val="24"/>
        </w:rPr>
        <w:t>возможны</w:t>
      </w:r>
      <w:r w:rsidRPr="00A10693">
        <w:rPr>
          <w:rFonts w:ascii="Arial" w:hAnsi="Arial" w:cs="Arial"/>
          <w:color w:val="000000" w:themeColor="text1"/>
          <w:szCs w:val="24"/>
        </w:rPr>
        <w:t xml:space="preserve"> следующие сценари</w:t>
      </w:r>
      <w:r w:rsidR="00A73818" w:rsidRPr="00A10693">
        <w:rPr>
          <w:rFonts w:ascii="Arial" w:hAnsi="Arial" w:cs="Arial"/>
          <w:color w:val="000000" w:themeColor="text1"/>
          <w:szCs w:val="24"/>
        </w:rPr>
        <w:t>и</w:t>
      </w:r>
      <w:r w:rsidRPr="00A10693">
        <w:rPr>
          <w:rFonts w:ascii="Arial" w:hAnsi="Arial" w:cs="Arial"/>
          <w:color w:val="000000" w:themeColor="text1"/>
          <w:szCs w:val="24"/>
        </w:rPr>
        <w:t>:</w:t>
      </w:r>
    </w:p>
    <w:p w14:paraId="631D59B4" w14:textId="77777777" w:rsidR="00C56A0E" w:rsidRPr="00A10693" w:rsidRDefault="00C56A0E" w:rsidP="00C56A0E">
      <w:pPr>
        <w:spacing w:line="276" w:lineRule="auto"/>
        <w:ind w:left="708"/>
        <w:rPr>
          <w:rFonts w:ascii="Arial" w:hAnsi="Arial" w:cs="Arial"/>
          <w:color w:val="000000" w:themeColor="text1"/>
          <w:szCs w:val="24"/>
        </w:rPr>
      </w:pPr>
    </w:p>
    <w:p w14:paraId="03FA1D64" w14:textId="3A2C494B" w:rsidR="00C56A0E" w:rsidRPr="00A10693" w:rsidRDefault="00834C8F" w:rsidP="00834C8F">
      <w:pPr>
        <w:pStyle w:val="afa"/>
        <w:spacing w:line="276" w:lineRule="auto"/>
        <w:ind w:left="106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Сценарий 1: </w:t>
      </w:r>
      <w:r w:rsidR="00C56A0E" w:rsidRPr="00A10693">
        <w:rPr>
          <w:rFonts w:ascii="Arial" w:hAnsi="Arial" w:cs="Arial"/>
          <w:color w:val="000000" w:themeColor="text1"/>
          <w:szCs w:val="24"/>
        </w:rPr>
        <w:t>Получение корректных первичных документов от поставщика</w:t>
      </w:r>
    </w:p>
    <w:p w14:paraId="7D2AD44D" w14:textId="543F0EF5" w:rsidR="00C56A0E" w:rsidRPr="00A10693" w:rsidRDefault="00834C8F" w:rsidP="00834C8F">
      <w:pPr>
        <w:pStyle w:val="afa"/>
        <w:spacing w:line="276" w:lineRule="auto"/>
        <w:ind w:left="106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Сценарий 2: </w:t>
      </w:r>
      <w:r w:rsidR="00C56A0E" w:rsidRPr="00A10693">
        <w:rPr>
          <w:rFonts w:ascii="Arial" w:hAnsi="Arial" w:cs="Arial"/>
          <w:color w:val="000000" w:themeColor="text1"/>
          <w:szCs w:val="24"/>
        </w:rPr>
        <w:t>Допретензионная работа с поставщиком</w:t>
      </w:r>
    </w:p>
    <w:p w14:paraId="2359B7B4" w14:textId="56D3764F" w:rsidR="00C56A0E" w:rsidRPr="00A10693" w:rsidRDefault="00C56A0E" w:rsidP="00C56A0E">
      <w:pPr>
        <w:spacing w:line="276" w:lineRule="auto"/>
        <w:rPr>
          <w:rFonts w:ascii="Arial" w:hAnsi="Arial" w:cs="Arial"/>
          <w:color w:val="000000" w:themeColor="text1"/>
          <w:szCs w:val="24"/>
        </w:rPr>
      </w:pPr>
    </w:p>
    <w:p w14:paraId="2A357AEC" w14:textId="0E4F7A3A" w:rsidR="00A73818" w:rsidRPr="00A10693" w:rsidRDefault="00C56A0E" w:rsidP="00A73818">
      <w:pPr>
        <w:spacing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Сценарий 1. </w:t>
      </w:r>
      <w:r w:rsidR="00A73818" w:rsidRPr="00A10693">
        <w:rPr>
          <w:rFonts w:ascii="Arial" w:hAnsi="Arial" w:cs="Arial"/>
          <w:color w:val="000000" w:themeColor="text1"/>
          <w:szCs w:val="24"/>
        </w:rPr>
        <w:t>Получение корректных первичных документов от поставщика (вне SAP S/4HANA).</w:t>
      </w:r>
    </w:p>
    <w:p w14:paraId="0FE44E4D" w14:textId="77777777" w:rsidR="00A73818" w:rsidRPr="00A10693" w:rsidRDefault="00A73818" w:rsidP="00C56A0E">
      <w:pPr>
        <w:spacing w:line="276" w:lineRule="auto"/>
        <w:rPr>
          <w:rFonts w:ascii="Arial" w:hAnsi="Arial" w:cs="Arial"/>
          <w:color w:val="000000" w:themeColor="text1"/>
          <w:szCs w:val="24"/>
        </w:rPr>
      </w:pPr>
    </w:p>
    <w:p w14:paraId="096EA6AB" w14:textId="205D94F9" w:rsidR="00C56A0E" w:rsidRPr="00A10693" w:rsidRDefault="00C56A0E" w:rsidP="00A73818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Бухгалтер МФЦ проверяет пакет расчетных документов, полученных от менеджера по сопровождению договора</w:t>
      </w:r>
      <w:r w:rsidR="00967B11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>и</w:t>
      </w:r>
      <w:r w:rsidR="00967B11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в случае обнаружения ошибки, уведомляет менеджера по сопровождению договора о необходимости запросить у Поставщика недостающие/исправленные первичные документы. После получения первичных документов менеджер по сопровождению договора передает их во фро</w:t>
      </w:r>
      <w:r w:rsidR="00CC0D9A" w:rsidRPr="00A10693">
        <w:rPr>
          <w:rFonts w:ascii="Arial" w:hAnsi="Arial" w:cs="Arial"/>
          <w:color w:val="000000" w:themeColor="text1"/>
          <w:szCs w:val="24"/>
        </w:rPr>
        <w:t>н</w:t>
      </w:r>
      <w:r w:rsidRPr="00A10693">
        <w:rPr>
          <w:rFonts w:ascii="Arial" w:hAnsi="Arial" w:cs="Arial"/>
          <w:color w:val="000000" w:themeColor="text1"/>
          <w:szCs w:val="24"/>
        </w:rPr>
        <w:t>т-офис</w:t>
      </w:r>
      <w:r w:rsidR="009F5262" w:rsidRPr="00A10693">
        <w:rPr>
          <w:rFonts w:ascii="Arial" w:hAnsi="Arial" w:cs="Arial"/>
          <w:color w:val="000000" w:themeColor="text1"/>
          <w:szCs w:val="24"/>
        </w:rPr>
        <w:t xml:space="preserve"> МФЦ</w:t>
      </w:r>
      <w:r w:rsidRPr="00A10693">
        <w:rPr>
          <w:rFonts w:ascii="Arial" w:hAnsi="Arial" w:cs="Arial"/>
          <w:color w:val="000000" w:themeColor="text1"/>
          <w:szCs w:val="24"/>
        </w:rPr>
        <w:t>.</w:t>
      </w:r>
    </w:p>
    <w:p w14:paraId="79F42553" w14:textId="0CD695C6" w:rsidR="00C56A0E" w:rsidRPr="00A10693" w:rsidRDefault="00C56A0E" w:rsidP="00C56A0E">
      <w:pPr>
        <w:spacing w:line="276" w:lineRule="auto"/>
        <w:rPr>
          <w:rFonts w:ascii="Arial" w:hAnsi="Arial" w:cs="Arial"/>
          <w:color w:val="000000" w:themeColor="text1"/>
          <w:szCs w:val="24"/>
        </w:rPr>
      </w:pPr>
    </w:p>
    <w:p w14:paraId="2F030776" w14:textId="13EEAC7D" w:rsidR="00A73818" w:rsidRPr="00A10693" w:rsidRDefault="00C56A0E" w:rsidP="00A73818">
      <w:pPr>
        <w:spacing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Сценарий 2. </w:t>
      </w:r>
      <w:r w:rsidR="00A73818" w:rsidRPr="00A10693">
        <w:rPr>
          <w:rFonts w:ascii="Arial" w:hAnsi="Arial" w:cs="Arial"/>
          <w:color w:val="000000" w:themeColor="text1"/>
          <w:szCs w:val="24"/>
        </w:rPr>
        <w:t>Допретензионная работа с поставщиком (вне SAP S/4HANA).</w:t>
      </w:r>
    </w:p>
    <w:p w14:paraId="4CB5142F" w14:textId="47D430E0" w:rsidR="00724272" w:rsidRPr="00A10693" w:rsidRDefault="00A73818" w:rsidP="00121407">
      <w:pPr>
        <w:spacing w:line="276" w:lineRule="auto"/>
        <w:ind w:firstLine="567"/>
        <w:rPr>
          <w:rFonts w:ascii="Arial" w:eastAsia="Calibri" w:hAnsi="Arial" w:cs="Arial"/>
          <w:i/>
          <w:color w:val="000000" w:themeColor="text1"/>
          <w:sz w:val="20"/>
          <w:szCs w:val="20"/>
        </w:rPr>
      </w:pPr>
      <w:r w:rsidRPr="00A10693">
        <w:rPr>
          <w:rFonts w:ascii="Arial" w:hAnsi="Arial" w:eastAsia="Calibri"/>
          <w:szCs w:val="28"/>
        </w:rPr>
        <w:t xml:space="preserve">Менеджер по сопровождению </w:t>
      </w:r>
      <w:r w:rsidRPr="00A10693">
        <w:rPr>
          <w:rFonts w:ascii="Arial" w:hAnsi="Arial"/>
          <w:szCs w:val="28"/>
        </w:rPr>
        <w:t>договора</w:t>
      </w:r>
      <w:r w:rsidRPr="00A10693">
        <w:rPr>
          <w:rFonts w:ascii="Arial" w:hAnsi="Arial" w:eastAsia="Calibri"/>
          <w:szCs w:val="28"/>
        </w:rPr>
        <w:t xml:space="preserve"> в случае выявления отклонений, </w:t>
      </w:r>
      <w:r w:rsidR="00231ED4" w:rsidRPr="00A10693">
        <w:rPr>
          <w:rFonts w:ascii="Arial" w:hAnsi="Arial" w:eastAsia="Calibri"/>
          <w:szCs w:val="28"/>
        </w:rPr>
        <w:t>возникши</w:t>
      </w:r>
      <w:r w:rsidR="009F5262" w:rsidRPr="00A10693">
        <w:rPr>
          <w:rFonts w:ascii="Arial" w:hAnsi="Arial" w:eastAsia="Calibri"/>
          <w:szCs w:val="28"/>
        </w:rPr>
        <w:t>х</w:t>
      </w:r>
      <w:r w:rsidRPr="00A10693">
        <w:rPr>
          <w:rFonts w:ascii="Arial" w:hAnsi="Arial" w:eastAsia="Calibri"/>
          <w:szCs w:val="28"/>
        </w:rPr>
        <w:t xml:space="preserve"> в процессах ПП-10.07.03.01</w:t>
      </w:r>
      <w:r w:rsidR="00F33468" w:rsidRPr="00A10693">
        <w:rPr>
          <w:rFonts w:ascii="Arial" w:hAnsi="Arial" w:eastAsia="Calibri"/>
          <w:szCs w:val="28"/>
        </w:rPr>
        <w:t>-</w:t>
      </w:r>
      <w:r w:rsidR="00F33468" w:rsidRPr="00A10693">
        <w:rPr>
          <w:rFonts w:ascii="Arial" w:hAnsi="Arial" w:eastAsia="Calibri"/>
          <w:szCs w:val="28"/>
          <w:lang w:val="en-US"/>
        </w:rPr>
        <w:t>ERP</w:t>
      </w:r>
      <w:r w:rsidRPr="00A10693">
        <w:rPr>
          <w:rFonts w:ascii="Arial" w:hAnsi="Arial" w:eastAsia="Calibri"/>
          <w:szCs w:val="28"/>
        </w:rPr>
        <w:t xml:space="preserve"> Приемка и размещение МТР на складе, ПП-10.07.04.01</w:t>
      </w:r>
      <w:r w:rsidR="00F33468" w:rsidRPr="00A10693">
        <w:rPr>
          <w:rFonts w:ascii="Arial" w:hAnsi="Arial" w:eastAsia="Calibri"/>
          <w:szCs w:val="28"/>
        </w:rPr>
        <w:t xml:space="preserve">-ERP </w:t>
      </w:r>
      <w:r w:rsidRPr="00A10693">
        <w:rPr>
          <w:rFonts w:ascii="Arial" w:hAnsi="Arial" w:eastAsia="Calibri"/>
          <w:szCs w:val="28"/>
        </w:rPr>
        <w:t xml:space="preserve">Приемка и размещение МТР на складе (WMS) либо </w:t>
      </w:r>
      <w:r w:rsidR="00121407" w:rsidRPr="00A10693">
        <w:rPr>
          <w:rFonts w:ascii="Arial" w:hAnsi="Arial" w:eastAsia="Calibri"/>
          <w:szCs w:val="28"/>
        </w:rPr>
        <w:t>из</w:t>
      </w:r>
      <w:r w:rsidRPr="00A10693">
        <w:rPr>
          <w:rFonts w:ascii="Arial" w:hAnsi="Arial" w:eastAsia="Calibri"/>
          <w:szCs w:val="28"/>
        </w:rPr>
        <w:t xml:space="preserve"> процесс</w:t>
      </w:r>
      <w:r w:rsidR="00121407" w:rsidRPr="00A10693">
        <w:rPr>
          <w:rFonts w:ascii="Arial" w:hAnsi="Arial" w:eastAsia="Calibri"/>
          <w:szCs w:val="28"/>
        </w:rPr>
        <w:t>а</w:t>
      </w:r>
      <w:r w:rsidR="00724272" w:rsidRPr="00A10693">
        <w:rPr>
          <w:rFonts w:ascii="Arial" w:hAnsi="Arial" w:eastAsia="Calibri"/>
          <w:szCs w:val="28"/>
        </w:rPr>
        <w:t xml:space="preserve"> ПП-10.04.04.04.01-</w:t>
      </w:r>
      <w:r w:rsidR="000737DA" w:rsidRPr="00A10693">
        <w:rPr>
          <w:rFonts w:ascii="Arial" w:hAnsi="Arial" w:eastAsia="Calibri"/>
          <w:szCs w:val="28"/>
        </w:rPr>
        <w:t>ERP Управление</w:t>
      </w:r>
      <w:r w:rsidR="00724272" w:rsidRPr="00A10693">
        <w:rPr>
          <w:rFonts w:ascii="Arial" w:hAnsi="Arial" w:eastAsia="Calibri"/>
          <w:szCs w:val="28"/>
        </w:rPr>
        <w:t xml:space="preserve"> обязательствами по закупке МТР (кроме допретензионной работы)</w:t>
      </w:r>
      <w:r w:rsidR="00121407" w:rsidRPr="00A10693">
        <w:rPr>
          <w:rFonts w:ascii="Arial" w:hAnsi="Arial" w:eastAsia="Calibri"/>
          <w:szCs w:val="28"/>
        </w:rPr>
        <w:t xml:space="preserve">, </w:t>
      </w:r>
      <w:r w:rsidR="00967B11">
        <w:rPr>
          <w:rFonts w:ascii="Arial" w:hAnsi="Arial" w:eastAsia="Calibri"/>
          <w:szCs w:val="28"/>
        </w:rPr>
        <w:t xml:space="preserve">вне системы </w:t>
      </w:r>
      <w:r w:rsidR="00121407" w:rsidRPr="00A10693">
        <w:rPr>
          <w:rFonts w:ascii="Arial" w:hAnsi="Arial" w:eastAsia="Calibri"/>
          <w:szCs w:val="28"/>
        </w:rPr>
        <w:t>подготавливает уведомление Поставщику о выявленных фактах неисполнения или ненадлежащего исполнения обязательств по Договор</w:t>
      </w:r>
      <w:r w:rsidR="009F5262" w:rsidRPr="00A10693">
        <w:rPr>
          <w:rFonts w:ascii="Arial" w:hAnsi="Arial" w:eastAsia="Calibri"/>
          <w:szCs w:val="28"/>
        </w:rPr>
        <w:t>у</w:t>
      </w:r>
      <w:r w:rsidR="00121407" w:rsidRPr="00A10693">
        <w:rPr>
          <w:rFonts w:ascii="Arial" w:hAnsi="Arial" w:eastAsia="Calibri"/>
          <w:szCs w:val="28"/>
        </w:rPr>
        <w:t>. Уведомление направляется Поставщику любым доступным способом.</w:t>
      </w:r>
    </w:p>
    <w:p w14:paraId="701BAFFE" w14:textId="77777777" w:rsidR="00121407" w:rsidRPr="00A10693" w:rsidRDefault="00A73818" w:rsidP="00121407">
      <w:pPr>
        <w:spacing w:before="240" w:after="240" w:line="276" w:lineRule="auto"/>
        <w:ind w:firstLine="567"/>
        <w:rPr>
          <w:rFonts w:ascii="Arial" w:eastAsia="Calibri" w:hAnsi="Arial"/>
          <w:szCs w:val="28"/>
        </w:rPr>
      </w:pPr>
      <w:r w:rsidRPr="00A10693">
        <w:rPr>
          <w:rFonts w:ascii="Arial" w:hAnsi="Arial" w:eastAsia="Calibri"/>
          <w:szCs w:val="28"/>
        </w:rPr>
        <w:t xml:space="preserve"> </w:t>
      </w:r>
      <w:r w:rsidR="00121407" w:rsidRPr="00A10693">
        <w:rPr>
          <w:rFonts w:ascii="Arial" w:hAnsi="Arial" w:eastAsia="Calibri"/>
          <w:szCs w:val="28"/>
        </w:rPr>
        <w:t xml:space="preserve">В случае получения ответа от Поставщика Менеджер по сопровождению </w:t>
      </w:r>
      <w:r w:rsidR="00121407" w:rsidRPr="00A10693">
        <w:rPr>
          <w:rFonts w:ascii="Arial" w:hAnsi="Arial"/>
          <w:szCs w:val="28"/>
        </w:rPr>
        <w:t>договора</w:t>
      </w:r>
      <w:r w:rsidR="00121407" w:rsidRPr="00A10693">
        <w:rPr>
          <w:rFonts w:ascii="Arial" w:hAnsi="Arial" w:eastAsia="Calibri"/>
          <w:szCs w:val="28"/>
        </w:rPr>
        <w:t xml:space="preserve"> разрабатывает варианты и сроки урегулирования разногласий (при необходимости привлекая Планировщика потребности). </w:t>
      </w:r>
    </w:p>
    <w:p w14:paraId="5D4A864E" w14:textId="7540A33E" w:rsidR="00121407" w:rsidRPr="00A10693" w:rsidRDefault="00121407" w:rsidP="00121407">
      <w:pPr>
        <w:spacing w:before="240" w:after="240" w:line="276" w:lineRule="auto"/>
        <w:ind w:firstLine="567"/>
        <w:rPr>
          <w:rFonts w:ascii="Arial" w:eastAsia="Calibri" w:hAnsi="Arial"/>
          <w:szCs w:val="28"/>
        </w:rPr>
      </w:pPr>
      <w:r w:rsidRPr="00A10693">
        <w:rPr>
          <w:rFonts w:ascii="Arial" w:hAnsi="Arial" w:eastAsia="Calibri"/>
          <w:szCs w:val="28"/>
        </w:rPr>
        <w:t>Возможные варианты урегулирования разногласий:</w:t>
      </w:r>
    </w:p>
    <w:p w14:paraId="05943830" w14:textId="77777777" w:rsidR="00121407" w:rsidRPr="00A10693" w:rsidRDefault="00121407" w:rsidP="00766F6C">
      <w:pPr>
        <w:pStyle w:val="1c"/>
        <w:numPr>
          <w:ilvl w:val="0"/>
          <w:numId w:val="27"/>
        </w:numPr>
        <w:spacing w:after="120" w:afterAutospacing="0" w:line="276" w:lineRule="auto"/>
        <w:rPr>
          <w:rFonts w:cs="Arial"/>
        </w:rPr>
      </w:pPr>
      <w:r w:rsidRPr="00A10693">
        <w:rPr>
          <w:rFonts w:cs="Arial"/>
        </w:rPr>
        <w:t>замена Несоответствующих МТР;</w:t>
      </w:r>
    </w:p>
    <w:p w14:paraId="223C4EE6" w14:textId="77777777" w:rsidR="00121407" w:rsidRPr="00A10693" w:rsidRDefault="00121407" w:rsidP="00766F6C">
      <w:pPr>
        <w:pStyle w:val="1c"/>
        <w:numPr>
          <w:ilvl w:val="0"/>
          <w:numId w:val="27"/>
        </w:numPr>
        <w:spacing w:after="120" w:afterAutospacing="0" w:line="276" w:lineRule="auto"/>
        <w:rPr>
          <w:rFonts w:cs="Arial"/>
        </w:rPr>
      </w:pPr>
      <w:r w:rsidRPr="00A10693">
        <w:rPr>
          <w:rFonts w:cs="Arial"/>
        </w:rPr>
        <w:t>допоставка МТР;</w:t>
      </w:r>
    </w:p>
    <w:p w14:paraId="7EAB8FA3" w14:textId="77777777" w:rsidR="00121407" w:rsidRPr="00A10693" w:rsidRDefault="00121407" w:rsidP="00766F6C">
      <w:pPr>
        <w:pStyle w:val="1c"/>
        <w:numPr>
          <w:ilvl w:val="0"/>
          <w:numId w:val="27"/>
        </w:numPr>
        <w:spacing w:after="120" w:afterAutospacing="0" w:line="276" w:lineRule="auto"/>
        <w:rPr>
          <w:rFonts w:cs="Arial"/>
        </w:rPr>
      </w:pPr>
      <w:r w:rsidRPr="00A10693">
        <w:rPr>
          <w:rFonts w:cs="Arial"/>
        </w:rPr>
        <w:t>обратная реализация МТР;</w:t>
      </w:r>
    </w:p>
    <w:p w14:paraId="16B2685D" w14:textId="77777777" w:rsidR="00121407" w:rsidRPr="00A10693" w:rsidRDefault="00121407" w:rsidP="00766F6C">
      <w:pPr>
        <w:pStyle w:val="1c"/>
        <w:numPr>
          <w:ilvl w:val="0"/>
          <w:numId w:val="27"/>
        </w:numPr>
        <w:spacing w:after="120" w:afterAutospacing="0" w:line="276" w:lineRule="auto"/>
        <w:rPr>
          <w:rFonts w:cs="Arial"/>
        </w:rPr>
      </w:pPr>
      <w:r w:rsidRPr="00A10693">
        <w:rPr>
          <w:rFonts w:cs="Arial"/>
        </w:rPr>
        <w:t>устранение недостатков на месте приемки или эксплуатации МТР (площадке Заказчика);</w:t>
      </w:r>
    </w:p>
    <w:p w14:paraId="555A6CE9" w14:textId="77777777" w:rsidR="00121407" w:rsidRPr="00A10693" w:rsidRDefault="00121407" w:rsidP="00766F6C">
      <w:pPr>
        <w:pStyle w:val="1c"/>
        <w:numPr>
          <w:ilvl w:val="0"/>
          <w:numId w:val="27"/>
        </w:numPr>
        <w:spacing w:after="120" w:afterAutospacing="0" w:line="276" w:lineRule="auto"/>
        <w:rPr>
          <w:rFonts w:cs="Arial"/>
        </w:rPr>
      </w:pPr>
      <w:r w:rsidRPr="00A10693">
        <w:rPr>
          <w:rFonts w:cs="Arial"/>
        </w:rPr>
        <w:t>возврат МТР Поставщику (с ответственного хранения);</w:t>
      </w:r>
    </w:p>
    <w:p w14:paraId="0910F82C" w14:textId="77777777" w:rsidR="00121407" w:rsidRPr="00A10693" w:rsidRDefault="00121407" w:rsidP="00766F6C">
      <w:pPr>
        <w:pStyle w:val="1c"/>
        <w:numPr>
          <w:ilvl w:val="0"/>
          <w:numId w:val="27"/>
        </w:numPr>
        <w:spacing w:after="120" w:afterAutospacing="0" w:line="276" w:lineRule="auto"/>
        <w:rPr>
          <w:rFonts w:cs="Arial"/>
        </w:rPr>
      </w:pPr>
      <w:r w:rsidRPr="00A10693">
        <w:rPr>
          <w:rFonts w:cs="Arial"/>
        </w:rPr>
        <w:t>иные способы, предусмотренные Договором.</w:t>
      </w:r>
    </w:p>
    <w:p w14:paraId="4274747C" w14:textId="30BB784B" w:rsidR="00121407" w:rsidRPr="00A10693" w:rsidRDefault="00121407" w:rsidP="00121407">
      <w:pPr>
        <w:spacing w:before="240" w:after="240" w:line="276" w:lineRule="auto"/>
        <w:ind w:firstLine="567"/>
        <w:rPr>
          <w:rFonts w:ascii="Arial" w:eastAsia="Calibri" w:hAnsi="Arial"/>
          <w:szCs w:val="28"/>
        </w:rPr>
      </w:pPr>
      <w:r w:rsidRPr="00A10693">
        <w:rPr>
          <w:rFonts w:ascii="Arial" w:hAnsi="Arial" w:eastAsia="Calibri"/>
          <w:szCs w:val="28"/>
        </w:rPr>
        <w:t xml:space="preserve">В случае отсутствия ответа от Поставщика на отправленное уведомление о нарушениях или в случае, если Поставщик не принял </w:t>
      </w:r>
      <w:r w:rsidR="0017168D" w:rsidRPr="00A10693">
        <w:rPr>
          <w:rFonts w:ascii="Arial" w:hAnsi="Arial" w:eastAsia="Calibri"/>
          <w:szCs w:val="28"/>
        </w:rPr>
        <w:t>предложения по урегулированию разногласий:</w:t>
      </w:r>
    </w:p>
    <w:p w14:paraId="2302AF3D" w14:textId="355CA121" w:rsidR="0017168D" w:rsidRPr="00A10693" w:rsidRDefault="0017168D" w:rsidP="00766F6C">
      <w:pPr>
        <w:pStyle w:val="afa"/>
        <w:numPr>
          <w:ilvl w:val="0"/>
          <w:numId w:val="28"/>
        </w:numPr>
        <w:spacing w:before="240" w:after="240" w:line="276" w:lineRule="auto"/>
        <w:rPr>
          <w:rFonts w:ascii="Arial" w:eastAsia="Calibri" w:hAnsi="Arial"/>
          <w:szCs w:val="28"/>
        </w:rPr>
      </w:pPr>
      <w:r w:rsidRPr="00A10693">
        <w:rPr>
          <w:rFonts w:ascii="Arial" w:hAnsi="Arial" w:eastAsia="Calibri"/>
          <w:szCs w:val="28"/>
        </w:rPr>
        <w:lastRenderedPageBreak/>
        <w:t>Менеджер по сопровождению договора готовит комплект документов, подтверждающий неисполнение обязательств Поставщиком по Договору для передачи в претензионно-исковую работу (ПП 06.04)</w:t>
      </w:r>
    </w:p>
    <w:p w14:paraId="3D9E3546" w14:textId="2B3AD053" w:rsidR="0017168D" w:rsidRPr="00A10693" w:rsidRDefault="0017168D" w:rsidP="00766F6C">
      <w:pPr>
        <w:pStyle w:val="afa"/>
        <w:numPr>
          <w:ilvl w:val="0"/>
          <w:numId w:val="28"/>
        </w:numPr>
        <w:spacing w:before="240" w:after="240" w:line="276" w:lineRule="auto"/>
        <w:rPr>
          <w:rFonts w:ascii="Arial" w:eastAsia="Calibri" w:hAnsi="Arial"/>
          <w:szCs w:val="28"/>
        </w:rPr>
      </w:pPr>
      <w:r w:rsidRPr="00A10693">
        <w:rPr>
          <w:rFonts w:ascii="Arial" w:hAnsi="Arial" w:eastAsia="Calibri"/>
          <w:szCs w:val="28"/>
        </w:rPr>
        <w:t xml:space="preserve">Менеджер по сопровождению договора </w:t>
      </w:r>
      <w:r w:rsidR="002E4631" w:rsidRPr="00A10693">
        <w:rPr>
          <w:rFonts w:ascii="Arial" w:hAnsi="Arial" w:eastAsia="Calibri"/>
          <w:szCs w:val="28"/>
        </w:rPr>
        <w:t>о</w:t>
      </w:r>
      <w:r w:rsidRPr="00A10693">
        <w:rPr>
          <w:rFonts w:ascii="Arial" w:hAnsi="Arial" w:eastAsia="Calibri"/>
          <w:szCs w:val="28"/>
        </w:rPr>
        <w:t>рганизует трехстороннее обсуждение (с привлечением Планировщика потребности и Сток-контроллера) для принятия решения по вариантам обеспечения потребности (корректировка потребности, замена на аналоги и т.д.). По результатам принятия решения осуществляет контроль исполнения принятого решения.</w:t>
      </w:r>
    </w:p>
    <w:p w14:paraId="56F1984A" w14:textId="74EAEB1B" w:rsidR="00F33468" w:rsidRPr="00A10693" w:rsidRDefault="00F33468" w:rsidP="00F33468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Общее описание бизнес-процесса ПП-10.04.04.01</w:t>
      </w:r>
      <w:r w:rsidR="00E86330">
        <w:rPr>
          <w:rFonts w:ascii="Arial" w:hAnsi="Arial" w:cs="Arial"/>
          <w:color w:val="000000" w:themeColor="text1"/>
          <w:szCs w:val="24"/>
        </w:rPr>
        <w:t>2</w:t>
      </w:r>
      <w:r w:rsidRPr="00A10693">
        <w:rPr>
          <w:rFonts w:ascii="Arial" w:hAnsi="Arial" w:cs="Arial"/>
          <w:color w:val="000000" w:themeColor="text1"/>
          <w:szCs w:val="24"/>
        </w:rPr>
        <w:t xml:space="preserve">-ERP </w:t>
      </w:r>
      <w:r w:rsidR="00843A8C">
        <w:rPr>
          <w:rFonts w:ascii="Arial" w:hAnsi="Arial" w:cs="Arial"/>
          <w:color w:val="000000" w:themeColor="text1"/>
          <w:szCs w:val="24"/>
        </w:rPr>
        <w:t>«</w:t>
      </w:r>
      <w:r w:rsidR="00E86330">
        <w:rPr>
          <w:rFonts w:ascii="Arial" w:hAnsi="Arial" w:cs="Arial"/>
          <w:color w:val="000000" w:themeColor="text1"/>
          <w:szCs w:val="24"/>
        </w:rPr>
        <w:t>Допретензионная работа по МТР</w:t>
      </w:r>
      <w:r w:rsidR="00843A8C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приведено в таблице.</w:t>
      </w:r>
    </w:p>
    <w:p w14:paraId="0D6C2308" w14:textId="4DB21916" w:rsidR="00F33468" w:rsidRPr="00A10693" w:rsidRDefault="00F33468" w:rsidP="00F33468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A10693">
        <w:rPr>
          <w:rFonts w:ascii="Arial" w:hAnsi="Arial" w:cs="Arial"/>
          <w:b/>
          <w:sz w:val="22"/>
        </w:rPr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10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rPr>
          <w:rFonts w:ascii="Arial" w:hAnsi="Arial" w:cs="Arial"/>
          <w:b/>
          <w:sz w:val="22"/>
        </w:rPr>
        <w:t>. Описание бизнес-процесса ПП-10.04.04.02-ERP Допретензионная работа по МТР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F33468" w:rsidRPr="00A10693" w14:paraId="5AEDBFCD" w14:textId="77777777" w:rsidTr="00F33468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08889CB6" w14:textId="77777777" w:rsidR="00F33468" w:rsidRPr="00A10693" w:rsidRDefault="00F33468" w:rsidP="00F33468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7BF0AB6F" w14:textId="5A61ED55" w:rsidR="00F33468" w:rsidRPr="00A10693" w:rsidRDefault="00F33468" w:rsidP="00F3346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ПП-10.04.04.02-ERP Допретензионная работа по МТР</w:t>
            </w:r>
          </w:p>
        </w:tc>
      </w:tr>
      <w:tr w:rsidR="00F33468" w:rsidRPr="00A10693" w14:paraId="666D46B9" w14:textId="77777777" w:rsidTr="00F33468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6DE40CB0" w14:textId="77777777" w:rsidR="00F33468" w:rsidRPr="00A10693" w:rsidRDefault="00F33468" w:rsidP="00F33468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  <w:vAlign w:val="bottom"/>
          </w:tcPr>
          <w:p w14:paraId="51E6EC09" w14:textId="002181BE" w:rsidR="00F33468" w:rsidRPr="00A10693" w:rsidRDefault="00F33468" w:rsidP="00F3346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Фиксация и документальное оформление выявленных фактов неисполнения или ненадлежащего исполнения обязательств по Договору с целью обоснования правомерности выставления претензионных требований и</w:t>
            </w:r>
          </w:p>
          <w:p w14:paraId="60C7A762" w14:textId="6061F612" w:rsidR="00F33468" w:rsidRPr="00A10693" w:rsidRDefault="00F33468" w:rsidP="00F3346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урегулирование разногласий, когда такое урегулирование возможно.</w:t>
            </w:r>
          </w:p>
        </w:tc>
      </w:tr>
      <w:tr w:rsidR="00F33468" w:rsidRPr="00A10693" w14:paraId="5126FB48" w14:textId="77777777" w:rsidTr="00F33468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093F052C" w14:textId="77777777" w:rsidR="00F33468" w:rsidRPr="00A10693" w:rsidRDefault="00F33468" w:rsidP="00F33468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  <w:vAlign w:val="bottom"/>
          </w:tcPr>
          <w:p w14:paraId="51B613EB" w14:textId="380134DE" w:rsidR="00F33468" w:rsidRPr="00A10693" w:rsidRDefault="00F33468" w:rsidP="00283C6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 xml:space="preserve">Согласно регламента </w:t>
            </w:r>
            <w:r w:rsidRPr="00A10693">
              <w:t xml:space="preserve"> </w:t>
            </w:r>
            <w:del w:id="775" w:author="SintsovaMA" w:date="2021-03-22T17:24:00Z">
              <w:r w:rsidRPr="00A10693" w:rsidDel="003F4990">
                <w:rPr>
                  <w:rFonts w:ascii="Arial" w:hAnsi="Arial" w:cs="Arial"/>
                  <w:sz w:val="20"/>
                  <w:szCs w:val="20"/>
                </w:rPr>
                <w:delText>ERP.2.1_30_MM_</w:delText>
              </w:r>
            </w:del>
            <w:r w:rsidRPr="00A10693">
              <w:rPr>
                <w:rFonts w:ascii="Arial" w:hAnsi="Arial" w:cs="Arial"/>
                <w:sz w:val="20"/>
                <w:szCs w:val="20"/>
              </w:rPr>
              <w:t>Регламент по управлению обязательствами Поставщиков</w:t>
            </w:r>
          </w:p>
        </w:tc>
      </w:tr>
      <w:tr w:rsidR="00F33468" w:rsidRPr="00A10693" w14:paraId="74ADF750" w14:textId="77777777" w:rsidTr="00F33468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5F82DBFC" w14:textId="77777777" w:rsidR="00F33468" w:rsidRPr="00A10693" w:rsidRDefault="00F33468" w:rsidP="00F3346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  <w:vAlign w:val="bottom"/>
          </w:tcPr>
          <w:p w14:paraId="23E31F0E" w14:textId="3E8C9FBE" w:rsidR="00F33468" w:rsidRPr="00A10693" w:rsidRDefault="00F33468" w:rsidP="00F3346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ПП-15.01.01.01 Получение обработка в МФЦ входящих первичных документов;</w:t>
            </w:r>
          </w:p>
          <w:p w14:paraId="310764D9" w14:textId="457C8EFD" w:rsidR="00F33468" w:rsidRPr="00A10693" w:rsidRDefault="00F33468" w:rsidP="00F3346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ПП-10.07.03.01-ERP Приемка и размещение МТР на складе;</w:t>
            </w:r>
          </w:p>
          <w:p w14:paraId="77AAE2CC" w14:textId="33D921ED" w:rsidR="00F33468" w:rsidRPr="00A10693" w:rsidRDefault="00F33468" w:rsidP="00F3346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ПП-10.07.04.01-</w:t>
            </w:r>
            <w:r w:rsidR="000737DA" w:rsidRPr="00A10693">
              <w:rPr>
                <w:rFonts w:ascii="Arial" w:hAnsi="Arial" w:cs="Arial"/>
                <w:sz w:val="20"/>
                <w:szCs w:val="20"/>
              </w:rPr>
              <w:t>ERP Приемка</w:t>
            </w:r>
            <w:r w:rsidRPr="00A10693">
              <w:rPr>
                <w:rFonts w:ascii="Arial" w:hAnsi="Arial" w:cs="Arial"/>
                <w:sz w:val="20"/>
                <w:szCs w:val="20"/>
              </w:rPr>
              <w:t xml:space="preserve"> и размещение МТР на складе (WMS);</w:t>
            </w:r>
          </w:p>
          <w:p w14:paraId="39A69611" w14:textId="28905591" w:rsidR="00F33468" w:rsidRPr="00A10693" w:rsidRDefault="00F33468" w:rsidP="00F3346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ПП-10.04.04.04.01-ERP Управление обязательствами по закупке МТР (кроме допретензионной работы);</w:t>
            </w:r>
          </w:p>
          <w:p w14:paraId="1FCC1E2A" w14:textId="3AFA9157" w:rsidR="00F33468" w:rsidRPr="00A10693" w:rsidRDefault="00F33468" w:rsidP="00F3346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F33468" w:rsidRPr="00A10693" w14:paraId="5CED5CD6" w14:textId="77777777" w:rsidTr="00F33468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50F5B1E5" w14:textId="77777777" w:rsidR="00F33468" w:rsidRPr="00A10693" w:rsidRDefault="00F33468" w:rsidP="00F3346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10B4659B" w14:textId="4F24EF0B" w:rsidR="00F33468" w:rsidRPr="00A10693" w:rsidRDefault="00F33468" w:rsidP="00F3346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ПП-10.07.0</w:t>
            </w:r>
            <w:r w:rsidR="00986B2E" w:rsidRPr="00A10693">
              <w:rPr>
                <w:rFonts w:ascii="Arial" w:hAnsi="Arial" w:cs="Arial"/>
                <w:sz w:val="20"/>
                <w:szCs w:val="20"/>
              </w:rPr>
              <w:t>2</w:t>
            </w:r>
            <w:r w:rsidRPr="00A10693">
              <w:rPr>
                <w:rFonts w:ascii="Arial" w:hAnsi="Arial" w:cs="Arial"/>
                <w:sz w:val="20"/>
                <w:szCs w:val="20"/>
              </w:rPr>
              <w:t>-ERP П</w:t>
            </w:r>
            <w:r w:rsidR="00986B2E" w:rsidRPr="00A10693">
              <w:rPr>
                <w:rFonts w:ascii="Arial" w:hAnsi="Arial" w:cs="Arial"/>
                <w:sz w:val="20"/>
                <w:szCs w:val="20"/>
              </w:rPr>
              <w:t>ланирование работы складской логистики</w:t>
            </w:r>
            <w:r w:rsidRPr="00A10693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74946B70" w14:textId="3EC08076" w:rsidR="00F33468" w:rsidRPr="00A10693" w:rsidRDefault="00F33468" w:rsidP="00F3346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ПП-10.04.04.04.01-ERP Управление обязательствами по закупке МТР (кроме допретензионной работы);</w:t>
            </w:r>
          </w:p>
          <w:p w14:paraId="7A0D0781" w14:textId="51C939CF" w:rsidR="00986B2E" w:rsidRPr="00A10693" w:rsidRDefault="00986B2E" w:rsidP="00F3346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ПП-10.08.02.01-ERP Управление обязательствами по реализации МТР на внутреннем рынке;</w:t>
            </w:r>
          </w:p>
          <w:p w14:paraId="2FBB94F0" w14:textId="17024C90" w:rsidR="00986B2E" w:rsidRPr="00A10693" w:rsidRDefault="00986B2E" w:rsidP="00F3346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Пп-06.04 Претензионно-исковая работа</w:t>
            </w:r>
          </w:p>
          <w:p w14:paraId="57471494" w14:textId="34DBD4D1" w:rsidR="00F33468" w:rsidRPr="00A10693" w:rsidRDefault="00F33468" w:rsidP="00F3346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F33468" w:rsidRPr="00A10693" w14:paraId="72D0A3B8" w14:textId="77777777" w:rsidTr="00F33468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190F6D3D" w14:textId="77777777" w:rsidR="00F33468" w:rsidRPr="00A10693" w:rsidRDefault="00F33468" w:rsidP="00F33468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  <w:vAlign w:val="bottom"/>
          </w:tcPr>
          <w:p w14:paraId="6C10C1DF" w14:textId="77777777" w:rsidR="00F33468" w:rsidRPr="00A10693" w:rsidRDefault="00986B2E" w:rsidP="00F3346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М-7 </w:t>
            </w:r>
          </w:p>
          <w:p w14:paraId="34DBE443" w14:textId="0741325C" w:rsidR="00986B2E" w:rsidRPr="00A10693" w:rsidRDefault="00986B2E" w:rsidP="00F3346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Пакет первичных документов (возвращен на доработку)</w:t>
            </w:r>
          </w:p>
        </w:tc>
      </w:tr>
      <w:tr w:rsidR="00F33468" w:rsidRPr="00A10693" w14:paraId="15B01D04" w14:textId="77777777" w:rsidTr="00F33468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4925D1B0" w14:textId="77777777" w:rsidR="00F33468" w:rsidRPr="00A10693" w:rsidRDefault="00F33468" w:rsidP="00F33468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229" w:type="dxa"/>
            <w:vAlign w:val="bottom"/>
          </w:tcPr>
          <w:p w14:paraId="723FDE32" w14:textId="2BF75C23" w:rsidR="00F33468" w:rsidRPr="00A10693" w:rsidRDefault="00986B2E" w:rsidP="00F3346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Комплект документов </w:t>
            </w:r>
            <w:r w:rsidR="000737DA"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подтверждающих</w:t>
            </w: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неисполнение обязательств</w:t>
            </w:r>
          </w:p>
          <w:p w14:paraId="4AEA32EA" w14:textId="0452B9D1" w:rsidR="00986B2E" w:rsidRPr="00A10693" w:rsidRDefault="00986B2E" w:rsidP="00F3346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Пакет первичных документов (получен от Поставщика)</w:t>
            </w:r>
          </w:p>
        </w:tc>
      </w:tr>
    </w:tbl>
    <w:p w14:paraId="2055EC69" w14:textId="77777777" w:rsidR="00F33468" w:rsidRPr="00A10693" w:rsidRDefault="00F33468" w:rsidP="00F33468">
      <w:pPr>
        <w:rPr>
          <w:rFonts w:ascii="Arial" w:eastAsia="Calibri" w:hAnsi="Arial" w:cs="Arial"/>
          <w:color w:val="000000" w:themeColor="text1"/>
          <w:sz w:val="20"/>
          <w:szCs w:val="20"/>
        </w:rPr>
      </w:pPr>
      <w:r w:rsidRPr="00A10693">
        <w:rPr>
          <w:rFonts w:ascii="Arial" w:hAnsi="Arial" w:eastAsia="Calibri" w:cs="Arial"/>
          <w:color w:val="000000" w:themeColor="text1"/>
          <w:sz w:val="20"/>
          <w:szCs w:val="20"/>
        </w:rPr>
        <w:tab/>
      </w:r>
    </w:p>
    <w:p w14:paraId="78347DAA" w14:textId="77777777" w:rsidR="00F12C5F" w:rsidRPr="00A10693" w:rsidRDefault="00F12C5F" w:rsidP="00F8304C">
      <w:pPr>
        <w:spacing w:after="240" w:line="276" w:lineRule="auto"/>
        <w:ind w:left="567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  <w:color w:val="000000" w:themeColor="text1"/>
          <w:szCs w:val="24"/>
        </w:rPr>
        <w:t>Схема в Aris:</w:t>
      </w:r>
      <w:r w:rsidRPr="00F8304C" w:rsidDel="00F12C5F">
        <w:rPr>
          <w:rFonts w:ascii="Arial" w:hAnsi="Arial" w:cs="Arial"/>
          <w:color w:val="000000" w:themeColor="text1"/>
          <w:szCs w:val="24"/>
        </w:rPr>
        <w:t xml:space="preserve"> </w:t>
      </w:r>
      <w:r w:rsidRPr="00F8304C">
        <w:rPr>
          <w:rFonts w:ascii="Arial" w:hAnsi="Arial" w:cs="Arial"/>
          <w:color w:val="000000" w:themeColor="text1"/>
          <w:szCs w:val="24"/>
        </w:rPr>
        <w:t>см. Приложение 1</w:t>
      </w:r>
    </w:p>
    <w:p w14:paraId="19F17F87" w14:textId="77777777" w:rsidR="00C56A0E" w:rsidRPr="00A10693" w:rsidRDefault="00C56A0E" w:rsidP="00C56A0E">
      <w:pPr>
        <w:rPr>
          <w:rFonts w:eastAsiaTheme="majorEastAsia"/>
        </w:rPr>
      </w:pPr>
    </w:p>
    <w:p w14:paraId="2400821C" w14:textId="77777777" w:rsidR="00B13A0D" w:rsidRDefault="00B13A0D">
      <w:pPr>
        <w:spacing w:after="200" w:line="276" w:lineRule="auto"/>
        <w:jc w:val="left"/>
        <w:rPr>
          <w:rFonts w:ascii="Arial" w:eastAsia="Calibri" w:hAnsi="Arial"/>
          <w:b/>
          <w:caps/>
          <w:sz w:val="20"/>
          <w:szCs w:val="20"/>
        </w:rPr>
      </w:pPr>
      <w:r>
        <w:br w:type="page"/>
      </w:r>
    </w:p>
    <w:p w14:paraId="28C35D73" w14:textId="7D759C77" w:rsidR="00DC3985" w:rsidRPr="00A10693" w:rsidRDefault="00DC3985" w:rsidP="00D01C7D">
      <w:pPr>
        <w:pStyle w:val="3"/>
      </w:pPr>
      <w:bookmarkStart w:id="776" w:name="_Toc64879344"/>
      <w:r w:rsidRPr="00A10693">
        <w:lastRenderedPageBreak/>
        <w:t>Описание бизнес-процесса ПП-10.04.05-ERP Управление обязательствами по закупке работ, услуг.</w:t>
      </w:r>
      <w:bookmarkEnd w:id="776"/>
    </w:p>
    <w:p w14:paraId="428D3F81" w14:textId="77777777" w:rsidR="00CD7A37" w:rsidRPr="00A10693" w:rsidRDefault="00CD7A37" w:rsidP="00CD7A37">
      <w:pPr>
        <w:spacing w:after="240" w:line="276" w:lineRule="auto"/>
        <w:ind w:left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 рамках процесса реализуются следующие сценарии:</w:t>
      </w:r>
    </w:p>
    <w:p w14:paraId="3FCA142D" w14:textId="50C01DD9" w:rsidR="00CD7A37" w:rsidRPr="00A10693" w:rsidRDefault="00CD7A37" w:rsidP="00CD7A37">
      <w:pPr>
        <w:pStyle w:val="afa"/>
        <w:autoSpaceDE w:val="0"/>
        <w:autoSpaceDN w:val="0"/>
        <w:adjustRightInd w:val="0"/>
        <w:spacing w:before="100" w:after="100"/>
        <w:ind w:left="936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Сценарий 1: Управление обязательствами по закупке работ, услуг </w:t>
      </w:r>
      <w:r w:rsidR="0004632B" w:rsidRPr="00A10693">
        <w:rPr>
          <w:rFonts w:ascii="Arial" w:hAnsi="Arial" w:cs="Arial"/>
          <w:color w:val="000000" w:themeColor="text1"/>
          <w:szCs w:val="24"/>
        </w:rPr>
        <w:t>с внешними контрагентами</w:t>
      </w:r>
      <w:r w:rsidRPr="00A10693">
        <w:rPr>
          <w:rFonts w:ascii="Arial" w:hAnsi="Arial" w:cs="Arial"/>
          <w:color w:val="000000" w:themeColor="text1"/>
          <w:szCs w:val="24"/>
        </w:rPr>
        <w:t>;</w:t>
      </w:r>
    </w:p>
    <w:p w14:paraId="7545FF58" w14:textId="46964553" w:rsidR="0004632B" w:rsidRPr="00A10693" w:rsidRDefault="0004632B" w:rsidP="00CD7A37">
      <w:pPr>
        <w:pStyle w:val="afa"/>
        <w:autoSpaceDE w:val="0"/>
        <w:autoSpaceDN w:val="0"/>
        <w:adjustRightInd w:val="0"/>
        <w:spacing w:before="100" w:after="100"/>
        <w:ind w:left="936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Сценарий 2: </w:t>
      </w:r>
      <w:r w:rsidRPr="00A10693">
        <w:rPr>
          <w:rFonts w:ascii="Arial" w:hAnsi="Arial" w:cs="Arial"/>
        </w:rPr>
        <w:t>Управление обязательствами по договорам закупки работ, услуг с внутригрупповыми контрагентами</w:t>
      </w:r>
      <w:r w:rsidR="007F5223" w:rsidRPr="000E4615">
        <w:rPr>
          <w:rFonts w:ascii="Arial" w:hAnsi="Arial" w:cs="Arial"/>
          <w:color w:val="000000"/>
        </w:rPr>
        <w:t>,</w:t>
      </w:r>
      <w:r w:rsidR="007F5223" w:rsidRPr="007F5223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</w:rPr>
        <w:t xml:space="preserve">работающими в </w:t>
      </w:r>
      <w:r w:rsidR="007F5223">
        <w:rPr>
          <w:rFonts w:ascii="Arial" w:hAnsi="Arial" w:cs="Arial"/>
          <w:color w:val="000000"/>
          <w:lang w:val="en-US"/>
        </w:rPr>
        <w:t>SAP</w:t>
      </w:r>
      <w:r w:rsidR="007F5223" w:rsidRPr="000E4615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  <w:lang w:val="en-US"/>
        </w:rPr>
        <w:t>S</w:t>
      </w:r>
      <w:r w:rsidR="007F5223" w:rsidRPr="000E4615">
        <w:rPr>
          <w:rFonts w:ascii="Arial" w:hAnsi="Arial" w:cs="Arial"/>
          <w:color w:val="000000"/>
        </w:rPr>
        <w:t>/4</w:t>
      </w:r>
      <w:r w:rsidR="007F5223">
        <w:rPr>
          <w:rFonts w:ascii="Arial" w:hAnsi="Arial" w:cs="Arial"/>
          <w:color w:val="000000"/>
          <w:lang w:val="en-US"/>
        </w:rPr>
        <w:t>HANA</w:t>
      </w:r>
      <w:r w:rsidR="007F5223">
        <w:rPr>
          <w:rFonts w:ascii="Arial" w:hAnsi="Arial" w:cs="Arial"/>
          <w:color w:val="000000"/>
        </w:rPr>
        <w:t>;</w:t>
      </w:r>
    </w:p>
    <w:p w14:paraId="7AC0B33E" w14:textId="0DEE5AFF" w:rsidR="00826DDD" w:rsidRPr="00A10693" w:rsidRDefault="0004632B" w:rsidP="00CD7A37">
      <w:pPr>
        <w:pStyle w:val="afa"/>
        <w:autoSpaceDE w:val="0"/>
        <w:autoSpaceDN w:val="0"/>
        <w:adjustRightInd w:val="0"/>
        <w:spacing w:before="100" w:after="100"/>
        <w:ind w:left="936"/>
        <w:rPr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Сценарий 3: </w:t>
      </w:r>
      <w:r w:rsidRPr="00A10693">
        <w:rPr>
          <w:rFonts w:ascii="Arial" w:hAnsi="Arial" w:cs="Arial"/>
        </w:rPr>
        <w:t>Внесение корректировок в договора закупки работ, услуг</w:t>
      </w:r>
      <w:r w:rsidR="007F5223">
        <w:rPr>
          <w:rFonts w:ascii="Arial" w:hAnsi="Arial" w:cs="Arial"/>
        </w:rPr>
        <w:t>;</w:t>
      </w:r>
    </w:p>
    <w:p w14:paraId="56F5B618" w14:textId="3A457290" w:rsidR="0004632B" w:rsidRPr="00A10693" w:rsidRDefault="0004632B" w:rsidP="0004632B">
      <w:pPr>
        <w:pStyle w:val="afa"/>
        <w:autoSpaceDE w:val="0"/>
        <w:autoSpaceDN w:val="0"/>
        <w:adjustRightInd w:val="0"/>
        <w:spacing w:before="100" w:after="100"/>
        <w:ind w:left="936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</w:rPr>
        <w:t>Сценарий 4: Выполнение закупки работ, услуг за наличный расчет</w:t>
      </w:r>
      <w:r w:rsidR="007F5223">
        <w:rPr>
          <w:rFonts w:ascii="Arial" w:hAnsi="Arial" w:cs="Arial"/>
        </w:rPr>
        <w:t>.</w:t>
      </w:r>
    </w:p>
    <w:p w14:paraId="64A6863F" w14:textId="77777777" w:rsidR="0004632B" w:rsidRPr="00A10693" w:rsidRDefault="0004632B" w:rsidP="0004632B">
      <w:pPr>
        <w:autoSpaceDE w:val="0"/>
        <w:autoSpaceDN w:val="0"/>
        <w:adjustRightInd w:val="0"/>
        <w:spacing w:before="100" w:after="100"/>
        <w:rPr>
          <w:rFonts w:ascii="Arial" w:hAnsi="Arial" w:cs="Arial"/>
          <w:color w:val="000000" w:themeColor="text1"/>
          <w:szCs w:val="24"/>
        </w:rPr>
      </w:pPr>
    </w:p>
    <w:p w14:paraId="0F65A231" w14:textId="6E483F05" w:rsidR="0004632B" w:rsidRPr="00A10693" w:rsidRDefault="0004632B" w:rsidP="0004632B">
      <w:pPr>
        <w:autoSpaceDE w:val="0"/>
        <w:autoSpaceDN w:val="0"/>
        <w:adjustRightInd w:val="0"/>
        <w:spacing w:before="100" w:after="100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1: Управление обязательствами по закупке работ, услуг с внешними контрагентами;</w:t>
      </w:r>
    </w:p>
    <w:p w14:paraId="6640DBA2" w14:textId="6DBB1B93" w:rsidR="0004632B" w:rsidRPr="00A10693" w:rsidRDefault="0004632B" w:rsidP="0004632B">
      <w:pPr>
        <w:spacing w:after="240" w:line="276" w:lineRule="auto"/>
        <w:ind w:firstLine="58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</w:rPr>
        <w:t>По итогам процесса ПП-10.04.03.02-ERP Заключение договора закупки</w:t>
      </w:r>
      <w:r w:rsidR="00BC6D59" w:rsidRPr="00A10693">
        <w:rPr>
          <w:rFonts w:ascii="Arial" w:hAnsi="Arial" w:cs="Arial"/>
        </w:rPr>
        <w:t>,</w:t>
      </w:r>
      <w:r w:rsidRPr="00A10693">
        <w:rPr>
          <w:rFonts w:ascii="Arial" w:hAnsi="Arial" w:cs="Arial"/>
        </w:rPr>
        <w:t xml:space="preserve"> менеджеру по сопровождению договора в процессе </w:t>
      </w:r>
      <w:r w:rsidRPr="00A10693">
        <w:rPr>
          <w:rFonts w:ascii="Arial" w:hAnsi="Arial" w:cs="Arial"/>
          <w:color w:val="000000" w:themeColor="text1"/>
          <w:szCs w:val="24"/>
        </w:rPr>
        <w:t>ПП-10.04.05-ERP Управление обязательствами по закупке работ, услуг доступны для работы:</w:t>
      </w:r>
    </w:p>
    <w:p w14:paraId="6136C93D" w14:textId="69F45D67" w:rsidR="0004632B" w:rsidRPr="00A10693" w:rsidRDefault="0004632B" w:rsidP="00925910">
      <w:pPr>
        <w:pStyle w:val="afa"/>
        <w:numPr>
          <w:ilvl w:val="0"/>
          <w:numId w:val="38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Рамочные договор</w:t>
      </w:r>
      <w:r w:rsidR="00545F41" w:rsidRPr="00A10693">
        <w:rPr>
          <w:rFonts w:ascii="Arial" w:hAnsi="Arial" w:cs="Arial"/>
          <w:color w:val="000000" w:themeColor="text1"/>
          <w:szCs w:val="24"/>
        </w:rPr>
        <w:t>ы</w:t>
      </w:r>
      <w:r w:rsidRPr="00A10693">
        <w:rPr>
          <w:rFonts w:ascii="Arial" w:hAnsi="Arial" w:cs="Arial"/>
          <w:color w:val="000000" w:themeColor="text1"/>
          <w:szCs w:val="24"/>
        </w:rPr>
        <w:t xml:space="preserve"> (например</w:t>
      </w:r>
      <w:r w:rsidR="00BC6D59" w:rsidRPr="00A10693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для услуг сотовой связи, такси)</w:t>
      </w:r>
    </w:p>
    <w:p w14:paraId="0DD31EE0" w14:textId="1FD1BFAE" w:rsidR="0004632B" w:rsidRPr="00A10693" w:rsidRDefault="0004632B" w:rsidP="00925910">
      <w:pPr>
        <w:pStyle w:val="afa"/>
        <w:numPr>
          <w:ilvl w:val="0"/>
          <w:numId w:val="38"/>
        </w:numPr>
        <w:spacing w:after="240" w:line="276" w:lineRule="auto"/>
        <w:rPr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>Спецификации договоров (дополнительные соглашения, разовые договора).</w:t>
      </w:r>
    </w:p>
    <w:p w14:paraId="518A96E9" w14:textId="40E08E80" w:rsidR="0004632B" w:rsidRPr="00A10693" w:rsidRDefault="0004632B" w:rsidP="0004632B">
      <w:pPr>
        <w:spacing w:after="240" w:line="276" w:lineRule="auto"/>
        <w:ind w:firstLine="708"/>
        <w:rPr>
          <w:rFonts w:ascii="Arial" w:eastAsia="Calibri" w:hAnsi="Arial"/>
          <w:szCs w:val="28"/>
        </w:rPr>
      </w:pPr>
      <w:r w:rsidRPr="00A10693">
        <w:rPr>
          <w:rFonts w:ascii="Arial" w:hAnsi="Arial" w:cs="Arial"/>
        </w:rPr>
        <w:t>Менеджер по сопровождению договора отслеживает условия платежа, зафиксированные в спецификации договора (</w:t>
      </w:r>
      <w:r w:rsidRPr="00A10693">
        <w:rPr>
          <w:rFonts w:ascii="Arial" w:hAnsi="Arial" w:cs="Arial"/>
          <w:color w:val="000000" w:themeColor="text1"/>
          <w:szCs w:val="24"/>
        </w:rPr>
        <w:t>дополнительном соглашении, разовом договоре) и</w:t>
      </w:r>
      <w:r w:rsidR="00967B11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в случае необходимости</w:t>
      </w:r>
      <w:r w:rsidR="00967B11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eastAsia="Calibri"/>
          <w:szCs w:val="28"/>
        </w:rPr>
        <w:t xml:space="preserve">формирует заявку на авансовый платеж и отслеживает статус исполнения заявки в </w:t>
      </w:r>
      <w:r w:rsidRPr="00A10693">
        <w:rPr>
          <w:rFonts w:ascii="Arial" w:hAnsi="Arial" w:eastAsia="Calibri"/>
          <w:szCs w:val="28"/>
          <w:lang w:val="en-US"/>
        </w:rPr>
        <w:t>SAP</w:t>
      </w:r>
      <w:r w:rsidRPr="00A10693">
        <w:rPr>
          <w:rFonts w:ascii="Arial" w:hAnsi="Arial" w:eastAsia="Calibri"/>
          <w:szCs w:val="28"/>
        </w:rPr>
        <w:t xml:space="preserve"> </w:t>
      </w:r>
      <w:r w:rsidRPr="00A10693">
        <w:rPr>
          <w:rFonts w:ascii="Arial" w:hAnsi="Arial" w:eastAsia="Calibri"/>
          <w:szCs w:val="28"/>
          <w:lang w:val="en-US"/>
        </w:rPr>
        <w:t>S</w:t>
      </w:r>
      <w:r w:rsidRPr="00A10693">
        <w:rPr>
          <w:rFonts w:ascii="Arial" w:hAnsi="Arial" w:eastAsia="Calibri"/>
          <w:szCs w:val="28"/>
        </w:rPr>
        <w:t xml:space="preserve">/4 </w:t>
      </w:r>
      <w:r w:rsidRPr="00A10693">
        <w:rPr>
          <w:rFonts w:ascii="Arial" w:hAnsi="Arial" w:eastAsia="Calibri"/>
          <w:szCs w:val="28"/>
          <w:lang w:val="en-US"/>
        </w:rPr>
        <w:t>HANA</w:t>
      </w:r>
      <w:r w:rsidRPr="00A10693">
        <w:rPr>
          <w:rFonts w:ascii="Arial" w:hAnsi="Arial" w:eastAsia="Calibri"/>
          <w:szCs w:val="28"/>
        </w:rPr>
        <w:t xml:space="preserve"> </w:t>
      </w:r>
      <w:r w:rsidRPr="00A10693">
        <w:rPr>
          <w:rFonts w:ascii="Arial" w:hAnsi="Arial" w:cs="Arial"/>
        </w:rPr>
        <w:t xml:space="preserve">в рамках процесса </w:t>
      </w:r>
      <w:r w:rsidRPr="00A10693">
        <w:rPr>
          <w:rFonts w:ascii="Arial" w:hAnsi="Arial" w:eastAsia="Calibri"/>
          <w:szCs w:val="28"/>
        </w:rPr>
        <w:t>ПП-02.02.01-ERP «Управление заявками на платеж».</w:t>
      </w:r>
    </w:p>
    <w:p w14:paraId="529846CC" w14:textId="6B860D65" w:rsidR="0004632B" w:rsidRPr="00A10693" w:rsidRDefault="0004632B" w:rsidP="0004632B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 случае, если менеджер по сопровождению договора работает с рамочным договором, не предполагающим согласование спецификаций</w:t>
      </w:r>
      <w:r w:rsidR="00BC6D59" w:rsidRPr="00A10693">
        <w:rPr>
          <w:rFonts w:ascii="Arial" w:hAnsi="Arial" w:cs="Arial"/>
          <w:color w:val="000000" w:themeColor="text1"/>
          <w:szCs w:val="24"/>
        </w:rPr>
        <w:t xml:space="preserve"> (например, для услуг сотовой связи, такси)</w:t>
      </w:r>
      <w:r w:rsidRPr="00A10693">
        <w:rPr>
          <w:rFonts w:ascii="Arial" w:hAnsi="Arial" w:cs="Arial"/>
          <w:color w:val="000000" w:themeColor="text1"/>
          <w:szCs w:val="24"/>
        </w:rPr>
        <w:t xml:space="preserve">, то для каждого акта выполненных работ менеджер по сопровождению договора создает Заказ на </w:t>
      </w:r>
      <w:r w:rsidR="00032C7D">
        <w:rPr>
          <w:rFonts w:ascii="Arial" w:hAnsi="Arial" w:cs="Arial"/>
          <w:color w:val="000000" w:themeColor="text1"/>
          <w:szCs w:val="24"/>
        </w:rPr>
        <w:t>поставку</w:t>
      </w:r>
      <w:r w:rsidRPr="00A10693">
        <w:rPr>
          <w:rFonts w:ascii="Arial" w:hAnsi="Arial" w:cs="Arial"/>
          <w:color w:val="000000" w:themeColor="text1"/>
          <w:szCs w:val="24"/>
        </w:rPr>
        <w:t xml:space="preserve"> без спецификации</w:t>
      </w:r>
      <w:r w:rsidR="0037357D">
        <w:rPr>
          <w:rFonts w:ascii="Arial" w:hAnsi="Arial" w:cs="Arial"/>
          <w:color w:val="000000" w:themeColor="text1"/>
          <w:szCs w:val="24"/>
        </w:rPr>
        <w:t xml:space="preserve"> вида </w:t>
      </w:r>
      <w:r w:rsidR="0037357D" w:rsidRPr="0037357D">
        <w:rPr>
          <w:rFonts w:ascii="Arial" w:hAnsi="Arial" w:cs="Arial"/>
          <w:color w:val="000000" w:themeColor="text1"/>
          <w:szCs w:val="24"/>
        </w:rPr>
        <w:t>ZUS «Зак.пост.без специф»</w:t>
      </w:r>
      <w:ins w:id="777" w:author="Paramonova Elena" w:date="2021-02-18T11:55:00Z">
        <w:r w:rsidR="00667F7D" w:rsidRPr="00667F7D">
          <w:rPr>
            <w:rFonts w:ascii="Arial" w:hAnsi="Arial" w:cs="Arial"/>
            <w:color w:val="000000" w:themeColor="text1"/>
            <w:szCs w:val="24"/>
            <w:rPrChange w:author="Paramonova Elena" w:date="2021-02-18T11:55:00Z" w:id="778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 xml:space="preserve"> </w:t>
        </w:r>
        <w:r w:rsidR="00667F7D">
          <w:rPr>
            <w:rFonts w:ascii="Arial" w:hAnsi="Arial" w:cs="Arial"/>
            <w:color w:val="000000" w:themeColor="text1"/>
            <w:szCs w:val="24"/>
          </w:rPr>
          <w:t xml:space="preserve">со ссылкой на </w:t>
        </w:r>
      </w:ins>
      <w:ins w:id="779" w:author="Paramonova Elena" w:date="2021-02-18T11:56:00Z">
        <w:r w:rsidR="00667F7D">
          <w:rPr>
            <w:rFonts w:ascii="Arial" w:hAnsi="Arial" w:cs="Arial"/>
            <w:color w:val="000000" w:themeColor="text1"/>
            <w:szCs w:val="24"/>
          </w:rPr>
          <w:t>з</w:t>
        </w:r>
        <w:r w:rsidR="00667F7D" w:rsidRPr="00A10693">
          <w:rPr>
            <w:rFonts w:ascii="Arial" w:hAnsi="Arial" w:cs="Arial"/>
            <w:color w:val="000000" w:themeColor="text1"/>
            <w:szCs w:val="24"/>
          </w:rPr>
          <w:t>аявки на закупку работ, услуг (вид ZUSL)</w:t>
        </w:r>
      </w:ins>
      <w:r w:rsidRPr="00A10693">
        <w:rPr>
          <w:rFonts w:ascii="Arial" w:hAnsi="Arial" w:cs="Arial"/>
          <w:color w:val="000000" w:themeColor="text1"/>
          <w:szCs w:val="24"/>
        </w:rPr>
        <w:t xml:space="preserve">. </w:t>
      </w:r>
    </w:p>
    <w:p w14:paraId="138BE6E6" w14:textId="3FE59DBB" w:rsidR="00BC6D59" w:rsidRPr="00A10693" w:rsidRDefault="000C2EC0" w:rsidP="0004632B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После получения из смежных процессов подписанных актов выполненных работ</w:t>
      </w:r>
      <w:r w:rsidR="002B6335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менеджер по сопровождению договора регистрирует их в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A10693">
        <w:rPr>
          <w:rFonts w:ascii="Arial" w:hAnsi="Arial" w:cs="Arial"/>
          <w:color w:val="000000" w:themeColor="text1"/>
          <w:szCs w:val="24"/>
        </w:rPr>
        <w:t xml:space="preserve">/4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HANA</w:t>
      </w:r>
      <w:r w:rsidR="00C11C8E" w:rsidRPr="00A10693">
        <w:rPr>
          <w:rFonts w:ascii="Arial" w:hAnsi="Arial" w:cs="Arial"/>
          <w:color w:val="000000" w:themeColor="text1"/>
          <w:szCs w:val="24"/>
        </w:rPr>
        <w:t xml:space="preserve">. </w:t>
      </w:r>
    </w:p>
    <w:p w14:paraId="4C78F16D" w14:textId="7925C085" w:rsidR="00C11C8E" w:rsidRPr="00A10693" w:rsidRDefault="00BC6D59" w:rsidP="00B13A0D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А</w:t>
      </w:r>
      <w:r w:rsidR="00C11C8E" w:rsidRPr="00A10693">
        <w:rPr>
          <w:rFonts w:ascii="Arial" w:hAnsi="Arial" w:cs="Arial"/>
          <w:color w:val="000000" w:themeColor="text1"/>
          <w:szCs w:val="24"/>
        </w:rPr>
        <w:t>кт</w:t>
      </w:r>
      <w:r w:rsidRPr="00A10693">
        <w:rPr>
          <w:rFonts w:ascii="Arial" w:hAnsi="Arial" w:cs="Arial"/>
          <w:color w:val="000000" w:themeColor="text1"/>
          <w:szCs w:val="24"/>
        </w:rPr>
        <w:t>ы</w:t>
      </w:r>
      <w:r w:rsidR="00C11C8E" w:rsidRPr="00A10693">
        <w:rPr>
          <w:rFonts w:ascii="Arial" w:hAnsi="Arial" w:cs="Arial"/>
          <w:color w:val="000000" w:themeColor="text1"/>
          <w:szCs w:val="24"/>
        </w:rPr>
        <w:t xml:space="preserve"> выполненных работ</w:t>
      </w:r>
      <w:r w:rsidRPr="00A10693">
        <w:rPr>
          <w:rFonts w:ascii="Arial" w:hAnsi="Arial" w:cs="Arial"/>
          <w:color w:val="000000" w:themeColor="text1"/>
          <w:szCs w:val="24"/>
        </w:rPr>
        <w:t xml:space="preserve"> подписываются в процессах</w:t>
      </w:r>
      <w:r w:rsidR="00C11C8E" w:rsidRPr="00A10693">
        <w:rPr>
          <w:rFonts w:ascii="Arial" w:hAnsi="Arial" w:cs="Arial"/>
          <w:color w:val="000000" w:themeColor="text1"/>
          <w:szCs w:val="24"/>
        </w:rPr>
        <w:t>:</w:t>
      </w:r>
    </w:p>
    <w:p w14:paraId="56D2C594" w14:textId="64A71245" w:rsidR="00C11C8E" w:rsidRPr="00A10693" w:rsidRDefault="00C11C8E" w:rsidP="00925910">
      <w:pPr>
        <w:pStyle w:val="afa"/>
        <w:numPr>
          <w:ilvl w:val="0"/>
          <w:numId w:val="47"/>
        </w:numPr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ОП-03.02.19.01-ERP </w:t>
      </w:r>
      <w:r w:rsidR="00843A8C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Управление потребностью и стоимостью на работы, выполняемые подрядным способом</w:t>
      </w:r>
      <w:r w:rsidR="00843A8C">
        <w:rPr>
          <w:rFonts w:ascii="Arial" w:hAnsi="Arial" w:cs="Arial"/>
          <w:color w:val="000000" w:themeColor="text1"/>
          <w:szCs w:val="24"/>
        </w:rPr>
        <w:t>»</w:t>
      </w:r>
    </w:p>
    <w:p w14:paraId="6EF29694" w14:textId="4E517DCB" w:rsidR="00C11C8E" w:rsidRPr="00A10693" w:rsidRDefault="00C11C8E" w:rsidP="00925910">
      <w:pPr>
        <w:pStyle w:val="afa"/>
        <w:numPr>
          <w:ilvl w:val="0"/>
          <w:numId w:val="47"/>
        </w:numPr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ПП-07.03.03.01-ERP </w:t>
      </w:r>
      <w:r w:rsidR="00843A8C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Выполнение и фактический учет воздействий</w:t>
      </w:r>
      <w:r w:rsidR="00843A8C">
        <w:rPr>
          <w:rFonts w:ascii="Arial" w:hAnsi="Arial" w:cs="Arial"/>
          <w:color w:val="000000" w:themeColor="text1"/>
          <w:szCs w:val="24"/>
        </w:rPr>
        <w:t>»</w:t>
      </w:r>
    </w:p>
    <w:p w14:paraId="6B87A778" w14:textId="45F6AD66" w:rsidR="00C11C8E" w:rsidRPr="00A10693" w:rsidRDefault="00C11C8E" w:rsidP="00925910">
      <w:pPr>
        <w:pStyle w:val="afa"/>
        <w:numPr>
          <w:ilvl w:val="0"/>
          <w:numId w:val="47"/>
        </w:numPr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ОП-06.10.01-ERP </w:t>
      </w:r>
      <w:r w:rsidR="00843A8C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Сдача лигатурного золота в переработку</w:t>
      </w:r>
      <w:r w:rsidR="00843A8C">
        <w:rPr>
          <w:rFonts w:ascii="Arial" w:hAnsi="Arial" w:cs="Arial"/>
          <w:color w:val="000000" w:themeColor="text1"/>
          <w:szCs w:val="24"/>
        </w:rPr>
        <w:t>»</w:t>
      </w:r>
    </w:p>
    <w:p w14:paraId="3ADAB919" w14:textId="1F11B995" w:rsidR="00C11C8E" w:rsidRPr="00A10693" w:rsidRDefault="00C11C8E" w:rsidP="00925910">
      <w:pPr>
        <w:pStyle w:val="afa"/>
        <w:numPr>
          <w:ilvl w:val="0"/>
          <w:numId w:val="47"/>
        </w:numPr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ПП-10.05.02-ERP </w:t>
      </w:r>
      <w:r w:rsidR="00843A8C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Выявление НВИ/НЛИ</w:t>
      </w:r>
      <w:r w:rsidR="00843A8C">
        <w:rPr>
          <w:rFonts w:ascii="Arial" w:hAnsi="Arial" w:cs="Arial"/>
          <w:color w:val="000000" w:themeColor="text1"/>
          <w:szCs w:val="24"/>
        </w:rPr>
        <w:t>»</w:t>
      </w:r>
    </w:p>
    <w:p w14:paraId="1F28BC1F" w14:textId="25EB068D" w:rsidR="00C11C8E" w:rsidRPr="00A10693" w:rsidRDefault="00C11C8E" w:rsidP="00925910">
      <w:pPr>
        <w:pStyle w:val="afa"/>
        <w:numPr>
          <w:ilvl w:val="0"/>
          <w:numId w:val="47"/>
        </w:numPr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ПП-10.06.02-ERP </w:t>
      </w:r>
      <w:r w:rsidR="00843A8C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Оперативное управление транспортировкой МТР</w:t>
      </w:r>
      <w:r w:rsidR="00843A8C">
        <w:rPr>
          <w:rFonts w:ascii="Arial" w:hAnsi="Arial" w:cs="Arial"/>
          <w:color w:val="000000" w:themeColor="text1"/>
          <w:szCs w:val="24"/>
        </w:rPr>
        <w:t>»</w:t>
      </w:r>
    </w:p>
    <w:p w14:paraId="78C5C2DB" w14:textId="0BBE3940" w:rsidR="00C11C8E" w:rsidRPr="00A10693" w:rsidRDefault="00C11C8E" w:rsidP="00925910">
      <w:pPr>
        <w:pStyle w:val="afa"/>
        <w:numPr>
          <w:ilvl w:val="0"/>
          <w:numId w:val="47"/>
        </w:numPr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lastRenderedPageBreak/>
        <w:t xml:space="preserve">ПП-07.04.03-ERP </w:t>
      </w:r>
      <w:r w:rsidR="00843A8C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Выполнение и регистрация результатов диагностики производственных активов</w:t>
      </w:r>
      <w:r w:rsidR="00843A8C">
        <w:rPr>
          <w:rFonts w:ascii="Arial" w:hAnsi="Arial" w:cs="Arial"/>
          <w:color w:val="000000" w:themeColor="text1"/>
          <w:szCs w:val="24"/>
        </w:rPr>
        <w:t>»</w:t>
      </w:r>
    </w:p>
    <w:p w14:paraId="54DE021B" w14:textId="55CB2290" w:rsidR="000C2EC0" w:rsidRPr="00A10693" w:rsidRDefault="000C2EC0" w:rsidP="0004632B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 Акты выполненных работ регистрируются в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A10693">
        <w:rPr>
          <w:rFonts w:ascii="Arial" w:hAnsi="Arial" w:cs="Arial"/>
          <w:color w:val="000000" w:themeColor="text1"/>
          <w:szCs w:val="24"/>
        </w:rPr>
        <w:t xml:space="preserve">/4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HANA</w:t>
      </w:r>
      <w:r w:rsidRPr="00A10693">
        <w:rPr>
          <w:rFonts w:ascii="Arial" w:hAnsi="Arial" w:cs="Arial"/>
          <w:color w:val="000000" w:themeColor="text1"/>
          <w:szCs w:val="24"/>
        </w:rPr>
        <w:t xml:space="preserve"> как системный документ </w:t>
      </w:r>
      <w:r w:rsidR="00691C57">
        <w:rPr>
          <w:rFonts w:ascii="Arial" w:hAnsi="Arial" w:cs="Arial"/>
          <w:color w:val="000000" w:themeColor="text1"/>
          <w:szCs w:val="24"/>
        </w:rPr>
        <w:t xml:space="preserve">Документ движения материала (Поступление материала в транзакции </w:t>
      </w:r>
      <w:r w:rsidR="00691C57">
        <w:rPr>
          <w:rFonts w:ascii="Arial" w:hAnsi="Arial" w:cs="Arial"/>
          <w:color w:val="000000" w:themeColor="text1"/>
          <w:szCs w:val="24"/>
          <w:lang w:val="en-US"/>
        </w:rPr>
        <w:t>MIGO</w:t>
      </w:r>
      <w:r w:rsidR="00691C57" w:rsidRPr="00691C57">
        <w:rPr>
          <w:rFonts w:ascii="Arial" w:hAnsi="Arial" w:cs="Arial"/>
          <w:color w:val="000000" w:themeColor="text1"/>
          <w:szCs w:val="24"/>
        </w:rPr>
        <w:t xml:space="preserve">) </w:t>
      </w:r>
      <w:r w:rsidR="00691C57">
        <w:rPr>
          <w:rFonts w:ascii="Arial" w:hAnsi="Arial" w:cs="Arial"/>
          <w:color w:val="000000" w:themeColor="text1"/>
          <w:szCs w:val="24"/>
        </w:rPr>
        <w:t>менеджером по сопровождению договора</w:t>
      </w:r>
      <w:r w:rsidRPr="00A10693">
        <w:rPr>
          <w:rFonts w:ascii="Arial" w:hAnsi="Arial" w:cs="Arial"/>
          <w:color w:val="000000" w:themeColor="text1"/>
          <w:szCs w:val="24"/>
        </w:rPr>
        <w:t xml:space="preserve">. </w:t>
      </w:r>
    </w:p>
    <w:p w14:paraId="3159CF47" w14:textId="4AF3C0A0" w:rsidR="0004632B" w:rsidRPr="00A10693" w:rsidRDefault="0004632B" w:rsidP="0004632B">
      <w:pPr>
        <w:spacing w:after="240" w:line="276" w:lineRule="auto"/>
        <w:ind w:firstLine="708"/>
        <w:rPr>
          <w:rFonts w:ascii="Arial" w:eastAsia="Calibri" w:hAnsi="Arial"/>
          <w:szCs w:val="28"/>
        </w:rPr>
      </w:pPr>
      <w:r w:rsidRPr="00A10693">
        <w:rPr>
          <w:rFonts w:ascii="Arial" w:hAnsi="Arial" w:cs="Arial"/>
        </w:rPr>
        <w:t>Кредиторск</w:t>
      </w:r>
      <w:r w:rsidR="009F5262" w:rsidRPr="00A10693">
        <w:rPr>
          <w:rFonts w:ascii="Arial" w:hAnsi="Arial" w:cs="Arial"/>
        </w:rPr>
        <w:t>ая</w:t>
      </w:r>
      <w:r w:rsidRPr="00A10693">
        <w:rPr>
          <w:rFonts w:ascii="Arial" w:hAnsi="Arial" w:cs="Arial"/>
        </w:rPr>
        <w:t xml:space="preserve"> задолженность в </w:t>
      </w:r>
      <w:r w:rsidRPr="00A10693">
        <w:rPr>
          <w:rFonts w:ascii="Arial" w:hAnsi="Arial" w:eastAsia="Calibri"/>
          <w:szCs w:val="28"/>
          <w:lang w:val="en-US"/>
        </w:rPr>
        <w:t>SAP</w:t>
      </w:r>
      <w:r w:rsidRPr="00A10693">
        <w:rPr>
          <w:rFonts w:ascii="Arial" w:hAnsi="Arial" w:eastAsia="Calibri"/>
          <w:szCs w:val="28"/>
        </w:rPr>
        <w:t xml:space="preserve"> </w:t>
      </w:r>
      <w:r w:rsidRPr="00A10693">
        <w:rPr>
          <w:rFonts w:ascii="Arial" w:hAnsi="Arial" w:eastAsia="Calibri"/>
          <w:szCs w:val="28"/>
          <w:lang w:val="en-US"/>
        </w:rPr>
        <w:t>S</w:t>
      </w:r>
      <w:r w:rsidRPr="00A10693">
        <w:rPr>
          <w:rFonts w:ascii="Arial" w:hAnsi="Arial" w:eastAsia="Calibri"/>
          <w:szCs w:val="28"/>
        </w:rPr>
        <w:t xml:space="preserve">/4 </w:t>
      </w:r>
      <w:r w:rsidRPr="00A10693">
        <w:rPr>
          <w:rFonts w:ascii="Arial" w:hAnsi="Arial" w:eastAsia="Calibri"/>
          <w:szCs w:val="28"/>
          <w:lang w:val="en-US"/>
        </w:rPr>
        <w:t>HANA</w:t>
      </w:r>
      <w:r w:rsidRPr="00A10693">
        <w:rPr>
          <w:rFonts w:ascii="Arial" w:hAnsi="Arial" w:eastAsia="Calibri"/>
          <w:szCs w:val="28"/>
        </w:rPr>
        <w:t xml:space="preserve"> регистрируется</w:t>
      </w:r>
      <w:r w:rsidR="009F5262" w:rsidRPr="00A10693">
        <w:rPr>
          <w:rFonts w:ascii="Arial" w:hAnsi="Arial" w:eastAsia="Calibri"/>
          <w:szCs w:val="28"/>
        </w:rPr>
        <w:t>,</w:t>
      </w:r>
      <w:r w:rsidRPr="00A10693">
        <w:rPr>
          <w:rFonts w:ascii="Arial" w:hAnsi="Arial" w:eastAsia="Calibri"/>
          <w:szCs w:val="28"/>
        </w:rPr>
        <w:t xml:space="preserve"> как системный документ Входящий счет поставщика. Входящий счет поставщика в статусе </w:t>
      </w:r>
      <w:r w:rsidR="00CB214E">
        <w:rPr>
          <w:rFonts w:ascii="Arial" w:hAnsi="Arial" w:eastAsia="Calibri"/>
          <w:szCs w:val="28"/>
        </w:rPr>
        <w:t>«</w:t>
      </w:r>
      <w:r w:rsidRPr="00A10693">
        <w:rPr>
          <w:rFonts w:ascii="Arial" w:hAnsi="Arial" w:eastAsia="Calibri"/>
          <w:szCs w:val="28"/>
        </w:rPr>
        <w:t>предварительно зарегистрирован</w:t>
      </w:r>
      <w:r w:rsidR="00CB214E">
        <w:rPr>
          <w:rFonts w:ascii="Arial" w:hAnsi="Arial" w:eastAsia="Calibri"/>
          <w:szCs w:val="28"/>
        </w:rPr>
        <w:t>»</w:t>
      </w:r>
      <w:r w:rsidRPr="00A10693">
        <w:rPr>
          <w:rFonts w:ascii="Arial" w:hAnsi="Arial" w:eastAsia="Calibri"/>
          <w:szCs w:val="28"/>
        </w:rPr>
        <w:t xml:space="preserve"> может быть создан:</w:t>
      </w:r>
    </w:p>
    <w:p w14:paraId="5D71B474" w14:textId="5D44E05C" w:rsidR="0004632B" w:rsidRPr="00A10693" w:rsidRDefault="0004632B" w:rsidP="00925910">
      <w:pPr>
        <w:pStyle w:val="afa"/>
        <w:numPr>
          <w:ilvl w:val="0"/>
          <w:numId w:val="39"/>
        </w:numPr>
        <w:spacing w:after="240" w:line="276" w:lineRule="auto"/>
        <w:rPr>
          <w:rFonts w:ascii="Arial" w:eastAsia="Calibri" w:hAnsi="Arial"/>
          <w:szCs w:val="28"/>
        </w:rPr>
      </w:pPr>
      <w:r w:rsidRPr="00A10693">
        <w:rPr>
          <w:rFonts w:ascii="Arial" w:hAnsi="Arial" w:eastAsia="Calibri"/>
          <w:szCs w:val="28"/>
        </w:rPr>
        <w:t>Автоматически, в случае, если поставщик в системе взаимодействия с поставщиком зарегистрировал этот документ</w:t>
      </w:r>
      <w:r w:rsidR="00A40A28">
        <w:rPr>
          <w:rFonts w:ascii="Arial" w:hAnsi="Arial" w:eastAsia="Calibri"/>
          <w:szCs w:val="28"/>
        </w:rPr>
        <w:t xml:space="preserve">. </w:t>
      </w:r>
      <w:r w:rsidR="00A40A28" w:rsidRPr="00A10693">
        <w:rPr>
          <w:rFonts w:ascii="Arial" w:hAnsi="Arial" w:cs="Arial"/>
          <w:color w:val="000000" w:themeColor="text1"/>
          <w:szCs w:val="24"/>
        </w:rPr>
        <w:t xml:space="preserve">Данный сценарий планируется к реализации в рамках </w:t>
      </w:r>
      <w:r w:rsidR="00A40A28">
        <w:rPr>
          <w:rFonts w:ascii="Arial" w:hAnsi="Arial" w:cs="Arial"/>
          <w:color w:val="000000" w:themeColor="text1"/>
          <w:szCs w:val="24"/>
        </w:rPr>
        <w:t xml:space="preserve">последующих этапов развития системы </w:t>
      </w:r>
      <w:r w:rsidR="00A40A28">
        <w:rPr>
          <w:rFonts w:ascii="Arial" w:hAnsi="Arial" w:cs="Arial"/>
          <w:color w:val="000000" w:themeColor="text1"/>
          <w:szCs w:val="24"/>
          <w:lang w:val="en-US"/>
        </w:rPr>
        <w:t>SRM</w:t>
      </w:r>
      <w:r w:rsidR="00A40A28">
        <w:rPr>
          <w:rFonts w:ascii="Arial" w:hAnsi="Arial" w:cs="Arial"/>
          <w:color w:val="000000" w:themeColor="text1"/>
          <w:szCs w:val="24"/>
        </w:rPr>
        <w:t xml:space="preserve"> и на текущем этапе проекта данная интеграция не проектируется.</w:t>
      </w:r>
      <w:r w:rsidR="00A40A28" w:rsidRPr="00FB7C88">
        <w:rPr>
          <w:rFonts w:ascii="Arial" w:hAnsi="Arial" w:cs="Arial"/>
          <w:color w:val="000000" w:themeColor="text1"/>
          <w:szCs w:val="24"/>
        </w:rPr>
        <w:t xml:space="preserve"> </w:t>
      </w:r>
      <w:r w:rsidR="00A40A28">
        <w:rPr>
          <w:rFonts w:ascii="Arial" w:hAnsi="Arial" w:cs="Arial"/>
          <w:color w:val="000000" w:themeColor="text1"/>
          <w:szCs w:val="24"/>
        </w:rPr>
        <w:t xml:space="preserve">Доработку СОИ с системой </w:t>
      </w:r>
      <w:r w:rsidR="00A40A28">
        <w:rPr>
          <w:rFonts w:ascii="Arial" w:hAnsi="Arial" w:cs="Arial"/>
          <w:color w:val="000000" w:themeColor="text1"/>
          <w:szCs w:val="24"/>
          <w:lang w:val="en-US"/>
        </w:rPr>
        <w:t>SRM</w:t>
      </w:r>
      <w:r w:rsidR="00A40A28">
        <w:rPr>
          <w:rFonts w:ascii="Arial" w:hAnsi="Arial" w:cs="Arial"/>
          <w:color w:val="000000" w:themeColor="text1"/>
          <w:szCs w:val="24"/>
        </w:rPr>
        <w:t xml:space="preserve"> в части данного интеграционного потока предполагается выполнить в рамках соответствующего этапа развития системы </w:t>
      </w:r>
      <w:r w:rsidR="00A40A28">
        <w:rPr>
          <w:rFonts w:ascii="Arial" w:hAnsi="Arial" w:cs="Arial"/>
          <w:color w:val="000000" w:themeColor="text1"/>
          <w:szCs w:val="24"/>
          <w:lang w:val="en-US"/>
        </w:rPr>
        <w:t>SRM</w:t>
      </w:r>
    </w:p>
    <w:p w14:paraId="6E24A1ED" w14:textId="016FB1BA" w:rsidR="0004632B" w:rsidRPr="00A10693" w:rsidRDefault="0004632B" w:rsidP="00925910">
      <w:pPr>
        <w:pStyle w:val="afa"/>
        <w:numPr>
          <w:ilvl w:val="0"/>
          <w:numId w:val="39"/>
        </w:numPr>
        <w:spacing w:after="240" w:line="276" w:lineRule="auto"/>
        <w:rPr>
          <w:rFonts w:ascii="Arial" w:hAnsi="Arial" w:cs="Arial"/>
        </w:rPr>
      </w:pPr>
      <w:r w:rsidRPr="00A10693">
        <w:rPr>
          <w:rFonts w:ascii="Arial" w:hAnsi="Arial" w:eastAsia="Calibri"/>
          <w:szCs w:val="28"/>
        </w:rPr>
        <w:t>Менеджером по сопровождению договора на основании скана или оригиналов первичных расчетных документов (</w:t>
      </w:r>
      <w:r w:rsidR="000C2EC0" w:rsidRPr="00A10693">
        <w:rPr>
          <w:rFonts w:ascii="Arial" w:hAnsi="Arial" w:eastAsia="Calibri"/>
          <w:szCs w:val="28"/>
        </w:rPr>
        <w:t>Акт выполненных работ</w:t>
      </w:r>
      <w:r w:rsidRPr="00A10693">
        <w:rPr>
          <w:rFonts w:ascii="Arial" w:hAnsi="Arial" w:eastAsia="Calibri"/>
          <w:szCs w:val="28"/>
        </w:rPr>
        <w:t xml:space="preserve">, Счет-фактуры, Корректировочные и исправительные счета) </w:t>
      </w:r>
    </w:p>
    <w:p w14:paraId="14212747" w14:textId="77777777" w:rsidR="000D1C92" w:rsidRPr="000D1C92" w:rsidRDefault="000D1C92" w:rsidP="000D1C92">
      <w:pPr>
        <w:spacing w:after="240" w:line="276" w:lineRule="auto"/>
        <w:ind w:firstLine="708"/>
        <w:rPr>
          <w:ins w:id="780" w:author="Paramonova Elena" w:date="2021-03-18T16:29:00Z"/>
          <w:rFonts w:ascii="Arial" w:hAnsi="Arial" w:cs="Arial"/>
        </w:rPr>
      </w:pPr>
      <w:ins w:id="781" w:author="Paramonova Elena" w:date="2021-03-18T16:29:00Z">
        <w:r w:rsidRPr="000D1C92">
          <w:rPr>
            <w:rFonts w:ascii="Arial" w:hAnsi="Arial" w:cs="Arial"/>
          </w:rPr>
          <w:t>В случае, если комплект документов от поставщика поступил в электронном виде в АСУ ЭДО, то необходимо осуществить привязку счета к комплекту АСУ ЭДО. При этом, если пришли формализованные электронные документы (в приложении есть xml-файл), то привязка осуществляется через транзакцию J3RFUTDIN, а в случае, если неформализо-ванные электронные документы, то осуществляется ручная привязка по номеру комплек-та (через кнопку «Услуги к объекту-Комплект АСУ ЭДО-Ручная привязка с АСУ ЭДО») в документе Входящий счет в транзакции MIR7.</w:t>
        </w:r>
      </w:ins>
    </w:p>
    <w:p w14:paraId="511E391B" w14:textId="10D92D9F" w:rsidR="0004632B" w:rsidRPr="00A10693" w:rsidRDefault="000D1C92" w:rsidP="000D1C92">
      <w:pPr>
        <w:spacing w:after="240" w:line="276" w:lineRule="auto"/>
        <w:ind w:firstLine="708"/>
        <w:rPr>
          <w:rFonts w:ascii="Arial" w:hAnsi="Arial" w:cs="Arial"/>
        </w:rPr>
      </w:pPr>
      <w:ins w:id="782" w:author="Paramonova Elena" w:date="2021-03-18T16:29:00Z">
        <w:r w:rsidRPr="000D1C92">
          <w:rPr>
            <w:rFonts w:ascii="Arial" w:hAnsi="Arial" w:cs="Arial"/>
          </w:rPr>
          <w:t xml:space="preserve">В случае, если комплект документов поступил в бумажном виде, после регистрации входящего счета, </w:t>
        </w:r>
      </w:ins>
      <w:ins w:id="783" w:author="Paramonova Elena" w:date="2021-03-18T16:30:00Z">
        <w:r w:rsidRPr="00A10693">
          <w:rPr>
            <w:rFonts w:ascii="Arial" w:hAnsi="Arial" w:cs="Arial"/>
          </w:rPr>
          <w:t xml:space="preserve">менеджер по сопровождению договора печатает из </w:t>
        </w:r>
        <w:r w:rsidRPr="00A10693">
          <w:rPr>
            <w:rFonts w:ascii="Arial" w:hAnsi="Arial" w:eastAsia="Calibri"/>
            <w:szCs w:val="28"/>
            <w:lang w:val="en-US"/>
          </w:rPr>
          <w:t>SAP</w:t>
        </w:r>
        <w:r w:rsidRPr="00A10693">
          <w:rPr>
            <w:rFonts w:ascii="Arial" w:hAnsi="Arial" w:eastAsia="Calibri"/>
            <w:szCs w:val="28"/>
          </w:rPr>
          <w:t xml:space="preserve"> </w:t>
        </w:r>
        <w:r w:rsidRPr="00A10693">
          <w:rPr>
            <w:rFonts w:ascii="Arial" w:hAnsi="Arial" w:eastAsia="Calibri"/>
            <w:szCs w:val="28"/>
            <w:lang w:val="en-US"/>
          </w:rPr>
          <w:t>S</w:t>
        </w:r>
        <w:r w:rsidRPr="00A10693">
          <w:rPr>
            <w:rFonts w:ascii="Arial" w:hAnsi="Arial" w:eastAsia="Calibri"/>
            <w:szCs w:val="28"/>
          </w:rPr>
          <w:t xml:space="preserve">/4 </w:t>
        </w:r>
        <w:r w:rsidRPr="00A10693">
          <w:rPr>
            <w:rFonts w:ascii="Arial" w:hAnsi="Arial" w:eastAsia="Calibri"/>
            <w:szCs w:val="28"/>
            <w:lang w:val="en-US"/>
          </w:rPr>
          <w:t>HANA</w:t>
        </w:r>
        <w:r w:rsidRPr="00A10693">
          <w:rPr>
            <w:rFonts w:ascii="Arial" w:hAnsi="Arial" w:eastAsia="Calibri"/>
            <w:szCs w:val="28"/>
          </w:rPr>
          <w:t xml:space="preserve"> </w:t>
        </w:r>
      </w:ins>
      <w:ins w:id="784" w:author="Paramonova Elena" w:date="2021-03-18T16:29:00Z">
        <w:r w:rsidRPr="000D1C92">
          <w:rPr>
            <w:rFonts w:ascii="Arial" w:hAnsi="Arial" w:cs="Arial"/>
          </w:rPr>
          <w:t>реестр</w:t>
        </w:r>
        <w:r>
          <w:rPr>
            <w:rFonts w:ascii="Arial" w:hAnsi="Arial" w:cs="Arial"/>
          </w:rPr>
          <w:t xml:space="preserve"> документов со штрих-кодом. Дан</w:t>
        </w:r>
        <w:r w:rsidRPr="000D1C92">
          <w:rPr>
            <w:rFonts w:ascii="Arial" w:hAnsi="Arial" w:cs="Arial"/>
          </w:rPr>
          <w:t xml:space="preserve">ный реестр документов со штрих-кодом </w:t>
        </w:r>
      </w:ins>
      <w:del w:id="785" w:author="Paramonova Elena" w:date="2021-03-18T16:31:00Z">
        <w:r w:rsidR="0004632B" w:rsidRPr="00A10693" w:rsidDel="000D1C92">
          <w:rPr>
            <w:rFonts w:ascii="Arial" w:hAnsi="Arial" w:cs="Arial"/>
          </w:rPr>
          <w:delText xml:space="preserve">После регистрации входящего счета, </w:delText>
        </w:r>
      </w:del>
      <w:del w:id="786" w:author="Paramonova Elena" w:date="2021-03-18T16:30:00Z">
        <w:r w:rsidR="0004632B" w:rsidRPr="00A10693" w:rsidDel="000D1C92">
          <w:rPr>
            <w:rFonts w:ascii="Arial" w:hAnsi="Arial" w:cs="Arial"/>
          </w:rPr>
          <w:delText xml:space="preserve">менеджер по сопровождению договора печатает из </w:delText>
        </w:r>
        <w:r w:rsidR="0004632B" w:rsidRPr="00A10693" w:rsidDel="000D1C92">
          <w:rPr>
            <w:rFonts w:ascii="Arial" w:hAnsi="Arial" w:eastAsia="Calibri"/>
            <w:szCs w:val="28"/>
            <w:lang w:val="en-US"/>
          </w:rPr>
          <w:delText>SAP</w:delText>
        </w:r>
        <w:r w:rsidR="0004632B" w:rsidRPr="00A10693" w:rsidDel="000D1C92">
          <w:rPr>
            <w:rFonts w:ascii="Arial" w:hAnsi="Arial" w:eastAsia="Calibri"/>
            <w:szCs w:val="28"/>
          </w:rPr>
          <w:delText xml:space="preserve"> </w:delText>
        </w:r>
        <w:r w:rsidR="0004632B" w:rsidRPr="00A10693" w:rsidDel="000D1C92">
          <w:rPr>
            <w:rFonts w:ascii="Arial" w:hAnsi="Arial" w:eastAsia="Calibri"/>
            <w:szCs w:val="28"/>
            <w:lang w:val="en-US"/>
          </w:rPr>
          <w:delText>S</w:delText>
        </w:r>
        <w:r w:rsidR="0004632B" w:rsidRPr="00A10693" w:rsidDel="000D1C92">
          <w:rPr>
            <w:rFonts w:ascii="Arial" w:hAnsi="Arial" w:eastAsia="Calibri"/>
            <w:szCs w:val="28"/>
          </w:rPr>
          <w:delText xml:space="preserve">/4 </w:delText>
        </w:r>
        <w:r w:rsidR="0004632B" w:rsidRPr="00A10693" w:rsidDel="000D1C92">
          <w:rPr>
            <w:rFonts w:ascii="Arial" w:hAnsi="Arial" w:eastAsia="Calibri"/>
            <w:szCs w:val="28"/>
            <w:lang w:val="en-US"/>
          </w:rPr>
          <w:delText>HANA</w:delText>
        </w:r>
        <w:r w:rsidR="0004632B" w:rsidRPr="00A10693" w:rsidDel="000D1C92">
          <w:rPr>
            <w:rFonts w:ascii="Arial" w:hAnsi="Arial" w:eastAsia="Calibri"/>
            <w:szCs w:val="28"/>
          </w:rPr>
          <w:delText xml:space="preserve"> </w:delText>
        </w:r>
      </w:del>
      <w:del w:id="787" w:author="Paramonova Elena" w:date="2021-03-18T16:31:00Z">
        <w:r w:rsidR="0004632B" w:rsidRPr="00A10693" w:rsidDel="000D1C92">
          <w:rPr>
            <w:rFonts w:ascii="Arial" w:hAnsi="Arial" w:eastAsia="Calibri"/>
            <w:szCs w:val="28"/>
          </w:rPr>
          <w:delText>штрих-код, автоматически сформированный в мо</w:delText>
        </w:r>
        <w:r w:rsidR="009F5262" w:rsidRPr="00A10693" w:rsidDel="000D1C92">
          <w:rPr>
            <w:rFonts w:ascii="Arial" w:hAnsi="Arial" w:eastAsia="Calibri"/>
            <w:szCs w:val="28"/>
          </w:rPr>
          <w:delText>мент сохранения Входящего счета</w:delText>
        </w:r>
        <w:r w:rsidR="0004632B" w:rsidRPr="00A10693" w:rsidDel="000D1C92">
          <w:rPr>
            <w:rFonts w:ascii="Arial" w:hAnsi="Arial" w:eastAsia="Calibri"/>
            <w:szCs w:val="28"/>
          </w:rPr>
          <w:delText>.</w:delText>
        </w:r>
        <w:r w:rsidR="0004632B" w:rsidRPr="00A10693" w:rsidDel="000D1C92">
          <w:rPr>
            <w:rFonts w:ascii="Arial" w:hAnsi="Arial" w:cs="Arial"/>
          </w:rPr>
          <w:delText xml:space="preserve"> Штрих-код, </w:delText>
        </w:r>
      </w:del>
      <w:r w:rsidR="0004632B" w:rsidRPr="00A10693">
        <w:rPr>
          <w:rFonts w:ascii="Arial" w:hAnsi="Arial" w:cs="Arial"/>
        </w:rPr>
        <w:t xml:space="preserve">вместе с оригиналами или скан-копиями первичных расчетных документов менеджер по сопровождению договора передает во фронт-офис МФЦ. В процессе ПП-15.01.01.01 «Получение и обработка в МФЦ входящих первичных документов» сканы документов </w:t>
      </w:r>
      <w:r w:rsidR="00CB214E">
        <w:rPr>
          <w:rFonts w:ascii="Arial" w:hAnsi="Arial" w:cs="Arial"/>
        </w:rPr>
        <w:t>размещаются</w:t>
      </w:r>
      <w:r w:rsidR="00CB214E" w:rsidRPr="00A10693">
        <w:rPr>
          <w:rFonts w:ascii="Arial" w:hAnsi="Arial" w:cs="Arial"/>
        </w:rPr>
        <w:t xml:space="preserve"> </w:t>
      </w:r>
      <w:r w:rsidR="0004632B" w:rsidRPr="00A10693">
        <w:rPr>
          <w:rFonts w:ascii="Arial" w:hAnsi="Arial" w:cs="Arial"/>
        </w:rPr>
        <w:t xml:space="preserve">в </w:t>
      </w:r>
      <w:r w:rsidR="00CB214E" w:rsidRPr="00A10693">
        <w:rPr>
          <w:rFonts w:ascii="Arial" w:hAnsi="Arial" w:cs="Arial"/>
        </w:rPr>
        <w:t>электронн</w:t>
      </w:r>
      <w:r w:rsidR="00CB214E">
        <w:rPr>
          <w:rFonts w:ascii="Arial" w:hAnsi="Arial" w:cs="Arial"/>
        </w:rPr>
        <w:t>ом</w:t>
      </w:r>
      <w:r w:rsidR="00CB214E" w:rsidRPr="00A10693">
        <w:rPr>
          <w:rFonts w:ascii="Arial" w:hAnsi="Arial" w:cs="Arial"/>
        </w:rPr>
        <w:t xml:space="preserve"> </w:t>
      </w:r>
      <w:r w:rsidR="0004632B" w:rsidRPr="00A10693">
        <w:rPr>
          <w:rFonts w:ascii="Arial" w:hAnsi="Arial" w:cs="Arial"/>
        </w:rPr>
        <w:t>архив</w:t>
      </w:r>
      <w:r w:rsidR="00CB214E">
        <w:rPr>
          <w:rFonts w:ascii="Arial" w:hAnsi="Arial" w:cs="Arial"/>
        </w:rPr>
        <w:t>е</w:t>
      </w:r>
      <w:r w:rsidR="0004632B" w:rsidRPr="00A10693">
        <w:rPr>
          <w:rFonts w:ascii="Arial" w:hAnsi="Arial" w:cs="Arial"/>
        </w:rPr>
        <w:t xml:space="preserve"> с привязкой к системному документу Входящий счет (подробнее см. СОИ </w:t>
      </w:r>
      <w:del w:id="788" w:author="SintsovaMA" w:date="2021-03-22T17:24:00Z">
        <w:r w:rsidR="00D2138A" w:rsidDel="003F4990">
          <w:rPr>
            <w:rFonts w:ascii="Arial" w:hAnsi="Arial" w:cs="Arial"/>
          </w:rPr>
          <w:delText>ERP.</w:delText>
        </w:r>
        <w:r w:rsidR="00D01C7D" w:rsidDel="003F4990">
          <w:rPr>
            <w:rFonts w:ascii="Arial" w:hAnsi="Arial" w:cs="Arial"/>
          </w:rPr>
          <w:delText>5</w:delText>
        </w:r>
        <w:r w:rsidR="00D2138A" w:rsidDel="003F4990">
          <w:rPr>
            <w:rFonts w:ascii="Arial" w:hAnsi="Arial" w:cs="Arial"/>
          </w:rPr>
          <w:delText>.</w:delText>
        </w:r>
        <w:r w:rsidR="00577418" w:rsidRPr="00577418" w:rsidDel="003F4990">
          <w:rPr>
            <w:rFonts w:ascii="Arial" w:hAnsi="Arial" w:cs="Arial"/>
          </w:rPr>
          <w:delText xml:space="preserve">6.5 </w:delText>
        </w:r>
      </w:del>
      <w:r w:rsidR="00577418" w:rsidRPr="00577418">
        <w:rPr>
          <w:rFonts w:ascii="Arial" w:hAnsi="Arial" w:cs="Arial"/>
        </w:rPr>
        <w:t>«Соглашение об интеграции с АСУ ЭДО»</w:t>
      </w:r>
      <w:r w:rsidR="0004632B" w:rsidRPr="00A10693">
        <w:rPr>
          <w:rFonts w:ascii="Arial" w:hAnsi="Arial" w:cs="Arial"/>
        </w:rPr>
        <w:t xml:space="preserve">). Бухгалтер МФЦ, открыв </w:t>
      </w:r>
      <w:r w:rsidR="00D5400A">
        <w:rPr>
          <w:rFonts w:ascii="Arial" w:hAnsi="Arial" w:cs="Arial"/>
        </w:rPr>
        <w:t>системный документ</w:t>
      </w:r>
      <w:r w:rsidR="0004632B" w:rsidRPr="00A10693">
        <w:rPr>
          <w:rFonts w:ascii="Arial" w:hAnsi="Arial" w:cs="Arial"/>
        </w:rPr>
        <w:t xml:space="preserve"> Входящий счет, по ссылке может просмотреть пакет первичных документов из электронного архива (подробнее см. СОИ </w:t>
      </w:r>
      <w:del w:id="789" w:author="SintsovaMA" w:date="2021-03-22T17:24:00Z">
        <w:r w:rsidR="00D2138A" w:rsidDel="003F4990">
          <w:rPr>
            <w:rFonts w:ascii="Arial" w:hAnsi="Arial" w:cs="Arial"/>
          </w:rPr>
          <w:delText>ERP.9.</w:delText>
        </w:r>
        <w:r w:rsidR="00577418" w:rsidRPr="00577418" w:rsidDel="003F4990">
          <w:rPr>
            <w:rFonts w:ascii="Arial" w:hAnsi="Arial" w:cs="Arial"/>
          </w:rPr>
          <w:delText xml:space="preserve">6.5 </w:delText>
        </w:r>
      </w:del>
      <w:r w:rsidR="00577418" w:rsidRPr="00577418">
        <w:rPr>
          <w:rFonts w:ascii="Arial" w:hAnsi="Arial" w:cs="Arial"/>
        </w:rPr>
        <w:t>«Соглашение об интеграции с АСУ ЭДО»</w:t>
      </w:r>
      <w:r w:rsidR="0004632B" w:rsidRPr="00A10693">
        <w:rPr>
          <w:rFonts w:ascii="Arial" w:hAnsi="Arial" w:cs="Arial"/>
        </w:rPr>
        <w:t>). Бухгалтер МФЦ</w:t>
      </w:r>
      <w:r w:rsidR="00CB214E">
        <w:rPr>
          <w:rFonts w:ascii="Arial" w:hAnsi="Arial" w:cs="Arial"/>
        </w:rPr>
        <w:t>,</w:t>
      </w:r>
      <w:r w:rsidR="0004632B" w:rsidRPr="00A10693">
        <w:rPr>
          <w:rFonts w:ascii="Arial" w:hAnsi="Arial" w:cs="Arial"/>
        </w:rPr>
        <w:t xml:space="preserve"> проверив пакет документов, деблокирует входящий счет. </w:t>
      </w:r>
    </w:p>
    <w:p w14:paraId="64152ACF" w14:textId="2C8C332D" w:rsidR="00D774F8" w:rsidRDefault="0004632B" w:rsidP="00D774F8">
      <w:pPr>
        <w:spacing w:after="240" w:line="276" w:lineRule="auto"/>
        <w:ind w:firstLine="708"/>
        <w:rPr>
          <w:rFonts w:ascii="Arial" w:eastAsia="Calibri" w:hAnsi="Arial"/>
          <w:szCs w:val="28"/>
        </w:rPr>
      </w:pPr>
      <w:r w:rsidRPr="00A10693">
        <w:rPr>
          <w:rFonts w:ascii="Arial" w:hAnsi="Arial" w:cs="Arial"/>
        </w:rPr>
        <w:t xml:space="preserve">В случае, если договор с поставщиком предполагает пост-оплату, то на основании проведенного входящего счета (кредиторской задолженности) </w:t>
      </w:r>
      <w:r w:rsidR="00D774F8">
        <w:rPr>
          <w:rFonts w:ascii="Arial" w:hAnsi="Arial" w:cs="Arial"/>
        </w:rPr>
        <w:t>выполняется оплата</w:t>
      </w:r>
      <w:r w:rsidR="00D774F8" w:rsidRPr="00A10693">
        <w:rPr>
          <w:rFonts w:ascii="Arial" w:hAnsi="Arial" w:cs="Arial"/>
        </w:rPr>
        <w:t xml:space="preserve"> (подробнее см. процесс </w:t>
      </w:r>
      <w:r w:rsidR="00D774F8" w:rsidRPr="00A10693">
        <w:rPr>
          <w:rFonts w:ascii="Arial" w:hAnsi="Arial" w:eastAsia="Calibri"/>
          <w:szCs w:val="28"/>
        </w:rPr>
        <w:t>ПП-02.02.01-ERP «Управление заявками на платеж»)</w:t>
      </w:r>
      <w:r w:rsidR="00D774F8">
        <w:rPr>
          <w:rFonts w:ascii="Arial" w:hAnsi="Arial" w:eastAsia="Calibri"/>
          <w:szCs w:val="28"/>
        </w:rPr>
        <w:t xml:space="preserve">. </w:t>
      </w:r>
    </w:p>
    <w:p w14:paraId="0964A133" w14:textId="5FFE4B0C" w:rsidR="00650A83" w:rsidRPr="00A10693" w:rsidRDefault="00650A83" w:rsidP="00D774F8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lastRenderedPageBreak/>
        <w:t xml:space="preserve">Сценарий 2: </w:t>
      </w:r>
      <w:r w:rsidRPr="00A10693">
        <w:rPr>
          <w:rFonts w:ascii="Arial" w:hAnsi="Arial" w:cs="Arial"/>
        </w:rPr>
        <w:t>Управление обязательствами по договорам закупки работ, услуг с внутригрупповыми контрагентами</w:t>
      </w:r>
      <w:r w:rsidR="007F5223" w:rsidRPr="000E4615">
        <w:rPr>
          <w:rFonts w:ascii="Arial" w:hAnsi="Arial" w:cs="Arial"/>
          <w:color w:val="000000"/>
        </w:rPr>
        <w:t>,</w:t>
      </w:r>
      <w:r w:rsidR="007F5223" w:rsidRPr="007F5223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</w:rPr>
        <w:t xml:space="preserve">работающими в </w:t>
      </w:r>
      <w:r w:rsidR="007F5223">
        <w:rPr>
          <w:rFonts w:ascii="Arial" w:hAnsi="Arial" w:cs="Arial"/>
          <w:color w:val="000000"/>
          <w:lang w:val="en-US"/>
        </w:rPr>
        <w:t>SAP</w:t>
      </w:r>
      <w:r w:rsidR="007F5223" w:rsidRPr="000E4615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  <w:lang w:val="en-US"/>
        </w:rPr>
        <w:t>S</w:t>
      </w:r>
      <w:r w:rsidR="007F5223" w:rsidRPr="000E4615">
        <w:rPr>
          <w:rFonts w:ascii="Arial" w:hAnsi="Arial" w:cs="Arial"/>
          <w:color w:val="000000"/>
        </w:rPr>
        <w:t>/4</w:t>
      </w:r>
      <w:r w:rsidR="007F5223">
        <w:rPr>
          <w:rFonts w:ascii="Arial" w:hAnsi="Arial" w:cs="Arial"/>
          <w:color w:val="000000"/>
          <w:lang w:val="en-US"/>
        </w:rPr>
        <w:t>HANA</w:t>
      </w:r>
    </w:p>
    <w:p w14:paraId="1B4AAF79" w14:textId="14C07B78" w:rsidR="002E4CA4" w:rsidRPr="002E4CA4" w:rsidRDefault="002E4CA4">
      <w:pPr>
        <w:spacing w:after="240" w:line="276" w:lineRule="auto"/>
        <w:ind w:firstLine="708"/>
        <w:rPr>
          <w:ins w:id="790" w:author="Paramonova Elena" w:date="2021-02-20T15:21:00Z"/>
          <w:rFonts w:ascii="Arial" w:hAnsi="Arial" w:cs="Arial"/>
          <w:color w:val="000000" w:themeColor="text1"/>
          <w:szCs w:val="24"/>
          <w:rPrChange w:id="791" w:author="Paramonova Elena" w:date="2021-02-20T15:21:00Z">
            <w:rPr>
              <w:ins w:id="792" w:author="Paramonova Elena" w:date="2021-02-20T15:21:00Z"/>
              <w:color w:val="1F497D"/>
              <w:highlight w:val="yellow"/>
              <w:lang w:eastAsia="ru-RU"/>
            </w:rPr>
          </w:rPrChange>
        </w:rPr>
        <w:pPrChange w:id="793" w:author="Paramonova Elena" w:date="2021-02-20T15:22:00Z">
          <w:pPr/>
        </w:pPrChange>
      </w:pPr>
      <w:ins w:id="794" w:author="Paramonova Elena" w:date="2021-02-20T15:21:00Z">
        <w:r w:rsidRPr="002E4CA4">
          <w:rPr>
            <w:rFonts w:ascii="Arial" w:hAnsi="Arial" w:cs="Arial"/>
            <w:color w:val="000000" w:themeColor="text1"/>
            <w:szCs w:val="24"/>
            <w:rPrChange w:author="Paramonova Elena" w:date="2021-02-20T15:21:00Z" w:id="795">
              <w:rPr>
                <w:rFonts w:ascii="Arial" w:hAnsi="Arial" w:cs="Arial"/>
                <w:szCs w:val="24"/>
                <w:highlight w:val="yellow"/>
                <w:lang w:eastAsia="ru-RU"/>
              </w:rPr>
            </w:rPrChange>
          </w:rPr>
          <w:t>На основании спецификации договора (дополнительного соглашения к рамочному договору, разового договора/спецификации), зарегистрированной в процессе ERP.</w:t>
        </w:r>
      </w:ins>
      <w:ins w:id="796" w:author="SintsovaMA" w:date="2021-03-22T17:24:00Z">
        <w:r w:rsidR="003F4990" w:rsidRPr="003F4990">
          <w:rPr>
            <w:rFonts w:ascii="Arial" w:hAnsi="Arial" w:cs="Arial"/>
            <w:color w:val="000000" w:themeColor="text1"/>
            <w:szCs w:val="24"/>
            <w:rPrChange w:author="SintsovaMA" w:date="2021-03-22T17:24:00Z" w:id="797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13.</w:t>
        </w:r>
      </w:ins>
      <w:ins w:id="798" w:author="Paramonova Elena" w:date="2021-02-20T15:21:00Z">
        <w:r w:rsidRPr="002E4CA4">
          <w:rPr>
            <w:rFonts w:ascii="Arial" w:hAnsi="Arial" w:cs="Arial"/>
            <w:color w:val="000000" w:themeColor="text1"/>
            <w:szCs w:val="24"/>
            <w:rPrChange w:author="Paramonova Elena" w:date="2021-02-20T15:21:00Z" w:id="799">
              <w:rPr>
                <w:rFonts w:ascii="Arial" w:hAnsi="Arial" w:cs="Arial"/>
                <w:szCs w:val="24"/>
                <w:highlight w:val="yellow"/>
                <w:lang w:eastAsia="ru-RU"/>
              </w:rPr>
            </w:rPrChange>
          </w:rPr>
          <w:t>9</w:t>
        </w:r>
      </w:ins>
      <w:ins w:id="800" w:author="SintsovaMA" w:date="2021-03-22T17:24:00Z">
        <w:r w:rsidR="003F4990" w:rsidRPr="003F4990">
          <w:rPr>
            <w:rFonts w:ascii="Arial" w:hAnsi="Arial" w:cs="Arial"/>
            <w:color w:val="000000" w:themeColor="text1"/>
            <w:szCs w:val="24"/>
            <w:rPrChange w:author="SintsovaMA" w:date="2021-03-22T17:24:00Z" w:id="801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_2_</w:t>
        </w:r>
      </w:ins>
      <w:ins w:id="802" w:author="Paramonova Elena" w:date="2021-02-20T15:21:00Z">
        <w:del w:id="803" w:author="SintsovaMA" w:date="2021-03-22T17:24:00Z">
          <w:r w:rsidRPr="002E4CA4" w:rsidDel="003F4990">
            <w:rPr>
              <w:rFonts w:ascii="Arial" w:hAnsi="Arial" w:cs="Arial"/>
              <w:color w:val="000000" w:themeColor="text1"/>
              <w:szCs w:val="24"/>
              <w:rPrChange w:author="Paramonova Elena" w:date="2021-02-20T15:21:00Z" w:id="804">
                <w:rPr>
                  <w:rFonts w:ascii="Arial" w:hAnsi="Arial" w:cs="Arial"/>
                  <w:szCs w:val="24"/>
                  <w:highlight w:val="yellow"/>
                  <w:lang w:eastAsia="ru-RU"/>
                </w:rPr>
              </w:rPrChange>
            </w:rPr>
            <w:delText>.1.</w:delText>
          </w:r>
        </w:del>
        <w:r w:rsidRPr="002E4CA4">
          <w:rPr>
            <w:rFonts w:ascii="Arial" w:hAnsi="Arial" w:cs="Arial"/>
            <w:color w:val="000000" w:themeColor="text1"/>
            <w:szCs w:val="24"/>
            <w:rPrChange w:author="Paramonova Elena" w:date="2021-02-20T15:21:00Z" w:id="805">
              <w:rPr>
                <w:rFonts w:ascii="Arial" w:hAnsi="Arial" w:cs="Arial"/>
                <w:szCs w:val="24"/>
                <w:highlight w:val="yellow"/>
                <w:lang w:eastAsia="ru-RU"/>
              </w:rPr>
            </w:rPrChange>
          </w:rPr>
          <w:t>63</w:t>
        </w:r>
      </w:ins>
      <w:ins w:id="806" w:author="SintsovaMA" w:date="2021-03-22T17:24:00Z">
        <w:r w:rsidR="003F4990" w:rsidRPr="003F4990">
          <w:rPr>
            <w:rFonts w:ascii="Arial" w:hAnsi="Arial" w:cs="Arial"/>
            <w:color w:val="000000" w:themeColor="text1"/>
            <w:szCs w:val="24"/>
            <w:rPrChange w:author="SintsovaMA" w:date="2021-03-22T17:24:00Z" w:id="807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</w:t>
        </w:r>
        <w:r w:rsidR="003F4990">
          <w:rPr>
            <w:rFonts w:ascii="Arial" w:hAnsi="Arial" w:cs="Arial"/>
            <w:color w:val="000000" w:themeColor="text1"/>
            <w:szCs w:val="24"/>
            <w:lang w:val="en-US"/>
          </w:rPr>
          <w:t>MM</w:t>
        </w:r>
      </w:ins>
      <w:ins w:id="808" w:author="Paramonova Elena" w:date="2021-02-20T15:21:00Z">
        <w:r w:rsidRPr="002E4CA4">
          <w:rPr>
            <w:rFonts w:ascii="Arial" w:hAnsi="Arial" w:cs="Arial"/>
            <w:color w:val="000000" w:themeColor="text1"/>
            <w:szCs w:val="24"/>
            <w:rPrChange w:author="Paramonova Elena" w:date="2021-02-20T15:21:00Z" w:id="809">
              <w:rPr>
                <w:rFonts w:ascii="Arial" w:hAnsi="Arial" w:cs="Arial"/>
                <w:szCs w:val="24"/>
                <w:highlight w:val="yellow"/>
                <w:lang w:eastAsia="ru-RU"/>
              </w:rPr>
            </w:rPrChange>
          </w:rPr>
          <w:t xml:space="preserve"> «Реализация МТР, услуг» в БЕ продавца, в программе по зеркалированию создается (зеркалируется) спецификация договора закупки БЕ покупателя (см. процесс ПП-10.04.03.02-ERP Заключение договора закупки).</w:t>
        </w:r>
      </w:ins>
    </w:p>
    <w:p w14:paraId="2F85254B" w14:textId="42EE5979" w:rsidR="002E4CA4" w:rsidRPr="002E4CA4" w:rsidDel="00D7786B" w:rsidRDefault="002E4CA4">
      <w:pPr>
        <w:spacing w:after="240" w:line="276" w:lineRule="auto"/>
        <w:ind w:firstLine="708"/>
        <w:rPr>
          <w:ins w:id="810" w:author="Paramonova Elena" w:date="2021-02-20T15:21:00Z"/>
          <w:del w:id="811" w:author="ParamonovaEA" w:date="2021-04-16T08:31:00Z"/>
          <w:rFonts w:ascii="Arial" w:hAnsi="Arial" w:cs="Arial"/>
          <w:color w:val="000000" w:themeColor="text1"/>
          <w:szCs w:val="24"/>
          <w:rPrChange w:id="812" w:author="Paramonova Elena" w:date="2021-02-20T15:21:00Z">
            <w:rPr>
              <w:ins w:id="813" w:author="Paramonova Elena" w:date="2021-02-20T15:21:00Z"/>
              <w:del w:id="814" w:author="ParamonovaEA" w:date="2021-04-16T08:31:00Z"/>
              <w:rFonts w:ascii="Arial" w:hAnsi="Arial" w:cs="Arial"/>
              <w:szCs w:val="24"/>
              <w:highlight w:val="yellow"/>
              <w:lang w:eastAsia="ru-RU"/>
            </w:rPr>
          </w:rPrChange>
        </w:rPr>
        <w:pPrChange w:id="815" w:author="Paramonova Elena" w:date="2021-02-20T15:22:00Z">
          <w:pPr/>
        </w:pPrChange>
      </w:pPr>
      <w:ins w:id="816" w:author="Paramonova Elena" w:date="2021-02-20T15:21:00Z">
        <w:del w:id="817" w:author="ParamonovaEA" w:date="2021-04-16T08:31:00Z">
          <w:r w:rsidRPr="002E4CA4" w:rsidDel="00D7786B">
            <w:rPr>
              <w:rFonts w:ascii="Arial" w:hAnsi="Arial" w:cs="Arial"/>
              <w:color w:val="000000" w:themeColor="text1"/>
              <w:szCs w:val="24"/>
              <w:rPrChange w:author="Paramonova Elena" w:date="2021-02-20T15:21:00Z" w:id="818">
                <w:rPr>
                  <w:rFonts w:ascii="Arial" w:hAnsi="Arial" w:cs="Arial"/>
                  <w:szCs w:val="24"/>
                  <w:highlight w:val="yellow"/>
                  <w:lang w:eastAsia="ru-RU"/>
                </w:rPr>
              </w:rPrChange>
            </w:rPr>
            <w:delText xml:space="preserve">При отгрузке ТМЦ (ОМ со склада) в БЕ продавца, зарегистрированной в процессе ERP.9.1.63 </w:delText>
          </w:r>
        </w:del>
      </w:ins>
      <w:ins w:id="819" w:author="SintsovaMA" w:date="2021-03-22T17:29:00Z">
        <w:del w:id="820" w:author="ParamonovaEA" w:date="2021-04-16T08:31:00Z">
          <w:r w:rsidR="004908FD" w:rsidDel="00D7786B">
            <w:rPr>
              <w:rFonts w:ascii="Arial" w:hAnsi="Arial" w:cs="Arial"/>
              <w:color w:val="000000" w:themeColor="text1"/>
              <w:szCs w:val="24"/>
            </w:rPr>
            <w:delText xml:space="preserve">ERP.13.9_2_63_MM </w:delText>
          </w:r>
        </w:del>
      </w:ins>
      <w:ins w:id="821" w:author="Paramonova Elena" w:date="2021-02-20T15:21:00Z">
        <w:del w:id="822" w:author="ParamonovaEA" w:date="2021-04-16T08:31:00Z">
          <w:r w:rsidRPr="002E4CA4" w:rsidDel="00D7786B">
            <w:rPr>
              <w:rFonts w:ascii="Arial" w:hAnsi="Arial" w:cs="Arial"/>
              <w:color w:val="000000" w:themeColor="text1"/>
              <w:szCs w:val="24"/>
              <w:rPrChange w:author="Paramonova Elena" w:date="2021-02-20T15:21:00Z" w:id="823">
                <w:rPr>
                  <w:rFonts w:ascii="Arial" w:hAnsi="Arial" w:cs="Arial"/>
                  <w:szCs w:val="24"/>
                  <w:highlight w:val="yellow"/>
                  <w:lang w:eastAsia="ru-RU"/>
                </w:rPr>
              </w:rPrChange>
            </w:rPr>
            <w:delText xml:space="preserve">«Реализация МТР, услуг», программой по зеркалированию автоматически к спецификации договора </w:delText>
          </w:r>
        </w:del>
      </w:ins>
      <w:ins w:id="824" w:author="Paramonova Elena" w:date="2021-02-20T15:22:00Z">
        <w:del w:id="825" w:author="ParamonovaEA" w:date="2021-04-16T08:31:00Z">
          <w:r w:rsidRPr="0068124B" w:rsidDel="00D7786B">
            <w:rPr>
              <w:rFonts w:ascii="Arial" w:hAnsi="Arial" w:cs="Arial"/>
              <w:color w:val="000000" w:themeColor="text1"/>
              <w:szCs w:val="24"/>
            </w:rPr>
            <w:delText>закупки формируется</w:delText>
          </w:r>
        </w:del>
      </w:ins>
      <w:ins w:id="826" w:author="Paramonova Elena" w:date="2021-02-20T15:21:00Z">
        <w:del w:id="827" w:author="ParamonovaEA" w:date="2021-04-16T08:31:00Z">
          <w:r w:rsidRPr="002E4CA4" w:rsidDel="00D7786B">
            <w:rPr>
              <w:rFonts w:ascii="Arial" w:hAnsi="Arial" w:cs="Arial"/>
              <w:color w:val="000000" w:themeColor="text1"/>
              <w:szCs w:val="24"/>
              <w:rPrChange w:author="Paramonova Elena" w:date="2021-02-20T15:21:00Z" w:id="828">
                <w:rPr>
                  <w:rFonts w:ascii="Arial" w:hAnsi="Arial" w:cs="Arial"/>
                  <w:szCs w:val="24"/>
                  <w:highlight w:val="yellow"/>
                  <w:lang w:eastAsia="ru-RU"/>
                </w:rPr>
              </w:rPrChange>
            </w:rPr>
            <w:delText xml:space="preserve"> документ ПМ с проводкой ПМ со 107 Вдв (поступление в</w:delText>
          </w:r>
        </w:del>
      </w:ins>
      <w:ins w:id="829" w:author="Anton Chigvintsev" w:date="2021-03-09T09:00:00Z">
        <w:del w:id="830" w:author="ParamonovaEA" w:date="2021-04-16T08:31:00Z">
          <w:r w:rsidR="00AA2564" w:rsidDel="00D7786B">
            <w:rPr>
              <w:rFonts w:ascii="Arial" w:hAnsi="Arial" w:cs="Arial"/>
              <w:color w:val="000000" w:themeColor="text1"/>
              <w:szCs w:val="24"/>
            </w:rPr>
            <w:delText xml:space="preserve"> запас в </w:delText>
          </w:r>
        </w:del>
      </w:ins>
      <w:ins w:id="831" w:author="Paramonova Elena" w:date="2021-02-20T15:21:00Z">
        <w:del w:id="832" w:author="ParamonovaEA" w:date="2021-04-16T08:31:00Z">
          <w:r w:rsidRPr="002E4CA4" w:rsidDel="00D7786B">
            <w:rPr>
              <w:rFonts w:ascii="Arial" w:hAnsi="Arial" w:cs="Arial"/>
              <w:color w:val="000000" w:themeColor="text1"/>
              <w:szCs w:val="24"/>
              <w:rPrChange w:author="Paramonova Elena" w:date="2021-02-20T15:21:00Z" w:id="833">
                <w:rPr>
                  <w:rFonts w:ascii="Arial" w:hAnsi="Arial" w:cs="Arial"/>
                  <w:szCs w:val="24"/>
                  <w:highlight w:val="yellow"/>
                  <w:lang w:eastAsia="ru-RU"/>
                </w:rPr>
              </w:rPrChange>
            </w:rPr>
            <w:delText xml:space="preserve"> пут</w:delText>
          </w:r>
        </w:del>
      </w:ins>
      <w:ins w:id="834" w:author="Anton Chigvintsev" w:date="2021-03-09T09:00:00Z">
        <w:del w:id="835" w:author="ParamonovaEA" w:date="2021-04-16T08:31:00Z">
          <w:r w:rsidR="00AA2564" w:rsidDel="00D7786B">
            <w:rPr>
              <w:rFonts w:ascii="Arial" w:hAnsi="Arial" w:cs="Arial"/>
              <w:color w:val="000000" w:themeColor="text1"/>
              <w:szCs w:val="24"/>
            </w:rPr>
            <w:delText>и</w:delText>
          </w:r>
        </w:del>
      </w:ins>
      <w:ins w:id="836" w:author="Paramonova Elena" w:date="2021-02-20T15:21:00Z">
        <w:del w:id="837" w:author="ParamonovaEA" w:date="2021-04-16T08:31:00Z">
          <w:r w:rsidRPr="002E4CA4" w:rsidDel="00D7786B">
            <w:rPr>
              <w:rFonts w:ascii="Arial" w:hAnsi="Arial" w:cs="Arial"/>
              <w:color w:val="000000" w:themeColor="text1"/>
              <w:szCs w:val="24"/>
              <w:rPrChange w:author="Paramonova Elena" w:date="2021-02-20T15:21:00Z" w:id="838">
                <w:rPr>
                  <w:rFonts w:ascii="Arial" w:hAnsi="Arial" w:cs="Arial"/>
                  <w:szCs w:val="24"/>
                  <w:highlight w:val="yellow"/>
                  <w:lang w:eastAsia="ru-RU"/>
                </w:rPr>
              </w:rPrChange>
            </w:rPr>
            <w:delText xml:space="preserve">ь). </w:delText>
          </w:r>
        </w:del>
      </w:ins>
    </w:p>
    <w:p w14:paraId="3A7D838A" w14:textId="4263859D" w:rsidR="002E4CA4" w:rsidRPr="002E4CA4" w:rsidRDefault="002E4CA4">
      <w:pPr>
        <w:spacing w:after="240" w:line="276" w:lineRule="auto"/>
        <w:ind w:firstLine="708"/>
        <w:rPr>
          <w:ins w:id="839" w:author="Paramonova Elena" w:date="2021-02-20T15:21:00Z"/>
          <w:rFonts w:ascii="Arial" w:hAnsi="Arial" w:cs="Arial"/>
          <w:color w:val="000000" w:themeColor="text1"/>
          <w:szCs w:val="24"/>
          <w:rPrChange w:id="840" w:author="Paramonova Elena" w:date="2021-02-20T15:21:00Z">
            <w:rPr>
              <w:ins w:id="841" w:author="Paramonova Elena" w:date="2021-02-20T15:21:00Z"/>
              <w:rFonts w:ascii="Calibri" w:hAnsi="Calibri" w:cs="Calibri"/>
              <w:color w:val="1F497D"/>
              <w:sz w:val="22"/>
              <w:highlight w:val="yellow"/>
              <w:lang w:eastAsia="ru-RU"/>
            </w:rPr>
          </w:rPrChange>
        </w:rPr>
        <w:pPrChange w:id="842" w:author="Paramonova Elena" w:date="2021-02-20T15:22:00Z">
          <w:pPr/>
        </w:pPrChange>
      </w:pPr>
      <w:ins w:id="843" w:author="Paramonova Elena" w:date="2021-02-20T15:21:00Z">
        <w:r w:rsidRPr="002E4CA4">
          <w:rPr>
            <w:rFonts w:ascii="Arial" w:hAnsi="Arial" w:cs="Arial"/>
            <w:color w:val="000000" w:themeColor="text1"/>
            <w:szCs w:val="24"/>
            <w:rPrChange w:author="Paramonova Elena" w:date="2021-02-20T15:21:00Z" w:id="844">
              <w:rPr>
                <w:rFonts w:ascii="Arial" w:hAnsi="Arial" w:cs="Arial"/>
                <w:szCs w:val="24"/>
                <w:highlight w:val="yellow"/>
                <w:lang w:eastAsia="ru-RU"/>
              </w:rPr>
            </w:rPrChange>
          </w:rPr>
          <w:t>При реализации/</w:t>
        </w:r>
      </w:ins>
      <w:ins w:id="845" w:author="Paramonova Elena" w:date="2021-02-20T15:22:00Z">
        <w:r w:rsidRPr="0068124B">
          <w:rPr>
            <w:rFonts w:ascii="Arial" w:hAnsi="Arial" w:cs="Arial"/>
            <w:color w:val="000000" w:themeColor="text1"/>
            <w:szCs w:val="24"/>
          </w:rPr>
          <w:t>перевыставлении</w:t>
        </w:r>
      </w:ins>
      <w:ins w:id="846" w:author="Paramonova Elena" w:date="2021-02-20T15:21:00Z">
        <w:r w:rsidRPr="002E4CA4">
          <w:rPr>
            <w:rFonts w:ascii="Arial" w:hAnsi="Arial" w:cs="Arial"/>
            <w:color w:val="000000" w:themeColor="text1"/>
            <w:szCs w:val="24"/>
            <w:rPrChange w:author="Paramonova Elena" w:date="2021-02-20T15:21:00Z" w:id="847">
              <w:rPr>
                <w:rFonts w:ascii="Arial" w:hAnsi="Arial" w:cs="Arial"/>
                <w:szCs w:val="24"/>
                <w:highlight w:val="yellow"/>
                <w:lang w:eastAsia="ru-RU"/>
              </w:rPr>
            </w:rPrChange>
          </w:rPr>
          <w:t xml:space="preserve"> услуг на основании сформированной дебиторской задолженности в БЕ продавца, зарегистрированной в процессе </w:t>
        </w:r>
        <w:del w:id="848" w:author="SintsovaMA" w:date="2021-03-22T17:29:00Z">
          <w:r w:rsidRPr="002E4CA4" w:rsidDel="004908FD">
            <w:rPr>
              <w:rFonts w:ascii="Arial" w:hAnsi="Arial" w:cs="Arial"/>
              <w:color w:val="000000" w:themeColor="text1"/>
              <w:szCs w:val="24"/>
              <w:rPrChange w:author="Paramonova Elena" w:date="2021-02-20T15:21:00Z" w:id="849">
                <w:rPr>
                  <w:rFonts w:ascii="Arial" w:hAnsi="Arial" w:cs="Arial"/>
                  <w:szCs w:val="24"/>
                  <w:highlight w:val="yellow"/>
                  <w:lang w:eastAsia="ru-RU"/>
                </w:rPr>
              </w:rPrChange>
            </w:rPr>
            <w:delText xml:space="preserve">ERP.9.1.63 </w:delText>
          </w:r>
        </w:del>
      </w:ins>
      <w:ins w:id="850" w:author="SintsovaMA" w:date="2021-03-22T17:29:00Z">
        <w:r w:rsidR="004908FD">
          <w:rPr>
            <w:rFonts w:ascii="Arial" w:hAnsi="Arial" w:cs="Arial"/>
            <w:color w:val="000000" w:themeColor="text1"/>
            <w:szCs w:val="24"/>
          </w:rPr>
          <w:t xml:space="preserve">ERP.13.9_2_63_MM </w:t>
        </w:r>
      </w:ins>
      <w:ins w:id="851" w:author="Paramonova Elena" w:date="2021-02-20T15:21:00Z">
        <w:r w:rsidRPr="002E4CA4">
          <w:rPr>
            <w:rFonts w:ascii="Arial" w:hAnsi="Arial" w:cs="Arial"/>
            <w:color w:val="000000" w:themeColor="text1"/>
            <w:szCs w:val="24"/>
            <w:rPrChange w:author="Paramonova Elena" w:date="2021-02-20T15:21:00Z" w:id="852">
              <w:rPr>
                <w:rFonts w:ascii="Arial" w:hAnsi="Arial" w:cs="Arial"/>
                <w:szCs w:val="24"/>
                <w:highlight w:val="yellow"/>
                <w:lang w:eastAsia="ru-RU"/>
              </w:rPr>
            </w:rPrChange>
          </w:rPr>
          <w:t>«Реализация МТР, услуг» в БЕ продавца, программой по зеркалированию автоматически формируется документ с проводкой ПМ</w:t>
        </w:r>
      </w:ins>
      <w:ins w:id="853" w:author="ParamonovaEA" w:date="2021-04-16T08:43:00Z">
        <w:r w:rsidR="005F7E6E">
          <w:rPr>
            <w:rFonts w:ascii="Arial" w:hAnsi="Arial" w:cs="Arial"/>
            <w:color w:val="000000" w:themeColor="text1"/>
            <w:szCs w:val="24"/>
          </w:rPr>
          <w:t xml:space="preserve"> (Акт выполненных работ)</w:t>
        </w:r>
      </w:ins>
      <w:bookmarkStart w:id="854" w:name="_GoBack"/>
      <w:bookmarkEnd w:id="854"/>
      <w:ins w:id="855" w:author="Paramonova Elena" w:date="2021-02-20T15:21:00Z">
        <w:r w:rsidRPr="002E4CA4">
          <w:rPr>
            <w:rFonts w:ascii="Arial" w:hAnsi="Arial" w:cs="Arial"/>
            <w:color w:val="000000" w:themeColor="text1"/>
            <w:szCs w:val="24"/>
            <w:rPrChange w:author="Paramonova Elena" w:date="2021-02-20T15:21:00Z" w:id="856">
              <w:rPr>
                <w:rFonts w:ascii="Arial" w:hAnsi="Arial" w:cs="Arial"/>
                <w:szCs w:val="24"/>
                <w:highlight w:val="yellow"/>
                <w:lang w:eastAsia="ru-RU"/>
              </w:rPr>
            </w:rPrChange>
          </w:rPr>
          <w:t xml:space="preserve"> к спецификации договора закупки услуг в БЕ покупателя (с привязкой к журналу входящих документов - в случае если БЕ продавец работает с ЭДО).</w:t>
        </w:r>
      </w:ins>
    </w:p>
    <w:p w14:paraId="7C2C1767" w14:textId="07225876" w:rsidR="002E4CA4" w:rsidRPr="002E4CA4" w:rsidRDefault="002E4CA4">
      <w:pPr>
        <w:spacing w:after="240" w:line="276" w:lineRule="auto"/>
        <w:ind w:firstLine="708"/>
        <w:rPr>
          <w:ins w:id="857" w:author="Paramonova Elena" w:date="2021-02-20T15:21:00Z"/>
          <w:rFonts w:ascii="Arial" w:hAnsi="Arial" w:cs="Arial"/>
          <w:color w:val="000000" w:themeColor="text1"/>
          <w:szCs w:val="24"/>
          <w:rPrChange w:id="858" w:author="Paramonova Elena" w:date="2021-02-20T15:21:00Z">
            <w:rPr>
              <w:ins w:id="859" w:author="Paramonova Elena" w:date="2021-02-20T15:21:00Z"/>
              <w:rFonts w:ascii="Arial" w:hAnsi="Arial" w:cs="Arial"/>
              <w:szCs w:val="24"/>
              <w:lang w:eastAsia="ru-RU"/>
            </w:rPr>
          </w:rPrChange>
        </w:rPr>
        <w:pPrChange w:id="860" w:author="Paramonova Elena" w:date="2021-02-20T15:21:00Z">
          <w:pPr/>
        </w:pPrChange>
      </w:pPr>
      <w:ins w:id="861" w:author="Paramonova Elena" w:date="2021-02-20T15:21:00Z">
        <w:r w:rsidRPr="002E4CA4">
          <w:rPr>
            <w:rFonts w:ascii="Arial" w:hAnsi="Arial" w:cs="Arial"/>
            <w:color w:val="000000" w:themeColor="text1"/>
            <w:szCs w:val="24"/>
            <w:rPrChange w:author="Paramonova Elena" w:date="2021-02-20T15:21:00Z" w:id="862">
              <w:rPr>
                <w:rFonts w:ascii="Arial" w:hAnsi="Arial" w:cs="Arial"/>
                <w:szCs w:val="24"/>
                <w:highlight w:val="yellow"/>
                <w:lang w:eastAsia="ru-RU"/>
              </w:rPr>
            </w:rPrChange>
          </w:rPr>
          <w:t>При реализации (ТМЦ, услуги)/перевыставлении(услуги) на основании сформированной дебиторской задолженности в БЕ продавца, зарегистрированной в процессе ERP.</w:t>
        </w:r>
      </w:ins>
      <w:ins w:id="863" w:author="SintsovaMA" w:date="2021-03-22T17:24:00Z">
        <w:r w:rsidR="003F4990" w:rsidRPr="003F4990">
          <w:rPr>
            <w:rFonts w:ascii="Arial" w:hAnsi="Arial" w:cs="Arial"/>
            <w:color w:val="000000" w:themeColor="text1"/>
            <w:szCs w:val="24"/>
            <w:rPrChange w:author="SintsovaMA" w:date="2021-03-22T17:24:00Z" w:id="864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13.</w:t>
        </w:r>
      </w:ins>
      <w:ins w:id="865" w:author="Paramonova Elena" w:date="2021-02-20T15:21:00Z">
        <w:r w:rsidRPr="002E4CA4">
          <w:rPr>
            <w:rFonts w:ascii="Arial" w:hAnsi="Arial" w:cs="Arial"/>
            <w:color w:val="000000" w:themeColor="text1"/>
            <w:szCs w:val="24"/>
            <w:rPrChange w:author="Paramonova Elena" w:date="2021-02-20T15:21:00Z" w:id="866">
              <w:rPr>
                <w:rFonts w:ascii="Arial" w:hAnsi="Arial" w:cs="Arial"/>
                <w:szCs w:val="24"/>
                <w:highlight w:val="yellow"/>
                <w:lang w:eastAsia="ru-RU"/>
              </w:rPr>
            </w:rPrChange>
          </w:rPr>
          <w:t>9</w:t>
        </w:r>
      </w:ins>
      <w:ins w:id="867" w:author="SintsovaMA" w:date="2021-03-22T17:24:00Z">
        <w:r w:rsidR="003F4990" w:rsidRPr="003F4990">
          <w:rPr>
            <w:rFonts w:ascii="Arial" w:hAnsi="Arial" w:cs="Arial"/>
            <w:color w:val="000000" w:themeColor="text1"/>
            <w:szCs w:val="24"/>
            <w:rPrChange w:author="SintsovaMA" w:date="2021-03-22T17:24:00Z" w:id="868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_2_</w:t>
        </w:r>
      </w:ins>
      <w:ins w:id="869" w:author="Paramonova Elena" w:date="2021-02-20T15:21:00Z">
        <w:del w:id="870" w:author="SintsovaMA" w:date="2021-03-22T17:24:00Z">
          <w:r w:rsidRPr="002E4CA4" w:rsidDel="003F4990">
            <w:rPr>
              <w:rFonts w:ascii="Arial" w:hAnsi="Arial" w:cs="Arial"/>
              <w:color w:val="000000" w:themeColor="text1"/>
              <w:szCs w:val="24"/>
              <w:rPrChange w:author="Paramonova Elena" w:date="2021-02-20T15:21:00Z" w:id="871">
                <w:rPr>
                  <w:rFonts w:ascii="Arial" w:hAnsi="Arial" w:cs="Arial"/>
                  <w:szCs w:val="24"/>
                  <w:highlight w:val="yellow"/>
                  <w:lang w:eastAsia="ru-RU"/>
                </w:rPr>
              </w:rPrChange>
            </w:rPr>
            <w:delText>.1.</w:delText>
          </w:r>
        </w:del>
        <w:r w:rsidRPr="002E4CA4">
          <w:rPr>
            <w:rFonts w:ascii="Arial" w:hAnsi="Arial" w:cs="Arial"/>
            <w:color w:val="000000" w:themeColor="text1"/>
            <w:szCs w:val="24"/>
            <w:rPrChange w:author="Paramonova Elena" w:date="2021-02-20T15:21:00Z" w:id="872">
              <w:rPr>
                <w:rFonts w:ascii="Arial" w:hAnsi="Arial" w:cs="Arial"/>
                <w:szCs w:val="24"/>
                <w:highlight w:val="yellow"/>
                <w:lang w:eastAsia="ru-RU"/>
              </w:rPr>
            </w:rPrChange>
          </w:rPr>
          <w:t>63</w:t>
        </w:r>
      </w:ins>
      <w:ins w:id="873" w:author="SintsovaMA" w:date="2021-03-22T17:24:00Z">
        <w:r w:rsidR="003F4990" w:rsidRPr="003F4990">
          <w:rPr>
            <w:rFonts w:ascii="Arial" w:hAnsi="Arial" w:cs="Arial"/>
            <w:color w:val="000000" w:themeColor="text1"/>
            <w:szCs w:val="24"/>
            <w:rPrChange w:author="SintsovaMA" w:date="2021-03-22T17:24:00Z" w:id="874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</w:t>
        </w:r>
        <w:r w:rsidR="003F4990">
          <w:rPr>
            <w:rFonts w:ascii="Arial" w:hAnsi="Arial" w:cs="Arial"/>
            <w:color w:val="000000" w:themeColor="text1"/>
            <w:szCs w:val="24"/>
            <w:lang w:val="en-US"/>
          </w:rPr>
          <w:t>MM</w:t>
        </w:r>
      </w:ins>
      <w:ins w:id="875" w:author="Paramonova Elena" w:date="2021-02-20T15:21:00Z">
        <w:r w:rsidRPr="002E4CA4">
          <w:rPr>
            <w:rFonts w:ascii="Arial" w:hAnsi="Arial" w:cs="Arial"/>
            <w:color w:val="000000" w:themeColor="text1"/>
            <w:szCs w:val="24"/>
            <w:rPrChange w:author="Paramonova Elena" w:date="2021-02-20T15:21:00Z" w:id="876">
              <w:rPr>
                <w:rFonts w:ascii="Arial" w:hAnsi="Arial" w:cs="Arial"/>
                <w:szCs w:val="24"/>
                <w:highlight w:val="yellow"/>
                <w:lang w:eastAsia="ru-RU"/>
              </w:rPr>
            </w:rPrChange>
          </w:rPr>
          <w:t xml:space="preserve"> «Реализация МТР, услуг» в БЕ продавца, программой по зеркалированию автоматически формируется документ предварительно зарегистрированного счета в БЕ покупателя (с привязкой к журналу входящих документов -</w:t>
        </w:r>
      </w:ins>
      <w:ins w:id="877" w:author="Anton Chigvintsev" w:date="2021-03-09T09:05:00Z">
        <w:r w:rsidR="003F1BFE">
          <w:rPr>
            <w:rFonts w:ascii="Arial" w:hAnsi="Arial" w:cs="Arial"/>
            <w:color w:val="000000" w:themeColor="text1"/>
            <w:szCs w:val="24"/>
          </w:rPr>
          <w:t xml:space="preserve"> </w:t>
        </w:r>
      </w:ins>
      <w:ins w:id="878" w:author="Paramonova Elena" w:date="2021-02-20T15:21:00Z">
        <w:r w:rsidRPr="002E4CA4">
          <w:rPr>
            <w:rFonts w:ascii="Arial" w:hAnsi="Arial" w:cs="Arial"/>
            <w:color w:val="000000" w:themeColor="text1"/>
            <w:szCs w:val="24"/>
            <w:rPrChange w:author="Paramonova Elena" w:date="2021-02-20T15:21:00Z" w:id="879">
              <w:rPr>
                <w:rFonts w:ascii="Arial" w:hAnsi="Arial" w:cs="Arial"/>
                <w:szCs w:val="24"/>
                <w:highlight w:val="yellow"/>
                <w:lang w:eastAsia="ru-RU"/>
              </w:rPr>
            </w:rPrChange>
          </w:rPr>
          <w:t>в случае если БЕ продавец работает с ЭДО).</w:t>
        </w:r>
      </w:ins>
    </w:p>
    <w:p w14:paraId="2D211705" w14:textId="78EFDECC" w:rsidR="003500F0" w:rsidDel="00BA1685" w:rsidRDefault="003500F0" w:rsidP="00650A83">
      <w:pPr>
        <w:spacing w:after="240" w:line="276" w:lineRule="auto"/>
        <w:ind w:firstLine="567"/>
        <w:rPr>
          <w:del w:id="880" w:author="Paramonova Elena" w:date="2021-02-20T14:26:00Z"/>
          <w:rFonts w:ascii="Arial" w:hAnsi="Arial" w:cs="Arial"/>
        </w:rPr>
      </w:pPr>
      <w:del w:id="881" w:author="Paramonova Elena" w:date="2021-02-20T15:21:00Z">
        <w:r w:rsidRPr="00F67C82" w:rsidDel="002E4CA4">
          <w:rPr>
            <w:rFonts w:ascii="Arial" w:hAnsi="Arial" w:cs="Arial"/>
            <w:highlight w:val="yellow"/>
            <w:rPrChange w:author="Paramonova Elena" w:date="2021-02-20T14:17:00Z" w:id="882">
              <w:rPr>
                <w:rFonts w:ascii="Arial" w:hAnsi="Arial" w:cs="Arial"/>
              </w:rPr>
            </w:rPrChange>
          </w:rPr>
          <w:delText>На основании спецификации договора (дополнительного соглашения к рамочному договору, разового договора/спецификации)</w:delText>
        </w:r>
        <w:r w:rsidR="00CB214E" w:rsidRPr="00F67C82" w:rsidDel="002E4CA4">
          <w:rPr>
            <w:rFonts w:ascii="Arial" w:hAnsi="Arial" w:cs="Arial"/>
            <w:highlight w:val="yellow"/>
            <w:rPrChange w:author="Paramonova Elena" w:date="2021-02-20T14:17:00Z" w:id="883">
              <w:rPr>
                <w:rFonts w:ascii="Arial" w:hAnsi="Arial" w:cs="Arial"/>
              </w:rPr>
            </w:rPrChange>
          </w:rPr>
          <w:delText>,</w:delText>
        </w:r>
        <w:r w:rsidRPr="00F67C82" w:rsidDel="002E4CA4">
          <w:rPr>
            <w:rFonts w:ascii="Arial" w:hAnsi="Arial" w:cs="Arial"/>
            <w:highlight w:val="yellow"/>
            <w:rPrChange w:author="Paramonova Elena" w:date="2021-02-20T14:17:00Z" w:id="884">
              <w:rPr>
                <w:rFonts w:ascii="Arial" w:hAnsi="Arial" w:cs="Arial"/>
              </w:rPr>
            </w:rPrChange>
          </w:rPr>
          <w:delText xml:space="preserve"> зарегистрированной в процессе ПП-10.04.03.02-ERP Заключение договора закупки в БЕ покупателя, автоматически создается спецификация договора продажи в БЕ продавца. Акт выполненных работ, зарегистрированный в БЕ продавца, автоматически создает Акт выполненных работ в БЕ покупателя.</w:delText>
        </w:r>
        <w:r w:rsidR="00437952" w:rsidRPr="00F67C82" w:rsidDel="002E4CA4">
          <w:rPr>
            <w:rFonts w:ascii="Arial" w:hAnsi="Arial" w:cs="Arial"/>
            <w:highlight w:val="yellow"/>
            <w:rPrChange w:author="Paramonova Elena" w:date="2021-02-20T14:17:00Z" w:id="885">
              <w:rPr>
                <w:rFonts w:ascii="Arial" w:hAnsi="Arial" w:cs="Arial"/>
              </w:rPr>
            </w:rPrChange>
          </w:rPr>
          <w:delText xml:space="preserve"> Подробнее см. КД </w:delText>
        </w:r>
        <w:r w:rsidR="00D2138A" w:rsidRPr="00F67C82" w:rsidDel="002E4CA4">
          <w:rPr>
            <w:rFonts w:ascii="Arial" w:hAnsi="Arial" w:cs="Arial"/>
            <w:highlight w:val="yellow"/>
            <w:rPrChange w:author="Paramonova Elena" w:date="2021-02-20T14:17:00Z" w:id="886">
              <w:rPr>
                <w:rFonts w:ascii="Arial" w:hAnsi="Arial" w:cs="Arial"/>
              </w:rPr>
            </w:rPrChange>
          </w:rPr>
          <w:delText>ERP.9.</w:delText>
        </w:r>
        <w:r w:rsidR="00437952" w:rsidRPr="00F67C82" w:rsidDel="002E4CA4">
          <w:rPr>
            <w:rFonts w:ascii="Arial" w:hAnsi="Arial" w:cs="Arial"/>
            <w:highlight w:val="yellow"/>
            <w:rPrChange w:author="Paramonova Elena" w:date="2021-02-20T14:17:00Z" w:id="887">
              <w:rPr>
                <w:rFonts w:ascii="Arial" w:hAnsi="Arial" w:cs="Arial"/>
              </w:rPr>
            </w:rPrChange>
          </w:rPr>
          <w:delText xml:space="preserve">1.63 </w:delText>
        </w:r>
        <w:r w:rsidR="002B6335" w:rsidRPr="00F67C82" w:rsidDel="002E4CA4">
          <w:rPr>
            <w:rFonts w:ascii="Arial" w:hAnsi="Arial" w:cs="Arial"/>
            <w:highlight w:val="yellow"/>
            <w:rPrChange w:author="Paramonova Elena" w:date="2021-02-20T14:17:00Z" w:id="888">
              <w:rPr>
                <w:rFonts w:ascii="Arial" w:hAnsi="Arial" w:cs="Arial"/>
              </w:rPr>
            </w:rPrChange>
          </w:rPr>
          <w:delText>«</w:delText>
        </w:r>
        <w:r w:rsidR="00437952" w:rsidRPr="00F67C82" w:rsidDel="002E4CA4">
          <w:rPr>
            <w:rFonts w:ascii="Arial" w:hAnsi="Arial" w:cs="Arial"/>
            <w:highlight w:val="yellow"/>
            <w:rPrChange w:author="Paramonova Elena" w:date="2021-02-20T14:17:00Z" w:id="889">
              <w:rPr>
                <w:rFonts w:ascii="Arial" w:hAnsi="Arial" w:cs="Arial"/>
              </w:rPr>
            </w:rPrChange>
          </w:rPr>
          <w:delText>Реализация МТР, услуг</w:delText>
        </w:r>
        <w:r w:rsidR="002B6335" w:rsidRPr="00F67C82" w:rsidDel="002E4CA4">
          <w:rPr>
            <w:rFonts w:ascii="Arial" w:hAnsi="Arial" w:cs="Arial"/>
            <w:highlight w:val="yellow"/>
            <w:rPrChange w:author="Paramonova Elena" w:date="2021-02-20T14:17:00Z" w:id="890">
              <w:rPr>
                <w:rFonts w:ascii="Arial" w:hAnsi="Arial" w:cs="Arial"/>
              </w:rPr>
            </w:rPrChange>
          </w:rPr>
          <w:delText>»</w:delText>
        </w:r>
        <w:r w:rsidR="00437952" w:rsidRPr="00F67C82" w:rsidDel="002E4CA4">
          <w:rPr>
            <w:rFonts w:ascii="Arial" w:hAnsi="Arial" w:cs="Arial"/>
            <w:highlight w:val="yellow"/>
            <w:rPrChange w:author="Paramonova Elena" w:date="2021-02-20T14:17:00Z" w:id="891">
              <w:rPr>
                <w:rFonts w:ascii="Arial" w:hAnsi="Arial" w:cs="Arial"/>
              </w:rPr>
            </w:rPrChange>
          </w:rPr>
          <w:delText>.</w:delText>
        </w:r>
        <w:r w:rsidRPr="00F67C82" w:rsidDel="002E4CA4">
          <w:rPr>
            <w:rFonts w:ascii="Arial" w:hAnsi="Arial" w:cs="Arial"/>
            <w:highlight w:val="yellow"/>
            <w:rPrChange w:author="Paramonova Elena" w:date="2021-02-20T14:17:00Z" w:id="892">
              <w:rPr>
                <w:rFonts w:ascii="Arial" w:hAnsi="Arial" w:cs="Arial"/>
              </w:rPr>
            </w:rPrChange>
          </w:rPr>
          <w:delText xml:space="preserve"> Кредиторская задолженность в БЕ покупателя регистрируется менеджером по сопровождению договора вручную.</w:delText>
        </w:r>
        <w:r w:rsidDel="002E4CA4">
          <w:rPr>
            <w:rFonts w:ascii="Arial" w:hAnsi="Arial" w:cs="Arial"/>
          </w:rPr>
          <w:delText xml:space="preserve"> </w:delText>
        </w:r>
      </w:del>
    </w:p>
    <w:p w14:paraId="2B7DDCBB" w14:textId="2B689602" w:rsidR="00650A83" w:rsidRPr="00A10693" w:rsidDel="002E4CA4" w:rsidRDefault="00650A83">
      <w:pPr>
        <w:spacing w:after="240" w:line="276" w:lineRule="auto"/>
        <w:rPr>
          <w:del w:id="893" w:author="Paramonova Elena" w:date="2021-02-20T15:22:00Z"/>
          <w:rFonts w:ascii="Arial" w:hAnsi="Arial" w:cs="Arial"/>
        </w:rPr>
        <w:pPrChange w:id="894" w:author="Paramonova Elena" w:date="2021-02-20T15:22:00Z">
          <w:pPr>
            <w:spacing w:after="240" w:line="276" w:lineRule="auto"/>
            <w:ind w:firstLine="567"/>
          </w:pPr>
        </w:pPrChange>
      </w:pPr>
    </w:p>
    <w:p w14:paraId="782B7BA9" w14:textId="00A74141" w:rsidR="00C56E10" w:rsidRPr="00A10693" w:rsidRDefault="00C56E10" w:rsidP="00C56E10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Сценарий 3: </w:t>
      </w:r>
      <w:r w:rsidRPr="00A10693">
        <w:rPr>
          <w:rFonts w:ascii="Arial" w:hAnsi="Arial" w:cs="Arial"/>
          <w:color w:val="000000"/>
        </w:rPr>
        <w:t xml:space="preserve">Внесение корректировок в </w:t>
      </w:r>
      <w:r w:rsidR="00FF301E">
        <w:rPr>
          <w:rFonts w:ascii="Arial" w:hAnsi="Arial" w:cs="Arial"/>
          <w:color w:val="000000"/>
        </w:rPr>
        <w:t xml:space="preserve">действующие </w:t>
      </w:r>
      <w:r w:rsidRPr="00A10693">
        <w:rPr>
          <w:rFonts w:ascii="Arial" w:hAnsi="Arial" w:cs="Arial"/>
          <w:color w:val="000000"/>
        </w:rPr>
        <w:t>договор</w:t>
      </w:r>
      <w:r w:rsidR="006B701D" w:rsidRPr="00A10693">
        <w:rPr>
          <w:rFonts w:ascii="Arial" w:hAnsi="Arial" w:cs="Arial"/>
          <w:color w:val="000000"/>
        </w:rPr>
        <w:t>ы</w:t>
      </w:r>
      <w:r w:rsidRPr="00A10693">
        <w:rPr>
          <w:rFonts w:ascii="Arial" w:hAnsi="Arial" w:cs="Arial"/>
          <w:color w:val="000000"/>
        </w:rPr>
        <w:t xml:space="preserve"> закупки.</w:t>
      </w:r>
      <w:r w:rsidRPr="00A10693">
        <w:rPr>
          <w:rFonts w:ascii="Arial" w:hAnsi="Arial" w:cs="Arial"/>
        </w:rPr>
        <w:t xml:space="preserve"> </w:t>
      </w:r>
    </w:p>
    <w:p w14:paraId="7BAEE81A" w14:textId="1DA5D963" w:rsidR="00C56E10" w:rsidRPr="00A10693" w:rsidRDefault="00C56E10" w:rsidP="00C56E10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>Инициатор</w:t>
      </w:r>
      <w:r w:rsidR="00FF301E">
        <w:rPr>
          <w:rFonts w:ascii="Arial" w:hAnsi="Arial" w:cs="Arial"/>
        </w:rPr>
        <w:t>ом</w:t>
      </w:r>
      <w:r w:rsidRPr="00A10693">
        <w:rPr>
          <w:rFonts w:ascii="Arial" w:hAnsi="Arial" w:cs="Arial"/>
        </w:rPr>
        <w:t xml:space="preserve"> внесения корректировок в действующие спецификации закупки работ, услуг </w:t>
      </w:r>
      <w:r w:rsidR="00FF301E" w:rsidRPr="00A10693">
        <w:rPr>
          <w:rFonts w:ascii="Arial" w:hAnsi="Arial" w:cs="Arial"/>
        </w:rPr>
        <w:t>мо</w:t>
      </w:r>
      <w:r w:rsidR="00FF301E">
        <w:rPr>
          <w:rFonts w:ascii="Arial" w:hAnsi="Arial" w:cs="Arial"/>
        </w:rPr>
        <w:t>жет</w:t>
      </w:r>
      <w:r w:rsidR="00FF301E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>быть либо менеджер по сопровождению договор</w:t>
      </w:r>
      <w:r w:rsidR="00FF301E">
        <w:rPr>
          <w:rFonts w:ascii="Arial" w:hAnsi="Arial" w:cs="Arial"/>
        </w:rPr>
        <w:t>а</w:t>
      </w:r>
      <w:r w:rsidRPr="00A10693">
        <w:rPr>
          <w:rFonts w:ascii="Arial" w:hAnsi="Arial" w:cs="Arial"/>
        </w:rPr>
        <w:t xml:space="preserve">, либо сам поставщик. </w:t>
      </w:r>
    </w:p>
    <w:p w14:paraId="1D2EC5A6" w14:textId="77777777" w:rsidR="00F340A7" w:rsidRDefault="00C56E10" w:rsidP="00F340A7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В случае, если </w:t>
      </w:r>
      <w:r w:rsidR="000F7471">
        <w:rPr>
          <w:rFonts w:ascii="Arial" w:hAnsi="Arial" w:cs="Arial"/>
        </w:rPr>
        <w:t>закупка услуг выполняется под потребности</w:t>
      </w:r>
      <w:r w:rsidR="00F059AF" w:rsidRPr="00A10693">
        <w:rPr>
          <w:rFonts w:ascii="Arial" w:hAnsi="Arial" w:cs="Arial"/>
        </w:rPr>
        <w:t xml:space="preserve"> ТОиР или </w:t>
      </w:r>
      <w:r w:rsidR="000F7471">
        <w:rPr>
          <w:rFonts w:ascii="Arial" w:hAnsi="Arial" w:cs="Arial"/>
        </w:rPr>
        <w:t xml:space="preserve">проекты </w:t>
      </w:r>
      <w:r w:rsidR="00F059AF" w:rsidRPr="00A10693">
        <w:rPr>
          <w:rFonts w:ascii="Arial" w:hAnsi="Arial" w:cs="Arial"/>
        </w:rPr>
        <w:t>КС</w:t>
      </w:r>
      <w:r w:rsidR="00F340A7">
        <w:rPr>
          <w:rFonts w:ascii="Arial" w:hAnsi="Arial" w:cs="Arial"/>
        </w:rPr>
        <w:t>:</w:t>
      </w:r>
    </w:p>
    <w:p w14:paraId="51C1E920" w14:textId="46863E0A" w:rsidR="00F340A7" w:rsidRDefault="00F340A7" w:rsidP="00F8304C">
      <w:pPr>
        <w:pStyle w:val="afa"/>
        <w:numPr>
          <w:ilvl w:val="0"/>
          <w:numId w:val="85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Если необходим</w:t>
      </w:r>
      <w:r w:rsidR="00892D57" w:rsidRPr="00892D57">
        <w:rPr>
          <w:rFonts w:ascii="Arial" w:hAnsi="Arial" w:cs="Arial"/>
        </w:rPr>
        <w:t>о изменить сумму</w:t>
      </w:r>
      <w:r w:rsidRPr="00F8304C">
        <w:rPr>
          <w:rFonts w:ascii="Arial" w:hAnsi="Arial" w:cs="Arial"/>
        </w:rPr>
        <w:t xml:space="preserve">, то </w:t>
      </w:r>
      <w:r w:rsidR="00892D57" w:rsidRPr="00A10693">
        <w:rPr>
          <w:rFonts w:ascii="Arial" w:hAnsi="Arial" w:cs="Arial"/>
        </w:rPr>
        <w:t xml:space="preserve">Менеджер по сопровождению договора </w:t>
      </w:r>
      <w:r w:rsidRPr="00F8304C">
        <w:rPr>
          <w:rFonts w:ascii="Arial" w:hAnsi="Arial" w:cs="Arial"/>
        </w:rPr>
        <w:t>изменяет</w:t>
      </w:r>
      <w:r w:rsidR="00892D57">
        <w:rPr>
          <w:rFonts w:ascii="Arial" w:hAnsi="Arial" w:cs="Arial"/>
        </w:rPr>
        <w:t xml:space="preserve"> ее в</w:t>
      </w:r>
      <w:r w:rsidRPr="00F8304C">
        <w:rPr>
          <w:rFonts w:ascii="Arial" w:hAnsi="Arial" w:cs="Arial"/>
        </w:rPr>
        <w:t xml:space="preserve"> заказ</w:t>
      </w:r>
      <w:r w:rsidR="00892D57">
        <w:rPr>
          <w:rFonts w:ascii="Arial" w:hAnsi="Arial" w:cs="Arial"/>
        </w:rPr>
        <w:t>е</w:t>
      </w:r>
      <w:r w:rsidRPr="00F8304C">
        <w:rPr>
          <w:rFonts w:ascii="Arial" w:hAnsi="Arial" w:cs="Arial"/>
        </w:rPr>
        <w:t>,</w:t>
      </w:r>
      <w:r w:rsidR="00892D57">
        <w:rPr>
          <w:rFonts w:ascii="Arial" w:hAnsi="Arial" w:cs="Arial"/>
        </w:rPr>
        <w:t xml:space="preserve"> при этом, если последующие документы</w:t>
      </w:r>
      <w:r w:rsidR="005202FF" w:rsidRPr="005202FF">
        <w:rPr>
          <w:rFonts w:ascii="Arial" w:hAnsi="Arial" w:cs="Arial"/>
        </w:rPr>
        <w:t xml:space="preserve"> </w:t>
      </w:r>
      <w:r w:rsidR="005202FF">
        <w:rPr>
          <w:rFonts w:ascii="Arial" w:hAnsi="Arial" w:cs="Arial"/>
        </w:rPr>
        <w:t>были зарегистрированы некорректно</w:t>
      </w:r>
      <w:r w:rsidR="00892D57">
        <w:rPr>
          <w:rFonts w:ascii="Arial" w:hAnsi="Arial" w:cs="Arial"/>
        </w:rPr>
        <w:t>, то необходимо выполнить сторно (отмену) их регистрации</w:t>
      </w:r>
      <w:r w:rsidR="005202FF">
        <w:rPr>
          <w:rFonts w:ascii="Arial" w:hAnsi="Arial" w:cs="Arial"/>
        </w:rPr>
        <w:t xml:space="preserve">. Также, если заказ уже был согласован в СЭД, и имеет статус «Действующий» в </w:t>
      </w:r>
      <w:r w:rsidR="005202FF">
        <w:rPr>
          <w:rFonts w:ascii="Arial" w:hAnsi="Arial" w:cs="Arial"/>
          <w:lang w:val="en-US"/>
        </w:rPr>
        <w:t>SAP</w:t>
      </w:r>
      <w:r w:rsidR="005202FF">
        <w:rPr>
          <w:rFonts w:ascii="Arial" w:hAnsi="Arial" w:cs="Arial"/>
        </w:rPr>
        <w:t xml:space="preserve">, то статус сбрасывается в </w:t>
      </w:r>
      <w:r w:rsidR="005202FF">
        <w:rPr>
          <w:rFonts w:ascii="Arial" w:hAnsi="Arial" w:cs="Arial"/>
          <w:lang w:val="en-US"/>
        </w:rPr>
        <w:t>SAP</w:t>
      </w:r>
      <w:r w:rsidR="005202FF" w:rsidRPr="00F8304C">
        <w:rPr>
          <w:rFonts w:ascii="Arial" w:hAnsi="Arial" w:cs="Arial"/>
        </w:rPr>
        <w:t xml:space="preserve"> </w:t>
      </w:r>
      <w:r w:rsidR="005202FF">
        <w:rPr>
          <w:rFonts w:ascii="Arial" w:hAnsi="Arial" w:cs="Arial"/>
        </w:rPr>
        <w:t>пользователем с ролью «Ответственный за корректировку спецификаций</w:t>
      </w:r>
      <w:ins w:id="895" w:author="Paramonova Elena" w:date="2021-02-18T10:38:00Z">
        <w:r w:rsidR="00B67B7C">
          <w:rPr>
            <w:rFonts w:ascii="Arial" w:hAnsi="Arial" w:cs="Arial"/>
          </w:rPr>
          <w:t xml:space="preserve"> Услуги</w:t>
        </w:r>
      </w:ins>
      <w:r w:rsidR="005202FF">
        <w:rPr>
          <w:rFonts w:ascii="Arial" w:hAnsi="Arial" w:cs="Arial"/>
        </w:rPr>
        <w:t>», и возвращается после внесения изменений.</w:t>
      </w:r>
    </w:p>
    <w:p w14:paraId="689743F0" w14:textId="2F6A83C4" w:rsidR="00F340A7" w:rsidRDefault="00F340A7" w:rsidP="00F8304C">
      <w:pPr>
        <w:pStyle w:val="afa"/>
        <w:numPr>
          <w:ilvl w:val="0"/>
          <w:numId w:val="85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Если необходимо изменить</w:t>
      </w:r>
      <w:r w:rsidR="005202FF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</w:rPr>
        <w:t>услугу или завод</w:t>
      </w:r>
      <w:r w:rsidR="00F059AF" w:rsidRPr="00F8304C">
        <w:rPr>
          <w:rFonts w:ascii="Arial" w:hAnsi="Arial" w:cs="Arial"/>
        </w:rPr>
        <w:t xml:space="preserve">, то </w:t>
      </w:r>
      <w:r w:rsidR="00F529F0" w:rsidRPr="00F8304C">
        <w:rPr>
          <w:rFonts w:ascii="Arial" w:hAnsi="Arial" w:cs="Arial"/>
        </w:rPr>
        <w:t xml:space="preserve">предварительно необходимо внести корректировки в документы потребности, для этого </w:t>
      </w:r>
      <w:r w:rsidR="00F059AF" w:rsidRPr="00F8304C">
        <w:rPr>
          <w:rFonts w:ascii="Arial" w:hAnsi="Arial" w:cs="Arial"/>
        </w:rPr>
        <w:t xml:space="preserve">менеджер по сопровождению договора </w:t>
      </w:r>
      <w:r w:rsidR="00532BB4" w:rsidRPr="00F8304C">
        <w:rPr>
          <w:rFonts w:ascii="Arial" w:hAnsi="Arial" w:cs="Arial"/>
        </w:rPr>
        <w:t xml:space="preserve">отклоняет </w:t>
      </w:r>
      <w:r w:rsidR="00F059AF" w:rsidRPr="00F8304C">
        <w:rPr>
          <w:rFonts w:ascii="Arial" w:hAnsi="Arial" w:cs="Arial"/>
        </w:rPr>
        <w:t>заявк</w:t>
      </w:r>
      <w:r w:rsidR="00532BB4" w:rsidRPr="00F8304C">
        <w:rPr>
          <w:rFonts w:ascii="Arial" w:hAnsi="Arial" w:cs="Arial"/>
        </w:rPr>
        <w:t>у</w:t>
      </w:r>
      <w:r w:rsidR="00F059AF" w:rsidRPr="00F8304C">
        <w:rPr>
          <w:rFonts w:ascii="Arial" w:hAnsi="Arial" w:cs="Arial"/>
        </w:rPr>
        <w:t xml:space="preserve"> на закупку работы, услуги и </w:t>
      </w:r>
      <w:r w:rsidR="009E00CD" w:rsidRPr="00F8304C">
        <w:rPr>
          <w:rFonts w:ascii="Arial" w:hAnsi="Arial" w:cs="Arial"/>
        </w:rPr>
        <w:t xml:space="preserve">далее в результате корректировки </w:t>
      </w:r>
      <w:r w:rsidR="00F059AF" w:rsidRPr="00F8304C">
        <w:rPr>
          <w:rFonts w:ascii="Arial" w:hAnsi="Arial" w:cs="Arial"/>
        </w:rPr>
        <w:t>документов потребностей</w:t>
      </w:r>
      <w:r w:rsidR="009E00CD" w:rsidRPr="00F8304C">
        <w:rPr>
          <w:rFonts w:ascii="Arial" w:hAnsi="Arial" w:cs="Arial"/>
        </w:rPr>
        <w:t xml:space="preserve"> </w:t>
      </w:r>
      <w:r w:rsidR="005601C5" w:rsidRPr="00F8304C">
        <w:rPr>
          <w:rFonts w:ascii="Arial" w:hAnsi="Arial" w:cs="Arial"/>
        </w:rPr>
        <w:t xml:space="preserve">также </w:t>
      </w:r>
      <w:r w:rsidR="009E00CD" w:rsidRPr="00F8304C">
        <w:rPr>
          <w:rFonts w:ascii="Arial" w:hAnsi="Arial" w:cs="Arial"/>
        </w:rPr>
        <w:t xml:space="preserve">обновятся данные </w:t>
      </w:r>
      <w:r w:rsidR="005601C5" w:rsidRPr="00F8304C">
        <w:rPr>
          <w:rFonts w:ascii="Arial" w:hAnsi="Arial" w:cs="Arial"/>
        </w:rPr>
        <w:t xml:space="preserve">и </w:t>
      </w:r>
      <w:r w:rsidR="009E00CD" w:rsidRPr="00F8304C">
        <w:rPr>
          <w:rFonts w:ascii="Arial" w:hAnsi="Arial" w:cs="Arial"/>
        </w:rPr>
        <w:t>в заявке на закупку услуг</w:t>
      </w:r>
      <w:r w:rsidR="00F059AF" w:rsidRPr="00F8304C">
        <w:rPr>
          <w:rFonts w:ascii="Arial" w:hAnsi="Arial" w:cs="Arial"/>
        </w:rPr>
        <w:t>.</w:t>
      </w:r>
      <w:r w:rsidR="00F529F0" w:rsidRPr="00F8304C">
        <w:rPr>
          <w:rFonts w:ascii="Arial" w:hAnsi="Arial" w:cs="Arial"/>
        </w:rPr>
        <w:t xml:space="preserve"> </w:t>
      </w:r>
      <w:r w:rsidR="005202FF">
        <w:rPr>
          <w:rFonts w:ascii="Arial" w:hAnsi="Arial" w:cs="Arial"/>
        </w:rPr>
        <w:t xml:space="preserve">В случае, если уже были зарегистрированы последующие документы (Акт выполненных работ, кредиторская задолженность), то предварительно </w:t>
      </w:r>
      <w:r w:rsidR="0021589E">
        <w:rPr>
          <w:rFonts w:ascii="Arial" w:hAnsi="Arial" w:cs="Arial"/>
        </w:rPr>
        <w:t xml:space="preserve">необходимо </w:t>
      </w:r>
      <w:r w:rsidR="005202FF">
        <w:rPr>
          <w:rFonts w:ascii="Arial" w:hAnsi="Arial" w:cs="Arial"/>
        </w:rPr>
        <w:t>выполнить сторно (отмену) их регистрации.</w:t>
      </w:r>
      <w:r w:rsidR="005202FF" w:rsidRPr="005202FF">
        <w:rPr>
          <w:rFonts w:ascii="Arial" w:hAnsi="Arial" w:cs="Arial"/>
        </w:rPr>
        <w:t xml:space="preserve"> </w:t>
      </w:r>
      <w:r w:rsidR="005202FF">
        <w:rPr>
          <w:rFonts w:ascii="Arial" w:hAnsi="Arial" w:cs="Arial"/>
        </w:rPr>
        <w:lastRenderedPageBreak/>
        <w:t xml:space="preserve">Также, если заказ уже был согласован в СЭД, и имеет статус «Действующий» в </w:t>
      </w:r>
      <w:r w:rsidR="005202FF">
        <w:rPr>
          <w:rFonts w:ascii="Arial" w:hAnsi="Arial" w:cs="Arial"/>
          <w:lang w:val="en-US"/>
        </w:rPr>
        <w:t>SAP</w:t>
      </w:r>
      <w:r w:rsidR="005202FF">
        <w:rPr>
          <w:rFonts w:ascii="Arial" w:hAnsi="Arial" w:cs="Arial"/>
        </w:rPr>
        <w:t xml:space="preserve">, то статус сбрасывается в </w:t>
      </w:r>
      <w:r w:rsidR="005202FF">
        <w:rPr>
          <w:rFonts w:ascii="Arial" w:hAnsi="Arial" w:cs="Arial"/>
          <w:lang w:val="en-US"/>
        </w:rPr>
        <w:t>SAP</w:t>
      </w:r>
      <w:r w:rsidR="005202FF" w:rsidRPr="00B61FEC">
        <w:rPr>
          <w:rFonts w:ascii="Arial" w:hAnsi="Arial" w:cs="Arial"/>
        </w:rPr>
        <w:t xml:space="preserve"> </w:t>
      </w:r>
      <w:r w:rsidR="005202FF">
        <w:rPr>
          <w:rFonts w:ascii="Arial" w:hAnsi="Arial" w:cs="Arial"/>
        </w:rPr>
        <w:t>пользователем с ролью «Ответственный за корректировку спецификаций</w:t>
      </w:r>
      <w:ins w:id="896" w:author="Paramonova Elena" w:date="2021-02-18T10:39:00Z">
        <w:r w:rsidR="00B67B7C">
          <w:rPr>
            <w:rFonts w:ascii="Arial" w:hAnsi="Arial" w:cs="Arial"/>
          </w:rPr>
          <w:t xml:space="preserve"> Услуги</w:t>
        </w:r>
      </w:ins>
      <w:r w:rsidR="005202FF">
        <w:rPr>
          <w:rFonts w:ascii="Arial" w:hAnsi="Arial" w:cs="Arial"/>
        </w:rPr>
        <w:t>», и возвращается после внесения изменений.</w:t>
      </w:r>
    </w:p>
    <w:p w14:paraId="358F138F" w14:textId="431732BA" w:rsidR="00F340A7" w:rsidRPr="00A10693" w:rsidRDefault="00F529F0" w:rsidP="00F340A7">
      <w:pPr>
        <w:spacing w:after="240" w:line="276" w:lineRule="auto"/>
        <w:ind w:firstLine="567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В случае прочих </w:t>
      </w:r>
      <w:r w:rsidR="005601C5" w:rsidRPr="00F8304C">
        <w:rPr>
          <w:rFonts w:ascii="Arial" w:hAnsi="Arial" w:cs="Arial"/>
        </w:rPr>
        <w:t xml:space="preserve">услуг </w:t>
      </w:r>
      <w:del w:id="897" w:author="Paramonova Elena" w:date="2021-02-20T14:25:00Z">
        <w:r w:rsidR="005601C5" w:rsidRPr="00F8304C" w:rsidDel="00BA1685">
          <w:rPr>
            <w:rFonts w:ascii="Arial" w:hAnsi="Arial" w:cs="Arial"/>
          </w:rPr>
          <w:delText>предварительного документа потребности нет</w:delText>
        </w:r>
        <w:r w:rsidRPr="00F8304C" w:rsidDel="00BA1685">
          <w:rPr>
            <w:rFonts w:ascii="Arial" w:hAnsi="Arial" w:cs="Arial"/>
          </w:rPr>
          <w:delText>,</w:delText>
        </w:r>
        <w:r w:rsidR="005601C5" w:rsidRPr="00F8304C" w:rsidDel="00BA1685">
          <w:rPr>
            <w:rFonts w:ascii="Arial" w:hAnsi="Arial" w:cs="Arial"/>
          </w:rPr>
          <w:delText xml:space="preserve"> а </w:delText>
        </w:r>
      </w:del>
      <w:r w:rsidR="005601C5" w:rsidRPr="00F8304C">
        <w:rPr>
          <w:rFonts w:ascii="Arial" w:hAnsi="Arial" w:cs="Arial"/>
        </w:rPr>
        <w:t>заявка на закупку услуг формируется вручную в рамках процесса ПП-10.03.</w:t>
      </w:r>
      <w:r w:rsidR="003E5BB8" w:rsidRPr="00F8304C">
        <w:rPr>
          <w:rFonts w:ascii="Arial" w:hAnsi="Arial" w:cs="Arial"/>
        </w:rPr>
        <w:t>03</w:t>
      </w:r>
      <w:r w:rsidR="005601C5" w:rsidRPr="00F8304C">
        <w:rPr>
          <w:rFonts w:ascii="Arial" w:hAnsi="Arial" w:cs="Arial"/>
        </w:rPr>
        <w:t xml:space="preserve"> Регистрация потребности.</w:t>
      </w:r>
      <w:r w:rsidRPr="00F8304C">
        <w:rPr>
          <w:rFonts w:ascii="Arial" w:hAnsi="Arial" w:cs="Arial"/>
        </w:rPr>
        <w:t xml:space="preserve"> </w:t>
      </w:r>
      <w:r w:rsidR="005601C5" w:rsidRPr="00F8304C">
        <w:rPr>
          <w:rFonts w:ascii="Arial" w:hAnsi="Arial" w:cs="Arial"/>
        </w:rPr>
        <w:t xml:space="preserve">В данном случае </w:t>
      </w:r>
      <w:r w:rsidRPr="00F8304C">
        <w:rPr>
          <w:rFonts w:ascii="Arial" w:hAnsi="Arial" w:cs="Arial"/>
        </w:rPr>
        <w:t>изменения вносятся в спецификацию</w:t>
      </w:r>
      <w:r w:rsidR="003E5BB8" w:rsidRPr="00F8304C">
        <w:rPr>
          <w:rFonts w:ascii="Arial" w:hAnsi="Arial" w:cs="Arial"/>
        </w:rPr>
        <w:t xml:space="preserve"> без предварительного отклонения и корректировки заявки</w:t>
      </w:r>
      <w:r w:rsidRPr="00F8304C">
        <w:rPr>
          <w:rFonts w:ascii="Arial" w:hAnsi="Arial" w:cs="Arial"/>
        </w:rPr>
        <w:t>.</w:t>
      </w:r>
    </w:p>
    <w:p w14:paraId="45207FAF" w14:textId="6158C0B5" w:rsidR="00C56E10" w:rsidRPr="00A10693" w:rsidRDefault="00F059AF" w:rsidP="00C56E10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Менеджер по сопровождению договора согласовывает изменения с поставщиком и в случае принятия корректировки инициирует процедуру изменения </w:t>
      </w:r>
      <w:r w:rsidR="00C11C8E" w:rsidRPr="00A10693">
        <w:rPr>
          <w:rFonts w:ascii="Arial" w:hAnsi="Arial" w:cs="Arial"/>
        </w:rPr>
        <w:t>действующей спецификации в SAP S/4</w:t>
      </w:r>
      <w:r w:rsidR="00952316" w:rsidRPr="00A10693">
        <w:rPr>
          <w:rFonts w:ascii="Arial" w:hAnsi="Arial" w:cs="Arial"/>
        </w:rPr>
        <w:t xml:space="preserve"> </w:t>
      </w:r>
      <w:r w:rsidR="00C11C8E" w:rsidRPr="00A10693">
        <w:rPr>
          <w:rFonts w:ascii="Arial" w:hAnsi="Arial" w:cs="Arial"/>
        </w:rPr>
        <w:t>HANA</w:t>
      </w:r>
      <w:r w:rsidR="00C56E10" w:rsidRPr="00A10693">
        <w:rPr>
          <w:rFonts w:ascii="Arial" w:hAnsi="Arial" w:cs="Arial"/>
        </w:rPr>
        <w:t xml:space="preserve"> и параллельно согласовывает, в случае необходимости, дополнительное соглашение в СЭД (изменения в SAP S/4HANA не выгружаются в СЭД, новая карточка в СЭД создается вручную). </w:t>
      </w:r>
    </w:p>
    <w:p w14:paraId="4BB7A30C" w14:textId="4F2749EA" w:rsidR="00C56E10" w:rsidRPr="00A10693" w:rsidRDefault="00C56E10" w:rsidP="00B72183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>К несущественны</w:t>
      </w:r>
      <w:r w:rsidR="00CC0D9A" w:rsidRPr="00A10693">
        <w:rPr>
          <w:rFonts w:ascii="Arial" w:hAnsi="Arial" w:cs="Arial"/>
        </w:rPr>
        <w:t xml:space="preserve">м </w:t>
      </w:r>
      <w:r w:rsidRPr="00A10693">
        <w:rPr>
          <w:rFonts w:ascii="Arial" w:hAnsi="Arial" w:cs="Arial"/>
        </w:rPr>
        <w:t xml:space="preserve">корректировкам спецификации </w:t>
      </w:r>
      <w:r w:rsidR="00C11C8E" w:rsidRPr="00A10693">
        <w:rPr>
          <w:rFonts w:ascii="Arial" w:hAnsi="Arial" w:cs="Arial"/>
        </w:rPr>
        <w:t>работы, услуги</w:t>
      </w:r>
      <w:r w:rsidRPr="00A10693">
        <w:rPr>
          <w:rFonts w:ascii="Arial" w:hAnsi="Arial" w:cs="Arial"/>
        </w:rPr>
        <w:t xml:space="preserve"> </w:t>
      </w:r>
      <w:r w:rsidR="009E00CD" w:rsidRPr="00A10693">
        <w:rPr>
          <w:rFonts w:ascii="Arial" w:hAnsi="Arial" w:cs="Arial"/>
        </w:rPr>
        <w:t>относ</w:t>
      </w:r>
      <w:r w:rsidR="009E00CD">
        <w:rPr>
          <w:rFonts w:ascii="Arial" w:hAnsi="Arial" w:cs="Arial"/>
        </w:rPr>
        <w:t>и</w:t>
      </w:r>
      <w:r w:rsidR="009E00CD" w:rsidRPr="00A10693">
        <w:rPr>
          <w:rFonts w:ascii="Arial" w:hAnsi="Arial" w:cs="Arial"/>
        </w:rPr>
        <w:t xml:space="preserve">тся </w:t>
      </w:r>
      <w:r w:rsidRPr="00A10693">
        <w:rPr>
          <w:rFonts w:ascii="Arial" w:hAnsi="Arial" w:cs="Arial"/>
        </w:rPr>
        <w:t>изменени</w:t>
      </w:r>
      <w:r w:rsidR="00C11C8E" w:rsidRPr="00A10693">
        <w:rPr>
          <w:rFonts w:ascii="Arial" w:hAnsi="Arial" w:cs="Arial"/>
        </w:rPr>
        <w:t>е</w:t>
      </w:r>
      <w:r w:rsidR="009E00CD">
        <w:rPr>
          <w:rFonts w:ascii="Arial" w:hAnsi="Arial" w:cs="Arial"/>
        </w:rPr>
        <w:t xml:space="preserve"> плановой д</w:t>
      </w:r>
      <w:r w:rsidRPr="00A10693">
        <w:rPr>
          <w:rFonts w:ascii="Arial" w:hAnsi="Arial" w:cs="Arial"/>
        </w:rPr>
        <w:t>ат</w:t>
      </w:r>
      <w:r w:rsidR="009E00CD">
        <w:rPr>
          <w:rFonts w:ascii="Arial" w:hAnsi="Arial" w:cs="Arial"/>
        </w:rPr>
        <w:t>ы</w:t>
      </w:r>
      <w:r w:rsidRPr="00A10693">
        <w:rPr>
          <w:rFonts w:ascii="Arial" w:hAnsi="Arial" w:cs="Arial"/>
        </w:rPr>
        <w:t xml:space="preserve"> </w:t>
      </w:r>
      <w:r w:rsidR="009E00CD">
        <w:rPr>
          <w:rFonts w:ascii="Arial" w:hAnsi="Arial" w:cs="Arial"/>
        </w:rPr>
        <w:t>выполнения услуги</w:t>
      </w:r>
      <w:r w:rsidRPr="00A10693">
        <w:rPr>
          <w:rFonts w:ascii="Arial" w:hAnsi="Arial" w:cs="Arial"/>
        </w:rPr>
        <w:t xml:space="preserve"> (при этом </w:t>
      </w:r>
      <w:r w:rsidR="00375197">
        <w:rPr>
          <w:rFonts w:ascii="Arial" w:hAnsi="Arial" w:cs="Arial"/>
        </w:rPr>
        <w:t xml:space="preserve">первоначальная </w:t>
      </w:r>
      <w:r w:rsidRPr="00A10693">
        <w:rPr>
          <w:rFonts w:ascii="Arial" w:hAnsi="Arial" w:cs="Arial"/>
        </w:rPr>
        <w:t>дата по договору копируется в поле Статистическая дата поставки)</w:t>
      </w:r>
      <w:r w:rsidR="00375197">
        <w:rPr>
          <w:rFonts w:ascii="Arial" w:hAnsi="Arial" w:cs="Arial"/>
        </w:rPr>
        <w:t>.</w:t>
      </w:r>
    </w:p>
    <w:p w14:paraId="41FAC365" w14:textId="77777777" w:rsidR="00C56E10" w:rsidRPr="00A10693" w:rsidRDefault="00C56E10" w:rsidP="00C56E10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>Все остальные изменения в договоре относятся к существенным изменениям.</w:t>
      </w:r>
    </w:p>
    <w:p w14:paraId="4C26CF69" w14:textId="60F33F21" w:rsidR="00C56E10" w:rsidRPr="00A10693" w:rsidRDefault="00C56E10" w:rsidP="00C56E10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>В случае несущественных корректировок, менеджер по сопровождению договора изменяет спецификацию в SAP S/4</w:t>
      </w:r>
      <w:r w:rsidR="00952316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>HANA самостоятельно.</w:t>
      </w:r>
    </w:p>
    <w:p w14:paraId="07EFC132" w14:textId="0D163687" w:rsidR="00C56E10" w:rsidRPr="00A10693" w:rsidRDefault="00C56E10" w:rsidP="00C56E10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>В случае существенн</w:t>
      </w:r>
      <w:r w:rsidR="006B701D" w:rsidRPr="00A10693">
        <w:rPr>
          <w:rFonts w:ascii="Arial" w:hAnsi="Arial" w:cs="Arial"/>
        </w:rPr>
        <w:t>ых</w:t>
      </w:r>
      <w:r w:rsidRPr="00A10693">
        <w:rPr>
          <w:rFonts w:ascii="Arial" w:hAnsi="Arial" w:cs="Arial"/>
        </w:rPr>
        <w:t xml:space="preserve"> корректировок, изменения спецификаци</w:t>
      </w:r>
      <w:r w:rsidR="006B701D" w:rsidRPr="00A10693">
        <w:rPr>
          <w:rFonts w:ascii="Arial" w:hAnsi="Arial" w:cs="Arial"/>
        </w:rPr>
        <w:t>й</w:t>
      </w:r>
      <w:r w:rsidRPr="00A10693">
        <w:rPr>
          <w:rFonts w:ascii="Arial" w:hAnsi="Arial" w:cs="Arial"/>
        </w:rPr>
        <w:t xml:space="preserve"> в SAP S/4</w:t>
      </w:r>
      <w:r w:rsidR="00952316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 xml:space="preserve">HANA проводит ответственный за корректировку спецификации.  </w:t>
      </w:r>
    </w:p>
    <w:p w14:paraId="00A112BD" w14:textId="77777777" w:rsidR="00C11C8E" w:rsidRPr="00A10693" w:rsidRDefault="00C11C8E" w:rsidP="00C11C8E">
      <w:pPr>
        <w:pStyle w:val="afa"/>
        <w:autoSpaceDE w:val="0"/>
        <w:autoSpaceDN w:val="0"/>
        <w:adjustRightInd w:val="0"/>
        <w:spacing w:before="100" w:after="100"/>
        <w:ind w:left="936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</w:rPr>
        <w:t>Сценарий 4: Выполнение закупки работ, услуг за наличный расчет</w:t>
      </w:r>
    </w:p>
    <w:p w14:paraId="20762147" w14:textId="4E72F5DB" w:rsidR="00CC5BB0" w:rsidRPr="00A10693" w:rsidDel="00D7786B" w:rsidRDefault="00CC5BB0" w:rsidP="00D7786B">
      <w:pPr>
        <w:spacing w:after="240" w:line="276" w:lineRule="auto"/>
        <w:ind w:firstLine="567"/>
        <w:rPr>
          <w:del w:id="898" w:author="ParamonovaEA" w:date="2021-04-16T08:36:00Z"/>
          <w:rFonts w:ascii="Arial" w:hAnsi="Arial" w:cs="Arial"/>
          <w:color w:val="000000" w:themeColor="text1"/>
          <w:szCs w:val="24"/>
        </w:rPr>
        <w:pPrChange w:id="899" w:author="ParamonovaEA" w:date="2021-04-16T08:36:00Z">
          <w:pPr>
            <w:spacing w:after="240" w:line="276" w:lineRule="auto"/>
            <w:ind w:firstLine="567"/>
          </w:pPr>
        </w:pPrChange>
      </w:pPr>
      <w:r w:rsidRPr="00A10693">
        <w:rPr>
          <w:rFonts w:ascii="Arial" w:hAnsi="Arial" w:cs="Arial"/>
          <w:color w:val="000000" w:themeColor="text1"/>
          <w:szCs w:val="24"/>
        </w:rPr>
        <w:t>После совершения закупки за наличный расчет, подотчетно</w:t>
      </w:r>
      <w:r w:rsidR="006B701D" w:rsidRPr="00A10693">
        <w:rPr>
          <w:rFonts w:ascii="Arial" w:hAnsi="Arial" w:cs="Arial"/>
          <w:color w:val="000000" w:themeColor="text1"/>
          <w:szCs w:val="24"/>
        </w:rPr>
        <w:t>е</w:t>
      </w:r>
      <w:r w:rsidRPr="00A10693">
        <w:rPr>
          <w:rFonts w:ascii="Arial" w:hAnsi="Arial" w:cs="Arial"/>
          <w:color w:val="000000" w:themeColor="text1"/>
          <w:szCs w:val="24"/>
        </w:rPr>
        <w:t xml:space="preserve"> лицо готовит пакет документов, подтверждающих </w:t>
      </w:r>
      <w:r w:rsidR="00375197">
        <w:rPr>
          <w:rFonts w:ascii="Arial" w:hAnsi="Arial" w:cs="Arial"/>
          <w:color w:val="000000" w:themeColor="text1"/>
          <w:szCs w:val="24"/>
        </w:rPr>
        <w:t>расходы</w:t>
      </w:r>
      <w:r w:rsidR="00375197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>и передает его своему руководителю. Руководитель, на основании полученных документов, регистрирует в SAP</w:t>
      </w:r>
      <w:r w:rsidRPr="00F8304C">
        <w:rPr>
          <w:rFonts w:ascii="Arial" w:hAnsi="Arial" w:cs="Arial"/>
          <w:color w:val="000000" w:themeColor="text1"/>
          <w:szCs w:val="24"/>
        </w:rPr>
        <w:t xml:space="preserve"> S/4</w:t>
      </w:r>
      <w:r w:rsidR="00952316"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Pr="00F8304C">
        <w:rPr>
          <w:rFonts w:ascii="Arial" w:hAnsi="Arial" w:cs="Arial"/>
          <w:color w:val="000000" w:themeColor="text1"/>
          <w:szCs w:val="24"/>
        </w:rPr>
        <w:t xml:space="preserve">HANA системный документ Заказ на поставку с </w:t>
      </w:r>
      <w:r w:rsidRPr="00A10693">
        <w:rPr>
          <w:rFonts w:ascii="Arial" w:hAnsi="Arial" w:cs="Arial"/>
          <w:color w:val="000000" w:themeColor="text1"/>
          <w:szCs w:val="24"/>
        </w:rPr>
        <w:t>видом Закупка за наличный расчет</w:t>
      </w:r>
      <w:r w:rsidR="00056C8A" w:rsidRPr="00F8304C">
        <w:rPr>
          <w:rFonts w:ascii="Arial" w:hAnsi="Arial" w:cs="Arial"/>
          <w:color w:val="000000" w:themeColor="text1"/>
          <w:szCs w:val="24"/>
        </w:rPr>
        <w:t xml:space="preserve"> вида</w:t>
      </w:r>
      <w:r w:rsidR="00056C8A">
        <w:t xml:space="preserve"> </w:t>
      </w:r>
      <w:r w:rsidR="00056C8A" w:rsidRPr="00056C8A">
        <w:rPr>
          <w:rFonts w:ascii="Arial" w:hAnsi="Arial" w:cs="Arial"/>
          <w:color w:val="000000" w:themeColor="text1"/>
          <w:szCs w:val="24"/>
        </w:rPr>
        <w:t>ZNL «Заказ на пост. налич»</w:t>
      </w:r>
      <w:r w:rsidRPr="00A10693">
        <w:rPr>
          <w:rFonts w:ascii="Arial" w:hAnsi="Arial" w:cs="Arial"/>
          <w:color w:val="000000" w:themeColor="text1"/>
          <w:szCs w:val="24"/>
        </w:rPr>
        <w:t>.</w:t>
      </w:r>
      <w:ins w:id="900" w:author="Paramonova Elena" w:date="2021-03-18T16:03:00Z">
        <w:r w:rsidR="00011142">
          <w:rPr>
            <w:rFonts w:ascii="Arial" w:hAnsi="Arial" w:cs="Arial"/>
            <w:color w:val="000000" w:themeColor="text1"/>
            <w:szCs w:val="24"/>
          </w:rPr>
          <w:t>Далее к заказу на поставку регистрируется документ движения материала (</w:t>
        </w:r>
      </w:ins>
      <w:ins w:id="901" w:author="ParamonovaEA" w:date="2021-04-16T08:35:00Z">
        <w:r w:rsidR="00D7786B">
          <w:rPr>
            <w:rFonts w:ascii="Arial" w:hAnsi="Arial" w:cs="Arial"/>
            <w:color w:val="000000" w:themeColor="text1"/>
            <w:szCs w:val="24"/>
          </w:rPr>
          <w:t>Акт выполненных работ</w:t>
        </w:r>
      </w:ins>
      <w:ins w:id="902" w:author="Paramonova Elena" w:date="2021-03-18T16:03:00Z">
        <w:del w:id="903" w:author="ParamonovaEA" w:date="2021-04-16T08:35:00Z">
          <w:r w:rsidR="00011142" w:rsidDel="00D7786B">
            <w:rPr>
              <w:rFonts w:ascii="Arial" w:hAnsi="Arial" w:cs="Arial"/>
              <w:color w:val="000000" w:themeColor="text1"/>
              <w:szCs w:val="24"/>
            </w:rPr>
            <w:delText>ПМ</w:delText>
          </w:r>
        </w:del>
        <w:r w:rsidR="00011142">
          <w:rPr>
            <w:rFonts w:ascii="Arial" w:hAnsi="Arial" w:cs="Arial"/>
            <w:color w:val="000000" w:themeColor="text1"/>
            <w:szCs w:val="24"/>
          </w:rPr>
          <w:t xml:space="preserve">) в транзакции </w:t>
        </w:r>
      </w:ins>
      <w:ins w:id="904" w:author="Paramonova Elena" w:date="2021-03-18T16:04:00Z">
        <w:r w:rsidR="00011142">
          <w:rPr>
            <w:rFonts w:ascii="Arial" w:hAnsi="Arial" w:cs="Arial"/>
            <w:color w:val="000000" w:themeColor="text1"/>
            <w:szCs w:val="24"/>
            <w:lang w:val="en-US"/>
          </w:rPr>
          <w:t>MIGO</w:t>
        </w:r>
      </w:ins>
      <w:ins w:id="905" w:author="ParamonovaEA" w:date="2021-04-16T08:36:00Z">
        <w:r w:rsidR="00D7786B">
          <w:rPr>
            <w:rFonts w:ascii="Arial" w:hAnsi="Arial" w:cs="Arial"/>
            <w:color w:val="000000" w:themeColor="text1"/>
            <w:szCs w:val="24"/>
          </w:rPr>
          <w:t xml:space="preserve"> и</w:t>
        </w:r>
      </w:ins>
      <w:ins w:id="906" w:author="Paramonova Elena" w:date="2021-03-18T16:04:00Z">
        <w:del w:id="907" w:author="ParamonovaEA" w:date="2021-04-16T08:36:00Z">
          <w:r w:rsidR="00011142" w:rsidRPr="00011142" w:rsidDel="00D7786B">
            <w:rPr>
              <w:rFonts w:ascii="Arial" w:hAnsi="Arial" w:cs="Arial"/>
              <w:color w:val="000000" w:themeColor="text1"/>
              <w:szCs w:val="24"/>
              <w:rPrChange w:author="Paramonova Elena" w:date="2021-03-18T16:04:00Z" w:id="908">
                <w:rPr>
                  <w:rFonts w:ascii="Arial" w:hAnsi="Arial" w:cs="Arial"/>
                  <w:color w:val="000000" w:themeColor="text1"/>
                  <w:szCs w:val="24"/>
                  <w:lang w:val="en-US"/>
                </w:rPr>
              </w:rPrChange>
            </w:rPr>
            <w:delText>.</w:delText>
          </w:r>
        </w:del>
      </w:ins>
      <w:del w:id="909" w:author="ParamonovaEA" w:date="2021-04-16T08:36:00Z">
        <w:r w:rsidRPr="00A10693" w:rsidDel="00D7786B">
          <w:rPr>
            <w:rFonts w:ascii="Arial" w:hAnsi="Arial" w:cs="Arial"/>
            <w:color w:val="000000" w:themeColor="text1"/>
            <w:szCs w:val="24"/>
          </w:rPr>
          <w:delText xml:space="preserve"> </w:delText>
        </w:r>
      </w:del>
    </w:p>
    <w:p w14:paraId="69A12409" w14:textId="6ACAE2F7" w:rsidR="00011142" w:rsidDel="00D7786B" w:rsidRDefault="00011142" w:rsidP="00D7786B">
      <w:pPr>
        <w:spacing w:after="240" w:line="276" w:lineRule="auto"/>
        <w:ind w:firstLine="567"/>
        <w:rPr>
          <w:ins w:id="910" w:author="Paramonova Elena" w:date="2021-03-18T16:02:00Z"/>
          <w:del w:id="911" w:author="ParamonovaEA" w:date="2021-04-16T08:36:00Z"/>
          <w:rFonts w:ascii="Arial" w:hAnsi="Arial" w:cs="Arial"/>
        </w:rPr>
        <w:pPrChange w:id="912" w:author="ParamonovaEA" w:date="2021-04-16T08:36:00Z">
          <w:pPr>
            <w:spacing w:after="240" w:line="276" w:lineRule="auto"/>
            <w:ind w:firstLine="708"/>
          </w:pPr>
        </w:pPrChange>
      </w:pPr>
      <w:ins w:id="913" w:author="Paramonova Elena" w:date="2021-03-18T16:02:00Z">
        <w:del w:id="914" w:author="ParamonovaEA" w:date="2021-04-16T08:36:00Z">
          <w:r w:rsidDel="00D7786B">
            <w:rPr>
              <w:rFonts w:ascii="Arial" w:hAnsi="Arial" w:cs="Arial"/>
            </w:rPr>
            <w:delText xml:space="preserve">К сформированному документу движения материала ответственный </w:delText>
          </w:r>
        </w:del>
      </w:ins>
      <w:ins w:id="915" w:author="Paramonova Elena" w:date="2021-03-18T16:04:00Z">
        <w:del w:id="916" w:author="ParamonovaEA" w:date="2021-04-16T08:36:00Z">
          <w:r w:rsidDel="00D7786B">
            <w:rPr>
              <w:rFonts w:ascii="Arial" w:hAnsi="Arial" w:cs="Arial"/>
            </w:rPr>
            <w:delText>сотрудник</w:delText>
          </w:r>
        </w:del>
      </w:ins>
      <w:ins w:id="917" w:author="Paramonova Elena" w:date="2021-03-18T16:02:00Z">
        <w:del w:id="918" w:author="ParamonovaEA" w:date="2021-04-16T08:36:00Z">
          <w:r w:rsidDel="00D7786B">
            <w:rPr>
              <w:rFonts w:ascii="Arial" w:hAnsi="Arial" w:cs="Arial"/>
            </w:rPr>
            <w:delText xml:space="preserve"> формирует приходный ордер (вид документа Приходный ордер в транзакции </w:delText>
          </w:r>
          <w:r w:rsidDel="00D7786B">
            <w:rPr>
              <w:rFonts w:ascii="Arial" w:hAnsi="Arial" w:cs="Arial"/>
              <w:lang w:val="en-US"/>
            </w:rPr>
            <w:delText>MB</w:delText>
          </w:r>
          <w:r w:rsidRPr="00057957" w:rsidDel="00D7786B">
            <w:rPr>
              <w:rFonts w:ascii="Arial" w:hAnsi="Arial" w:cs="Arial"/>
            </w:rPr>
            <w:delText>90),</w:delText>
          </w:r>
        </w:del>
      </w:ins>
      <w:ins w:id="919" w:author="Paramonova Elena" w:date="2021-03-18T16:05:00Z">
        <w:del w:id="920" w:author="ParamonovaEA" w:date="2021-04-16T08:36:00Z">
          <w:r w:rsidDel="00D7786B">
            <w:rPr>
              <w:rFonts w:ascii="Arial" w:hAnsi="Arial" w:cs="Arial"/>
            </w:rPr>
            <w:delText xml:space="preserve"> и</w:delText>
          </w:r>
        </w:del>
      </w:ins>
      <w:ins w:id="921" w:author="Paramonova Elena" w:date="2021-03-18T16:02:00Z">
        <w:del w:id="922" w:author="ParamonovaEA" w:date="2021-04-16T08:36:00Z">
          <w:r w:rsidDel="00D7786B">
            <w:rPr>
              <w:rFonts w:ascii="Arial" w:hAnsi="Arial" w:cs="Arial"/>
            </w:rPr>
            <w:delText xml:space="preserve"> первичные документы в бумажном виде передаются для сканирования во фронт офис. </w:delText>
          </w:r>
        </w:del>
      </w:ins>
    </w:p>
    <w:p w14:paraId="65F0689A" w14:textId="62D884DF" w:rsidR="00011142" w:rsidRPr="006B5182" w:rsidDel="00D7786B" w:rsidRDefault="00011142" w:rsidP="00D7786B">
      <w:pPr>
        <w:spacing w:after="240" w:line="276" w:lineRule="auto"/>
        <w:ind w:firstLine="567"/>
        <w:rPr>
          <w:ins w:id="923" w:author="Paramonova Elena" w:date="2021-03-18T16:02:00Z"/>
          <w:del w:id="924" w:author="ParamonovaEA" w:date="2021-04-16T08:36:00Z"/>
          <w:rFonts w:ascii="Arial" w:hAnsi="Arial" w:cs="Arial"/>
        </w:rPr>
        <w:pPrChange w:id="925" w:author="ParamonovaEA" w:date="2021-04-16T08:36:00Z">
          <w:pPr>
            <w:spacing w:after="240" w:line="276" w:lineRule="auto"/>
            <w:ind w:firstLine="708"/>
          </w:pPr>
        </w:pPrChange>
      </w:pPr>
      <w:ins w:id="926" w:author="Paramonova Elena" w:date="2021-03-18T16:02:00Z">
        <w:del w:id="927" w:author="ParamonovaEA" w:date="2021-04-16T08:36:00Z">
          <w:r w:rsidDel="00D7786B">
            <w:rPr>
              <w:rFonts w:ascii="Arial" w:hAnsi="Arial" w:cs="Arial"/>
            </w:rPr>
            <w:delText>После передачи приходного ордера в АСУ ЭДО, формируется задача по регистрации входящего счета сотруднику ГДСП. Далее входящий счет регистрируют сотрудники ГДСП (</w:delText>
          </w:r>
          <w:r w:rsidRPr="004B3C1D" w:rsidDel="00D7786B">
            <w:rPr>
              <w:rFonts w:ascii="Arial" w:hAnsi="Arial" w:cs="Arial"/>
            </w:rPr>
            <w:delText>группа документального сопровождения поставок</w:delText>
          </w:r>
          <w:r w:rsidDel="00D7786B">
            <w:rPr>
              <w:rFonts w:ascii="Arial" w:hAnsi="Arial" w:cs="Arial"/>
            </w:rPr>
            <w:delText xml:space="preserve">). </w:delText>
          </w:r>
        </w:del>
      </w:ins>
    </w:p>
    <w:p w14:paraId="4BF60766" w14:textId="77777777" w:rsidR="00D7786B" w:rsidRPr="00D7786B" w:rsidRDefault="00CC5BB0" w:rsidP="00D7786B">
      <w:pPr>
        <w:spacing w:after="240" w:line="276" w:lineRule="auto"/>
        <w:ind w:firstLine="567"/>
        <w:rPr>
          <w:ins w:id="928" w:author="ParamonovaEA" w:date="2021-04-16T08:36:00Z"/>
          <w:rFonts w:ascii="Arial" w:hAnsi="Arial" w:cs="Arial"/>
          <w:rPrChange w:id="929" w:author="ParamonovaEA" w:date="2021-04-16T08:36:00Z">
            <w:rPr>
              <w:ins w:id="930" w:author="ParamonovaEA" w:date="2021-04-16T08:36:00Z"/>
              <w:rFonts w:ascii="Arial" w:hAnsi="Arial" w:cs="Arial"/>
              <w:lang w:val="en-US"/>
            </w:rPr>
          </w:rPrChange>
        </w:rPr>
      </w:pPr>
      <w:del w:id="931" w:author="ParamonovaEA" w:date="2021-04-16T08:36:00Z">
        <w:r w:rsidRPr="00A10693" w:rsidDel="00D7786B">
          <w:rPr>
            <w:rFonts w:ascii="Arial" w:hAnsi="Arial" w:cs="Arial"/>
          </w:rPr>
          <w:delText xml:space="preserve">Для отражения кредиторской задолженности </w:delText>
        </w:r>
      </w:del>
      <w:ins w:id="932" w:author="Paramonova Elena" w:date="2021-03-18T16:08:00Z">
        <w:del w:id="933" w:author="ParamonovaEA" w:date="2021-04-16T08:36:00Z">
          <w:r w:rsidR="00654E9B" w:rsidDel="00D7786B">
            <w:rPr>
              <w:rFonts w:ascii="Arial" w:hAnsi="Arial" w:cs="Arial"/>
            </w:rPr>
            <w:delText>сотрудник ГДСП</w:delText>
          </w:r>
        </w:del>
      </w:ins>
      <w:del w:id="934" w:author="ParamonovaEA" w:date="2021-04-16T08:36:00Z">
        <w:r w:rsidRPr="00A10693" w:rsidDel="00D7786B">
          <w:rPr>
            <w:rFonts w:ascii="Arial" w:hAnsi="Arial" w:cs="Arial"/>
          </w:rPr>
          <w:delText>руководитель формирует</w:delText>
        </w:r>
      </w:del>
      <w:r w:rsidRPr="00A10693">
        <w:rPr>
          <w:rFonts w:ascii="Arial" w:hAnsi="Arial" w:cs="Arial"/>
        </w:rPr>
        <w:t xml:space="preserve"> системный документ </w:t>
      </w:r>
      <w:r w:rsidR="006B701D" w:rsidRPr="00A10693">
        <w:rPr>
          <w:rFonts w:ascii="Arial" w:hAnsi="Arial" w:cs="Arial"/>
        </w:rPr>
        <w:t>В</w:t>
      </w:r>
      <w:r w:rsidRPr="00A10693">
        <w:rPr>
          <w:rFonts w:ascii="Arial" w:hAnsi="Arial" w:cs="Arial"/>
        </w:rPr>
        <w:t>ходящий счет</w:t>
      </w:r>
      <w:ins w:id="935" w:author="ParamonovaEA" w:date="2021-04-16T08:36:00Z">
        <w:r w:rsidR="00D7786B">
          <w:rPr>
            <w:rFonts w:ascii="Arial" w:hAnsi="Arial" w:cs="Arial"/>
          </w:rPr>
          <w:t xml:space="preserve"> в транзакции </w:t>
        </w:r>
        <w:r w:rsidR="00D7786B">
          <w:rPr>
            <w:rFonts w:ascii="Arial" w:hAnsi="Arial" w:cs="Arial"/>
            <w:lang w:val="en-US"/>
          </w:rPr>
          <w:t>MIR</w:t>
        </w:r>
        <w:r w:rsidR="00D7786B" w:rsidRPr="00D7786B">
          <w:rPr>
            <w:rFonts w:ascii="Arial" w:hAnsi="Arial" w:cs="Arial"/>
            <w:rPrChange w:author="ParamonovaEA" w:date="2021-04-16T08:36:00Z" w:id="936">
              <w:rPr>
                <w:rFonts w:ascii="Arial" w:hAnsi="Arial" w:cs="Arial"/>
                <w:lang w:val="en-US"/>
              </w:rPr>
            </w:rPrChange>
          </w:rPr>
          <w:t>7.</w:t>
        </w:r>
      </w:ins>
    </w:p>
    <w:p w14:paraId="3BBE0B0F" w14:textId="31C961B3" w:rsidR="00CC5BB0" w:rsidRPr="00A10693" w:rsidRDefault="00CC5BB0" w:rsidP="00D7786B">
      <w:pPr>
        <w:spacing w:after="240" w:line="276" w:lineRule="auto"/>
        <w:ind w:firstLine="567"/>
        <w:rPr>
          <w:rFonts w:ascii="Arial" w:hAnsi="Arial" w:cs="Arial"/>
        </w:rPr>
      </w:pPr>
      <w:del w:id="937" w:author="ParamonovaEA" w:date="2021-04-16T08:36:00Z">
        <w:r w:rsidRPr="00A10693" w:rsidDel="00D7786B">
          <w:rPr>
            <w:rFonts w:ascii="Arial" w:hAnsi="Arial" w:cs="Arial"/>
          </w:rPr>
          <w:delText xml:space="preserve">. </w:delText>
        </w:r>
      </w:del>
      <w:r w:rsidRPr="00A10693">
        <w:rPr>
          <w:rFonts w:ascii="Arial" w:hAnsi="Arial" w:cs="Arial"/>
        </w:rPr>
        <w:t xml:space="preserve">После регистрации входящего счета, </w:t>
      </w:r>
      <w:ins w:id="938" w:author="Paramonova Elena" w:date="2021-03-18T16:08:00Z">
        <w:r w:rsidR="00654E9B">
          <w:rPr>
            <w:rFonts w:ascii="Arial" w:hAnsi="Arial" w:cs="Arial"/>
          </w:rPr>
          <w:t>сотрудник</w:t>
        </w:r>
        <w:del w:id="939" w:author="ParamonovaEA" w:date="2021-04-16T08:37:00Z">
          <w:r w:rsidR="00654E9B" w:rsidDel="00D7786B">
            <w:rPr>
              <w:rFonts w:ascii="Arial" w:hAnsi="Arial" w:cs="Arial"/>
            </w:rPr>
            <w:delText xml:space="preserve"> ГДСП</w:delText>
          </w:r>
        </w:del>
      </w:ins>
      <w:del w:id="940" w:author="Paramonova Elena" w:date="2021-03-18T16:08:00Z">
        <w:r w:rsidRPr="00A10693" w:rsidDel="00654E9B">
          <w:rPr>
            <w:rFonts w:ascii="Arial" w:hAnsi="Arial" w:cs="Arial"/>
          </w:rPr>
          <w:delText>руководитель</w:delText>
        </w:r>
      </w:del>
      <w:r w:rsidRPr="00A10693">
        <w:rPr>
          <w:rFonts w:ascii="Arial" w:hAnsi="Arial" w:cs="Arial"/>
        </w:rPr>
        <w:t xml:space="preserve"> </w:t>
      </w:r>
      <w:del w:id="941" w:author="Paramonova Elena" w:date="2021-03-18T16:09:00Z">
        <w:r w:rsidRPr="00A10693" w:rsidDel="00654E9B">
          <w:rPr>
            <w:rFonts w:ascii="Arial" w:hAnsi="Arial" w:cs="Arial"/>
          </w:rPr>
          <w:delText xml:space="preserve">печатает из </w:delText>
        </w:r>
        <w:r w:rsidRPr="00A10693" w:rsidDel="00654E9B">
          <w:rPr>
            <w:rFonts w:ascii="Arial" w:hAnsi="Arial" w:eastAsia="Calibri"/>
            <w:szCs w:val="28"/>
            <w:lang w:val="en-US"/>
          </w:rPr>
          <w:delText>SAP</w:delText>
        </w:r>
        <w:r w:rsidRPr="00A10693" w:rsidDel="00654E9B">
          <w:rPr>
            <w:rFonts w:ascii="Arial" w:hAnsi="Arial" w:eastAsia="Calibri"/>
            <w:szCs w:val="28"/>
          </w:rPr>
          <w:delText xml:space="preserve"> </w:delText>
        </w:r>
        <w:r w:rsidRPr="00A10693" w:rsidDel="00654E9B">
          <w:rPr>
            <w:rFonts w:ascii="Arial" w:hAnsi="Arial" w:eastAsia="Calibri"/>
            <w:szCs w:val="28"/>
            <w:lang w:val="en-US"/>
          </w:rPr>
          <w:delText>S</w:delText>
        </w:r>
        <w:r w:rsidRPr="00A10693" w:rsidDel="00654E9B">
          <w:rPr>
            <w:rFonts w:ascii="Arial" w:hAnsi="Arial" w:eastAsia="Calibri"/>
            <w:szCs w:val="28"/>
          </w:rPr>
          <w:delText xml:space="preserve">/4 </w:delText>
        </w:r>
        <w:r w:rsidRPr="00A10693" w:rsidDel="00654E9B">
          <w:rPr>
            <w:rFonts w:ascii="Arial" w:hAnsi="Arial" w:eastAsia="Calibri"/>
            <w:szCs w:val="28"/>
            <w:lang w:val="en-US"/>
          </w:rPr>
          <w:delText>HANA</w:delText>
        </w:r>
        <w:r w:rsidRPr="00A10693" w:rsidDel="00654E9B">
          <w:rPr>
            <w:rFonts w:ascii="Arial" w:hAnsi="Arial" w:eastAsia="Calibri"/>
            <w:szCs w:val="28"/>
          </w:rPr>
          <w:delText xml:space="preserve"> </w:delText>
        </w:r>
      </w:del>
      <w:ins w:id="942" w:author="Paramonova Elena" w:date="2021-03-18T16:09:00Z">
        <w:r w:rsidR="00654E9B" w:rsidRPr="00A10693">
          <w:rPr>
            <w:rFonts w:ascii="Arial" w:hAnsi="Arial" w:cs="Arial"/>
          </w:rPr>
          <w:t xml:space="preserve">печатает </w:t>
        </w:r>
        <w:r w:rsidR="00654E9B">
          <w:rPr>
            <w:rFonts w:ascii="Arial" w:hAnsi="Arial" w:eastAsia="Calibri"/>
            <w:szCs w:val="28"/>
          </w:rPr>
          <w:t>реестр документов со</w:t>
        </w:r>
        <w:r w:rsidR="00654E9B" w:rsidRPr="00A10693">
          <w:rPr>
            <w:rFonts w:ascii="Arial" w:hAnsi="Arial" w:eastAsia="Calibri"/>
            <w:szCs w:val="28"/>
          </w:rPr>
          <w:t xml:space="preserve"> штрих-код</w:t>
        </w:r>
        <w:r w:rsidR="00654E9B">
          <w:rPr>
            <w:rFonts w:ascii="Arial" w:hAnsi="Arial" w:eastAsia="Calibri"/>
            <w:szCs w:val="28"/>
          </w:rPr>
          <w:t>ом</w:t>
        </w:r>
      </w:ins>
      <w:del w:id="943" w:author="Paramonova Elena" w:date="2021-03-18T16:09:00Z">
        <w:r w:rsidRPr="00A10693" w:rsidDel="00654E9B">
          <w:rPr>
            <w:rFonts w:ascii="Arial" w:hAnsi="Arial" w:eastAsia="Calibri"/>
            <w:szCs w:val="28"/>
          </w:rPr>
          <w:delText>штрих-код</w:delText>
        </w:r>
      </w:del>
      <w:ins w:id="944" w:author="Paramonova Elena" w:date="2021-03-18T16:10:00Z">
        <w:r w:rsidR="00654E9B">
          <w:rPr>
            <w:rFonts w:ascii="Arial" w:hAnsi="Arial" w:eastAsia="Calibri"/>
            <w:szCs w:val="28"/>
          </w:rPr>
          <w:t xml:space="preserve">. </w:t>
        </w:r>
      </w:ins>
      <w:ins w:id="945" w:author="Paramonova Elena" w:date="2021-03-18T16:12:00Z">
        <w:r w:rsidR="00654E9B">
          <w:rPr>
            <w:rFonts w:ascii="Arial" w:hAnsi="Arial" w:eastAsia="Calibri"/>
            <w:szCs w:val="28"/>
          </w:rPr>
          <w:t xml:space="preserve">Данный реестр со </w:t>
        </w:r>
      </w:ins>
      <w:del w:id="946" w:author="Paramonova Elena" w:date="2021-03-18T16:10:00Z">
        <w:r w:rsidRPr="00A10693" w:rsidDel="00654E9B">
          <w:rPr>
            <w:rFonts w:ascii="Arial" w:hAnsi="Arial" w:eastAsia="Calibri"/>
            <w:szCs w:val="28"/>
          </w:rPr>
          <w:delText>,</w:delText>
        </w:r>
      </w:del>
      <w:del w:id="947" w:author="Paramonova Elena" w:date="2021-03-18T16:09:00Z">
        <w:r w:rsidRPr="00A10693" w:rsidDel="00654E9B">
          <w:rPr>
            <w:rFonts w:ascii="Arial" w:hAnsi="Arial" w:eastAsia="Calibri"/>
            <w:szCs w:val="28"/>
          </w:rPr>
          <w:delText xml:space="preserve"> автоматически сформированный в момент сохранения входящего счета).</w:delText>
        </w:r>
        <w:r w:rsidRPr="00A10693" w:rsidDel="00654E9B">
          <w:rPr>
            <w:rFonts w:ascii="Arial" w:hAnsi="Arial" w:cs="Arial"/>
          </w:rPr>
          <w:delText xml:space="preserve"> </w:delText>
        </w:r>
      </w:del>
      <w:ins w:id="948" w:author="Paramonova Elena" w:date="2021-03-18T16:13:00Z">
        <w:r w:rsidR="00654E9B">
          <w:rPr>
            <w:rFonts w:ascii="Arial" w:hAnsi="Arial" w:cs="Arial"/>
          </w:rPr>
          <w:t>ш</w:t>
        </w:r>
      </w:ins>
      <w:del w:id="949" w:author="Paramonova Elena" w:date="2021-03-18T16:13:00Z">
        <w:r w:rsidRPr="00A10693" w:rsidDel="00654E9B">
          <w:rPr>
            <w:rFonts w:ascii="Arial" w:hAnsi="Arial" w:cs="Arial"/>
          </w:rPr>
          <w:delText>Ш</w:delText>
        </w:r>
      </w:del>
      <w:r w:rsidRPr="00A10693">
        <w:rPr>
          <w:rFonts w:ascii="Arial" w:hAnsi="Arial" w:cs="Arial"/>
        </w:rPr>
        <w:t>трих-код</w:t>
      </w:r>
      <w:ins w:id="950" w:author="Paramonova Elena" w:date="2021-03-18T16:13:00Z">
        <w:r w:rsidR="00654E9B">
          <w:rPr>
            <w:rFonts w:ascii="Arial" w:hAnsi="Arial" w:cs="Arial"/>
          </w:rPr>
          <w:t>ом</w:t>
        </w:r>
      </w:ins>
      <w:r w:rsidRPr="00A10693">
        <w:rPr>
          <w:rFonts w:ascii="Arial" w:hAnsi="Arial" w:cs="Arial"/>
        </w:rPr>
        <w:t xml:space="preserve"> вместе с оригиналами или скан-копиями первичных расчетных документов</w:t>
      </w:r>
      <w:r w:rsidR="006B701D" w:rsidRPr="00A10693">
        <w:rPr>
          <w:rFonts w:ascii="Arial" w:hAnsi="Arial" w:cs="Arial"/>
        </w:rPr>
        <w:t>,</w:t>
      </w:r>
      <w:del w:id="951" w:author="Paramonova Elena" w:date="2021-03-18T16:17:00Z">
        <w:r w:rsidRPr="00A10693" w:rsidDel="005E7527">
          <w:rPr>
            <w:rFonts w:ascii="Arial" w:hAnsi="Arial" w:cs="Arial"/>
          </w:rPr>
          <w:delText xml:space="preserve"> руководитель</w:delText>
        </w:r>
      </w:del>
      <w:r w:rsidRPr="00A10693">
        <w:rPr>
          <w:rFonts w:ascii="Arial" w:hAnsi="Arial" w:cs="Arial"/>
        </w:rPr>
        <w:t xml:space="preserve"> передает</w:t>
      </w:r>
      <w:ins w:id="952" w:author="Paramonova Elena" w:date="2021-03-18T16:17:00Z">
        <w:r w:rsidR="005E7527">
          <w:rPr>
            <w:rFonts w:ascii="Arial" w:hAnsi="Arial" w:cs="Arial"/>
          </w:rPr>
          <w:t>ся</w:t>
        </w:r>
      </w:ins>
      <w:r w:rsidRPr="00A10693">
        <w:rPr>
          <w:rFonts w:ascii="Arial" w:hAnsi="Arial" w:cs="Arial"/>
        </w:rPr>
        <w:t xml:space="preserve"> во фронт-офис МФЦ. В процессе ПП-15.01.01.01 «Получение и обработка в МФЦ входящих первичных документов» сканы документов </w:t>
      </w:r>
      <w:r w:rsidR="00375197">
        <w:rPr>
          <w:rFonts w:ascii="Arial" w:hAnsi="Arial" w:cs="Arial"/>
        </w:rPr>
        <w:t>размещаются</w:t>
      </w:r>
      <w:r w:rsidR="00375197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 xml:space="preserve">в </w:t>
      </w:r>
      <w:r w:rsidR="00375197" w:rsidRPr="00A10693">
        <w:rPr>
          <w:rFonts w:ascii="Arial" w:hAnsi="Arial" w:cs="Arial"/>
        </w:rPr>
        <w:t>электронн</w:t>
      </w:r>
      <w:r w:rsidR="00375197">
        <w:rPr>
          <w:rFonts w:ascii="Arial" w:hAnsi="Arial" w:cs="Arial"/>
        </w:rPr>
        <w:t>ом</w:t>
      </w:r>
      <w:r w:rsidR="00375197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>архив</w:t>
      </w:r>
      <w:r w:rsidR="00375197">
        <w:rPr>
          <w:rFonts w:ascii="Arial" w:hAnsi="Arial" w:cs="Arial"/>
        </w:rPr>
        <w:t>е</w:t>
      </w:r>
      <w:r w:rsidRPr="00A10693">
        <w:rPr>
          <w:rFonts w:ascii="Arial" w:hAnsi="Arial" w:cs="Arial"/>
        </w:rPr>
        <w:t xml:space="preserve"> с привязкой к системному документу Входящий счет (подробнее см. СОИ </w:t>
      </w:r>
      <w:del w:id="953" w:author="SintsovaMA" w:date="2021-03-22T17:24:00Z">
        <w:r w:rsidR="00D2138A" w:rsidDel="003F4990">
          <w:rPr>
            <w:rFonts w:ascii="Arial" w:hAnsi="Arial" w:cs="Arial"/>
          </w:rPr>
          <w:delText>ERP.</w:delText>
        </w:r>
        <w:r w:rsidR="00D01C7D" w:rsidDel="003F4990">
          <w:rPr>
            <w:rFonts w:ascii="Arial" w:hAnsi="Arial" w:cs="Arial"/>
          </w:rPr>
          <w:delText>5</w:delText>
        </w:r>
        <w:r w:rsidR="00D2138A" w:rsidDel="003F4990">
          <w:rPr>
            <w:rFonts w:ascii="Arial" w:hAnsi="Arial" w:cs="Arial"/>
          </w:rPr>
          <w:delText>.</w:delText>
        </w:r>
        <w:r w:rsidR="00577418" w:rsidRPr="00577418" w:rsidDel="003F4990">
          <w:rPr>
            <w:rFonts w:ascii="Arial" w:hAnsi="Arial" w:cs="Arial"/>
          </w:rPr>
          <w:delText xml:space="preserve">6.5 </w:delText>
        </w:r>
      </w:del>
      <w:r w:rsidR="00577418" w:rsidRPr="00577418">
        <w:rPr>
          <w:rFonts w:ascii="Arial" w:hAnsi="Arial" w:cs="Arial"/>
        </w:rPr>
        <w:t>«Соглашение об интеграции с АСУ ЭДО»</w:t>
      </w:r>
      <w:r w:rsidRPr="00A10693">
        <w:rPr>
          <w:rFonts w:ascii="Arial" w:hAnsi="Arial" w:cs="Arial"/>
        </w:rPr>
        <w:t>). Бухгалтер МФЦ, открыв системный документ</w:t>
      </w:r>
      <w:r w:rsidR="006B701D" w:rsidRPr="00A10693">
        <w:rPr>
          <w:rFonts w:ascii="Arial" w:hAnsi="Arial" w:cs="Arial"/>
        </w:rPr>
        <w:t>,</w:t>
      </w:r>
      <w:r w:rsidRPr="00A10693">
        <w:rPr>
          <w:rFonts w:ascii="Arial" w:hAnsi="Arial" w:cs="Arial"/>
        </w:rPr>
        <w:t xml:space="preserve"> Входящий счет, по ссылке может просмотреть пакет первичных документов из электронного архива (подробнее см. СОИ</w:t>
      </w:r>
      <w:r w:rsidR="00577418" w:rsidRPr="00577418">
        <w:t xml:space="preserve"> </w:t>
      </w:r>
      <w:del w:id="954" w:author="SintsovaMA" w:date="2021-03-22T17:24:00Z">
        <w:r w:rsidR="00D2138A" w:rsidDel="003F4990">
          <w:rPr>
            <w:rFonts w:ascii="Arial" w:hAnsi="Arial" w:cs="Arial"/>
          </w:rPr>
          <w:delText>ERP.</w:delText>
        </w:r>
        <w:r w:rsidR="00D01C7D" w:rsidDel="003F4990">
          <w:rPr>
            <w:rFonts w:ascii="Arial" w:hAnsi="Arial" w:cs="Arial"/>
          </w:rPr>
          <w:delText>5</w:delText>
        </w:r>
        <w:r w:rsidR="00D2138A" w:rsidDel="003F4990">
          <w:rPr>
            <w:rFonts w:ascii="Arial" w:hAnsi="Arial" w:cs="Arial"/>
          </w:rPr>
          <w:delText>.</w:delText>
        </w:r>
        <w:r w:rsidR="00577418" w:rsidRPr="00577418" w:rsidDel="003F4990">
          <w:rPr>
            <w:rFonts w:ascii="Arial" w:hAnsi="Arial" w:cs="Arial"/>
          </w:rPr>
          <w:delText xml:space="preserve">6.5 </w:delText>
        </w:r>
      </w:del>
      <w:r w:rsidR="00577418" w:rsidRPr="00577418">
        <w:rPr>
          <w:rFonts w:ascii="Arial" w:hAnsi="Arial" w:cs="Arial"/>
        </w:rPr>
        <w:t>«Соглашение об интеграции с АСУ ЭДО»</w:t>
      </w:r>
      <w:r w:rsidRPr="00A10693">
        <w:rPr>
          <w:rFonts w:ascii="Arial" w:hAnsi="Arial" w:cs="Arial"/>
        </w:rPr>
        <w:t>). Бухгалтер МФЦ</w:t>
      </w:r>
      <w:r w:rsidR="00605F39">
        <w:rPr>
          <w:rFonts w:ascii="Arial" w:hAnsi="Arial" w:cs="Arial"/>
        </w:rPr>
        <w:t>,</w:t>
      </w:r>
      <w:r w:rsidRPr="00A10693">
        <w:rPr>
          <w:rFonts w:ascii="Arial" w:hAnsi="Arial" w:cs="Arial"/>
        </w:rPr>
        <w:t xml:space="preserve"> проверив пакет документов, деблокирует входящий счет.</w:t>
      </w:r>
      <w:r w:rsidRPr="00A10693">
        <w:rPr>
          <w:rFonts w:ascii="Arial" w:hAnsi="Arial" w:eastAsia="Calibri"/>
          <w:szCs w:val="28"/>
        </w:rPr>
        <w:t xml:space="preserve"> </w:t>
      </w:r>
      <w:r w:rsidRPr="00A10693">
        <w:rPr>
          <w:rFonts w:ascii="Arial" w:hAnsi="Arial" w:cs="Arial"/>
        </w:rPr>
        <w:t xml:space="preserve"> </w:t>
      </w:r>
    </w:p>
    <w:p w14:paraId="1AC256FB" w14:textId="389C9DA8" w:rsidR="00040E64" w:rsidRPr="00A10693" w:rsidDel="00F67C82" w:rsidRDefault="00DC3985" w:rsidP="00BF052E">
      <w:pPr>
        <w:spacing w:after="200" w:line="276" w:lineRule="auto"/>
        <w:ind w:firstLine="576"/>
        <w:rPr>
          <w:del w:id="955" w:author="Paramonova Elena" w:date="2021-02-20T14:18:00Z"/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lastRenderedPageBreak/>
        <w:t>Общее описание бизнес-процесса ПП-10.04.</w:t>
      </w:r>
      <w:r w:rsidR="00D62184" w:rsidRPr="00A10693">
        <w:rPr>
          <w:rFonts w:ascii="Arial" w:hAnsi="Arial" w:cs="Arial"/>
          <w:color w:val="000000" w:themeColor="text1"/>
          <w:szCs w:val="24"/>
        </w:rPr>
        <w:t>05</w:t>
      </w:r>
      <w:r w:rsidRPr="00A10693">
        <w:rPr>
          <w:rFonts w:ascii="Arial" w:hAnsi="Arial" w:cs="Arial"/>
          <w:color w:val="000000" w:themeColor="text1"/>
          <w:szCs w:val="24"/>
        </w:rPr>
        <w:t xml:space="preserve">-ERP </w:t>
      </w:r>
      <w:r w:rsidR="00843A8C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Управление обязательствами по закупке</w:t>
      </w:r>
      <w:r w:rsidR="00D62184" w:rsidRPr="00A10693">
        <w:rPr>
          <w:rFonts w:ascii="Arial" w:hAnsi="Arial" w:cs="Arial"/>
          <w:color w:val="000000" w:themeColor="text1"/>
          <w:szCs w:val="24"/>
        </w:rPr>
        <w:t xml:space="preserve"> работ, услуг</w:t>
      </w:r>
      <w:r w:rsidR="00843A8C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приведено в таблице</w:t>
      </w:r>
      <w:r w:rsidR="006B4B89" w:rsidRPr="00A10693">
        <w:rPr>
          <w:rFonts w:ascii="Arial" w:hAnsi="Arial" w:cs="Arial"/>
          <w:color w:val="000000" w:themeColor="text1"/>
          <w:szCs w:val="24"/>
        </w:rPr>
        <w:t>.</w:t>
      </w:r>
    </w:p>
    <w:p w14:paraId="64BF2761" w14:textId="77777777" w:rsidR="00B13A0D" w:rsidRDefault="00B13A0D">
      <w:pPr>
        <w:spacing w:after="200" w:line="276" w:lineRule="auto"/>
        <w:ind w:firstLine="576"/>
        <w:rPr>
          <w:rFonts w:ascii="Arial" w:eastAsia="Calibri" w:hAnsi="Arial" w:cs="Arial"/>
          <w:b/>
          <w:sz w:val="22"/>
          <w:szCs w:val="24"/>
          <w:lang w:eastAsia="ru-RU"/>
        </w:rPr>
        <w:pPrChange w:id="956" w:author="Paramonova Elena" w:date="2021-02-20T14:18:00Z">
          <w:pPr>
            <w:spacing w:after="200" w:line="276" w:lineRule="auto"/>
            <w:jc w:val="left"/>
          </w:pPr>
        </w:pPrChange>
      </w:pPr>
      <w:bookmarkStart w:id="957" w:name="_Ref517286632"/>
      <w:del w:id="958" w:author="Paramonova Elena" w:date="2021-02-20T14:18:00Z">
        <w:r w:rsidDel="00F67C82">
          <w:rPr>
            <w:rFonts w:ascii="Arial" w:hAnsi="Arial" w:cs="Arial"/>
            <w:b/>
            <w:sz w:val="22"/>
          </w:rPr>
          <w:br w:type="page"/>
        </w:r>
      </w:del>
    </w:p>
    <w:p w14:paraId="7A9BBC6A" w14:textId="5094F802" w:rsidR="00DC3985" w:rsidRPr="00A10693" w:rsidRDefault="00DC3985" w:rsidP="00DC3985">
      <w:pPr>
        <w:pStyle w:val="a8"/>
        <w:jc w:val="right"/>
        <w:rPr>
          <w:rFonts w:ascii="Arial" w:hAnsi="Arial" w:cs="Arial"/>
          <w:b/>
          <w:sz w:val="22"/>
        </w:rPr>
      </w:pPr>
      <w:r w:rsidRPr="00A10693">
        <w:rPr>
          <w:rFonts w:ascii="Arial" w:hAnsi="Arial" w:cs="Arial"/>
          <w:b/>
          <w:sz w:val="22"/>
        </w:rPr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11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rPr>
          <w:rFonts w:ascii="Arial" w:hAnsi="Arial" w:cs="Arial"/>
          <w:b/>
          <w:sz w:val="22"/>
        </w:rPr>
        <w:t>. Описание бизнес-процесса ПП-10.04.05-ERP Управление обязательствами по закупке работ, услуг</w:t>
      </w:r>
      <w:bookmarkEnd w:id="957"/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D62184" w:rsidRPr="00A10693" w14:paraId="152A96D6" w14:textId="77777777" w:rsidTr="008348E8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2BD3FF89" w14:textId="77777777" w:rsidR="00D62184" w:rsidRPr="00A10693" w:rsidRDefault="00D62184" w:rsidP="008348E8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7EFEEF2D" w14:textId="0C071E46" w:rsidR="00D62184" w:rsidRPr="00A10693" w:rsidRDefault="00D62184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bookmarkStart w:id="959" w:name="_Hlk517281279"/>
            <w:r w:rsidRPr="00A10693">
              <w:rPr>
                <w:rFonts w:ascii="Arial" w:hAnsi="Arial" w:cs="Arial"/>
                <w:sz w:val="20"/>
                <w:szCs w:val="20"/>
              </w:rPr>
              <w:t>ПП-10.04.05-ERP Управление обязательствами по закупке работ, услуг</w:t>
            </w:r>
            <w:bookmarkEnd w:id="959"/>
          </w:p>
        </w:tc>
      </w:tr>
      <w:tr w:rsidR="00D62184" w:rsidRPr="00A10693" w14:paraId="74968697" w14:textId="77777777" w:rsidTr="008348E8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1DE946D1" w14:textId="77777777" w:rsidR="00D62184" w:rsidRPr="00A10693" w:rsidRDefault="00D62184" w:rsidP="008348E8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  <w:vAlign w:val="bottom"/>
          </w:tcPr>
          <w:p w14:paraId="194E86D0" w14:textId="698BB9E0" w:rsidR="00D62184" w:rsidRPr="00A10693" w:rsidRDefault="00D62184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 xml:space="preserve">Управление обязательствами по закупке работ, услуг и регистрации кредиторской задолженности в </w:t>
            </w:r>
            <w:r w:rsidRPr="00A10693">
              <w:rPr>
                <w:rFonts w:ascii="Arial" w:hAnsi="Arial" w:cs="Arial"/>
                <w:sz w:val="20"/>
                <w:szCs w:val="20"/>
                <w:lang w:val="en-US"/>
              </w:rPr>
              <w:t>SAP</w:t>
            </w:r>
            <w:r w:rsidRPr="00A1069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0693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A10693">
              <w:rPr>
                <w:rFonts w:ascii="Arial" w:hAnsi="Arial" w:cs="Arial"/>
                <w:sz w:val="20"/>
                <w:szCs w:val="20"/>
              </w:rPr>
              <w:t>/4</w:t>
            </w:r>
            <w:r w:rsidR="00952316" w:rsidRPr="00A1069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0693">
              <w:rPr>
                <w:rFonts w:ascii="Arial" w:hAnsi="Arial" w:cs="Arial"/>
                <w:sz w:val="20"/>
                <w:szCs w:val="20"/>
                <w:lang w:val="en-US"/>
              </w:rPr>
              <w:t>HANA</w:t>
            </w:r>
            <w:r w:rsidRPr="00A1069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D62184" w:rsidRPr="00A10693" w14:paraId="56E8DB5B" w14:textId="77777777" w:rsidTr="008348E8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4DB6556D" w14:textId="77777777" w:rsidR="00D62184" w:rsidRPr="00A10693" w:rsidRDefault="00D62184" w:rsidP="008348E8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  <w:vAlign w:val="bottom"/>
          </w:tcPr>
          <w:p w14:paraId="66F81920" w14:textId="262B5514" w:rsidR="00D62184" w:rsidRPr="00A10693" w:rsidRDefault="00D62184" w:rsidP="006B701D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Согласно регламент</w:t>
            </w:r>
            <w:r w:rsidR="006B701D" w:rsidRPr="00A10693">
              <w:rPr>
                <w:rFonts w:ascii="Arial" w:hAnsi="Arial" w:cs="Arial"/>
                <w:sz w:val="20"/>
                <w:szCs w:val="20"/>
              </w:rPr>
              <w:t>у</w:t>
            </w:r>
            <w:r w:rsidRPr="00A1069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0693">
              <w:t xml:space="preserve"> </w:t>
            </w:r>
            <w:r w:rsidRPr="00A10693">
              <w:rPr>
                <w:rFonts w:ascii="Arial" w:hAnsi="Arial" w:cs="Arial"/>
                <w:sz w:val="20"/>
                <w:szCs w:val="20"/>
              </w:rPr>
              <w:t xml:space="preserve">Регламент по управлению обязательствами </w:t>
            </w:r>
            <w:r w:rsidR="00482199" w:rsidRPr="00A10693">
              <w:rPr>
                <w:rFonts w:ascii="Arial" w:hAnsi="Arial" w:cs="Arial"/>
                <w:sz w:val="20"/>
                <w:szCs w:val="20"/>
              </w:rPr>
              <w:t>подрядчиков по</w:t>
            </w:r>
            <w:r w:rsidR="00122FD3" w:rsidRPr="00A10693">
              <w:rPr>
                <w:rFonts w:ascii="Arial" w:hAnsi="Arial" w:cs="Arial"/>
                <w:sz w:val="20"/>
                <w:szCs w:val="20"/>
              </w:rPr>
              <w:t xml:space="preserve"> работам и услугам</w:t>
            </w:r>
            <w:r w:rsidR="00952316" w:rsidRPr="00A10693">
              <w:rPr>
                <w:rFonts w:ascii="Arial" w:hAnsi="Arial" w:cs="Arial"/>
                <w:sz w:val="20"/>
                <w:szCs w:val="20"/>
              </w:rPr>
              <w:t xml:space="preserve"> (отсутствует, требует разрабо</w:t>
            </w:r>
            <w:r w:rsidR="006B701D" w:rsidRPr="00A10693">
              <w:rPr>
                <w:rFonts w:ascii="Arial" w:hAnsi="Arial" w:cs="Arial"/>
                <w:sz w:val="20"/>
                <w:szCs w:val="20"/>
              </w:rPr>
              <w:t>т</w:t>
            </w:r>
            <w:r w:rsidR="00952316" w:rsidRPr="00A10693">
              <w:rPr>
                <w:rFonts w:ascii="Arial" w:hAnsi="Arial" w:cs="Arial"/>
                <w:sz w:val="20"/>
                <w:szCs w:val="20"/>
              </w:rPr>
              <w:t>ки)</w:t>
            </w:r>
          </w:p>
        </w:tc>
      </w:tr>
      <w:tr w:rsidR="00D62184" w:rsidRPr="00A10693" w14:paraId="72BCDB90" w14:textId="77777777" w:rsidTr="008348E8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3E342021" w14:textId="77777777" w:rsidR="00D62184" w:rsidRPr="00A10693" w:rsidRDefault="00D62184" w:rsidP="008348E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  <w:vAlign w:val="bottom"/>
          </w:tcPr>
          <w:p w14:paraId="2500F4E5" w14:textId="77777777" w:rsidR="000C0246" w:rsidRPr="00A10693" w:rsidRDefault="000C0246" w:rsidP="008348E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ОП-03.02.19.01-ERP Управление потребностью и стоимостью на работы, выполняемые подрядным способом</w:t>
            </w:r>
          </w:p>
          <w:p w14:paraId="30BFC212" w14:textId="77777777" w:rsidR="000C0246" w:rsidRPr="00A10693" w:rsidRDefault="000C0246" w:rsidP="008348E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ПП-07.03.03.01-ERP Выполнение и фактический учет воздействий</w:t>
            </w:r>
          </w:p>
          <w:p w14:paraId="51A97312" w14:textId="77777777" w:rsidR="000C0246" w:rsidRPr="00A10693" w:rsidRDefault="000C0246" w:rsidP="008348E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ОП-06.10.01-ERP Сдача лигатурного золота в переработку</w:t>
            </w:r>
          </w:p>
          <w:p w14:paraId="6CB053AD" w14:textId="77777777" w:rsidR="000C0246" w:rsidRPr="00A10693" w:rsidRDefault="000C0246" w:rsidP="008348E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ПП-10.04.03.02-ERP Заключение договора закупки</w:t>
            </w:r>
          </w:p>
          <w:p w14:paraId="43870165" w14:textId="77777777" w:rsidR="000C0246" w:rsidRPr="00A10693" w:rsidRDefault="000C0246" w:rsidP="008348E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ПП-10.05.02-ERP Выявление НВИ/НЛИ</w:t>
            </w:r>
          </w:p>
          <w:p w14:paraId="2D4D48BF" w14:textId="7C4CA633" w:rsidR="000C0246" w:rsidRPr="00A10693" w:rsidRDefault="000C0246" w:rsidP="008348E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ПП-03.02.06.02-</w:t>
            </w:r>
            <w:r w:rsidR="000737DA" w:rsidRPr="00A10693">
              <w:rPr>
                <w:rFonts w:ascii="Arial" w:hAnsi="Arial" w:cs="Arial"/>
                <w:sz w:val="20"/>
                <w:szCs w:val="20"/>
              </w:rPr>
              <w:t>ERP Учет</w:t>
            </w:r>
            <w:r w:rsidRPr="00A10693">
              <w:rPr>
                <w:rFonts w:ascii="Arial" w:hAnsi="Arial" w:cs="Arial"/>
                <w:sz w:val="20"/>
                <w:szCs w:val="20"/>
              </w:rPr>
              <w:t xml:space="preserve"> расчетов с подотчетными лицами по административно-хозяйственным нуждам</w:t>
            </w:r>
          </w:p>
          <w:p w14:paraId="08ECA50D" w14:textId="77777777" w:rsidR="000C0246" w:rsidRPr="00A10693" w:rsidRDefault="000C0246" w:rsidP="008348E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ПП-10.06.02-ERP Оперативное управление транспортировкой МТР</w:t>
            </w:r>
          </w:p>
          <w:p w14:paraId="6EF40DD6" w14:textId="77777777" w:rsidR="000C0246" w:rsidRPr="00A10693" w:rsidRDefault="000C0246" w:rsidP="008348E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ПП-07.04.03-ERP Выполнение и регистрация результатов диагностики производственных активов</w:t>
            </w:r>
          </w:p>
          <w:p w14:paraId="23C3AC13" w14:textId="77777777" w:rsidR="000C0246" w:rsidRPr="00A10693" w:rsidRDefault="000C0246" w:rsidP="008348E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ПП-02.07.03-ERP Реализация готовой продукции</w:t>
            </w:r>
          </w:p>
          <w:p w14:paraId="24AD2CF2" w14:textId="77777777" w:rsidR="000C0246" w:rsidRPr="00A10693" w:rsidRDefault="000C0246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ПП-03.05.06-ERP Обработка в ERP первичных электронных документов при обмене с контрагентами</w:t>
            </w:r>
          </w:p>
          <w:p w14:paraId="570194F8" w14:textId="22A203CD" w:rsidR="00F02CA6" w:rsidRPr="00A10693" w:rsidRDefault="000C0246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ОП-06.07.02.12-ERP Внесение результатов геолого-маркшейдерских замеров по горным работам и складам ЗИФ</w:t>
            </w:r>
          </w:p>
        </w:tc>
      </w:tr>
      <w:tr w:rsidR="00D62184" w:rsidRPr="00A10693" w14:paraId="56E77E1D" w14:textId="77777777" w:rsidTr="008348E8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52400B9D" w14:textId="77777777" w:rsidR="00D62184" w:rsidRPr="00A10693" w:rsidRDefault="00D62184" w:rsidP="008348E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1BE2DBE5" w14:textId="77777777" w:rsidR="000C0246" w:rsidRPr="00A10693" w:rsidRDefault="000C0246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ПП-03.03.01.01-ERP Закрытие дня</w:t>
            </w:r>
          </w:p>
          <w:p w14:paraId="691A947D" w14:textId="77777777" w:rsidR="000C0246" w:rsidRPr="00A10693" w:rsidRDefault="000C0246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ОП-03.02.19.01-ERP Управление потребностью и стоимостью на работы, выполняемые подрядным способом</w:t>
            </w:r>
          </w:p>
          <w:p w14:paraId="3BBF775F" w14:textId="77777777" w:rsidR="000C0246" w:rsidRPr="00A10693" w:rsidRDefault="000C0246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ПП-03.02.03.01-ERP Учет расчетов c кредиторами</w:t>
            </w:r>
          </w:p>
          <w:p w14:paraId="3B5349EF" w14:textId="77777777" w:rsidR="000C0246" w:rsidRPr="00A10693" w:rsidRDefault="000C0246" w:rsidP="008348E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ПП-03.02.04.01-ERP Учет расчетов с дебиторами</w:t>
            </w:r>
          </w:p>
          <w:p w14:paraId="0548282D" w14:textId="77777777" w:rsidR="000C0246" w:rsidRPr="00A10693" w:rsidRDefault="000C0246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ПП-03.02.02.02-ERP Распределение ТЗР и ценовых отклонений</w:t>
            </w:r>
          </w:p>
          <w:p w14:paraId="3C39EB5D" w14:textId="77777777" w:rsidR="000C0246" w:rsidRPr="00A10693" w:rsidRDefault="000C0246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ПП-03.02.06.02-ERP Учет расчетов с подотчетными лицами по административно-хозяйственным нуждам</w:t>
            </w:r>
          </w:p>
          <w:p w14:paraId="15071E49" w14:textId="2390F86D" w:rsidR="000C0246" w:rsidRPr="00A10693" w:rsidRDefault="000C0246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ПП-03.02.06.02-</w:t>
            </w:r>
            <w:r w:rsidR="000737DA"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ERP Учет</w:t>
            </w: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расчетов с подотчетными лицами по административно-хозяйственным нуждам</w:t>
            </w:r>
          </w:p>
          <w:p w14:paraId="4D21A5A5" w14:textId="77777777" w:rsidR="000C0246" w:rsidRPr="00A10693" w:rsidRDefault="000C0246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УП-04.07.02-ERP Оперативный контроль отнесения фактических затрат</w:t>
            </w:r>
          </w:p>
          <w:p w14:paraId="1EDC7D97" w14:textId="77777777" w:rsidR="000C0246" w:rsidRPr="00A10693" w:rsidRDefault="000C0246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ПП-10.08.03-ERP Управление обязательствами по реализации услуг</w:t>
            </w:r>
          </w:p>
          <w:p w14:paraId="0BCACABF" w14:textId="77777777" w:rsidR="000C0246" w:rsidRPr="00A10693" w:rsidRDefault="000C0246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ПП-03.02.13.06-ERP Учет прочих РБП </w:t>
            </w:r>
          </w:p>
          <w:p w14:paraId="7DD0C066" w14:textId="77777777" w:rsidR="000C0246" w:rsidRPr="00A10693" w:rsidRDefault="000C0246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ПП-03.02.06.06-ERP Учет расчетов по прочим операциям</w:t>
            </w:r>
          </w:p>
          <w:p w14:paraId="4C72000A" w14:textId="77777777" w:rsidR="000C0246" w:rsidRPr="00A10693" w:rsidRDefault="000C0246" w:rsidP="008348E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ПП-06.02 Договорная работа</w:t>
            </w:r>
          </w:p>
          <w:p w14:paraId="522E57B4" w14:textId="4C786A8E" w:rsidR="00C749A8" w:rsidRPr="00A10693" w:rsidRDefault="000C0246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ПП-06.04 Претензионно-исковая работа</w:t>
            </w:r>
          </w:p>
        </w:tc>
      </w:tr>
      <w:tr w:rsidR="00D62184" w:rsidRPr="00A10693" w14:paraId="2259BDCB" w14:textId="77777777" w:rsidTr="008348E8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09DE03B1" w14:textId="77777777" w:rsidR="00D62184" w:rsidRPr="00A10693" w:rsidRDefault="00D62184" w:rsidP="008348E8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  <w:vAlign w:val="bottom"/>
          </w:tcPr>
          <w:p w14:paraId="25405905" w14:textId="77777777" w:rsidR="00D62184" w:rsidRPr="00A10693" w:rsidRDefault="00D62184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Спецификация договора</w:t>
            </w:r>
          </w:p>
          <w:p w14:paraId="30A3E5BD" w14:textId="77777777" w:rsidR="00D62184" w:rsidRPr="00A10693" w:rsidRDefault="00D62184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Запись журнала ЭПД</w:t>
            </w:r>
          </w:p>
          <w:p w14:paraId="6102BCA7" w14:textId="0D80412F" w:rsidR="00D62184" w:rsidRPr="00A10693" w:rsidRDefault="00F02CA6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Акт выполненных работ, услуг (подписан)</w:t>
            </w:r>
          </w:p>
          <w:p w14:paraId="0C5161D9" w14:textId="27A9F862" w:rsidR="00F02CA6" w:rsidRPr="00A10693" w:rsidRDefault="00F02CA6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Акт </w:t>
            </w:r>
            <w:r w:rsidR="00A52FBB"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выполненных</w:t>
            </w: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работ (подписан)</w:t>
            </w:r>
          </w:p>
          <w:p w14:paraId="1AB16418" w14:textId="3A63E3F9" w:rsidR="00F02CA6" w:rsidRPr="00A10693" w:rsidRDefault="00F02CA6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Документ приемки работ, услуг (подписан)</w:t>
            </w:r>
          </w:p>
        </w:tc>
      </w:tr>
      <w:tr w:rsidR="00D62184" w:rsidRPr="00A10693" w14:paraId="7F0A2CAA" w14:textId="77777777" w:rsidTr="008348E8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67D2DCC0" w14:textId="77777777" w:rsidR="00D62184" w:rsidRPr="00A10693" w:rsidRDefault="00D62184" w:rsidP="008348E8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229" w:type="dxa"/>
            <w:vAlign w:val="bottom"/>
          </w:tcPr>
          <w:p w14:paraId="1F6BA0F2" w14:textId="77777777" w:rsidR="00D62184" w:rsidRPr="00A10693" w:rsidRDefault="00D62184" w:rsidP="008348E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Документ КЗ (проведен)</w:t>
            </w:r>
          </w:p>
        </w:tc>
      </w:tr>
    </w:tbl>
    <w:p w14:paraId="1E5DE5B6" w14:textId="49308F4F" w:rsidR="00DC3985" w:rsidRPr="00A10693" w:rsidRDefault="00DC3985" w:rsidP="00BF052E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</w:p>
    <w:p w14:paraId="467D97FA" w14:textId="77777777" w:rsidR="00F12C5F" w:rsidRPr="00A10693" w:rsidRDefault="00F12C5F" w:rsidP="00F8304C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  <w:color w:val="000000" w:themeColor="text1"/>
          <w:szCs w:val="24"/>
        </w:rPr>
        <w:t>Схема в Aris:</w:t>
      </w:r>
      <w:r w:rsidRPr="00F8304C" w:rsidDel="00F12C5F">
        <w:rPr>
          <w:rFonts w:ascii="Arial" w:hAnsi="Arial" w:cs="Arial"/>
          <w:color w:val="000000" w:themeColor="text1"/>
          <w:szCs w:val="24"/>
        </w:rPr>
        <w:t xml:space="preserve"> </w:t>
      </w:r>
      <w:r w:rsidRPr="00F8304C">
        <w:rPr>
          <w:rFonts w:ascii="Arial" w:hAnsi="Arial" w:cs="Arial"/>
          <w:color w:val="000000" w:themeColor="text1"/>
          <w:szCs w:val="24"/>
        </w:rPr>
        <w:t>см. Приложение 1</w:t>
      </w:r>
    </w:p>
    <w:p w14:paraId="66F6A675" w14:textId="37E4B463" w:rsidR="0071368C" w:rsidRPr="00A10693" w:rsidRDefault="0071368C" w:rsidP="00A451A7">
      <w:pPr>
        <w:spacing w:after="200" w:line="276" w:lineRule="auto"/>
        <w:ind w:firstLine="576"/>
        <w:jc w:val="left"/>
        <w:rPr>
          <w:rFonts w:ascii="Arial" w:eastAsia="Calibri" w:hAnsi="Arial" w:cs="Arial"/>
          <w:i/>
          <w:color w:val="000000" w:themeColor="text1"/>
          <w:sz w:val="20"/>
          <w:szCs w:val="20"/>
        </w:rPr>
      </w:pPr>
    </w:p>
    <w:p w14:paraId="2B11357F" w14:textId="77777777" w:rsidR="00B13A0D" w:rsidRDefault="00B13A0D">
      <w:pPr>
        <w:spacing w:after="200" w:line="276" w:lineRule="auto"/>
        <w:jc w:val="left"/>
        <w:rPr>
          <w:rFonts w:ascii="Arial" w:eastAsiaTheme="majorEastAsia" w:hAnsi="Arial" w:cstheme="majorBidi"/>
          <w:b/>
          <w:caps/>
          <w:szCs w:val="26"/>
        </w:rPr>
      </w:pPr>
      <w:bookmarkStart w:id="960" w:name="_Toc514340552"/>
      <w:bookmarkStart w:id="961" w:name="_Toc516329638"/>
      <w:r>
        <w:rPr>
          <w:rFonts w:eastAsiaTheme="majorEastAsia" w:cstheme="majorBidi"/>
          <w:bCs/>
          <w:iCs/>
          <w:szCs w:val="26"/>
        </w:rPr>
        <w:br w:type="page"/>
      </w:r>
    </w:p>
    <w:p w14:paraId="41B8003D" w14:textId="0377EECF" w:rsidR="00732420" w:rsidRPr="00A10693" w:rsidRDefault="00732420" w:rsidP="00732420">
      <w:pPr>
        <w:pStyle w:val="23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962" w:name="_Toc64879345"/>
      <w:r w:rsidRPr="00A10693">
        <w:rPr>
          <w:rFonts w:eastAsiaTheme="majorEastAsia" w:cstheme="majorBidi"/>
          <w:bCs w:val="0"/>
          <w:iCs w:val="0"/>
          <w:szCs w:val="26"/>
        </w:rPr>
        <w:lastRenderedPageBreak/>
        <w:t>Описание шагов бизнес-</w:t>
      </w:r>
      <w:bookmarkEnd w:id="960"/>
      <w:bookmarkEnd w:id="961"/>
      <w:r w:rsidR="008F65F4" w:rsidRPr="00A10693">
        <w:rPr>
          <w:rFonts w:eastAsiaTheme="majorEastAsia" w:cstheme="majorBidi"/>
          <w:bCs w:val="0"/>
          <w:iCs w:val="0"/>
          <w:szCs w:val="26"/>
        </w:rPr>
        <w:t>процесс</w:t>
      </w:r>
      <w:r w:rsidR="008F65F4">
        <w:rPr>
          <w:rFonts w:eastAsiaTheme="majorEastAsia" w:cstheme="majorBidi"/>
          <w:bCs w:val="0"/>
          <w:iCs w:val="0"/>
          <w:szCs w:val="26"/>
        </w:rPr>
        <w:t>ов</w:t>
      </w:r>
      <w:bookmarkEnd w:id="962"/>
    </w:p>
    <w:p w14:paraId="4AEE0797" w14:textId="77777777" w:rsidR="00732420" w:rsidRPr="00A10693" w:rsidRDefault="00732420" w:rsidP="00D01C7D">
      <w:pPr>
        <w:pStyle w:val="3"/>
      </w:pPr>
      <w:bookmarkStart w:id="963" w:name="_Toc514340553"/>
      <w:bookmarkStart w:id="964" w:name="_Toc516329639"/>
      <w:bookmarkStart w:id="965" w:name="_Toc64879346"/>
      <w:r w:rsidRPr="00A10693">
        <w:t xml:space="preserve">Описание шагов бизнес-процесса </w:t>
      </w:r>
      <w:bookmarkEnd w:id="963"/>
      <w:r w:rsidRPr="00A10693">
        <w:t>ПП-10.04.03.01-ERP Выполнение закупки</w:t>
      </w:r>
      <w:bookmarkEnd w:id="964"/>
      <w:bookmarkEnd w:id="965"/>
    </w:p>
    <w:p w14:paraId="6BF1FFA1" w14:textId="77777777" w:rsidR="0055149B" w:rsidRPr="00A10693" w:rsidRDefault="0055149B" w:rsidP="0055149B">
      <w:pPr>
        <w:rPr>
          <w:rFonts w:eastAsiaTheme="majorEastAsia"/>
        </w:rPr>
      </w:pPr>
    </w:p>
    <w:p w14:paraId="3DE8AABE" w14:textId="36B3F357" w:rsidR="0055149B" w:rsidRPr="00A10693" w:rsidRDefault="0055149B" w:rsidP="0055149B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</w:t>
      </w:r>
      <w:r w:rsidR="00CB29F9" w:rsidRPr="00A10693">
        <w:rPr>
          <w:b/>
          <w:i w:val="0"/>
          <w:caps w:val="0"/>
          <w:sz w:val="24"/>
          <w:szCs w:val="24"/>
        </w:rPr>
        <w:t>03.01.</w:t>
      </w:r>
      <w:r w:rsidRPr="00A10693">
        <w:rPr>
          <w:b/>
          <w:i w:val="0"/>
          <w:caps w:val="0"/>
          <w:sz w:val="24"/>
          <w:szCs w:val="24"/>
        </w:rPr>
        <w:t>01</w:t>
      </w:r>
      <w:r w:rsidR="00CB29F9" w:rsidRPr="00A10693">
        <w:rPr>
          <w:b/>
          <w:i w:val="0"/>
          <w:caps w:val="0"/>
          <w:sz w:val="24"/>
          <w:szCs w:val="24"/>
        </w:rPr>
        <w:t>0</w:t>
      </w:r>
      <w:r w:rsidRPr="00A10693">
        <w:rPr>
          <w:rFonts w:cs="Arial"/>
        </w:rPr>
        <w:t xml:space="preserve"> </w:t>
      </w:r>
      <w:r w:rsidR="00CB29F9" w:rsidRPr="00A10693">
        <w:rPr>
          <w:b/>
          <w:i w:val="0"/>
          <w:caps w:val="0"/>
          <w:sz w:val="24"/>
          <w:szCs w:val="24"/>
        </w:rPr>
        <w:t>Анализ корректности присвоения закупщика</w:t>
      </w:r>
      <w:r w:rsidRPr="00A10693">
        <w:rPr>
          <w:b/>
          <w:i w:val="0"/>
          <w:sz w:val="24"/>
          <w:szCs w:val="24"/>
        </w:rPr>
        <w:t>.</w:t>
      </w:r>
    </w:p>
    <w:p w14:paraId="67BF37E8" w14:textId="77777777" w:rsidR="00F406EB" w:rsidRPr="00A10693" w:rsidRDefault="00F406EB" w:rsidP="00732420">
      <w:pPr>
        <w:spacing w:after="240" w:line="276" w:lineRule="auto"/>
        <w:ind w:firstLine="567"/>
        <w:rPr>
          <w:rFonts w:ascii="Arial" w:hAnsi="Arial" w:cs="Arial"/>
        </w:rPr>
      </w:pPr>
    </w:p>
    <w:p w14:paraId="33078F24" w14:textId="530C7C6D" w:rsidR="00FD54FF" w:rsidRDefault="003D42B5" w:rsidP="00FD54FF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 момент создания заявки на закупку МТР, работы, услуги, система автоматически </w:t>
      </w:r>
      <w:r w:rsidR="00A71374" w:rsidRPr="00A10693">
        <w:rPr>
          <w:rFonts w:ascii="Arial" w:hAnsi="Arial" w:cs="Arial"/>
          <w:color w:val="000000" w:themeColor="text1"/>
          <w:szCs w:val="24"/>
        </w:rPr>
        <w:t>для каждой позиции заявки на закупку</w:t>
      </w:r>
      <w:r w:rsidR="00A71374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 xml:space="preserve">определяет группу закупок </w:t>
      </w:r>
      <w:r w:rsidR="002A3C84">
        <w:rPr>
          <w:rFonts w:ascii="Arial" w:hAnsi="Arial" w:cs="Arial"/>
          <w:color w:val="000000" w:themeColor="text1"/>
          <w:szCs w:val="24"/>
        </w:rPr>
        <w:t>и закупочную организацию</w:t>
      </w:r>
      <w:r w:rsidRPr="00A10693">
        <w:rPr>
          <w:rFonts w:ascii="Arial" w:hAnsi="Arial" w:cs="Arial"/>
          <w:color w:val="000000" w:themeColor="text1"/>
          <w:szCs w:val="24"/>
        </w:rPr>
        <w:t xml:space="preserve">. Для МТР группа закупок определяется исходя из данных в карточке материала. </w:t>
      </w:r>
      <w:r w:rsidR="00FD54FF">
        <w:rPr>
          <w:rFonts w:ascii="Arial" w:hAnsi="Arial" w:cs="Arial"/>
          <w:color w:val="000000" w:themeColor="text1"/>
          <w:szCs w:val="24"/>
        </w:rPr>
        <w:t xml:space="preserve">Заявки на закупку работ, услуг передаются в работу закупщику при отсутствии </w:t>
      </w:r>
      <w:r w:rsidR="00A23486">
        <w:rPr>
          <w:rFonts w:ascii="Arial" w:hAnsi="Arial" w:cs="Arial"/>
          <w:color w:val="000000" w:themeColor="text1"/>
          <w:szCs w:val="24"/>
        </w:rPr>
        <w:t xml:space="preserve">присвоенного </w:t>
      </w:r>
      <w:r w:rsidR="00FD54FF">
        <w:rPr>
          <w:rFonts w:ascii="Arial" w:hAnsi="Arial" w:cs="Arial"/>
          <w:color w:val="000000" w:themeColor="text1"/>
          <w:szCs w:val="24"/>
        </w:rPr>
        <w:t>действующего</w:t>
      </w:r>
      <w:r w:rsidR="003A3EEE" w:rsidRPr="00547555">
        <w:rPr>
          <w:rFonts w:ascii="Arial" w:hAnsi="Arial" w:cs="Arial"/>
          <w:color w:val="000000" w:themeColor="text1"/>
          <w:szCs w:val="24"/>
        </w:rPr>
        <w:t xml:space="preserve"> </w:t>
      </w:r>
      <w:r w:rsidR="003A3EEE">
        <w:rPr>
          <w:rFonts w:ascii="Arial" w:hAnsi="Arial" w:cs="Arial"/>
          <w:color w:val="000000" w:themeColor="text1"/>
          <w:szCs w:val="24"/>
        </w:rPr>
        <w:t>рамочного</w:t>
      </w:r>
      <w:r w:rsidR="00FD54FF">
        <w:rPr>
          <w:rFonts w:ascii="Arial" w:hAnsi="Arial" w:cs="Arial"/>
          <w:color w:val="000000" w:themeColor="text1"/>
          <w:szCs w:val="24"/>
        </w:rPr>
        <w:t xml:space="preserve"> договора</w:t>
      </w:r>
      <w:r w:rsidR="009C4C23">
        <w:rPr>
          <w:rFonts w:ascii="Arial" w:hAnsi="Arial" w:cs="Arial"/>
          <w:color w:val="000000" w:themeColor="text1"/>
          <w:szCs w:val="24"/>
        </w:rPr>
        <w:t>.</w:t>
      </w:r>
    </w:p>
    <w:p w14:paraId="754AF0B8" w14:textId="3808F1D7" w:rsidR="003D42B5" w:rsidRPr="00A10693" w:rsidRDefault="000174AF" w:rsidP="00BF0A8F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Для всех</w:t>
      </w:r>
      <w:r w:rsidR="009A2AC5">
        <w:rPr>
          <w:rFonts w:ascii="Arial" w:hAnsi="Arial" w:cs="Arial"/>
          <w:color w:val="000000" w:themeColor="text1"/>
          <w:szCs w:val="24"/>
        </w:rPr>
        <w:t xml:space="preserve"> заяв</w:t>
      </w:r>
      <w:r>
        <w:rPr>
          <w:rFonts w:ascii="Arial" w:hAnsi="Arial" w:cs="Arial"/>
          <w:color w:val="000000" w:themeColor="text1"/>
          <w:szCs w:val="24"/>
        </w:rPr>
        <w:t>ок</w:t>
      </w:r>
      <w:r w:rsidR="009A2AC5">
        <w:rPr>
          <w:rFonts w:ascii="Arial" w:hAnsi="Arial" w:cs="Arial"/>
          <w:color w:val="000000" w:themeColor="text1"/>
          <w:szCs w:val="24"/>
        </w:rPr>
        <w:t xml:space="preserve"> на закупку работ, услуг</w:t>
      </w:r>
      <w:r>
        <w:rPr>
          <w:rFonts w:ascii="Arial" w:hAnsi="Arial" w:cs="Arial"/>
          <w:color w:val="000000" w:themeColor="text1"/>
          <w:szCs w:val="24"/>
        </w:rPr>
        <w:t xml:space="preserve"> без присвоенного источника поставки</w:t>
      </w:r>
      <w:r w:rsidR="003A3EEE">
        <w:rPr>
          <w:rFonts w:ascii="Arial" w:hAnsi="Arial" w:cs="Arial"/>
          <w:color w:val="000000" w:themeColor="text1"/>
          <w:szCs w:val="24"/>
        </w:rPr>
        <w:t xml:space="preserve"> (рамочного договора)</w:t>
      </w:r>
      <w:r>
        <w:rPr>
          <w:rFonts w:ascii="Arial" w:hAnsi="Arial" w:cs="Arial"/>
          <w:color w:val="000000" w:themeColor="text1"/>
          <w:szCs w:val="24"/>
        </w:rPr>
        <w:t xml:space="preserve"> при сохранении</w:t>
      </w:r>
      <w:r w:rsidR="009A2AC5">
        <w:rPr>
          <w:rFonts w:ascii="Arial" w:hAnsi="Arial" w:cs="Arial"/>
          <w:color w:val="000000" w:themeColor="text1"/>
          <w:szCs w:val="24"/>
        </w:rPr>
        <w:t xml:space="preserve"> происходит определение группы закупок в зависимости от стоимости заказываемой услуги (разработка ММ51</w:t>
      </w:r>
      <w:r>
        <w:rPr>
          <w:rFonts w:ascii="Arial" w:hAnsi="Arial" w:cs="Arial"/>
          <w:color w:val="000000" w:themeColor="text1"/>
          <w:szCs w:val="24"/>
        </w:rPr>
        <w:t>«</w:t>
      </w:r>
      <w:r w:rsidRPr="00AF1021">
        <w:rPr>
          <w:rFonts w:ascii="Arial" w:hAnsi="Arial" w:cs="Arial"/>
          <w:color w:val="000000" w:themeColor="text1"/>
          <w:szCs w:val="24"/>
        </w:rPr>
        <w:t>Определение группы закупок в зависимости от стоимости позиции заявки на закупку работ, услуг</w:t>
      </w:r>
      <w:r>
        <w:rPr>
          <w:rFonts w:ascii="Arial" w:hAnsi="Arial" w:cs="Arial"/>
          <w:color w:val="000000" w:themeColor="text1"/>
          <w:szCs w:val="24"/>
        </w:rPr>
        <w:t>»</w:t>
      </w:r>
      <w:r w:rsidR="009A2AC5">
        <w:rPr>
          <w:rFonts w:ascii="Arial" w:hAnsi="Arial" w:cs="Arial"/>
          <w:color w:val="000000" w:themeColor="text1"/>
          <w:szCs w:val="24"/>
        </w:rPr>
        <w:t>).</w:t>
      </w:r>
    </w:p>
    <w:p w14:paraId="0D44FA1C" w14:textId="5869C48E" w:rsidR="003D42B5" w:rsidRDefault="003D42B5" w:rsidP="00BF0A8F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Группой закупок может быть</w:t>
      </w:r>
      <w:r w:rsidR="003A3EEE">
        <w:rPr>
          <w:rFonts w:ascii="Arial" w:hAnsi="Arial" w:cs="Arial"/>
          <w:color w:val="000000" w:themeColor="text1"/>
          <w:szCs w:val="24"/>
        </w:rPr>
        <w:t>,</w:t>
      </w:r>
      <w:r w:rsidR="002F162C" w:rsidRPr="00A10693">
        <w:rPr>
          <w:rFonts w:ascii="Arial" w:hAnsi="Arial" w:cs="Arial"/>
          <w:color w:val="000000" w:themeColor="text1"/>
          <w:szCs w:val="24"/>
        </w:rPr>
        <w:t xml:space="preserve"> как</w:t>
      </w:r>
      <w:r w:rsidRPr="00A10693">
        <w:rPr>
          <w:rFonts w:ascii="Arial" w:hAnsi="Arial" w:cs="Arial"/>
          <w:color w:val="000000" w:themeColor="text1"/>
          <w:szCs w:val="24"/>
        </w:rPr>
        <w:t xml:space="preserve"> конкретный закупщик</w:t>
      </w:r>
      <w:r w:rsidR="00E44B14" w:rsidRPr="00A10693">
        <w:rPr>
          <w:rFonts w:ascii="Arial" w:hAnsi="Arial" w:cs="Arial"/>
          <w:color w:val="000000" w:themeColor="text1"/>
          <w:szCs w:val="24"/>
        </w:rPr>
        <w:t xml:space="preserve"> (в этом случае группа закупок = Ф.И.О. Закупщика)</w:t>
      </w:r>
      <w:r w:rsidRPr="00A10693">
        <w:rPr>
          <w:rFonts w:ascii="Arial" w:hAnsi="Arial" w:cs="Arial"/>
          <w:color w:val="000000" w:themeColor="text1"/>
          <w:szCs w:val="24"/>
        </w:rPr>
        <w:t xml:space="preserve">, </w:t>
      </w:r>
      <w:r w:rsidR="002F162C" w:rsidRPr="00A10693">
        <w:rPr>
          <w:rFonts w:ascii="Arial" w:hAnsi="Arial" w:cs="Arial"/>
          <w:color w:val="000000" w:themeColor="text1"/>
          <w:szCs w:val="24"/>
        </w:rPr>
        <w:t>так и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6D18DF" w:rsidRPr="00A10693">
        <w:rPr>
          <w:rFonts w:ascii="Arial" w:hAnsi="Arial" w:cs="Arial"/>
          <w:color w:val="000000" w:themeColor="text1"/>
          <w:szCs w:val="24"/>
        </w:rPr>
        <w:t xml:space="preserve">код </w:t>
      </w:r>
      <w:r w:rsidRPr="00A10693">
        <w:rPr>
          <w:rFonts w:ascii="Arial" w:hAnsi="Arial" w:cs="Arial"/>
          <w:color w:val="000000" w:themeColor="text1"/>
          <w:szCs w:val="24"/>
        </w:rPr>
        <w:t>подразделени</w:t>
      </w:r>
      <w:r w:rsidR="006D18DF" w:rsidRPr="00A10693">
        <w:rPr>
          <w:rFonts w:ascii="Arial" w:hAnsi="Arial" w:cs="Arial"/>
          <w:color w:val="000000" w:themeColor="text1"/>
          <w:szCs w:val="24"/>
        </w:rPr>
        <w:t>я</w:t>
      </w:r>
      <w:r w:rsidRPr="00A10693">
        <w:rPr>
          <w:rFonts w:ascii="Arial" w:hAnsi="Arial" w:cs="Arial"/>
          <w:color w:val="000000" w:themeColor="text1"/>
          <w:szCs w:val="24"/>
        </w:rPr>
        <w:t xml:space="preserve"> планировщика потребности. </w:t>
      </w:r>
    </w:p>
    <w:p w14:paraId="47AD7F94" w14:textId="77777777" w:rsidR="002A3C84" w:rsidRDefault="002A3C84" w:rsidP="002A3C84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370118">
        <w:rPr>
          <w:rFonts w:ascii="Arial" w:hAnsi="Arial" w:cs="Arial"/>
          <w:color w:val="000000" w:themeColor="text1"/>
          <w:szCs w:val="24"/>
        </w:rPr>
        <w:t>В рамках проекта выделяется</w:t>
      </w:r>
      <w:r>
        <w:rPr>
          <w:rFonts w:ascii="Arial" w:hAnsi="Arial" w:cs="Arial"/>
          <w:color w:val="000000" w:themeColor="text1"/>
          <w:szCs w:val="24"/>
        </w:rPr>
        <w:t xml:space="preserve"> три уровня закупочных организаций подробнее см. «</w:t>
      </w:r>
      <w:r w:rsidRPr="007D031E">
        <w:rPr>
          <w:rFonts w:ascii="Arial" w:hAnsi="Arial" w:cs="Arial"/>
          <w:color w:val="000000" w:themeColor="text1"/>
          <w:szCs w:val="24"/>
        </w:rPr>
        <w:t>КД Организационная структура</w:t>
      </w:r>
      <w:r>
        <w:rPr>
          <w:rFonts w:ascii="Arial" w:hAnsi="Arial" w:cs="Arial"/>
          <w:color w:val="000000" w:themeColor="text1"/>
          <w:szCs w:val="24"/>
        </w:rPr>
        <w:t>»</w:t>
      </w:r>
      <w:r w:rsidRPr="00370118">
        <w:rPr>
          <w:rFonts w:ascii="Arial" w:hAnsi="Arial" w:cs="Arial"/>
          <w:color w:val="000000" w:themeColor="text1"/>
          <w:szCs w:val="24"/>
        </w:rPr>
        <w:t xml:space="preserve">: </w:t>
      </w:r>
    </w:p>
    <w:p w14:paraId="588E2B76" w14:textId="77777777" w:rsidR="000D218E" w:rsidRPr="00370118" w:rsidRDefault="000D218E" w:rsidP="00925910">
      <w:pPr>
        <w:pStyle w:val="afa"/>
        <w:numPr>
          <w:ilvl w:val="0"/>
          <w:numId w:val="61"/>
        </w:numPr>
        <w:spacing w:line="276" w:lineRule="auto"/>
        <w:rPr>
          <w:rFonts w:ascii="Arial" w:hAnsi="Arial" w:cs="Arial"/>
          <w:color w:val="000000" w:themeColor="text1"/>
          <w:szCs w:val="24"/>
        </w:rPr>
      </w:pPr>
      <w:r w:rsidRPr="00370118">
        <w:rPr>
          <w:rFonts w:ascii="Arial" w:hAnsi="Arial" w:cs="Arial"/>
          <w:color w:val="000000" w:themeColor="text1"/>
          <w:szCs w:val="24"/>
        </w:rPr>
        <w:t>центральная закупочная организация - закупк</w:t>
      </w:r>
      <w:r>
        <w:rPr>
          <w:rFonts w:ascii="Arial" w:hAnsi="Arial" w:cs="Arial"/>
          <w:color w:val="000000" w:themeColor="text1"/>
          <w:szCs w:val="24"/>
        </w:rPr>
        <w:t>а</w:t>
      </w:r>
      <w:r w:rsidRPr="00370118">
        <w:rPr>
          <w:rFonts w:ascii="Arial" w:hAnsi="Arial" w:cs="Arial"/>
          <w:color w:val="000000" w:themeColor="text1"/>
          <w:szCs w:val="24"/>
        </w:rPr>
        <w:t xml:space="preserve"> МТР</w:t>
      </w:r>
      <w:r>
        <w:rPr>
          <w:rFonts w:ascii="Arial" w:hAnsi="Arial" w:cs="Arial"/>
          <w:color w:val="000000" w:themeColor="text1"/>
          <w:szCs w:val="24"/>
        </w:rPr>
        <w:t>, работ\услуг</w:t>
      </w:r>
      <w:r w:rsidRPr="00370118">
        <w:rPr>
          <w:rFonts w:ascii="Arial" w:hAnsi="Arial" w:cs="Arial"/>
          <w:color w:val="000000" w:themeColor="text1"/>
          <w:szCs w:val="24"/>
        </w:rPr>
        <w:t xml:space="preserve"> 1</w:t>
      </w:r>
      <w:r>
        <w:rPr>
          <w:rFonts w:ascii="Arial" w:hAnsi="Arial" w:cs="Arial"/>
          <w:color w:val="000000" w:themeColor="text1"/>
          <w:szCs w:val="24"/>
        </w:rPr>
        <w:t>-го</w:t>
      </w:r>
      <w:r w:rsidRPr="00370118">
        <w:rPr>
          <w:rFonts w:ascii="Arial" w:hAnsi="Arial" w:cs="Arial"/>
          <w:color w:val="000000" w:themeColor="text1"/>
          <w:szCs w:val="24"/>
        </w:rPr>
        <w:t xml:space="preserve"> перечня;  </w:t>
      </w:r>
    </w:p>
    <w:p w14:paraId="61262F33" w14:textId="77777777" w:rsidR="000D218E" w:rsidRPr="00370118" w:rsidRDefault="000D218E" w:rsidP="00925910">
      <w:pPr>
        <w:pStyle w:val="afa"/>
        <w:numPr>
          <w:ilvl w:val="0"/>
          <w:numId w:val="61"/>
        </w:numPr>
        <w:spacing w:line="276" w:lineRule="auto"/>
        <w:rPr>
          <w:rFonts w:ascii="Arial" w:hAnsi="Arial" w:cs="Arial"/>
          <w:color w:val="000000" w:themeColor="text1"/>
          <w:szCs w:val="24"/>
        </w:rPr>
      </w:pPr>
      <w:r w:rsidRPr="00370118">
        <w:rPr>
          <w:rFonts w:ascii="Arial" w:hAnsi="Arial" w:cs="Arial"/>
          <w:color w:val="000000" w:themeColor="text1"/>
          <w:szCs w:val="24"/>
        </w:rPr>
        <w:t>департамент региональных закупок - закупк</w:t>
      </w:r>
      <w:r>
        <w:rPr>
          <w:rFonts w:ascii="Arial" w:hAnsi="Arial" w:cs="Arial"/>
          <w:color w:val="000000" w:themeColor="text1"/>
          <w:szCs w:val="24"/>
        </w:rPr>
        <w:t>а</w:t>
      </w:r>
      <w:r w:rsidRPr="00370118">
        <w:rPr>
          <w:rFonts w:ascii="Arial" w:hAnsi="Arial" w:cs="Arial"/>
          <w:color w:val="000000" w:themeColor="text1"/>
          <w:szCs w:val="24"/>
        </w:rPr>
        <w:t xml:space="preserve"> МТР</w:t>
      </w:r>
      <w:r>
        <w:rPr>
          <w:rFonts w:ascii="Arial" w:hAnsi="Arial" w:cs="Arial"/>
          <w:color w:val="000000" w:themeColor="text1"/>
          <w:szCs w:val="24"/>
        </w:rPr>
        <w:t>, работ\услуг</w:t>
      </w:r>
      <w:r w:rsidRPr="00370118">
        <w:rPr>
          <w:rFonts w:ascii="Arial" w:hAnsi="Arial" w:cs="Arial"/>
          <w:color w:val="000000" w:themeColor="text1"/>
          <w:szCs w:val="24"/>
        </w:rPr>
        <w:t xml:space="preserve"> 2</w:t>
      </w:r>
      <w:r>
        <w:rPr>
          <w:rFonts w:ascii="Arial" w:hAnsi="Arial" w:cs="Arial"/>
          <w:color w:val="000000" w:themeColor="text1"/>
          <w:szCs w:val="24"/>
        </w:rPr>
        <w:t>-го</w:t>
      </w:r>
      <w:r w:rsidRPr="00370118">
        <w:rPr>
          <w:rFonts w:ascii="Arial" w:hAnsi="Arial" w:cs="Arial"/>
          <w:color w:val="000000" w:themeColor="text1"/>
          <w:szCs w:val="24"/>
        </w:rPr>
        <w:t xml:space="preserve"> перечня; </w:t>
      </w:r>
    </w:p>
    <w:p w14:paraId="10ED8F7F" w14:textId="77777777" w:rsidR="000D218E" w:rsidRPr="00370118" w:rsidRDefault="000D218E" w:rsidP="00925910">
      <w:pPr>
        <w:pStyle w:val="afa"/>
        <w:numPr>
          <w:ilvl w:val="0"/>
          <w:numId w:val="61"/>
        </w:numPr>
        <w:spacing w:line="276" w:lineRule="auto"/>
        <w:rPr>
          <w:rFonts w:ascii="Arial" w:hAnsi="Arial" w:cs="Arial"/>
          <w:color w:val="000000" w:themeColor="text1"/>
          <w:szCs w:val="24"/>
        </w:rPr>
      </w:pPr>
      <w:r w:rsidRPr="00370118">
        <w:rPr>
          <w:rFonts w:ascii="Arial" w:hAnsi="Arial" w:cs="Arial"/>
          <w:color w:val="000000" w:themeColor="text1"/>
          <w:szCs w:val="24"/>
        </w:rPr>
        <w:t>локальные закупочные организации - закупк</w:t>
      </w:r>
      <w:r>
        <w:rPr>
          <w:rFonts w:ascii="Arial" w:hAnsi="Arial" w:cs="Arial"/>
          <w:color w:val="000000" w:themeColor="text1"/>
          <w:szCs w:val="24"/>
        </w:rPr>
        <w:t>а</w:t>
      </w:r>
      <w:r w:rsidRPr="00370118">
        <w:rPr>
          <w:rFonts w:ascii="Arial" w:hAnsi="Arial" w:cs="Arial"/>
          <w:color w:val="000000" w:themeColor="text1"/>
          <w:szCs w:val="24"/>
        </w:rPr>
        <w:t xml:space="preserve"> МТР</w:t>
      </w:r>
      <w:r>
        <w:rPr>
          <w:rFonts w:ascii="Arial" w:hAnsi="Arial" w:cs="Arial"/>
          <w:color w:val="000000" w:themeColor="text1"/>
          <w:szCs w:val="24"/>
        </w:rPr>
        <w:t>, работ\услуг</w:t>
      </w:r>
      <w:r w:rsidRPr="00370118">
        <w:rPr>
          <w:rFonts w:ascii="Arial" w:hAnsi="Arial" w:cs="Arial"/>
          <w:color w:val="000000" w:themeColor="text1"/>
          <w:szCs w:val="24"/>
        </w:rPr>
        <w:t xml:space="preserve"> 3</w:t>
      </w:r>
      <w:r>
        <w:rPr>
          <w:rFonts w:ascii="Arial" w:hAnsi="Arial" w:cs="Arial"/>
          <w:color w:val="000000" w:themeColor="text1"/>
          <w:szCs w:val="24"/>
        </w:rPr>
        <w:t>-го</w:t>
      </w:r>
      <w:r w:rsidRPr="00370118">
        <w:rPr>
          <w:rFonts w:ascii="Arial" w:hAnsi="Arial" w:cs="Arial"/>
          <w:color w:val="000000" w:themeColor="text1"/>
          <w:szCs w:val="24"/>
        </w:rPr>
        <w:t xml:space="preserve"> перечня</w:t>
      </w:r>
      <w:r>
        <w:rPr>
          <w:rFonts w:ascii="Arial" w:hAnsi="Arial" w:cs="Arial"/>
          <w:color w:val="000000" w:themeColor="text1"/>
          <w:szCs w:val="24"/>
        </w:rPr>
        <w:t>.</w:t>
      </w:r>
      <w:r w:rsidRPr="00370118">
        <w:rPr>
          <w:rFonts w:ascii="Arial" w:hAnsi="Arial" w:cs="Arial"/>
          <w:color w:val="000000" w:themeColor="text1"/>
          <w:szCs w:val="24"/>
        </w:rPr>
        <w:t> </w:t>
      </w:r>
    </w:p>
    <w:p w14:paraId="13BA8AA4" w14:textId="77777777" w:rsidR="002A3C84" w:rsidRDefault="002A3C84" w:rsidP="002A3C84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</w:p>
    <w:p w14:paraId="4B7D0385" w14:textId="4DCDEBB9" w:rsidR="00EA4932" w:rsidRPr="00A10693" w:rsidRDefault="002616CD" w:rsidP="002616CD">
      <w:p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ab/>
      </w:r>
      <w:r w:rsidR="00BF0A8F" w:rsidRPr="00A10693">
        <w:rPr>
          <w:rFonts w:ascii="Arial" w:hAnsi="Arial" w:cs="Arial"/>
          <w:color w:val="000000" w:themeColor="text1"/>
          <w:szCs w:val="24"/>
        </w:rPr>
        <w:t xml:space="preserve">Руководитель закупщика в транзакции </w:t>
      </w:r>
      <w:r w:rsidR="00062B80">
        <w:rPr>
          <w:rFonts w:ascii="Arial" w:hAnsi="Arial" w:cs="Arial"/>
          <w:color w:val="000000" w:themeColor="text1"/>
          <w:szCs w:val="24"/>
        </w:rPr>
        <w:t>«</w:t>
      </w:r>
      <w:r w:rsidR="00BF0A8F" w:rsidRPr="00A10693">
        <w:rPr>
          <w:rFonts w:ascii="Arial" w:hAnsi="Arial" w:cs="Arial"/>
          <w:color w:val="000000" w:themeColor="text1"/>
          <w:szCs w:val="24"/>
        </w:rPr>
        <w:t>Список заявок</w:t>
      </w:r>
      <w:r w:rsidR="00062B80">
        <w:rPr>
          <w:rFonts w:ascii="Arial" w:hAnsi="Arial" w:cs="Arial"/>
          <w:color w:val="000000" w:themeColor="text1"/>
          <w:szCs w:val="24"/>
        </w:rPr>
        <w:t>»</w:t>
      </w:r>
      <w:r w:rsidR="00A71374">
        <w:rPr>
          <w:rFonts w:ascii="Arial" w:hAnsi="Arial" w:cs="Arial"/>
          <w:color w:val="000000" w:themeColor="text1"/>
          <w:szCs w:val="24"/>
        </w:rPr>
        <w:t xml:space="preserve"> </w:t>
      </w:r>
      <w:r w:rsidR="00A71374" w:rsidRPr="00A10693">
        <w:rPr>
          <w:rFonts w:ascii="Arial" w:hAnsi="Arial" w:cs="Arial"/>
          <w:color w:val="000000" w:themeColor="text1"/>
          <w:szCs w:val="24"/>
          <w:lang w:val="en-US"/>
        </w:rPr>
        <w:t>SAP</w:t>
      </w:r>
      <w:r w:rsidR="00A71374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A71374" w:rsidRPr="00A10693">
        <w:rPr>
          <w:rFonts w:ascii="Arial" w:hAnsi="Arial" w:cs="Arial"/>
          <w:lang w:val="en-US"/>
        </w:rPr>
        <w:t>S</w:t>
      </w:r>
      <w:r w:rsidR="00A71374" w:rsidRPr="00A10693">
        <w:rPr>
          <w:rFonts w:ascii="Arial" w:hAnsi="Arial" w:cs="Arial"/>
        </w:rPr>
        <w:t>/4</w:t>
      </w:r>
      <w:r w:rsidR="00A71374" w:rsidRPr="00A10693">
        <w:rPr>
          <w:rFonts w:ascii="Arial" w:hAnsi="Arial" w:cs="Arial"/>
          <w:lang w:val="en-US"/>
        </w:rPr>
        <w:t>HANA</w:t>
      </w:r>
      <w:r w:rsidR="00A71374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BF0A8F" w:rsidRPr="00A10693">
        <w:rPr>
          <w:rFonts w:ascii="Arial" w:hAnsi="Arial" w:cs="Arial"/>
          <w:color w:val="000000" w:themeColor="text1"/>
          <w:szCs w:val="24"/>
        </w:rPr>
        <w:t xml:space="preserve">ежедневно формирует отчет по всем заявкам, которые переданы в работу закупщикам, относящимся к его </w:t>
      </w:r>
      <w:r w:rsidR="002A3C84">
        <w:rPr>
          <w:rFonts w:ascii="Arial" w:hAnsi="Arial" w:cs="Arial"/>
          <w:color w:val="000000" w:themeColor="text1"/>
          <w:szCs w:val="24"/>
        </w:rPr>
        <w:t>закупочной организации</w:t>
      </w:r>
      <w:r w:rsidR="00BF0A8F" w:rsidRPr="00A10693">
        <w:rPr>
          <w:rFonts w:ascii="Arial" w:hAnsi="Arial" w:cs="Arial"/>
          <w:color w:val="000000" w:themeColor="text1"/>
          <w:szCs w:val="24"/>
        </w:rPr>
        <w:t>.</w:t>
      </w:r>
      <w:r w:rsidR="00EA4932" w:rsidRPr="00A10693">
        <w:rPr>
          <w:rFonts w:ascii="Arial" w:hAnsi="Arial" w:cs="Arial"/>
          <w:color w:val="000000" w:themeColor="text1"/>
          <w:szCs w:val="24"/>
        </w:rPr>
        <w:t xml:space="preserve"> </w:t>
      </w:r>
    </w:p>
    <w:p w14:paraId="54426A9C" w14:textId="372B07F4" w:rsidR="008B27A7" w:rsidRPr="00A10693" w:rsidRDefault="00EA4932" w:rsidP="002616CD">
      <w:p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 работу закупщикам передаются заявки на закупку из следующих смежных процессов:</w:t>
      </w:r>
      <w:r w:rsidR="00BF0A8F" w:rsidRPr="00A10693">
        <w:rPr>
          <w:rFonts w:ascii="Arial" w:hAnsi="Arial" w:cs="Arial"/>
          <w:color w:val="000000" w:themeColor="text1"/>
          <w:szCs w:val="24"/>
        </w:rPr>
        <w:t xml:space="preserve"> </w:t>
      </w:r>
    </w:p>
    <w:p w14:paraId="0AF93BC2" w14:textId="761F6250" w:rsidR="002A3C84" w:rsidRPr="00A10693" w:rsidRDefault="002A3C84" w:rsidP="00925910">
      <w:pPr>
        <w:pStyle w:val="afa"/>
        <w:numPr>
          <w:ilvl w:val="0"/>
          <w:numId w:val="52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ПП-10.03.04-ERP </w:t>
      </w:r>
      <w:r w:rsidR="0044380A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Оперативное планирование обеспечения</w:t>
      </w:r>
      <w:r w:rsidR="0044380A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: Утвержденные сток-контролером </w:t>
      </w:r>
      <w:r w:rsidR="0044380A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Заявки на закупку МТР</w:t>
      </w:r>
      <w:r w:rsidR="0044380A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, создаваемые ППМ (вид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NB</w:t>
      </w:r>
      <w:r w:rsidRPr="00A10693">
        <w:rPr>
          <w:rFonts w:ascii="Arial" w:hAnsi="Arial" w:cs="Arial"/>
          <w:color w:val="000000" w:themeColor="text1"/>
          <w:szCs w:val="24"/>
        </w:rPr>
        <w:t>) и создаваемые вручную (вид ZNB);</w:t>
      </w:r>
      <w:r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 xml:space="preserve">Утвержденные сток-контролером </w:t>
      </w:r>
      <w:r w:rsidR="0044380A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Заявки на закупку</w:t>
      </w:r>
      <w:r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>с ОЛ/ТЗ</w:t>
      </w:r>
      <w:r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 xml:space="preserve">(вид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ZOL</w:t>
      </w:r>
      <w:r w:rsidRPr="00A10693">
        <w:rPr>
          <w:rFonts w:ascii="Arial" w:hAnsi="Arial" w:cs="Arial"/>
          <w:color w:val="000000" w:themeColor="text1"/>
          <w:szCs w:val="24"/>
        </w:rPr>
        <w:t>)</w:t>
      </w:r>
      <w:r w:rsidR="0044380A">
        <w:rPr>
          <w:rFonts w:ascii="Arial" w:hAnsi="Arial" w:cs="Arial"/>
          <w:color w:val="000000" w:themeColor="text1"/>
          <w:szCs w:val="24"/>
        </w:rPr>
        <w:t>»</w:t>
      </w:r>
      <w:r w:rsidR="00191C05">
        <w:rPr>
          <w:rFonts w:ascii="Arial" w:hAnsi="Arial" w:cs="Arial"/>
          <w:color w:val="000000" w:themeColor="text1"/>
          <w:szCs w:val="24"/>
        </w:rPr>
        <w:t>, содержащие в качестве вложения</w:t>
      </w:r>
      <w:r w:rsidR="002148E3">
        <w:rPr>
          <w:rFonts w:ascii="Arial" w:hAnsi="Arial" w:cs="Arial"/>
          <w:color w:val="000000" w:themeColor="text1"/>
          <w:szCs w:val="24"/>
        </w:rPr>
        <w:t xml:space="preserve"> файл</w:t>
      </w:r>
      <w:r w:rsidR="00191C05">
        <w:rPr>
          <w:rFonts w:ascii="Arial" w:hAnsi="Arial" w:cs="Arial"/>
          <w:color w:val="000000" w:themeColor="text1"/>
          <w:szCs w:val="24"/>
        </w:rPr>
        <w:t xml:space="preserve"> ОЛ/ТЗ</w:t>
      </w:r>
      <w:r>
        <w:rPr>
          <w:rFonts w:ascii="Arial" w:hAnsi="Arial" w:cs="Arial"/>
          <w:color w:val="000000" w:themeColor="text1"/>
          <w:szCs w:val="24"/>
        </w:rPr>
        <w:t xml:space="preserve">; </w:t>
      </w:r>
      <w:r w:rsidRPr="00A10693">
        <w:rPr>
          <w:rFonts w:ascii="Arial" w:hAnsi="Arial" w:cs="Arial"/>
          <w:color w:val="000000" w:themeColor="text1"/>
          <w:szCs w:val="24"/>
        </w:rPr>
        <w:t xml:space="preserve">Утвержденные сток-контролером </w:t>
      </w:r>
      <w:r w:rsidR="0044380A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Заявки на закупку</w:t>
      </w:r>
      <w:r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>ОДЦИ с ОЛ/ТЗ</w:t>
      </w:r>
      <w:r w:rsidR="0044380A">
        <w:rPr>
          <w:rFonts w:ascii="Arial" w:hAnsi="Arial" w:cs="Arial"/>
          <w:color w:val="000000" w:themeColor="text1"/>
          <w:szCs w:val="24"/>
        </w:rPr>
        <w:t>»</w:t>
      </w:r>
      <w:r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 xml:space="preserve">(вид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Z</w:t>
      </w:r>
      <w:r>
        <w:rPr>
          <w:rFonts w:ascii="Arial" w:hAnsi="Arial" w:cs="Arial"/>
          <w:color w:val="000000" w:themeColor="text1"/>
          <w:szCs w:val="24"/>
        </w:rPr>
        <w:t>DCI</w:t>
      </w:r>
      <w:r w:rsidRPr="00A10693">
        <w:rPr>
          <w:rFonts w:ascii="Arial" w:hAnsi="Arial" w:cs="Arial"/>
          <w:color w:val="000000" w:themeColor="text1"/>
          <w:szCs w:val="24"/>
        </w:rPr>
        <w:t>)</w:t>
      </w:r>
      <w:r w:rsidR="00191C05">
        <w:rPr>
          <w:rFonts w:ascii="Arial" w:hAnsi="Arial" w:cs="Arial"/>
          <w:color w:val="000000" w:themeColor="text1"/>
          <w:szCs w:val="24"/>
        </w:rPr>
        <w:t xml:space="preserve">, содержащие в качестве вложения </w:t>
      </w:r>
      <w:r w:rsidR="002148E3">
        <w:rPr>
          <w:rFonts w:ascii="Arial" w:hAnsi="Arial" w:cs="Arial"/>
          <w:color w:val="000000" w:themeColor="text1"/>
          <w:szCs w:val="24"/>
        </w:rPr>
        <w:t xml:space="preserve">файл </w:t>
      </w:r>
      <w:r w:rsidR="00191C05">
        <w:rPr>
          <w:rFonts w:ascii="Arial" w:hAnsi="Arial" w:cs="Arial"/>
          <w:color w:val="000000" w:themeColor="text1"/>
          <w:szCs w:val="24"/>
        </w:rPr>
        <w:t>ОЛ/ТЗ;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</w:p>
    <w:p w14:paraId="2E21365A" w14:textId="3612B133" w:rsidR="00EA4932" w:rsidRPr="00A10693" w:rsidRDefault="00EA4932" w:rsidP="00925910">
      <w:pPr>
        <w:pStyle w:val="afa"/>
        <w:numPr>
          <w:ilvl w:val="0"/>
          <w:numId w:val="52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УП-03.03.04.02-ERP </w:t>
      </w:r>
      <w:r w:rsidR="0044380A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Регистрация согласованных плановых показателей производственной программы и формирование потребности в основных нормируемых материалах</w:t>
      </w:r>
      <w:r w:rsidR="0044380A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, УП-03.04.01.02-ERP </w:t>
      </w:r>
      <w:r w:rsidR="0044380A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Регистрация согласованных плановых показателей ПЗТГ и актуализация потребности в основных нормируемых материалах</w:t>
      </w:r>
      <w:r w:rsidR="0044380A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, </w:t>
      </w:r>
      <w:r w:rsidRPr="00A10693">
        <w:rPr>
          <w:rFonts w:ascii="Arial" w:hAnsi="Arial" w:cs="Arial"/>
          <w:color w:val="000000" w:themeColor="text1"/>
          <w:szCs w:val="24"/>
        </w:rPr>
        <w:lastRenderedPageBreak/>
        <w:t xml:space="preserve">УП-03.04.02.02-ERP </w:t>
      </w:r>
      <w:r w:rsidR="0044380A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Регистрация согласованных плановых показателей месячного плана производства и оперативное формирование потребности в основных нормируемых материалах (срочные заявки)</w:t>
      </w:r>
      <w:r w:rsidR="0044380A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, УП-03.04.03.02-ERP </w:t>
      </w:r>
      <w:r w:rsidR="0044380A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Регистрация плановых показателей недельно-суточного плана производства</w:t>
      </w:r>
      <w:r w:rsidR="0044380A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: </w:t>
      </w:r>
      <w:r w:rsidR="0044380A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Заявки на закупку работ, услуг</w:t>
      </w:r>
      <w:r w:rsidR="0044380A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(вид </w:t>
      </w:r>
      <w:ins w:id="966" w:author="Paramonova Elena" w:date="2021-02-20T14:44:00Z">
        <w:r w:rsidR="00392AE5" w:rsidRPr="00A10693">
          <w:rPr>
            <w:rFonts w:ascii="Arial" w:hAnsi="Arial" w:cs="Arial"/>
            <w:color w:val="000000" w:themeColor="text1"/>
            <w:szCs w:val="24"/>
          </w:rPr>
          <w:t>ZUS</w:t>
        </w:r>
        <w:r w:rsidR="00392AE5">
          <w:rPr>
            <w:rFonts w:ascii="Arial" w:hAnsi="Arial" w:cs="Arial"/>
            <w:color w:val="000000" w:themeColor="text1"/>
            <w:szCs w:val="24"/>
            <w:lang w:val="en-US"/>
          </w:rPr>
          <w:t>P</w:t>
        </w:r>
        <w:r w:rsidR="00392AE5" w:rsidRPr="00171A24">
          <w:rPr>
            <w:rFonts w:ascii="Arial" w:hAnsi="Arial" w:cs="Arial"/>
            <w:color w:val="000000" w:themeColor="text1"/>
            <w:szCs w:val="24"/>
          </w:rPr>
          <w:t>-</w:t>
        </w:r>
        <w:r w:rsidR="00392AE5">
          <w:rPr>
            <w:rFonts w:ascii="Arial" w:hAnsi="Arial" w:cs="Arial"/>
            <w:color w:val="000000" w:themeColor="text1"/>
            <w:szCs w:val="24"/>
          </w:rPr>
          <w:t>Заявка на усл.</w:t>
        </w:r>
        <w:r w:rsidR="00392AE5" w:rsidRPr="00171A24">
          <w:rPr>
            <w:rFonts w:ascii="Arial" w:hAnsi="Arial" w:cs="Arial"/>
            <w:color w:val="000000" w:themeColor="text1"/>
            <w:szCs w:val="24"/>
          </w:rPr>
          <w:t xml:space="preserve"> </w:t>
        </w:r>
        <w:r w:rsidR="00392AE5">
          <w:rPr>
            <w:rFonts w:ascii="Arial" w:hAnsi="Arial" w:cs="Arial"/>
            <w:color w:val="000000" w:themeColor="text1"/>
            <w:szCs w:val="24"/>
            <w:lang w:val="en-US"/>
          </w:rPr>
          <w:t>FS</w:t>
        </w:r>
        <w:r w:rsidR="00392AE5" w:rsidRPr="00171A24">
          <w:rPr>
            <w:rFonts w:ascii="Arial" w:hAnsi="Arial" w:cs="Arial"/>
            <w:color w:val="000000" w:themeColor="text1"/>
            <w:szCs w:val="24"/>
          </w:rPr>
          <w:t>-</w:t>
        </w:r>
        <w:r w:rsidR="00392AE5">
          <w:rPr>
            <w:rFonts w:ascii="Arial" w:hAnsi="Arial" w:cs="Arial"/>
            <w:color w:val="000000" w:themeColor="text1"/>
            <w:szCs w:val="24"/>
            <w:lang w:val="en-US"/>
          </w:rPr>
          <w:t>PER</w:t>
        </w:r>
      </w:ins>
      <w:del w:id="967" w:author="Paramonova Elena" w:date="2021-02-20T14:44:00Z">
        <w:r w:rsidRPr="00A10693" w:rsidDel="00392AE5">
          <w:rPr>
            <w:rFonts w:ascii="Arial" w:hAnsi="Arial" w:cs="Arial"/>
            <w:color w:val="000000" w:themeColor="text1"/>
            <w:szCs w:val="24"/>
          </w:rPr>
          <w:delText>ZUSL</w:delText>
        </w:r>
      </w:del>
      <w:r w:rsidRPr="00A10693">
        <w:rPr>
          <w:rFonts w:ascii="Arial" w:hAnsi="Arial" w:cs="Arial"/>
          <w:color w:val="000000" w:themeColor="text1"/>
          <w:szCs w:val="24"/>
        </w:rPr>
        <w:t>)</w:t>
      </w:r>
      <w:r w:rsidR="001E3024">
        <w:rPr>
          <w:rFonts w:ascii="Arial" w:hAnsi="Arial" w:cs="Arial"/>
          <w:color w:val="000000" w:themeColor="text1"/>
          <w:szCs w:val="24"/>
        </w:rPr>
        <w:t xml:space="preserve"> без присвоенного источника поставки</w:t>
      </w:r>
      <w:r w:rsidRPr="00A10693">
        <w:rPr>
          <w:rFonts w:ascii="Arial" w:hAnsi="Arial" w:cs="Arial"/>
          <w:color w:val="000000" w:themeColor="text1"/>
          <w:szCs w:val="24"/>
        </w:rPr>
        <w:t xml:space="preserve">: бурения, </w:t>
      </w:r>
      <w:r w:rsidR="005A2B02" w:rsidRPr="00A10693">
        <w:rPr>
          <w:rFonts w:ascii="Arial" w:hAnsi="Arial" w:cs="Arial"/>
          <w:color w:val="000000" w:themeColor="text1"/>
          <w:szCs w:val="24"/>
        </w:rPr>
        <w:t xml:space="preserve">аффинажа, </w:t>
      </w:r>
      <w:r w:rsidR="005A2B02">
        <w:rPr>
          <w:rFonts w:ascii="Arial" w:hAnsi="Arial" w:cs="Arial"/>
          <w:color w:val="000000" w:themeColor="text1"/>
          <w:szCs w:val="24"/>
        </w:rPr>
        <w:t>спецсвязи</w:t>
      </w:r>
      <w:r w:rsidR="005A2B02" w:rsidRPr="00A10693">
        <w:rPr>
          <w:rFonts w:ascii="Arial" w:hAnsi="Arial" w:cs="Arial"/>
          <w:color w:val="000000" w:themeColor="text1"/>
          <w:szCs w:val="24"/>
        </w:rPr>
        <w:t xml:space="preserve"> создаются </w:t>
      </w:r>
      <w:r w:rsidR="005A2B02">
        <w:rPr>
          <w:rFonts w:ascii="Arial" w:hAnsi="Arial" w:cs="Arial"/>
          <w:color w:val="000000" w:themeColor="text1"/>
          <w:szCs w:val="24"/>
        </w:rPr>
        <w:t>после регистрации плановых показателей согласованной в системах планирования производственных программ (</w:t>
      </w:r>
      <w:ins w:id="968" w:author="Paramonova Elena" w:date="2021-02-20T14:44:00Z">
        <w:r w:rsidR="00392AE5">
          <w:rPr>
            <w:rFonts w:ascii="Arial" w:hAnsi="Arial" w:cs="Arial"/>
            <w:color w:val="000000" w:themeColor="text1"/>
            <w:szCs w:val="24"/>
            <w:lang w:val="en-US"/>
          </w:rPr>
          <w:t>FS</w:t>
        </w:r>
        <w:r w:rsidR="00392AE5" w:rsidRPr="00171A24">
          <w:rPr>
            <w:rFonts w:ascii="Arial" w:hAnsi="Arial" w:cs="Arial"/>
            <w:color w:val="000000" w:themeColor="text1"/>
            <w:szCs w:val="24"/>
          </w:rPr>
          <w:t>-</w:t>
        </w:r>
        <w:r w:rsidR="00392AE5">
          <w:rPr>
            <w:rFonts w:ascii="Arial" w:hAnsi="Arial" w:cs="Arial"/>
            <w:color w:val="000000" w:themeColor="text1"/>
            <w:szCs w:val="24"/>
            <w:lang w:val="en-US"/>
          </w:rPr>
          <w:t>PER</w:t>
        </w:r>
      </w:ins>
      <w:del w:id="969" w:author="Paramonova Elena" w:date="2021-02-20T14:44:00Z">
        <w:r w:rsidR="005A2B02" w:rsidRPr="00305966" w:rsidDel="00392AE5">
          <w:rPr>
            <w:rFonts w:ascii="Arial" w:hAnsi="Arial" w:cs="Arial"/>
            <w:color w:val="000000" w:themeColor="text1"/>
            <w:szCs w:val="24"/>
          </w:rPr>
          <w:delText>Xeras/MineSched</w:delText>
        </w:r>
      </w:del>
      <w:r w:rsidR="005A2B02" w:rsidRPr="00305966">
        <w:rPr>
          <w:rFonts w:ascii="Arial" w:hAnsi="Arial" w:cs="Arial"/>
          <w:color w:val="000000" w:themeColor="text1"/>
          <w:szCs w:val="24"/>
        </w:rPr>
        <w:t>)</w:t>
      </w:r>
      <w:r w:rsidR="005A2B02" w:rsidRPr="00A10693">
        <w:rPr>
          <w:rFonts w:ascii="Arial" w:hAnsi="Arial" w:cs="Arial"/>
          <w:color w:val="000000" w:themeColor="text1"/>
          <w:szCs w:val="24"/>
        </w:rPr>
        <w:t>;</w:t>
      </w:r>
    </w:p>
    <w:p w14:paraId="4B2EF030" w14:textId="0F2D64AB" w:rsidR="00EA4932" w:rsidRPr="00A10693" w:rsidRDefault="00EA4932" w:rsidP="00925910">
      <w:pPr>
        <w:pStyle w:val="afa"/>
        <w:numPr>
          <w:ilvl w:val="0"/>
          <w:numId w:val="52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ОП-03.02.19.01-ERP </w:t>
      </w:r>
      <w:r w:rsidR="0044380A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Управление потребностью и стоимостью на работы, выполняемые подрядным способом</w:t>
      </w:r>
      <w:r w:rsidR="0044380A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: </w:t>
      </w:r>
      <w:r w:rsidR="0044380A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Заявки на закупку работ, услуг</w:t>
      </w:r>
      <w:r w:rsidR="0044380A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на СМР</w:t>
      </w:r>
      <w:r w:rsidR="005140E6">
        <w:rPr>
          <w:rFonts w:ascii="Arial" w:hAnsi="Arial" w:cs="Arial"/>
          <w:color w:val="000000" w:themeColor="text1"/>
          <w:szCs w:val="24"/>
        </w:rPr>
        <w:t xml:space="preserve"> (в разрезе сметных статей)</w:t>
      </w:r>
      <w:r w:rsidR="00C4252F">
        <w:rPr>
          <w:rFonts w:ascii="Arial" w:hAnsi="Arial" w:cs="Arial"/>
          <w:color w:val="000000" w:themeColor="text1"/>
          <w:szCs w:val="24"/>
        </w:rPr>
        <w:t xml:space="preserve">, </w:t>
      </w:r>
      <w:r w:rsidRPr="00A10693">
        <w:rPr>
          <w:rFonts w:ascii="Arial" w:hAnsi="Arial" w:cs="Arial"/>
          <w:color w:val="000000" w:themeColor="text1"/>
          <w:szCs w:val="24"/>
        </w:rPr>
        <w:t xml:space="preserve">ПНР, </w:t>
      </w:r>
      <w:r w:rsidR="00C4252F" w:rsidRPr="00A10693">
        <w:rPr>
          <w:rFonts w:ascii="Arial" w:hAnsi="Arial" w:cs="Arial"/>
          <w:color w:val="000000" w:themeColor="text1"/>
          <w:szCs w:val="24"/>
        </w:rPr>
        <w:t xml:space="preserve">(вид </w:t>
      </w:r>
      <w:del w:id="970" w:author="Paramonova Elena" w:date="2021-02-20T14:47:00Z">
        <w:r w:rsidR="00C4252F" w:rsidRPr="00A10693" w:rsidDel="00392AE5">
          <w:rPr>
            <w:rFonts w:ascii="Arial" w:hAnsi="Arial" w:cs="Arial"/>
            <w:color w:val="000000" w:themeColor="text1"/>
            <w:szCs w:val="24"/>
          </w:rPr>
          <w:delText>ZUSL</w:delText>
        </w:r>
      </w:del>
      <w:ins w:id="971" w:author="Paramonova Elena" w:date="2021-02-20T14:47:00Z">
        <w:r w:rsidR="00C4252F" w:rsidRPr="00A10693">
          <w:rPr>
            <w:rFonts w:ascii="Arial" w:hAnsi="Arial" w:cs="Arial"/>
            <w:color w:val="000000" w:themeColor="text1"/>
            <w:szCs w:val="24"/>
          </w:rPr>
          <w:t>Z</w:t>
        </w:r>
        <w:r w:rsidR="00C4252F">
          <w:rPr>
            <w:rFonts w:ascii="Arial" w:hAnsi="Arial" w:cs="Arial"/>
            <w:color w:val="000000" w:themeColor="text1"/>
            <w:szCs w:val="24"/>
            <w:lang w:val="en-US"/>
          </w:rPr>
          <w:t>SMR</w:t>
        </w:r>
      </w:ins>
      <w:r w:rsidR="00C4252F" w:rsidRPr="00A10693">
        <w:rPr>
          <w:rFonts w:ascii="Arial" w:hAnsi="Arial" w:cs="Arial"/>
          <w:color w:val="000000" w:themeColor="text1"/>
          <w:szCs w:val="24"/>
        </w:rPr>
        <w:t>)</w:t>
      </w:r>
      <w:r w:rsidR="00C4252F" w:rsidRPr="00C4252F">
        <w:rPr>
          <w:rFonts w:ascii="Arial" w:hAnsi="Arial" w:cs="Arial"/>
          <w:color w:val="000000" w:themeColor="text1"/>
          <w:szCs w:val="24"/>
        </w:rPr>
        <w:t>;</w:t>
      </w:r>
      <w:r w:rsidR="00C4252F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 xml:space="preserve">ПИР, НМА </w:t>
      </w:r>
      <w:r w:rsidR="00C4252F" w:rsidRPr="00A10693">
        <w:rPr>
          <w:rFonts w:ascii="Arial" w:hAnsi="Arial" w:cs="Arial"/>
          <w:color w:val="000000" w:themeColor="text1"/>
          <w:szCs w:val="24"/>
        </w:rPr>
        <w:t xml:space="preserve">(вид ZUSL) </w:t>
      </w:r>
      <w:r w:rsidRPr="00A10693">
        <w:rPr>
          <w:rFonts w:ascii="Arial" w:hAnsi="Arial" w:cs="Arial"/>
          <w:color w:val="000000" w:themeColor="text1"/>
          <w:szCs w:val="24"/>
        </w:rPr>
        <w:t>выполняемых подрядным способом</w:t>
      </w:r>
      <w:r w:rsidR="001E3024">
        <w:rPr>
          <w:rFonts w:ascii="Arial" w:hAnsi="Arial" w:cs="Arial"/>
          <w:color w:val="000000" w:themeColor="text1"/>
          <w:szCs w:val="24"/>
        </w:rPr>
        <w:t xml:space="preserve"> без присвоенного источника поставки</w:t>
      </w:r>
      <w:r w:rsidRPr="00A10693">
        <w:rPr>
          <w:rFonts w:ascii="Arial" w:hAnsi="Arial" w:cs="Arial"/>
          <w:color w:val="000000" w:themeColor="text1"/>
          <w:szCs w:val="24"/>
        </w:rPr>
        <w:t>;</w:t>
      </w:r>
    </w:p>
    <w:p w14:paraId="62C144F1" w14:textId="15FD6D95" w:rsidR="00EA4932" w:rsidRPr="00A10693" w:rsidRDefault="00EA4932" w:rsidP="00925910">
      <w:pPr>
        <w:pStyle w:val="afa"/>
        <w:numPr>
          <w:ilvl w:val="0"/>
          <w:numId w:val="52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ПП-07.02.03.01-ERP </w:t>
      </w:r>
      <w:r w:rsidR="0044380A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Годовое планирование воздействий на производственные активы</w:t>
      </w:r>
      <w:r w:rsidR="0044380A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: </w:t>
      </w:r>
      <w:r w:rsidR="0044380A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Заявки на закупку работ, услуг</w:t>
      </w:r>
      <w:r w:rsidR="0044380A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(вид ZUSL) для потребностей в работах, услугах для нужд ТОиР</w:t>
      </w:r>
      <w:r w:rsidR="001E3024">
        <w:rPr>
          <w:rFonts w:ascii="Arial" w:hAnsi="Arial" w:cs="Arial"/>
          <w:color w:val="000000" w:themeColor="text1"/>
          <w:szCs w:val="24"/>
        </w:rPr>
        <w:t xml:space="preserve"> без присвоенного источника поставки</w:t>
      </w:r>
      <w:r w:rsidRPr="00A10693">
        <w:rPr>
          <w:rFonts w:ascii="Arial" w:hAnsi="Arial" w:cs="Arial"/>
          <w:color w:val="000000" w:themeColor="text1"/>
          <w:szCs w:val="24"/>
        </w:rPr>
        <w:t>;</w:t>
      </w:r>
    </w:p>
    <w:p w14:paraId="2B7EB3C9" w14:textId="2D13E4C9" w:rsidR="00EA4932" w:rsidRPr="00A10693" w:rsidRDefault="00EA4932" w:rsidP="00925910">
      <w:pPr>
        <w:pStyle w:val="afa"/>
        <w:numPr>
          <w:ilvl w:val="0"/>
          <w:numId w:val="52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ПП-10.03.02-ERP </w:t>
      </w:r>
      <w:r w:rsidR="0044380A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Регистрация потребности</w:t>
      </w:r>
      <w:r w:rsidR="0044380A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: Утвержденные руководителем подразделения </w:t>
      </w:r>
      <w:r w:rsidR="0044380A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Заявки на закупку работ, услуг</w:t>
      </w:r>
      <w:r w:rsidR="0044380A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(вид ZUSL) для потребностей в прочих работах, услугах</w:t>
      </w:r>
      <w:r w:rsidR="001E3024">
        <w:rPr>
          <w:rFonts w:ascii="Arial" w:hAnsi="Arial" w:cs="Arial"/>
          <w:color w:val="000000" w:themeColor="text1"/>
          <w:szCs w:val="24"/>
        </w:rPr>
        <w:t xml:space="preserve"> без присвоенного источника поставки</w:t>
      </w:r>
      <w:r w:rsidRPr="00A10693">
        <w:rPr>
          <w:rFonts w:ascii="Arial" w:hAnsi="Arial" w:cs="Arial"/>
          <w:color w:val="000000" w:themeColor="text1"/>
          <w:szCs w:val="24"/>
        </w:rPr>
        <w:t>.</w:t>
      </w:r>
    </w:p>
    <w:p w14:paraId="369A808E" w14:textId="77777777" w:rsidR="008B27A7" w:rsidRPr="00A10693" w:rsidRDefault="00BF0A8F" w:rsidP="00BF0A8F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 случае необходимости, руководитель закупщиков перераспределяет ответственных за закупку</w:t>
      </w:r>
      <w:r w:rsidR="008B27A7" w:rsidRPr="00A10693">
        <w:rPr>
          <w:rFonts w:ascii="Arial" w:hAnsi="Arial" w:cs="Arial"/>
          <w:color w:val="000000" w:themeColor="text1"/>
          <w:szCs w:val="24"/>
        </w:rPr>
        <w:t>:</w:t>
      </w:r>
    </w:p>
    <w:p w14:paraId="1A2561EF" w14:textId="3DCC3794" w:rsidR="008B27A7" w:rsidRPr="00A10693" w:rsidRDefault="008B27A7" w:rsidP="00925910">
      <w:pPr>
        <w:pStyle w:val="afa"/>
        <w:numPr>
          <w:ilvl w:val="0"/>
          <w:numId w:val="30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Для заявок на закупку МТР </w:t>
      </w:r>
      <w:r w:rsidR="00BF0A8F" w:rsidRPr="00A10693">
        <w:rPr>
          <w:rFonts w:ascii="Arial" w:hAnsi="Arial" w:cs="Arial"/>
          <w:color w:val="000000" w:themeColor="text1"/>
          <w:szCs w:val="24"/>
        </w:rPr>
        <w:t xml:space="preserve">перераспределение возможно только между закупщиками, относящимся к его </w:t>
      </w:r>
      <w:r w:rsidR="002A3C84">
        <w:rPr>
          <w:rFonts w:ascii="Arial" w:hAnsi="Arial" w:cs="Arial"/>
          <w:color w:val="000000" w:themeColor="text1"/>
          <w:szCs w:val="24"/>
        </w:rPr>
        <w:t>закупочной организаци</w:t>
      </w:r>
      <w:r w:rsidR="00561CFB">
        <w:rPr>
          <w:rFonts w:ascii="Arial" w:hAnsi="Arial" w:cs="Arial"/>
          <w:color w:val="000000" w:themeColor="text1"/>
          <w:szCs w:val="24"/>
        </w:rPr>
        <w:t>и</w:t>
      </w:r>
      <w:r w:rsidR="005E2F22">
        <w:rPr>
          <w:rFonts w:ascii="Arial" w:hAnsi="Arial" w:cs="Arial"/>
          <w:color w:val="000000" w:themeColor="text1"/>
          <w:szCs w:val="24"/>
        </w:rPr>
        <w:t>. В случае необходимости передачи заявки на нижестоящий уровень, руководитель должен отклонить заявку с указанием соответствующей причины отклонения</w:t>
      </w:r>
      <w:r w:rsidR="00561CFB">
        <w:rPr>
          <w:rFonts w:ascii="Arial" w:hAnsi="Arial" w:cs="Arial"/>
          <w:color w:val="000000" w:themeColor="text1"/>
          <w:szCs w:val="24"/>
        </w:rPr>
        <w:t>;</w:t>
      </w:r>
    </w:p>
    <w:p w14:paraId="3B52003D" w14:textId="42DB2102" w:rsidR="008B27A7" w:rsidRPr="00A10693" w:rsidRDefault="008B27A7" w:rsidP="00925910">
      <w:pPr>
        <w:pStyle w:val="afa"/>
        <w:numPr>
          <w:ilvl w:val="0"/>
          <w:numId w:val="30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Для заявок на закупку работ, услуг возможно перераспределение как между закупщиками своего подразделени</w:t>
      </w:r>
      <w:r w:rsidR="006B701D" w:rsidRPr="00A10693">
        <w:rPr>
          <w:rFonts w:ascii="Arial" w:hAnsi="Arial" w:cs="Arial"/>
          <w:color w:val="000000" w:themeColor="text1"/>
          <w:szCs w:val="24"/>
        </w:rPr>
        <w:t>я</w:t>
      </w:r>
      <w:r w:rsidRPr="00A10693">
        <w:rPr>
          <w:rFonts w:ascii="Arial" w:hAnsi="Arial" w:cs="Arial"/>
          <w:color w:val="000000" w:themeColor="text1"/>
          <w:szCs w:val="24"/>
        </w:rPr>
        <w:t xml:space="preserve">, так и </w:t>
      </w:r>
      <w:r w:rsidR="00446003">
        <w:rPr>
          <w:rFonts w:ascii="Arial" w:hAnsi="Arial" w:cs="Arial"/>
          <w:color w:val="000000" w:themeColor="text1"/>
          <w:szCs w:val="24"/>
        </w:rPr>
        <w:t>перевод на</w:t>
      </w:r>
      <w:r w:rsidR="002A3C84">
        <w:rPr>
          <w:rFonts w:ascii="Arial" w:hAnsi="Arial" w:cs="Arial"/>
          <w:color w:val="000000" w:themeColor="text1"/>
          <w:szCs w:val="24"/>
        </w:rPr>
        <w:t xml:space="preserve"> департамент региональных закупок (ДРЗ), либо </w:t>
      </w:r>
      <w:r w:rsidR="00446003">
        <w:rPr>
          <w:rFonts w:ascii="Arial" w:hAnsi="Arial" w:cs="Arial"/>
          <w:color w:val="000000" w:themeColor="text1"/>
          <w:szCs w:val="24"/>
        </w:rPr>
        <w:t>на локальную закупочную организацию</w:t>
      </w:r>
      <w:r w:rsidR="00BF0A8F" w:rsidRPr="00A10693">
        <w:rPr>
          <w:rFonts w:ascii="Arial" w:hAnsi="Arial" w:cs="Arial"/>
          <w:color w:val="000000" w:themeColor="text1"/>
          <w:szCs w:val="24"/>
        </w:rPr>
        <w:t xml:space="preserve">. </w:t>
      </w:r>
    </w:p>
    <w:p w14:paraId="68967C8C" w14:textId="77777777" w:rsidR="00392AE5" w:rsidRDefault="00BF0A8F" w:rsidP="00392AE5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Для </w:t>
      </w:r>
      <w:r w:rsidR="004F2322" w:rsidRPr="00A10693">
        <w:rPr>
          <w:rFonts w:ascii="Arial" w:hAnsi="Arial" w:cs="Arial"/>
          <w:color w:val="000000" w:themeColor="text1"/>
          <w:szCs w:val="24"/>
        </w:rPr>
        <w:t>пере</w:t>
      </w:r>
      <w:r w:rsidR="004F2322">
        <w:rPr>
          <w:rFonts w:ascii="Arial" w:hAnsi="Arial" w:cs="Arial"/>
          <w:color w:val="000000" w:themeColor="text1"/>
          <w:szCs w:val="24"/>
        </w:rPr>
        <w:t>назначения</w:t>
      </w:r>
      <w:r w:rsidR="004F2322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8B27A7" w:rsidRPr="00A10693">
        <w:rPr>
          <w:rFonts w:ascii="Arial" w:hAnsi="Arial" w:cs="Arial"/>
          <w:color w:val="000000" w:themeColor="text1"/>
          <w:szCs w:val="24"/>
        </w:rPr>
        <w:t>ответственного</w:t>
      </w:r>
      <w:r w:rsidR="00E05689">
        <w:rPr>
          <w:rFonts w:ascii="Arial" w:hAnsi="Arial" w:cs="Arial"/>
          <w:color w:val="000000" w:themeColor="text1"/>
          <w:szCs w:val="24"/>
        </w:rPr>
        <w:t>,</w:t>
      </w:r>
      <w:r w:rsidR="008B27A7" w:rsidRPr="00A10693">
        <w:rPr>
          <w:rFonts w:ascii="Arial" w:hAnsi="Arial" w:cs="Arial"/>
          <w:color w:val="000000" w:themeColor="text1"/>
          <w:szCs w:val="24"/>
        </w:rPr>
        <w:t xml:space="preserve"> руководитель </w:t>
      </w:r>
      <w:r w:rsidRPr="00A10693">
        <w:rPr>
          <w:rFonts w:ascii="Arial" w:hAnsi="Arial" w:cs="Arial"/>
          <w:color w:val="000000" w:themeColor="text1"/>
          <w:szCs w:val="24"/>
        </w:rPr>
        <w:t xml:space="preserve">в транзакции </w:t>
      </w:r>
      <w:r w:rsidR="002B51A2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 xml:space="preserve">Список </w:t>
      </w:r>
      <w:r w:rsidR="005E2F22" w:rsidRPr="00A10693">
        <w:rPr>
          <w:rFonts w:ascii="Arial" w:hAnsi="Arial" w:cs="Arial"/>
          <w:color w:val="000000" w:themeColor="text1"/>
          <w:szCs w:val="24"/>
        </w:rPr>
        <w:t>заявок</w:t>
      </w:r>
      <w:r w:rsidR="002B51A2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392AE5" w:rsidRPr="00392AE5">
        <w:rPr>
          <w:rFonts w:ascii="Arial" w:hAnsi="Arial" w:cs="Arial"/>
          <w:color w:val="000000" w:themeColor="text1"/>
          <w:szCs w:val="24"/>
        </w:rPr>
        <w:t>открывает</w:t>
      </w:r>
      <w:r w:rsidRPr="00A10693">
        <w:rPr>
          <w:rFonts w:ascii="Arial" w:hAnsi="Arial" w:cs="Arial"/>
          <w:color w:val="000000" w:themeColor="text1"/>
          <w:szCs w:val="24"/>
        </w:rPr>
        <w:t xml:space="preserve"> позиции, в которых необходимо изменить группу закупок и нажимает кнопку «</w:t>
      </w:r>
      <w:r w:rsidR="00392AE5">
        <w:rPr>
          <w:rFonts w:ascii="Arial" w:hAnsi="Arial" w:cs="Arial"/>
          <w:color w:val="000000" w:themeColor="text1"/>
          <w:szCs w:val="24"/>
        </w:rPr>
        <w:t>Просмотреть/</w:t>
      </w:r>
      <w:r w:rsidRPr="00A10693">
        <w:rPr>
          <w:rFonts w:ascii="Arial" w:hAnsi="Arial" w:cs="Arial"/>
          <w:color w:val="000000" w:themeColor="text1"/>
          <w:szCs w:val="24"/>
        </w:rPr>
        <w:t xml:space="preserve">Изменить», далее в поле </w:t>
      </w:r>
      <w:r w:rsidR="00446003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Группа закупок</w:t>
      </w:r>
      <w:r w:rsidR="00446003">
        <w:rPr>
          <w:rFonts w:ascii="Arial" w:hAnsi="Arial" w:cs="Arial"/>
          <w:color w:val="000000" w:themeColor="text1"/>
          <w:szCs w:val="24"/>
        </w:rPr>
        <w:t>»</w:t>
      </w:r>
      <w:r w:rsidR="008B27A7" w:rsidRPr="00A10693">
        <w:rPr>
          <w:rFonts w:ascii="Arial" w:hAnsi="Arial" w:cs="Arial"/>
          <w:color w:val="000000" w:themeColor="text1"/>
          <w:szCs w:val="24"/>
        </w:rPr>
        <w:t xml:space="preserve"> позиции заявки</w:t>
      </w:r>
      <w:r w:rsidRPr="00A10693">
        <w:rPr>
          <w:rFonts w:ascii="Arial" w:hAnsi="Arial" w:cs="Arial"/>
          <w:color w:val="000000" w:themeColor="text1"/>
          <w:szCs w:val="24"/>
        </w:rPr>
        <w:t xml:space="preserve"> он указывает но</w:t>
      </w:r>
      <w:r w:rsidR="00392AE5">
        <w:rPr>
          <w:rFonts w:ascii="Arial" w:hAnsi="Arial" w:cs="Arial"/>
          <w:color w:val="000000" w:themeColor="text1"/>
          <w:szCs w:val="24"/>
        </w:rPr>
        <w:t>вого ответственного закупщика.</w:t>
      </w:r>
    </w:p>
    <w:p w14:paraId="6CF90514" w14:textId="44E79ADF" w:rsidR="00E44B14" w:rsidRDefault="00392AE5" w:rsidP="00392AE5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 </w:t>
      </w:r>
      <w:r w:rsidR="00E44B14" w:rsidRPr="00A10693">
        <w:rPr>
          <w:rFonts w:ascii="Arial" w:hAnsi="Arial" w:cs="Arial"/>
          <w:color w:val="000000" w:themeColor="text1"/>
          <w:szCs w:val="24"/>
        </w:rPr>
        <w:t>В режиме изменения заявок на закупку МТР, заявок на закупку работ, услуг руководителю доступны для изменения поля: Группа закупок и Источник поставки (рамочный договор).</w:t>
      </w:r>
    </w:p>
    <w:p w14:paraId="042D3D39" w14:textId="77777777" w:rsidR="00392AE5" w:rsidRPr="00A10693" w:rsidRDefault="00392AE5" w:rsidP="00392AE5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</w:p>
    <w:p w14:paraId="5D405016" w14:textId="6C58FB24" w:rsidR="00CB29F9" w:rsidRPr="00A10693" w:rsidRDefault="00CB29F9" w:rsidP="00CB29F9">
      <w:pPr>
        <w:pStyle w:val="a8"/>
        <w:jc w:val="right"/>
        <w:rPr>
          <w:rFonts w:ascii="Arial" w:hAnsi="Arial" w:cs="Arial"/>
          <w:b/>
          <w:sz w:val="22"/>
        </w:rPr>
      </w:pPr>
      <w:r w:rsidRPr="00A10693">
        <w:rPr>
          <w:rFonts w:ascii="Arial" w:hAnsi="Arial" w:cs="Arial"/>
          <w:b/>
          <w:sz w:val="22"/>
        </w:rPr>
        <w:lastRenderedPageBreak/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12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rPr>
          <w:rFonts w:ascii="Arial" w:hAnsi="Arial" w:cs="Arial"/>
          <w:b/>
          <w:sz w:val="22"/>
        </w:rPr>
        <w:t>. Описание шага «</w:t>
      </w:r>
      <w:r w:rsidR="002D1546">
        <w:rPr>
          <w:rFonts w:ascii="Arial" w:hAnsi="Arial" w:cs="Arial"/>
          <w:b/>
          <w:sz w:val="22"/>
        </w:rPr>
        <w:t>Анализ корректности присвоения закупщика</w:t>
      </w:r>
      <w:r w:rsidRPr="00A10693">
        <w:rPr>
          <w:rFonts w:ascii="Arial" w:hAnsi="Arial" w:cs="Arial"/>
          <w:b/>
          <w:sz w:val="22"/>
        </w:rPr>
        <w:t>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9"/>
        <w:gridCol w:w="1293"/>
        <w:gridCol w:w="1135"/>
        <w:gridCol w:w="3262"/>
        <w:gridCol w:w="1699"/>
        <w:gridCol w:w="1968"/>
      </w:tblGrid>
      <w:tr w:rsidR="008B27A7" w:rsidRPr="00A10693" w14:paraId="6178F20F" w14:textId="77777777" w:rsidTr="00F8304C">
        <w:trPr>
          <w:trHeight w:val="397"/>
          <w:tblHeader/>
        </w:trPr>
        <w:tc>
          <w:tcPr>
            <w:tcW w:w="402" w:type="pct"/>
            <w:shd w:val="clear" w:color="auto" w:fill="FFC000"/>
            <w:vAlign w:val="center"/>
          </w:tcPr>
          <w:p w14:paraId="074D4C77" w14:textId="77777777" w:rsidR="008B27A7" w:rsidRPr="00A10693" w:rsidRDefault="008B27A7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635" w:type="pct"/>
            <w:shd w:val="clear" w:color="auto" w:fill="FFC000"/>
            <w:vAlign w:val="center"/>
          </w:tcPr>
          <w:p w14:paraId="3B7B16FF" w14:textId="77777777" w:rsidR="008B27A7" w:rsidRPr="00A10693" w:rsidRDefault="008B27A7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557" w:type="pct"/>
            <w:shd w:val="clear" w:color="auto" w:fill="FFC000"/>
            <w:vAlign w:val="center"/>
          </w:tcPr>
          <w:p w14:paraId="7C2DFD17" w14:textId="77777777" w:rsidR="008B27A7" w:rsidRPr="00A10693" w:rsidRDefault="008B27A7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1603" w:type="pct"/>
            <w:shd w:val="clear" w:color="auto" w:fill="FFC000"/>
            <w:vAlign w:val="center"/>
          </w:tcPr>
          <w:p w14:paraId="0B534E00" w14:textId="77777777" w:rsidR="008B27A7" w:rsidRPr="00A10693" w:rsidRDefault="008B27A7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835" w:type="pct"/>
            <w:shd w:val="clear" w:color="auto" w:fill="FFC000"/>
            <w:vAlign w:val="center"/>
          </w:tcPr>
          <w:p w14:paraId="15E4062F" w14:textId="77777777" w:rsidR="008B27A7" w:rsidRPr="00A10693" w:rsidRDefault="008B27A7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967" w:type="pct"/>
            <w:shd w:val="clear" w:color="auto" w:fill="FFC000"/>
            <w:vAlign w:val="center"/>
          </w:tcPr>
          <w:p w14:paraId="67CDE4AE" w14:textId="77777777" w:rsidR="008B27A7" w:rsidRPr="00A10693" w:rsidRDefault="008B27A7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8B27A7" w:rsidRPr="00A10693" w14:paraId="26AC4192" w14:textId="77777777" w:rsidTr="00F8304C">
        <w:tc>
          <w:tcPr>
            <w:tcW w:w="402" w:type="pct"/>
          </w:tcPr>
          <w:p w14:paraId="77EB1D0F" w14:textId="42BAE06A" w:rsidR="008B27A7" w:rsidRPr="00A10693" w:rsidRDefault="008B27A7" w:rsidP="004322A8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ПП-10.04.03.01.010</w:t>
            </w:r>
          </w:p>
        </w:tc>
        <w:tc>
          <w:tcPr>
            <w:tcW w:w="635" w:type="pct"/>
          </w:tcPr>
          <w:p w14:paraId="11C6D312" w14:textId="4E39A424" w:rsidR="008B27A7" w:rsidRPr="00A10693" w:rsidRDefault="008B27A7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Заявка на закупку передана в закупку</w:t>
            </w:r>
          </w:p>
          <w:p w14:paraId="139C0E84" w14:textId="77777777" w:rsidR="008B27A7" w:rsidRPr="00A10693" w:rsidRDefault="008B27A7" w:rsidP="004322A8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557" w:type="pct"/>
            <w:shd w:val="clear" w:color="auto" w:fill="auto"/>
          </w:tcPr>
          <w:p w14:paraId="64E5A189" w14:textId="4A1DF4A7" w:rsidR="008B27A7" w:rsidRPr="00A10693" w:rsidRDefault="008B27A7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ME5А</w:t>
            </w:r>
          </w:p>
        </w:tc>
        <w:tc>
          <w:tcPr>
            <w:tcW w:w="1603" w:type="pct"/>
          </w:tcPr>
          <w:p w14:paraId="029F08A0" w14:textId="3843D272" w:rsidR="008B27A7" w:rsidRPr="00A10693" w:rsidRDefault="008B27A7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NB-Заявка на закупку создаваемая ППМ ZNB-Заявка на закупку создаваемая вручную (деблокирована сток-контролером)</w:t>
            </w:r>
          </w:p>
          <w:p w14:paraId="2479B67D" w14:textId="4656280A" w:rsidR="008B27A7" w:rsidRPr="00A10693" w:rsidRDefault="008B27A7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ZOL- Заявка на закупку с ОЛ\ТЗ (деблокирована планировщиком потребности)</w:t>
            </w:r>
          </w:p>
          <w:p w14:paraId="73085E57" w14:textId="0923EC11" w:rsidR="008B27A7" w:rsidRPr="00A10693" w:rsidRDefault="008B27A7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ZUSL- Заявка на закупку работ/услуг (деблокирована планировщиком потребности)</w:t>
            </w:r>
          </w:p>
        </w:tc>
        <w:tc>
          <w:tcPr>
            <w:tcW w:w="835" w:type="pct"/>
          </w:tcPr>
          <w:p w14:paraId="23182BD7" w14:textId="4086C26D" w:rsidR="008B27A7" w:rsidRPr="00A10693" w:rsidRDefault="008B27A7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Заявка на закупку просмотрена руководителем закупщика</w:t>
            </w:r>
            <w:r w:rsidR="00EA4932" w:rsidRPr="00A10693">
              <w:rPr>
                <w:rFonts w:ascii="Arial" w:hAnsi="Arial" w:cs="Arial"/>
                <w:sz w:val="20"/>
              </w:rPr>
              <w:t>, в случае необходимости в заявке изменен ответственный закупщик</w:t>
            </w:r>
          </w:p>
        </w:tc>
        <w:tc>
          <w:tcPr>
            <w:tcW w:w="967" w:type="pct"/>
          </w:tcPr>
          <w:p w14:paraId="715690DF" w14:textId="7373D892" w:rsidR="008B27A7" w:rsidRPr="00A10693" w:rsidRDefault="008B27A7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-Руководитель закупщика УК;</w:t>
            </w:r>
          </w:p>
          <w:p w14:paraId="2100BCF1" w14:textId="0D1887D8" w:rsidR="008B27A7" w:rsidRPr="00A10693" w:rsidRDefault="008B27A7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-Руководитель закупщика БЕ Управление.</w:t>
            </w:r>
          </w:p>
          <w:p w14:paraId="73016948" w14:textId="7593DAF8" w:rsidR="008B27A7" w:rsidRPr="00A10693" w:rsidRDefault="008B27A7" w:rsidP="004322A8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4488D554" w14:textId="77777777" w:rsidR="00D12499" w:rsidRPr="00A10693" w:rsidRDefault="00D12499" w:rsidP="00732420">
      <w:pPr>
        <w:spacing w:after="240" w:line="276" w:lineRule="auto"/>
        <w:ind w:firstLine="567"/>
        <w:rPr>
          <w:rFonts w:ascii="Arial" w:hAnsi="Arial" w:cs="Arial"/>
        </w:rPr>
      </w:pPr>
    </w:p>
    <w:p w14:paraId="1A77F5CD" w14:textId="605FDC63" w:rsidR="005E5A03" w:rsidRPr="00A10693" w:rsidRDefault="005E5A03" w:rsidP="005E5A03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ПП-10.04.03.01.020</w:t>
      </w:r>
      <w:r w:rsidRPr="00A10693">
        <w:rPr>
          <w:rFonts w:cs="Arial"/>
        </w:rPr>
        <w:t xml:space="preserve"> </w:t>
      </w:r>
      <w:r w:rsidRPr="00A10693">
        <w:rPr>
          <w:b/>
          <w:i w:val="0"/>
          <w:caps w:val="0"/>
          <w:sz w:val="24"/>
          <w:szCs w:val="24"/>
        </w:rPr>
        <w:t>Подтверждения принятия заявки на закупку в работу</w:t>
      </w:r>
      <w:r w:rsidRPr="00A10693">
        <w:rPr>
          <w:b/>
          <w:i w:val="0"/>
          <w:sz w:val="24"/>
          <w:szCs w:val="24"/>
        </w:rPr>
        <w:t>.</w:t>
      </w:r>
    </w:p>
    <w:p w14:paraId="4F292086" w14:textId="17251DFB" w:rsidR="00CB29F9" w:rsidRPr="00A10693" w:rsidRDefault="00CB29F9" w:rsidP="00732420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2B8366ED" w14:textId="65DF9C9F" w:rsidR="002616CD" w:rsidRPr="00A10693" w:rsidRDefault="007B7886" w:rsidP="002616CD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З</w:t>
      </w:r>
      <w:r w:rsidR="002616CD" w:rsidRPr="00A10693">
        <w:rPr>
          <w:rFonts w:ascii="Arial" w:hAnsi="Arial" w:cs="Arial"/>
          <w:color w:val="000000" w:themeColor="text1"/>
          <w:szCs w:val="24"/>
        </w:rPr>
        <w:t>акупщик может сформировать отчет по всем заявкам, которые были переданы ему в работу</w:t>
      </w:r>
      <w:r w:rsidR="005E2F22">
        <w:rPr>
          <w:rFonts w:ascii="Arial" w:hAnsi="Arial" w:cs="Arial"/>
          <w:color w:val="000000" w:themeColor="text1"/>
          <w:szCs w:val="24"/>
        </w:rPr>
        <w:t>.</w:t>
      </w:r>
      <w:r w:rsidR="002616CD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5E2F22" w:rsidRPr="00A10693">
        <w:rPr>
          <w:rFonts w:ascii="Arial" w:hAnsi="Arial" w:cs="Arial"/>
          <w:color w:val="000000" w:themeColor="text1"/>
          <w:szCs w:val="24"/>
        </w:rPr>
        <w:t xml:space="preserve">Для </w:t>
      </w:r>
      <w:r w:rsidR="002616CD" w:rsidRPr="00A10693">
        <w:rPr>
          <w:rFonts w:ascii="Arial" w:hAnsi="Arial" w:cs="Arial"/>
          <w:color w:val="000000" w:themeColor="text1"/>
          <w:szCs w:val="24"/>
        </w:rPr>
        <w:t xml:space="preserve">этого </w:t>
      </w:r>
      <w:r w:rsidR="002616CD" w:rsidRPr="00A10693">
        <w:rPr>
          <w:rFonts w:ascii="Arial" w:hAnsi="Arial" w:cs="Arial"/>
        </w:rPr>
        <w:t xml:space="preserve">он запускает транзакцию </w:t>
      </w:r>
      <w:r w:rsidR="001C11CF">
        <w:rPr>
          <w:rFonts w:ascii="Arial" w:hAnsi="Arial" w:cs="Arial"/>
        </w:rPr>
        <w:t>«</w:t>
      </w:r>
      <w:r w:rsidR="008D7D74" w:rsidRPr="00A10693">
        <w:rPr>
          <w:rFonts w:ascii="Arial" w:hAnsi="Arial" w:cs="Arial"/>
        </w:rPr>
        <w:t>Групповое деблокирование заявок</w:t>
      </w:r>
      <w:r w:rsidR="001C11CF">
        <w:rPr>
          <w:rFonts w:ascii="Arial" w:hAnsi="Arial" w:cs="Arial"/>
        </w:rPr>
        <w:t>»</w:t>
      </w:r>
      <w:r w:rsidR="008D7D74" w:rsidRPr="00A10693">
        <w:rPr>
          <w:rFonts w:ascii="Arial" w:hAnsi="Arial" w:cs="Arial"/>
        </w:rPr>
        <w:t xml:space="preserve"> (</w:t>
      </w:r>
      <w:bookmarkStart w:id="972" w:name="_Hlk520633376"/>
      <w:r w:rsidR="00561CFB">
        <w:rPr>
          <w:rFonts w:ascii="Arial" w:hAnsi="Arial" w:cs="Arial"/>
        </w:rPr>
        <w:t xml:space="preserve">Разработка </w:t>
      </w:r>
      <w:r w:rsidR="000C668C">
        <w:rPr>
          <w:rFonts w:ascii="Arial" w:hAnsi="Arial" w:cs="Arial"/>
          <w:color w:val="000000" w:themeColor="text1"/>
        </w:rPr>
        <w:t>MM06</w:t>
      </w:r>
      <w:r w:rsidR="000C668C">
        <w:rPr>
          <w:rFonts w:ascii="Arial" w:hAnsi="Arial" w:cs="Arial"/>
        </w:rPr>
        <w:t xml:space="preserve"> «</w:t>
      </w:r>
      <w:bookmarkEnd w:id="972"/>
      <w:r w:rsidR="00607E9D" w:rsidRPr="00607E9D">
        <w:rPr>
          <w:rFonts w:ascii="Arial" w:hAnsi="Arial" w:cs="Arial"/>
        </w:rPr>
        <w:t>Инструмент для массового деблокирования заявок на списание и заявок на закупку. Отчет на базе отчета ME55 с возможностью группового деблокирования позиций заявок и отклонения заявок с указанием причины отклонения из справочника причи</w:t>
      </w:r>
      <w:r w:rsidR="00607E9D">
        <w:rPr>
          <w:rFonts w:ascii="Arial" w:hAnsi="Arial" w:cs="Arial"/>
        </w:rPr>
        <w:t>н</w:t>
      </w:r>
      <w:r w:rsidR="000C668C">
        <w:rPr>
          <w:rFonts w:ascii="Arial" w:hAnsi="Arial" w:cs="Arial"/>
        </w:rPr>
        <w:t>»</w:t>
      </w:r>
      <w:r w:rsidR="00607E9D">
        <w:rPr>
          <w:rFonts w:ascii="Arial" w:hAnsi="Arial" w:cs="Arial"/>
        </w:rPr>
        <w:t xml:space="preserve"> разработка включена в КД </w:t>
      </w:r>
      <w:r w:rsidR="00D2138A">
        <w:rPr>
          <w:rFonts w:ascii="Arial" w:hAnsi="Arial" w:cs="Arial"/>
        </w:rPr>
        <w:t>ERP.</w:t>
      </w:r>
      <w:ins w:id="973" w:author="SintsovaMA" w:date="2021-03-22T17:25:00Z">
        <w:r w:rsidR="003F4990" w:rsidRPr="003F4990">
          <w:rPr>
            <w:rFonts w:ascii="Arial" w:hAnsi="Arial" w:cs="Arial"/>
            <w:rPrChange w:author="SintsovaMA" w:date="2021-03-22T17:25:00Z" w:id="974">
              <w:rPr>
                <w:rFonts w:ascii="Arial" w:hAnsi="Arial" w:cs="Arial"/>
                <w:lang w:val="en-US"/>
              </w:rPr>
            </w:rPrChange>
          </w:rPr>
          <w:t>13.</w:t>
        </w:r>
      </w:ins>
      <w:r w:rsidR="00D2138A">
        <w:rPr>
          <w:rFonts w:ascii="Arial" w:hAnsi="Arial" w:cs="Arial"/>
        </w:rPr>
        <w:t>9</w:t>
      </w:r>
      <w:ins w:id="975" w:author="SintsovaMA" w:date="2021-03-22T17:25:00Z">
        <w:r w:rsidR="003F4990" w:rsidRPr="003F4990">
          <w:rPr>
            <w:rFonts w:ascii="Arial" w:hAnsi="Arial" w:cs="Arial"/>
            <w:rPrChange w:author="SintsovaMA" w:date="2021-03-22T17:25:00Z" w:id="976">
              <w:rPr>
                <w:rFonts w:ascii="Arial" w:hAnsi="Arial" w:cs="Arial"/>
                <w:lang w:val="en-US"/>
              </w:rPr>
            </w:rPrChange>
          </w:rPr>
          <w:t>_2_</w:t>
        </w:r>
      </w:ins>
      <w:del w:id="977" w:author="SintsovaMA" w:date="2021-03-22T17:25:00Z">
        <w:r w:rsidR="00D2138A" w:rsidDel="003F4990">
          <w:rPr>
            <w:rFonts w:ascii="Arial" w:hAnsi="Arial" w:cs="Arial"/>
          </w:rPr>
          <w:delText>.</w:delText>
        </w:r>
        <w:r w:rsidR="00607E9D" w:rsidRPr="00607E9D" w:rsidDel="003F4990">
          <w:rPr>
            <w:rFonts w:ascii="Arial" w:hAnsi="Arial" w:cs="Arial"/>
          </w:rPr>
          <w:delText>1.</w:delText>
        </w:r>
      </w:del>
      <w:r w:rsidR="00607E9D" w:rsidRPr="00607E9D">
        <w:rPr>
          <w:rFonts w:ascii="Arial" w:hAnsi="Arial" w:cs="Arial"/>
        </w:rPr>
        <w:t>58</w:t>
      </w:r>
      <w:ins w:id="978" w:author="SintsovaMA" w:date="2021-03-22T17:25:00Z">
        <w:r w:rsidR="003F4990" w:rsidRPr="003F4990">
          <w:rPr>
            <w:rFonts w:ascii="Arial" w:hAnsi="Arial" w:cs="Arial"/>
            <w:rPrChange w:author="SintsovaMA" w:date="2021-03-22T17:25:00Z" w:id="979">
              <w:rPr>
                <w:rFonts w:ascii="Arial" w:hAnsi="Arial" w:cs="Arial"/>
                <w:lang w:val="en-US"/>
              </w:rPr>
            </w:rPrChange>
          </w:rPr>
          <w:t>_</w:t>
        </w:r>
        <w:r w:rsidR="003F4990">
          <w:rPr>
            <w:rFonts w:ascii="Arial" w:hAnsi="Arial" w:cs="Arial"/>
            <w:lang w:val="en-US"/>
          </w:rPr>
          <w:t>MM</w:t>
        </w:r>
      </w:ins>
      <w:r w:rsidR="00607E9D" w:rsidRPr="00607E9D">
        <w:rPr>
          <w:rFonts w:ascii="Arial" w:hAnsi="Arial" w:cs="Arial"/>
        </w:rPr>
        <w:t xml:space="preserve"> </w:t>
      </w:r>
      <w:r w:rsidR="00607E9D">
        <w:rPr>
          <w:rFonts w:ascii="Arial" w:hAnsi="Arial" w:cs="Arial"/>
        </w:rPr>
        <w:t>«</w:t>
      </w:r>
      <w:r w:rsidR="00607E9D" w:rsidRPr="00607E9D">
        <w:rPr>
          <w:rFonts w:ascii="Arial" w:hAnsi="Arial" w:cs="Arial"/>
        </w:rPr>
        <w:t>Планирование обеспечения МТР, работами и услугами</w:t>
      </w:r>
      <w:r w:rsidR="00607E9D">
        <w:rPr>
          <w:rFonts w:ascii="Arial" w:hAnsi="Arial" w:cs="Arial"/>
        </w:rPr>
        <w:t>»</w:t>
      </w:r>
      <w:r w:rsidR="000C668C" w:rsidRPr="00350C2C">
        <w:rPr>
          <w:rFonts w:ascii="Arial" w:hAnsi="Arial" w:cs="Arial"/>
        </w:rPr>
        <w:t>)</w:t>
      </w:r>
      <w:r w:rsidR="005E2F22">
        <w:rPr>
          <w:rFonts w:ascii="Arial" w:hAnsi="Arial" w:cs="Arial"/>
        </w:rPr>
        <w:t>.</w:t>
      </w:r>
      <w:r w:rsidR="002616CD" w:rsidRPr="00A10693">
        <w:rPr>
          <w:rFonts w:ascii="Arial" w:hAnsi="Arial" w:cs="Arial"/>
        </w:rPr>
        <w:t xml:space="preserve"> О</w:t>
      </w:r>
      <w:r w:rsidR="002616CD" w:rsidRPr="00A10693">
        <w:rPr>
          <w:rFonts w:ascii="Arial" w:hAnsi="Arial" w:cs="Arial"/>
          <w:color w:val="000000" w:themeColor="text1"/>
          <w:szCs w:val="24"/>
        </w:rPr>
        <w:t xml:space="preserve">тчет формируется </w:t>
      </w:r>
      <w:r w:rsidR="00FA5485" w:rsidRPr="00A10693">
        <w:rPr>
          <w:rFonts w:ascii="Arial" w:hAnsi="Arial" w:cs="Arial"/>
          <w:color w:val="000000" w:themeColor="text1"/>
          <w:szCs w:val="24"/>
        </w:rPr>
        <w:t xml:space="preserve">с детализацией по позициям заявок на закупку </w:t>
      </w:r>
      <w:r w:rsidR="002616CD" w:rsidRPr="00A10693">
        <w:rPr>
          <w:rFonts w:ascii="Arial" w:hAnsi="Arial" w:cs="Arial"/>
          <w:color w:val="000000" w:themeColor="text1"/>
          <w:szCs w:val="24"/>
        </w:rPr>
        <w:t xml:space="preserve">в рамках </w:t>
      </w:r>
      <w:r w:rsidR="00FA5485">
        <w:rPr>
          <w:rFonts w:ascii="Arial" w:hAnsi="Arial" w:cs="Arial"/>
          <w:color w:val="000000" w:themeColor="text1"/>
          <w:szCs w:val="24"/>
        </w:rPr>
        <w:t>закупочной организации</w:t>
      </w:r>
      <w:r w:rsidR="002616CD" w:rsidRPr="00A10693">
        <w:rPr>
          <w:rFonts w:ascii="Arial" w:hAnsi="Arial" w:cs="Arial"/>
          <w:color w:val="000000" w:themeColor="text1"/>
          <w:szCs w:val="24"/>
        </w:rPr>
        <w:t xml:space="preserve">, присвоенной закупщику. </w:t>
      </w:r>
    </w:p>
    <w:p w14:paraId="2F0140BD" w14:textId="6A8973B7" w:rsidR="007B7886" w:rsidRPr="00A10693" w:rsidRDefault="007B7886" w:rsidP="00AE76A0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Закупщик должен принять заявку на закупку в работу не позднее даты деблокирования</w:t>
      </w:r>
      <w:r w:rsidR="008B6BF7" w:rsidRPr="00A10693">
        <w:rPr>
          <w:rFonts w:ascii="Arial" w:hAnsi="Arial" w:cs="Arial"/>
          <w:color w:val="000000" w:themeColor="text1"/>
          <w:szCs w:val="24"/>
        </w:rPr>
        <w:t>, указанной в позиции заявки на закупку</w:t>
      </w:r>
      <w:r w:rsidRPr="00A10693">
        <w:rPr>
          <w:rFonts w:ascii="Arial" w:hAnsi="Arial" w:cs="Arial"/>
          <w:color w:val="000000" w:themeColor="text1"/>
          <w:szCs w:val="24"/>
        </w:rPr>
        <w:t xml:space="preserve">. Дата деблокирования в заявке рассчитывается на основании заданных в системе сроков обеспечения потребности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LT</w:t>
      </w:r>
      <w:r w:rsidR="008B6BF7" w:rsidRPr="00A10693">
        <w:rPr>
          <w:rFonts w:ascii="Arial" w:hAnsi="Arial" w:cs="Arial"/>
          <w:color w:val="000000" w:themeColor="text1"/>
          <w:szCs w:val="24"/>
        </w:rPr>
        <w:t>.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8B6BF7" w:rsidRPr="00A10693">
        <w:rPr>
          <w:rFonts w:ascii="Arial" w:hAnsi="Arial" w:cs="Arial"/>
          <w:color w:val="000000" w:themeColor="text1"/>
          <w:szCs w:val="24"/>
        </w:rPr>
        <w:t>Д</w:t>
      </w:r>
      <w:r w:rsidRPr="00A10693">
        <w:rPr>
          <w:rFonts w:ascii="Arial" w:hAnsi="Arial" w:cs="Arial"/>
          <w:color w:val="000000" w:themeColor="text1"/>
          <w:szCs w:val="24"/>
        </w:rPr>
        <w:t xml:space="preserve">ля срочных потребностей дата деблокирования равна дате создания заявки плюс срок принятия заявки в работу закупщиком, зафиксированный в регламенте </w:t>
      </w:r>
      <w:r w:rsidR="0081553D">
        <w:rPr>
          <w:rFonts w:ascii="Arial" w:hAnsi="Arial" w:cs="Arial"/>
          <w:color w:val="000000" w:themeColor="text1"/>
          <w:szCs w:val="24"/>
        </w:rPr>
        <w:t>«</w:t>
      </w:r>
      <w:r w:rsidR="008B6BF7" w:rsidRPr="00A10693">
        <w:rPr>
          <w:rFonts w:ascii="Arial" w:hAnsi="Arial" w:cs="Arial"/>
          <w:color w:val="000000" w:themeColor="text1"/>
          <w:szCs w:val="24"/>
        </w:rPr>
        <w:t>Временный регламент выполнения закупки и заключения договора</w:t>
      </w:r>
      <w:r w:rsidR="0081553D">
        <w:rPr>
          <w:rFonts w:ascii="Arial" w:hAnsi="Arial" w:cs="Arial"/>
          <w:color w:val="000000" w:themeColor="text1"/>
          <w:szCs w:val="24"/>
        </w:rPr>
        <w:t>»</w:t>
      </w:r>
      <w:r w:rsidR="002B6335">
        <w:rPr>
          <w:rFonts w:ascii="Arial" w:hAnsi="Arial" w:cs="Arial"/>
          <w:color w:val="000000" w:themeColor="text1"/>
          <w:szCs w:val="24"/>
        </w:rPr>
        <w:t xml:space="preserve"> (разработка </w:t>
      </w:r>
      <w:r w:rsidR="002B6335" w:rsidRPr="00B74954">
        <w:rPr>
          <w:rFonts w:ascii="Arial" w:hAnsi="Arial" w:cs="Arial"/>
          <w:color w:val="000000" w:themeColor="text1"/>
          <w:szCs w:val="24"/>
        </w:rPr>
        <w:t>MM02 «</w:t>
      </w:r>
      <w:r w:rsidR="00F121EB" w:rsidRPr="00F121EB">
        <w:rPr>
          <w:rFonts w:ascii="Arial" w:hAnsi="Arial" w:cs="Arial"/>
          <w:color w:val="000000" w:themeColor="text1"/>
          <w:szCs w:val="24"/>
        </w:rPr>
        <w:t>Автоматическое проставление индикатора срочности в потребности/Заявки на списание/Заявки на закупки</w:t>
      </w:r>
      <w:r w:rsidR="002B6335" w:rsidRPr="00B74954">
        <w:rPr>
          <w:rFonts w:ascii="Arial" w:hAnsi="Arial" w:cs="Arial"/>
          <w:color w:val="000000" w:themeColor="text1"/>
          <w:szCs w:val="24"/>
        </w:rPr>
        <w:t>»</w:t>
      </w:r>
      <w:r w:rsidR="00F121EB">
        <w:rPr>
          <w:rFonts w:ascii="Arial" w:hAnsi="Arial" w:cs="Arial"/>
          <w:color w:val="000000" w:themeColor="text1"/>
          <w:szCs w:val="24"/>
        </w:rPr>
        <w:t xml:space="preserve"> включена в КД </w:t>
      </w:r>
      <w:r w:rsidR="00D2138A">
        <w:rPr>
          <w:rFonts w:ascii="Arial" w:hAnsi="Arial" w:cs="Arial"/>
          <w:color w:val="000000" w:themeColor="text1"/>
          <w:szCs w:val="24"/>
        </w:rPr>
        <w:t>ERP.</w:t>
      </w:r>
      <w:ins w:id="980" w:author="SintsovaMA" w:date="2021-03-22T17:25:00Z">
        <w:r w:rsidR="003F4990" w:rsidRPr="003F4990">
          <w:rPr>
            <w:rFonts w:ascii="Arial" w:hAnsi="Arial" w:cs="Arial"/>
            <w:color w:val="000000" w:themeColor="text1"/>
            <w:szCs w:val="24"/>
            <w:rPrChange w:author="SintsovaMA" w:date="2021-03-22T17:25:00Z" w:id="981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13.</w:t>
        </w:r>
      </w:ins>
      <w:r w:rsidR="00D2138A">
        <w:rPr>
          <w:rFonts w:ascii="Arial" w:hAnsi="Arial" w:cs="Arial"/>
          <w:color w:val="000000" w:themeColor="text1"/>
          <w:szCs w:val="24"/>
        </w:rPr>
        <w:t>9</w:t>
      </w:r>
      <w:ins w:id="982" w:author="SintsovaMA" w:date="2021-03-22T17:25:00Z">
        <w:r w:rsidR="003F4990" w:rsidRPr="003F4990">
          <w:rPr>
            <w:rFonts w:ascii="Arial" w:hAnsi="Arial" w:cs="Arial"/>
            <w:color w:val="000000" w:themeColor="text1"/>
            <w:szCs w:val="24"/>
            <w:rPrChange w:author="SintsovaMA" w:date="2021-03-22T17:25:00Z" w:id="983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_2_</w:t>
        </w:r>
      </w:ins>
      <w:del w:id="984" w:author="SintsovaMA" w:date="2021-03-22T17:25:00Z">
        <w:r w:rsidR="00D2138A" w:rsidDel="003F4990">
          <w:rPr>
            <w:rFonts w:ascii="Arial" w:hAnsi="Arial" w:cs="Arial"/>
            <w:color w:val="000000" w:themeColor="text1"/>
            <w:szCs w:val="24"/>
          </w:rPr>
          <w:delText>.</w:delText>
        </w:r>
        <w:r w:rsidR="00F121EB" w:rsidRPr="00F121EB" w:rsidDel="003F4990">
          <w:rPr>
            <w:rFonts w:ascii="Arial" w:hAnsi="Arial" w:cs="Arial"/>
            <w:color w:val="000000" w:themeColor="text1"/>
            <w:szCs w:val="24"/>
          </w:rPr>
          <w:delText>1.</w:delText>
        </w:r>
      </w:del>
      <w:r w:rsidR="00F121EB" w:rsidRPr="00F121EB">
        <w:rPr>
          <w:rFonts w:ascii="Arial" w:hAnsi="Arial" w:cs="Arial"/>
          <w:color w:val="000000" w:themeColor="text1"/>
          <w:szCs w:val="24"/>
        </w:rPr>
        <w:t>58</w:t>
      </w:r>
      <w:ins w:id="985" w:author="SintsovaMA" w:date="2021-03-22T17:25:00Z">
        <w:r w:rsidR="003F4990" w:rsidRPr="003F4990">
          <w:rPr>
            <w:rFonts w:ascii="Arial" w:hAnsi="Arial" w:cs="Arial"/>
            <w:color w:val="000000" w:themeColor="text1"/>
            <w:szCs w:val="24"/>
            <w:rPrChange w:author="SintsovaMA" w:date="2021-03-22T17:25:00Z" w:id="986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</w:t>
        </w:r>
        <w:r w:rsidR="003F4990">
          <w:rPr>
            <w:rFonts w:ascii="Arial" w:hAnsi="Arial" w:cs="Arial"/>
            <w:color w:val="000000" w:themeColor="text1"/>
            <w:szCs w:val="24"/>
            <w:lang w:val="en-US"/>
          </w:rPr>
          <w:t>MM</w:t>
        </w:r>
      </w:ins>
      <w:r w:rsidR="00F121EB" w:rsidRPr="00F121EB">
        <w:rPr>
          <w:rFonts w:ascii="Arial" w:hAnsi="Arial" w:cs="Arial"/>
          <w:color w:val="000000" w:themeColor="text1"/>
          <w:szCs w:val="24"/>
        </w:rPr>
        <w:t xml:space="preserve"> </w:t>
      </w:r>
      <w:r w:rsidR="00F121EB">
        <w:rPr>
          <w:rFonts w:ascii="Arial" w:hAnsi="Arial" w:cs="Arial"/>
          <w:color w:val="000000" w:themeColor="text1"/>
          <w:szCs w:val="24"/>
        </w:rPr>
        <w:t>«</w:t>
      </w:r>
      <w:r w:rsidR="00F121EB" w:rsidRPr="00F121EB">
        <w:rPr>
          <w:rFonts w:ascii="Arial" w:hAnsi="Arial" w:cs="Arial"/>
          <w:color w:val="000000" w:themeColor="text1"/>
          <w:szCs w:val="24"/>
        </w:rPr>
        <w:t>Планирование обеспечения МТР работами и услугами</w:t>
      </w:r>
      <w:r w:rsidR="00F121EB">
        <w:rPr>
          <w:rFonts w:ascii="Arial" w:hAnsi="Arial" w:cs="Arial"/>
          <w:color w:val="000000" w:themeColor="text1"/>
          <w:szCs w:val="24"/>
        </w:rPr>
        <w:t>»</w:t>
      </w:r>
      <w:r w:rsidR="002B6335">
        <w:rPr>
          <w:rFonts w:ascii="Arial" w:hAnsi="Arial" w:cs="Arial"/>
          <w:color w:val="000000" w:themeColor="text1"/>
          <w:szCs w:val="24"/>
        </w:rPr>
        <w:t>)</w:t>
      </w:r>
      <w:r w:rsidR="008B6BF7" w:rsidRPr="00A10693">
        <w:rPr>
          <w:rFonts w:ascii="Arial" w:hAnsi="Arial" w:cs="Arial"/>
          <w:color w:val="000000" w:themeColor="text1"/>
          <w:szCs w:val="24"/>
        </w:rPr>
        <w:t xml:space="preserve">. </w:t>
      </w:r>
      <w:r w:rsidR="00086FC8">
        <w:rPr>
          <w:rFonts w:ascii="Arial" w:hAnsi="Arial" w:cs="Arial"/>
          <w:color w:val="000000" w:themeColor="text1"/>
          <w:szCs w:val="24"/>
        </w:rPr>
        <w:t xml:space="preserve">Плановая </w:t>
      </w:r>
      <w:r w:rsidR="00086FC8" w:rsidRPr="00A10693">
        <w:rPr>
          <w:rFonts w:ascii="Arial" w:hAnsi="Arial" w:cs="Arial"/>
          <w:color w:val="000000" w:themeColor="text1"/>
          <w:szCs w:val="24"/>
        </w:rPr>
        <w:t xml:space="preserve">дата </w:t>
      </w:r>
      <w:r w:rsidR="008B6BF7" w:rsidRPr="00A10693">
        <w:rPr>
          <w:rFonts w:ascii="Arial" w:hAnsi="Arial" w:cs="Arial"/>
          <w:color w:val="000000" w:themeColor="text1"/>
          <w:szCs w:val="24"/>
        </w:rPr>
        <w:t>деблокирования является</w:t>
      </w:r>
      <w:r w:rsidR="003D6618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086FC8">
        <w:rPr>
          <w:rFonts w:ascii="Arial" w:hAnsi="Arial" w:cs="Arial"/>
          <w:color w:val="000000" w:themeColor="text1"/>
          <w:szCs w:val="24"/>
        </w:rPr>
        <w:t>требуемой</w:t>
      </w:r>
      <w:r w:rsidR="00086FC8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8B6BF7" w:rsidRPr="00A10693">
        <w:rPr>
          <w:rFonts w:ascii="Arial" w:hAnsi="Arial" w:cs="Arial"/>
          <w:color w:val="000000" w:themeColor="text1"/>
          <w:szCs w:val="24"/>
        </w:rPr>
        <w:t>датой принятия заявки на закупку в работу закупщиком.</w:t>
      </w:r>
    </w:p>
    <w:p w14:paraId="0C513397" w14:textId="2FDA1C05" w:rsidR="0062246C" w:rsidRDefault="0046793A" w:rsidP="005C3C3A">
      <w:pPr>
        <w:rPr>
          <w:ins w:id="987" w:author="Paramonova Elena" w:date="2021-02-18T15:25:00Z"/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>В случае необходимости</w:t>
      </w:r>
      <w:r w:rsidR="00086FC8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закупщик из отчета </w:t>
      </w:r>
      <w:r w:rsidR="0081553D">
        <w:rPr>
          <w:rFonts w:ascii="Arial" w:hAnsi="Arial" w:cs="Arial"/>
          <w:color w:val="000000" w:themeColor="text1"/>
          <w:szCs w:val="24"/>
        </w:rPr>
        <w:t>«</w:t>
      </w:r>
      <w:r w:rsidR="008D7D74" w:rsidRPr="00A10693">
        <w:rPr>
          <w:rFonts w:ascii="Arial" w:hAnsi="Arial" w:cs="Arial"/>
        </w:rPr>
        <w:t>Групповое деблокирование заявок</w:t>
      </w:r>
      <w:r w:rsidR="0081553D">
        <w:rPr>
          <w:rFonts w:ascii="Arial" w:hAnsi="Arial" w:cs="Arial"/>
        </w:rPr>
        <w:t>»</w:t>
      </w:r>
      <w:r w:rsidRPr="00A10693">
        <w:rPr>
          <w:rFonts w:ascii="Arial" w:hAnsi="Arial" w:cs="Arial"/>
        </w:rPr>
        <w:t>, может открыть заявку в режиме просмотра</w:t>
      </w:r>
      <w:r w:rsidR="006B701D" w:rsidRPr="00A10693">
        <w:rPr>
          <w:rFonts w:ascii="Arial" w:hAnsi="Arial" w:cs="Arial"/>
        </w:rPr>
        <w:t>/</w:t>
      </w:r>
      <w:r w:rsidRPr="00A10693">
        <w:rPr>
          <w:rFonts w:ascii="Arial" w:hAnsi="Arial" w:cs="Arial"/>
        </w:rPr>
        <w:t xml:space="preserve">изменения. Документы, приложенные к заявке для обоснования закупки (ТЗ, ОЛ и др. документы согласно </w:t>
      </w:r>
      <w:r w:rsidR="0040421F">
        <w:rPr>
          <w:rFonts w:ascii="Arial" w:hAnsi="Arial" w:cs="Arial"/>
        </w:rPr>
        <w:t>«</w:t>
      </w:r>
      <w:r w:rsidRPr="00A10693">
        <w:rPr>
          <w:rFonts w:ascii="Arial" w:hAnsi="Arial" w:cs="Arial"/>
        </w:rPr>
        <w:t>Временной инструкции по регистрации потребности в МТР работах и услугах</w:t>
      </w:r>
      <w:r w:rsidR="0040421F">
        <w:rPr>
          <w:rFonts w:ascii="Arial" w:hAnsi="Arial" w:cs="Arial"/>
        </w:rPr>
        <w:t>»</w:t>
      </w:r>
      <w:r w:rsidRPr="00A10693">
        <w:rPr>
          <w:rFonts w:ascii="Arial" w:hAnsi="Arial" w:cs="Arial"/>
        </w:rPr>
        <w:t xml:space="preserve">) закупщик может просмотреть в ракурсе Вложения. </w:t>
      </w:r>
    </w:p>
    <w:p w14:paraId="5D71A8CE" w14:textId="77777777" w:rsidR="0062246C" w:rsidRDefault="0062246C" w:rsidP="005C3C3A">
      <w:pPr>
        <w:rPr>
          <w:ins w:id="988" w:author="Paramonova Elena" w:date="2021-02-18T15:25:00Z"/>
          <w:rFonts w:ascii="Arial" w:hAnsi="Arial" w:cs="Arial"/>
        </w:rPr>
      </w:pPr>
    </w:p>
    <w:p w14:paraId="7E369AE3" w14:textId="5672445D" w:rsidR="005C3C3A" w:rsidRPr="00F66738" w:rsidRDefault="001F4C7B">
      <w:pPr>
        <w:spacing w:line="276" w:lineRule="auto"/>
        <w:ind w:firstLine="708"/>
        <w:rPr>
          <w:ins w:id="989" w:author="Paramonova Elena" w:date="2021-02-18T15:21:00Z"/>
          <w:rFonts w:ascii="Arial" w:hAnsi="Arial" w:cs="Arial"/>
          <w:rPrChange w:id="990" w:author="Paramonova Elena" w:date="2021-02-20T14:53:00Z">
            <w:rPr>
              <w:ins w:id="991" w:author="Paramonova Elena" w:date="2021-02-18T15:21:00Z"/>
              <w:rFonts w:ascii="Arial" w:hAnsi="Arial" w:cs="Arial"/>
              <w:color w:val="000000" w:themeColor="text1"/>
              <w:szCs w:val="24"/>
            </w:rPr>
          </w:rPrChange>
        </w:rPr>
        <w:pPrChange w:id="992" w:author="Paramonova Elena" w:date="2021-02-20T14:53:00Z">
          <w:pPr/>
        </w:pPrChange>
      </w:pPr>
      <w:ins w:id="993" w:author="Paramonova Elena" w:date="2021-02-18T10:53:00Z">
        <w:r w:rsidRPr="00C4252F">
          <w:rPr>
            <w:rFonts w:ascii="Arial" w:hAnsi="Arial" w:cs="Arial"/>
          </w:rPr>
          <w:t xml:space="preserve">При этом </w:t>
        </w:r>
      </w:ins>
      <w:ins w:id="994" w:author="Paramonova Elena" w:date="2021-02-18T15:22:00Z">
        <w:r w:rsidR="005C3C3A" w:rsidRPr="00C4252F">
          <w:rPr>
            <w:rFonts w:ascii="Arial" w:hAnsi="Arial" w:cs="Arial"/>
          </w:rPr>
          <w:t>е</w:t>
        </w:r>
      </w:ins>
      <w:ins w:id="995" w:author="Paramonova Elena" w:date="2021-02-18T15:21:00Z">
        <w:r w:rsidR="005C3C3A" w:rsidRPr="00F66738">
          <w:rPr>
            <w:rFonts w:ascii="Arial" w:hAnsi="Arial" w:cs="Arial"/>
            <w:rPrChange w:author="Paramonova Elena" w:date="2021-02-20T14:53:00Z" w:id="996">
              <w:rPr>
                <w:rFonts w:ascii="Arial" w:hAnsi="Arial" w:cs="Arial"/>
                <w:color w:val="000000" w:themeColor="text1"/>
                <w:szCs w:val="24"/>
              </w:rPr>
            </w:rPrChange>
          </w:rPr>
          <w:t xml:space="preserve">сли заявка на закупку деблокирована всеми участниками процесса деблокирования, то запрещено удалять в заявке связь между карточкой DMS и позицией заявки, а также в самом документе DMS удалять связь с деблокированной заявкой на закупку. </w:t>
        </w:r>
      </w:ins>
      <w:ins w:id="997" w:author="Paramonova Elena" w:date="2021-02-18T15:23:00Z">
        <w:r w:rsidR="005C3C3A" w:rsidRPr="00F66738">
          <w:rPr>
            <w:rFonts w:ascii="Arial" w:hAnsi="Arial" w:cs="Arial"/>
            <w:rPrChange w:author="Paramonova Elena" w:date="2021-02-20T14:53:00Z" w:id="998">
              <w:rPr>
                <w:rFonts w:ascii="Arial" w:hAnsi="Arial" w:cs="Arial"/>
                <w:color w:val="000000" w:themeColor="text1"/>
                <w:szCs w:val="24"/>
              </w:rPr>
            </w:rPrChange>
          </w:rPr>
          <w:lastRenderedPageBreak/>
          <w:t xml:space="preserve">Также невозможно </w:t>
        </w:r>
      </w:ins>
      <w:ins w:id="999" w:author="Paramonova Elena" w:date="2021-02-18T15:21:00Z">
        <w:r w:rsidR="005C3C3A" w:rsidRPr="00F66738">
          <w:rPr>
            <w:rFonts w:ascii="Arial" w:hAnsi="Arial" w:cs="Arial"/>
            <w:rPrChange w:author="Paramonova Elena" w:date="2021-02-20T14:53:00Z" w:id="1000">
              <w:rPr>
                <w:rFonts w:ascii="Arial" w:hAnsi="Arial" w:cs="Arial"/>
                <w:color w:val="000000" w:themeColor="text1"/>
                <w:szCs w:val="24"/>
              </w:rPr>
            </w:rPrChange>
          </w:rPr>
          <w:t>удалить вложенные в карточку DMS документы, если хоть одна заявка, связанная</w:t>
        </w:r>
        <w:r w:rsidR="00F66738" w:rsidRPr="00C4252F">
          <w:rPr>
            <w:rFonts w:ascii="Arial" w:hAnsi="Arial" w:cs="Arial"/>
          </w:rPr>
          <w:t xml:space="preserve"> с ней полностью деблокирована (Разработка </w:t>
        </w:r>
      </w:ins>
      <w:ins w:id="1001" w:author="Paramonova Elena" w:date="2021-02-20T14:56:00Z">
        <w:r w:rsidR="00F66738">
          <w:rPr>
            <w:rFonts w:ascii="Arial" w:hAnsi="Arial" w:cs="Arial"/>
          </w:rPr>
          <w:t xml:space="preserve">MM207 </w:t>
        </w:r>
        <w:r w:rsidR="00F66738" w:rsidRPr="00F66738">
          <w:rPr>
            <w:rFonts w:ascii="Arial" w:hAnsi="Arial" w:cs="Arial"/>
          </w:rPr>
          <w:t>Запрет удаления вложения в заявке на закупку</w:t>
        </w:r>
        <w:r w:rsidR="00F66738">
          <w:rPr>
            <w:rFonts w:ascii="Arial" w:hAnsi="Arial" w:cs="Arial"/>
          </w:rPr>
          <w:t>).</w:t>
        </w:r>
      </w:ins>
    </w:p>
    <w:p w14:paraId="0FE0F6E5" w14:textId="77777777" w:rsidR="005C3C3A" w:rsidRPr="00F66738" w:rsidRDefault="005C3C3A">
      <w:pPr>
        <w:spacing w:line="276" w:lineRule="auto"/>
        <w:ind w:firstLine="708"/>
        <w:rPr>
          <w:ins w:id="1002" w:author="Paramonova Elena" w:date="2021-02-18T15:21:00Z"/>
          <w:rFonts w:ascii="Arial" w:hAnsi="Arial" w:cs="Arial"/>
          <w:rPrChange w:id="1003" w:author="Paramonova Elena" w:date="2021-02-20T14:53:00Z">
            <w:rPr>
              <w:ins w:id="1004" w:author="Paramonova Elena" w:date="2021-02-18T15:21:00Z"/>
              <w:rFonts w:ascii="Arial" w:hAnsi="Arial" w:cs="Arial"/>
              <w:color w:val="000000" w:themeColor="text1"/>
              <w:szCs w:val="24"/>
            </w:rPr>
          </w:rPrChange>
        </w:rPr>
        <w:pPrChange w:id="1005" w:author="Paramonova Elena" w:date="2021-02-20T14:53:00Z">
          <w:pPr/>
        </w:pPrChange>
      </w:pPr>
    </w:p>
    <w:p w14:paraId="446C6F8E" w14:textId="0BEFE204" w:rsidR="005C3C3A" w:rsidRPr="00C4252F" w:rsidRDefault="005C3C3A">
      <w:pPr>
        <w:spacing w:line="276" w:lineRule="auto"/>
        <w:ind w:firstLine="708"/>
        <w:rPr>
          <w:ins w:id="1006" w:author="Paramonova Elena" w:date="2021-02-18T16:06:00Z"/>
          <w:rFonts w:ascii="Arial" w:hAnsi="Arial" w:cs="Arial"/>
        </w:rPr>
        <w:pPrChange w:id="1007" w:author="Paramonova Elena" w:date="2021-02-20T14:53:00Z">
          <w:pPr/>
        </w:pPrChange>
      </w:pPr>
      <w:ins w:id="1008" w:author="Paramonova Elena" w:date="2021-02-18T15:23:00Z">
        <w:r w:rsidRPr="00F66738">
          <w:rPr>
            <w:rFonts w:ascii="Arial" w:hAnsi="Arial" w:cs="Arial"/>
            <w:rPrChange w:author="Paramonova Elena" w:date="2021-02-20T14:53:00Z" w:id="1009">
              <w:rPr>
                <w:rFonts w:ascii="Arial" w:hAnsi="Arial" w:cs="Arial"/>
                <w:color w:val="000000" w:themeColor="text1"/>
                <w:szCs w:val="24"/>
              </w:rPr>
            </w:rPrChange>
          </w:rPr>
          <w:t xml:space="preserve">Для материалов, требующих наличие ОЛ/ТЗ срабатывает </w:t>
        </w:r>
      </w:ins>
      <w:ins w:id="1010" w:author="Paramonova Elena" w:date="2021-02-18T15:21:00Z">
        <w:r w:rsidRPr="00F66738">
          <w:rPr>
            <w:rFonts w:ascii="Arial" w:hAnsi="Arial" w:cs="Arial"/>
            <w:rPrChange w:author="Paramonova Elena" w:date="2021-02-20T14:53:00Z" w:id="1011">
              <w:rPr>
                <w:rFonts w:ascii="Arial" w:hAnsi="Arial" w:cs="Arial"/>
                <w:color w:val="000000" w:themeColor="text1"/>
                <w:szCs w:val="24"/>
              </w:rPr>
            </w:rPrChange>
          </w:rPr>
          <w:t xml:space="preserve">проверка вложений ОЛ/ТЗ. Проверка осуществляется в момент деблокирования позиции заявки на закупку (вид заявки </w:t>
        </w:r>
        <w:r w:rsidRPr="00F66738">
          <w:rPr>
            <w:rFonts w:ascii="Arial" w:hAnsi="Arial" w:cs="Arial"/>
            <w:rPrChange w:author="Paramonova Elena" w:date="2021-02-20T14:53:00Z" w:id="1012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NB</w:t>
        </w:r>
        <w:r w:rsidRPr="00F66738">
          <w:rPr>
            <w:rFonts w:ascii="Arial" w:hAnsi="Arial" w:cs="Arial"/>
            <w:rPrChange w:author="Paramonova Elena" w:date="2021-02-20T14:53:00Z" w:id="1013">
              <w:rPr>
                <w:rFonts w:ascii="Arial" w:hAnsi="Arial" w:cs="Arial"/>
                <w:color w:val="000000" w:themeColor="text1"/>
                <w:szCs w:val="24"/>
              </w:rPr>
            </w:rPrChange>
          </w:rPr>
          <w:t xml:space="preserve">, </w:t>
        </w:r>
        <w:r w:rsidRPr="00F66738">
          <w:rPr>
            <w:rFonts w:ascii="Arial" w:hAnsi="Arial" w:cs="Arial"/>
            <w:rPrChange w:author="Paramonova Elena" w:date="2021-02-20T14:53:00Z" w:id="1014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ZNB</w:t>
        </w:r>
        <w:r w:rsidRPr="00F66738">
          <w:rPr>
            <w:rFonts w:ascii="Arial" w:hAnsi="Arial" w:cs="Arial"/>
            <w:rPrChange w:author="Paramonova Elena" w:date="2021-02-20T14:53:00Z" w:id="1015">
              <w:rPr>
                <w:rFonts w:ascii="Arial" w:hAnsi="Arial" w:cs="Arial"/>
                <w:color w:val="000000" w:themeColor="text1"/>
                <w:szCs w:val="24"/>
              </w:rPr>
            </w:rPrChange>
          </w:rPr>
          <w:t xml:space="preserve">, </w:t>
        </w:r>
        <w:r w:rsidRPr="00F66738">
          <w:rPr>
            <w:rFonts w:ascii="Arial" w:hAnsi="Arial" w:cs="Arial"/>
            <w:rPrChange w:author="Paramonova Elena" w:date="2021-02-20T14:53:00Z" w:id="1016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ZOL</w:t>
        </w:r>
        <w:r w:rsidRPr="00F66738">
          <w:rPr>
            <w:rFonts w:ascii="Arial" w:hAnsi="Arial" w:cs="Arial"/>
            <w:rPrChange w:author="Paramonova Elena" w:date="2021-02-20T14:53:00Z" w:id="1017">
              <w:rPr>
                <w:rFonts w:ascii="Arial" w:hAnsi="Arial" w:cs="Arial"/>
                <w:color w:val="000000" w:themeColor="text1"/>
                <w:szCs w:val="24"/>
              </w:rPr>
            </w:rPrChange>
          </w:rPr>
          <w:t>)</w:t>
        </w:r>
        <w:r w:rsidR="0062246C" w:rsidRPr="00C4252F">
          <w:rPr>
            <w:rFonts w:ascii="Arial" w:hAnsi="Arial" w:cs="Arial"/>
          </w:rPr>
          <w:t xml:space="preserve"> сотрудником</w:t>
        </w:r>
        <w:r w:rsidRPr="00F66738">
          <w:rPr>
            <w:rFonts w:ascii="Arial" w:hAnsi="Arial" w:cs="Arial"/>
            <w:rPrChange w:author="Paramonova Elena" w:date="2021-02-20T14:53:00Z" w:id="1018">
              <w:rPr>
                <w:rFonts w:ascii="Arial" w:hAnsi="Arial" w:cs="Arial"/>
                <w:color w:val="000000" w:themeColor="text1"/>
                <w:szCs w:val="24"/>
              </w:rPr>
            </w:rPrChange>
          </w:rPr>
          <w:t xml:space="preserve"> с ролью Сток-контролер</w:t>
        </w:r>
      </w:ins>
      <w:ins w:id="1019" w:author="Paramonova Elena" w:date="2021-02-18T15:29:00Z">
        <w:r w:rsidR="0062246C" w:rsidRPr="00C4252F">
          <w:rPr>
            <w:rFonts w:ascii="Arial" w:hAnsi="Arial" w:cs="Arial"/>
          </w:rPr>
          <w:t xml:space="preserve"> в транзакциях </w:t>
        </w:r>
        <w:r w:rsidR="0062246C" w:rsidRPr="00F66738">
          <w:rPr>
            <w:rFonts w:ascii="Arial" w:hAnsi="Arial" w:cs="Arial"/>
            <w:rPrChange w:author="Paramonova Elena" w:date="2021-02-20T14:53:00Z" w:id="1020">
              <w:rPr>
                <w:rFonts w:ascii="Arial" w:hAnsi="Arial" w:cs="Arial"/>
                <w:lang w:val="en-US"/>
              </w:rPr>
            </w:rPrChange>
          </w:rPr>
          <w:t>ME</w:t>
        </w:r>
        <w:r w:rsidR="0062246C" w:rsidRPr="00C4252F">
          <w:rPr>
            <w:rFonts w:ascii="Arial" w:hAnsi="Arial" w:cs="Arial"/>
          </w:rPr>
          <w:t>54</w:t>
        </w:r>
        <w:r w:rsidR="0062246C" w:rsidRPr="00F66738">
          <w:rPr>
            <w:rFonts w:ascii="Arial" w:hAnsi="Arial" w:cs="Arial"/>
            <w:rPrChange w:author="Paramonova Elena" w:date="2021-02-20T14:53:00Z" w:id="1021">
              <w:rPr>
                <w:rFonts w:ascii="Arial" w:hAnsi="Arial" w:cs="Arial"/>
                <w:lang w:val="en-US"/>
              </w:rPr>
            </w:rPrChange>
          </w:rPr>
          <w:t>n</w:t>
        </w:r>
        <w:r w:rsidR="0062246C" w:rsidRPr="00C4252F">
          <w:rPr>
            <w:rFonts w:ascii="Arial" w:hAnsi="Arial" w:cs="Arial"/>
          </w:rPr>
          <w:t xml:space="preserve"> и </w:t>
        </w:r>
        <w:r w:rsidR="0062246C" w:rsidRPr="00F66738">
          <w:rPr>
            <w:rFonts w:ascii="Arial" w:hAnsi="Arial" w:cs="Arial"/>
            <w:rPrChange w:author="Paramonova Elena" w:date="2021-02-20T14:53:00Z" w:id="1022">
              <w:rPr>
                <w:rFonts w:ascii="Arial" w:hAnsi="Arial" w:cs="Arial"/>
                <w:lang w:val="en-US"/>
              </w:rPr>
            </w:rPrChange>
          </w:rPr>
          <w:t>ME</w:t>
        </w:r>
        <w:r w:rsidR="0062246C" w:rsidRPr="00C4252F">
          <w:rPr>
            <w:rFonts w:ascii="Arial" w:hAnsi="Arial" w:cs="Arial"/>
          </w:rPr>
          <w:t>55</w:t>
        </w:r>
      </w:ins>
      <w:ins w:id="1023" w:author="Paramonova Elena" w:date="2021-02-18T15:21:00Z">
        <w:r w:rsidRPr="00F66738">
          <w:rPr>
            <w:rFonts w:ascii="Arial" w:hAnsi="Arial" w:cs="Arial"/>
            <w:rPrChange w:author="Paramonova Elena" w:date="2021-02-20T14:53:00Z" w:id="1024">
              <w:rPr>
                <w:rFonts w:ascii="Arial" w:hAnsi="Arial" w:cs="Arial"/>
                <w:color w:val="000000" w:themeColor="text1"/>
                <w:szCs w:val="24"/>
              </w:rPr>
            </w:rPrChange>
          </w:rPr>
          <w:t>. Если при деблокировании позиции вложений нет, то система запрещает деблокирование позиции заявки и выводится сообщение об ошибке: «Позиция &amp;1: Для материала &amp;2 ведение ОЛ/ТЗ обязательно. Необходимо прикрепить вложение». Проверка работает только при деблокировании позиции заявки на закупку, при снятии деблокирования проверка не отрабатывает.</w:t>
        </w:r>
      </w:ins>
    </w:p>
    <w:p w14:paraId="0CBE77B7" w14:textId="37FA1057" w:rsidR="00FB311C" w:rsidRPr="00F66738" w:rsidRDefault="00FB311C">
      <w:pPr>
        <w:spacing w:line="276" w:lineRule="auto"/>
        <w:ind w:firstLine="708"/>
        <w:rPr>
          <w:ins w:id="1025" w:author="Paramonova Elena" w:date="2021-02-18T15:24:00Z"/>
          <w:rFonts w:ascii="Arial" w:hAnsi="Arial" w:cs="Arial"/>
          <w:rPrChange w:id="1026" w:author="Paramonova Elena" w:date="2021-02-20T14:53:00Z">
            <w:rPr>
              <w:ins w:id="1027" w:author="Paramonova Elena" w:date="2021-02-18T15:24:00Z"/>
              <w:rFonts w:ascii="Arial" w:hAnsi="Arial" w:cs="Arial"/>
              <w:color w:val="000000" w:themeColor="text1"/>
              <w:szCs w:val="24"/>
            </w:rPr>
          </w:rPrChange>
        </w:rPr>
        <w:pPrChange w:id="1028" w:author="Paramonova Elena" w:date="2021-02-20T14:53:00Z">
          <w:pPr/>
        </w:pPrChange>
      </w:pPr>
      <w:ins w:id="1029" w:author="Paramonova Elena" w:date="2021-02-18T16:07:00Z">
        <w:r w:rsidRPr="00C4252F">
          <w:rPr>
            <w:rFonts w:ascii="Arial" w:hAnsi="Arial" w:cs="Arial"/>
          </w:rPr>
          <w:t>П</w:t>
        </w:r>
      </w:ins>
      <w:ins w:id="1030" w:author="Paramonova Elena" w:date="2021-02-18T16:06:00Z">
        <w:r w:rsidRPr="002E4CA4">
          <w:rPr>
            <w:rFonts w:ascii="Arial" w:hAnsi="Arial" w:cs="Arial"/>
          </w:rPr>
          <w:t>ризнак</w:t>
        </w:r>
      </w:ins>
      <w:ins w:id="1031" w:author="Paramonova Elena" w:date="2021-02-18T16:07:00Z">
        <w:r w:rsidRPr="0068124B">
          <w:rPr>
            <w:rFonts w:ascii="Arial" w:hAnsi="Arial" w:cs="Arial"/>
          </w:rPr>
          <w:t xml:space="preserve"> ОЛ/ТЗ</w:t>
        </w:r>
      </w:ins>
      <w:ins w:id="1032" w:author="Paramonova Elena" w:date="2021-02-18T16:06:00Z">
        <w:r w:rsidRPr="007769F4">
          <w:rPr>
            <w:rFonts w:ascii="Arial" w:hAnsi="Arial" w:cs="Arial"/>
          </w:rPr>
          <w:t xml:space="preserve"> ведется в транзакции </w:t>
        </w:r>
        <w:r w:rsidRPr="00F66738">
          <w:rPr>
            <w:rFonts w:ascii="Arial" w:hAnsi="Arial" w:cs="Arial"/>
            <w:rPrChange w:author="Paramonova Elena" w:date="2021-02-20T14:53:00Z" w:id="1033">
              <w:rPr>
                <w:rFonts w:ascii="Arial" w:hAnsi="Arial" w:cs="Arial"/>
                <w:lang w:val="en-US"/>
              </w:rPr>
            </w:rPrChange>
          </w:rPr>
          <w:t>ZMM_OZM</w:t>
        </w:r>
      </w:ins>
      <w:ins w:id="1034" w:author="Paramonova Elena" w:date="2021-02-18T16:07:00Z">
        <w:r w:rsidRPr="00C4252F">
          <w:rPr>
            <w:rFonts w:ascii="Arial" w:hAnsi="Arial" w:cs="Arial"/>
          </w:rPr>
          <w:t xml:space="preserve"> (Разработка ММ13</w:t>
        </w:r>
      </w:ins>
      <w:ins w:id="1035" w:author="Paramonova Elena" w:date="2021-02-20T15:00:00Z">
        <w:r w:rsidR="00F66738">
          <w:t>-</w:t>
        </w:r>
        <w:r w:rsidR="00F66738" w:rsidRPr="00F66738">
          <w:rPr>
            <w:rFonts w:ascii="Arial" w:hAnsi="Arial" w:cs="Arial"/>
          </w:rPr>
          <w:t>Разработка рабочего места по ведению локальных полей в ОЗМ</w:t>
        </w:r>
      </w:ins>
      <w:ins w:id="1036" w:author="Paramonova Elena" w:date="2021-02-18T16:07:00Z">
        <w:r w:rsidRPr="00C4252F">
          <w:rPr>
            <w:rFonts w:ascii="Arial" w:hAnsi="Arial" w:cs="Arial"/>
          </w:rPr>
          <w:t>), в режиме «Просмотр ОЛ/ТЗ ОЗМ» ответственным сток-контролером.</w:t>
        </w:r>
      </w:ins>
    </w:p>
    <w:p w14:paraId="4EAF30EC" w14:textId="77777777" w:rsidR="005C3C3A" w:rsidRPr="00BA23C0" w:rsidRDefault="005C3C3A" w:rsidP="005C3C3A">
      <w:pPr>
        <w:rPr>
          <w:ins w:id="1037" w:author="Paramonova Elena" w:date="2021-02-18T15:21:00Z"/>
          <w:rFonts w:ascii="Arial" w:hAnsi="Arial" w:cs="Arial"/>
        </w:rPr>
      </w:pPr>
    </w:p>
    <w:p w14:paraId="085B2846" w14:textId="7C0A3489" w:rsidR="0046793A" w:rsidRPr="00A10693" w:rsidRDefault="00F01CCB" w:rsidP="007B7886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В случае, если ОЛ/ТЗ ве</w:t>
      </w:r>
      <w:r w:rsidR="00DA54F9">
        <w:rPr>
          <w:rFonts w:ascii="Arial" w:hAnsi="Arial" w:cs="Arial"/>
        </w:rPr>
        <w:t>дется на уровне кода ЕК МТР (например, чертеж для футеровки), то закупщик может просмотреть ОЛ/ТЗ, открыв основную запись материала (ОЗМ) из позиции заявки на закупку МТР и перейдя по ссылке, указанной в ОЗМ.</w:t>
      </w:r>
    </w:p>
    <w:p w14:paraId="3CD9D0D5" w14:textId="56D5A1FD" w:rsidR="0046793A" w:rsidRPr="00A10693" w:rsidRDefault="0046793A" w:rsidP="007B7886">
      <w:pPr>
        <w:spacing w:after="240" w:line="276" w:lineRule="auto"/>
        <w:ind w:firstLine="708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В заявках на закупку, </w:t>
      </w:r>
      <w:r w:rsidR="00841BA8">
        <w:rPr>
          <w:rFonts w:ascii="Arial" w:hAnsi="Arial" w:cs="Arial"/>
        </w:rPr>
        <w:t>поступивших</w:t>
      </w:r>
      <w:r w:rsidR="00841BA8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>закупщику в работу, доступны для изменения следующие поля:</w:t>
      </w:r>
    </w:p>
    <w:p w14:paraId="3F2B2F75" w14:textId="5CB43DD3" w:rsidR="008B6BF7" w:rsidRPr="00A10693" w:rsidRDefault="0046793A" w:rsidP="00925910">
      <w:pPr>
        <w:pStyle w:val="afa"/>
        <w:numPr>
          <w:ilvl w:val="0"/>
          <w:numId w:val="31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Группа закупок. При этом закупщик может изменить группу закупок только на группу закупок своего руководителя или изменить группу закупок руководителя на свою (разработка Определение группы закупок). </w:t>
      </w:r>
    </w:p>
    <w:p w14:paraId="70A38A51" w14:textId="09B4BC78" w:rsidR="0046793A" w:rsidRPr="00A10693" w:rsidRDefault="0046793A" w:rsidP="00925910">
      <w:pPr>
        <w:pStyle w:val="afa"/>
        <w:numPr>
          <w:ilvl w:val="0"/>
          <w:numId w:val="31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Источник поставки. В случае, если в </w:t>
      </w:r>
      <w:r w:rsidR="00841BA8">
        <w:rPr>
          <w:rFonts w:ascii="Arial" w:hAnsi="Arial" w:cs="Arial"/>
          <w:color w:val="000000" w:themeColor="text1"/>
          <w:szCs w:val="24"/>
        </w:rPr>
        <w:t xml:space="preserve">рамках </w:t>
      </w:r>
      <w:r w:rsidR="00841BA8" w:rsidRPr="00A10693">
        <w:rPr>
          <w:rFonts w:ascii="Arial" w:hAnsi="Arial" w:cs="Arial"/>
          <w:color w:val="000000" w:themeColor="text1"/>
          <w:szCs w:val="24"/>
        </w:rPr>
        <w:t>процесс</w:t>
      </w:r>
      <w:r w:rsidR="00841BA8">
        <w:rPr>
          <w:rFonts w:ascii="Arial" w:hAnsi="Arial" w:cs="Arial"/>
          <w:color w:val="000000" w:themeColor="text1"/>
          <w:szCs w:val="24"/>
        </w:rPr>
        <w:t>а</w:t>
      </w:r>
      <w:r w:rsidR="00841BA8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</w:rPr>
        <w:t>ПП-10.03.04-</w:t>
      </w:r>
      <w:r w:rsidRPr="00A10693">
        <w:rPr>
          <w:rFonts w:ascii="Arial" w:hAnsi="Arial" w:cs="Arial"/>
          <w:lang w:val="en-US"/>
        </w:rPr>
        <w:t>ERP</w:t>
      </w:r>
      <w:r w:rsidRPr="00A10693">
        <w:rPr>
          <w:rFonts w:ascii="Arial" w:hAnsi="Arial" w:cs="Arial"/>
        </w:rPr>
        <w:t xml:space="preserve"> </w:t>
      </w:r>
      <w:r w:rsidR="00561CFB">
        <w:rPr>
          <w:rFonts w:ascii="Arial" w:hAnsi="Arial" w:cs="Arial"/>
        </w:rPr>
        <w:t>«</w:t>
      </w:r>
      <w:r w:rsidRPr="00A10693">
        <w:rPr>
          <w:rFonts w:ascii="Arial" w:hAnsi="Arial" w:cs="Arial"/>
        </w:rPr>
        <w:t>Оперативное планирование</w:t>
      </w:r>
      <w:r w:rsidR="00561CFB">
        <w:rPr>
          <w:rFonts w:ascii="Arial" w:hAnsi="Arial" w:cs="Arial"/>
        </w:rPr>
        <w:t xml:space="preserve"> обеспечения» в</w:t>
      </w:r>
      <w:r w:rsidRPr="00A10693">
        <w:rPr>
          <w:rFonts w:ascii="Arial" w:hAnsi="Arial" w:cs="Arial"/>
        </w:rPr>
        <w:t xml:space="preserve"> результате прогона ППМ заявке на закупку</w:t>
      </w:r>
      <w:r w:rsidR="008D7D74" w:rsidRPr="00A10693">
        <w:rPr>
          <w:rFonts w:ascii="Arial" w:hAnsi="Arial" w:cs="Arial"/>
        </w:rPr>
        <w:t xml:space="preserve"> МТР</w:t>
      </w:r>
      <w:r w:rsidRPr="00A10693">
        <w:rPr>
          <w:rFonts w:ascii="Arial" w:hAnsi="Arial" w:cs="Arial"/>
        </w:rPr>
        <w:t xml:space="preserve"> присвоился рамочный договор, </w:t>
      </w:r>
      <w:r w:rsidR="008D7D74" w:rsidRPr="00A10693">
        <w:rPr>
          <w:rFonts w:ascii="Arial" w:hAnsi="Arial" w:cs="Arial"/>
        </w:rPr>
        <w:t xml:space="preserve">то закупщик может изменить это присвоение, открыв заявку на закупку МТР в режиме изменения. </w:t>
      </w:r>
    </w:p>
    <w:p w14:paraId="41728207" w14:textId="49DE38A9" w:rsidR="007B7886" w:rsidRPr="00A10693" w:rsidRDefault="007B7886" w:rsidP="008B6BF7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Для принятия в работу заявки на закупку МТР, заявки на закупку работ, услуг закупщик </w:t>
      </w:r>
      <w:r w:rsidR="003D6618" w:rsidRPr="00A10693">
        <w:rPr>
          <w:rFonts w:ascii="Arial" w:hAnsi="Arial" w:cs="Arial"/>
          <w:color w:val="000000" w:themeColor="text1"/>
          <w:szCs w:val="24"/>
        </w:rPr>
        <w:t>выделяет позиции заявки, подлежащие деблокированию и нажимает кнопку «Деблокировать».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8B6BF7" w:rsidRPr="00A10693">
        <w:rPr>
          <w:rFonts w:ascii="Arial" w:hAnsi="Arial" w:cs="Arial"/>
          <w:color w:val="000000" w:themeColor="text1"/>
          <w:szCs w:val="24"/>
        </w:rPr>
        <w:t xml:space="preserve">Если фактическая дата деблокирования заявки на закупку будет позже плановой даты деблокирования, то </w:t>
      </w:r>
      <w:r w:rsidR="003D6618" w:rsidRPr="00A10693">
        <w:rPr>
          <w:rFonts w:ascii="Arial" w:hAnsi="Arial" w:cs="Arial"/>
          <w:color w:val="000000" w:themeColor="text1"/>
          <w:szCs w:val="24"/>
        </w:rPr>
        <w:t xml:space="preserve">в </w:t>
      </w:r>
      <w:r w:rsidR="008B6BF7" w:rsidRPr="00A10693">
        <w:rPr>
          <w:rFonts w:ascii="Arial" w:hAnsi="Arial" w:cs="Arial"/>
          <w:color w:val="000000" w:themeColor="text1"/>
          <w:szCs w:val="24"/>
        </w:rPr>
        <w:t>позици</w:t>
      </w:r>
      <w:r w:rsidR="003D6618" w:rsidRPr="00A10693">
        <w:rPr>
          <w:rFonts w:ascii="Arial" w:hAnsi="Arial" w:cs="Arial"/>
          <w:color w:val="000000" w:themeColor="text1"/>
          <w:szCs w:val="24"/>
        </w:rPr>
        <w:t>и</w:t>
      </w:r>
      <w:r w:rsidR="008B6BF7" w:rsidRPr="00A10693">
        <w:rPr>
          <w:rFonts w:ascii="Arial" w:hAnsi="Arial" w:cs="Arial"/>
          <w:color w:val="000000" w:themeColor="text1"/>
          <w:szCs w:val="24"/>
        </w:rPr>
        <w:t xml:space="preserve"> заявк</w:t>
      </w:r>
      <w:r w:rsidR="003D6618" w:rsidRPr="00A10693">
        <w:rPr>
          <w:rFonts w:ascii="Arial" w:hAnsi="Arial" w:cs="Arial"/>
          <w:color w:val="000000" w:themeColor="text1"/>
          <w:szCs w:val="24"/>
        </w:rPr>
        <w:t>и</w:t>
      </w:r>
      <w:r w:rsidR="008B6BF7" w:rsidRPr="00A10693">
        <w:rPr>
          <w:rFonts w:ascii="Arial" w:hAnsi="Arial" w:cs="Arial"/>
          <w:color w:val="000000" w:themeColor="text1"/>
          <w:szCs w:val="24"/>
        </w:rPr>
        <w:t xml:space="preserve"> на закупку </w:t>
      </w:r>
      <w:r w:rsidR="003D6618" w:rsidRPr="00A10693">
        <w:rPr>
          <w:rFonts w:ascii="Arial" w:hAnsi="Arial" w:cs="Arial"/>
          <w:color w:val="000000" w:themeColor="text1"/>
          <w:szCs w:val="24"/>
        </w:rPr>
        <w:t>автоматически устанавливается</w:t>
      </w:r>
      <w:r w:rsidR="008B6BF7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 xml:space="preserve">индикатор «Срочность из-за позднего принятия в работу заявки закупщиком» (разработка </w:t>
      </w:r>
      <w:r w:rsidR="00F121EB" w:rsidRPr="00B74954">
        <w:rPr>
          <w:rFonts w:ascii="Arial" w:hAnsi="Arial" w:cs="Arial"/>
          <w:color w:val="000000" w:themeColor="text1"/>
          <w:szCs w:val="24"/>
        </w:rPr>
        <w:t>MM02 «</w:t>
      </w:r>
      <w:r w:rsidR="00F121EB" w:rsidRPr="00F121EB">
        <w:rPr>
          <w:rFonts w:ascii="Arial" w:hAnsi="Arial" w:cs="Arial"/>
          <w:color w:val="000000" w:themeColor="text1"/>
          <w:szCs w:val="24"/>
        </w:rPr>
        <w:t>Автоматическое проставление индикатора срочности в потребности/Заявки на списание/Заявки на закупки</w:t>
      </w:r>
      <w:r w:rsidR="00F121EB" w:rsidRPr="00B74954">
        <w:rPr>
          <w:rFonts w:ascii="Arial" w:hAnsi="Arial" w:cs="Arial"/>
          <w:color w:val="000000" w:themeColor="text1"/>
          <w:szCs w:val="24"/>
        </w:rPr>
        <w:t>»</w:t>
      </w:r>
      <w:r w:rsidR="00F121EB">
        <w:rPr>
          <w:rFonts w:ascii="Arial" w:hAnsi="Arial" w:cs="Arial"/>
          <w:color w:val="000000" w:themeColor="text1"/>
          <w:szCs w:val="24"/>
        </w:rPr>
        <w:t xml:space="preserve"> включена в КД </w:t>
      </w:r>
      <w:r w:rsidR="00D2138A">
        <w:rPr>
          <w:rFonts w:ascii="Arial" w:hAnsi="Arial" w:cs="Arial"/>
          <w:color w:val="000000" w:themeColor="text1"/>
          <w:szCs w:val="24"/>
        </w:rPr>
        <w:t>ERP.</w:t>
      </w:r>
      <w:ins w:id="1038" w:author="SintsovaMA" w:date="2021-03-22T17:25:00Z">
        <w:r w:rsidR="003F4990" w:rsidRPr="003F4990">
          <w:rPr>
            <w:rFonts w:ascii="Arial" w:hAnsi="Arial" w:cs="Arial"/>
            <w:color w:val="000000" w:themeColor="text1"/>
            <w:szCs w:val="24"/>
            <w:rPrChange w:author="SintsovaMA" w:date="2021-03-22T17:25:00Z" w:id="1039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13.</w:t>
        </w:r>
      </w:ins>
      <w:r w:rsidR="00D2138A">
        <w:rPr>
          <w:rFonts w:ascii="Arial" w:hAnsi="Arial" w:cs="Arial"/>
          <w:color w:val="000000" w:themeColor="text1"/>
          <w:szCs w:val="24"/>
        </w:rPr>
        <w:t>9</w:t>
      </w:r>
      <w:ins w:id="1040" w:author="SintsovaMA" w:date="2021-03-22T17:25:00Z">
        <w:r w:rsidR="003F4990" w:rsidRPr="003F4990">
          <w:rPr>
            <w:rFonts w:ascii="Arial" w:hAnsi="Arial" w:cs="Arial"/>
            <w:color w:val="000000" w:themeColor="text1"/>
            <w:szCs w:val="24"/>
            <w:rPrChange w:author="SintsovaMA" w:date="2021-03-22T17:25:00Z" w:id="1041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_2_</w:t>
        </w:r>
      </w:ins>
      <w:del w:id="1042" w:author="SintsovaMA" w:date="2021-03-22T17:25:00Z">
        <w:r w:rsidR="00D2138A" w:rsidDel="003F4990">
          <w:rPr>
            <w:rFonts w:ascii="Arial" w:hAnsi="Arial" w:cs="Arial"/>
            <w:color w:val="000000" w:themeColor="text1"/>
            <w:szCs w:val="24"/>
          </w:rPr>
          <w:delText>.</w:delText>
        </w:r>
        <w:r w:rsidR="00F121EB" w:rsidRPr="00F121EB" w:rsidDel="003F4990">
          <w:rPr>
            <w:rFonts w:ascii="Arial" w:hAnsi="Arial" w:cs="Arial"/>
            <w:color w:val="000000" w:themeColor="text1"/>
            <w:szCs w:val="24"/>
          </w:rPr>
          <w:delText>1.</w:delText>
        </w:r>
      </w:del>
      <w:r w:rsidR="00F121EB" w:rsidRPr="00F121EB">
        <w:rPr>
          <w:rFonts w:ascii="Arial" w:hAnsi="Arial" w:cs="Arial"/>
          <w:color w:val="000000" w:themeColor="text1"/>
          <w:szCs w:val="24"/>
        </w:rPr>
        <w:t>58</w:t>
      </w:r>
      <w:ins w:id="1043" w:author="SintsovaMA" w:date="2021-03-22T17:25:00Z">
        <w:r w:rsidR="003F4990" w:rsidRPr="003F4990">
          <w:rPr>
            <w:rFonts w:ascii="Arial" w:hAnsi="Arial" w:cs="Arial"/>
            <w:color w:val="000000" w:themeColor="text1"/>
            <w:szCs w:val="24"/>
            <w:rPrChange w:author="SintsovaMA" w:date="2021-03-22T17:25:00Z" w:id="1044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</w:t>
        </w:r>
        <w:r w:rsidR="003F4990">
          <w:rPr>
            <w:rFonts w:ascii="Arial" w:hAnsi="Arial" w:cs="Arial"/>
            <w:color w:val="000000" w:themeColor="text1"/>
            <w:szCs w:val="24"/>
            <w:lang w:val="en-US"/>
          </w:rPr>
          <w:t>MM</w:t>
        </w:r>
      </w:ins>
      <w:r w:rsidR="00F121EB" w:rsidRPr="00F121EB">
        <w:rPr>
          <w:rFonts w:ascii="Arial" w:hAnsi="Arial" w:cs="Arial"/>
          <w:color w:val="000000" w:themeColor="text1"/>
          <w:szCs w:val="24"/>
        </w:rPr>
        <w:t xml:space="preserve"> </w:t>
      </w:r>
      <w:r w:rsidR="00F121EB">
        <w:rPr>
          <w:rFonts w:ascii="Arial" w:hAnsi="Arial" w:cs="Arial"/>
          <w:color w:val="000000" w:themeColor="text1"/>
          <w:szCs w:val="24"/>
        </w:rPr>
        <w:t>«</w:t>
      </w:r>
      <w:r w:rsidR="00F121EB" w:rsidRPr="00F121EB">
        <w:rPr>
          <w:rFonts w:ascii="Arial" w:hAnsi="Arial" w:cs="Arial"/>
          <w:color w:val="000000" w:themeColor="text1"/>
          <w:szCs w:val="24"/>
        </w:rPr>
        <w:t>Планирование обеспечения МТР работами и услугами</w:t>
      </w:r>
      <w:r w:rsidR="00F121EB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). </w:t>
      </w:r>
    </w:p>
    <w:p w14:paraId="4265B313" w14:textId="77777777" w:rsidR="008B6BF7" w:rsidRPr="00A10693" w:rsidRDefault="008B6BF7" w:rsidP="008B6BF7">
      <w:pPr>
        <w:ind w:firstLine="708"/>
        <w:rPr>
          <w:rFonts w:ascii="Arial" w:hAnsi="Arial" w:cs="Arial"/>
          <w:color w:val="000000" w:themeColor="text1"/>
          <w:szCs w:val="24"/>
        </w:rPr>
      </w:pPr>
    </w:p>
    <w:p w14:paraId="507DA626" w14:textId="13A85DDE" w:rsidR="00906E20" w:rsidRPr="00A10693" w:rsidRDefault="000429A9" w:rsidP="00AE76A0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В случае, если согласованную сток-контролером</w:t>
      </w:r>
      <w:r w:rsidR="002148E3">
        <w:rPr>
          <w:rFonts w:ascii="Arial" w:hAnsi="Arial" w:cs="Arial"/>
        </w:rPr>
        <w:t>, но не принятую закупщиком в работу,</w:t>
      </w:r>
      <w:r>
        <w:rPr>
          <w:rFonts w:ascii="Arial" w:hAnsi="Arial" w:cs="Arial"/>
        </w:rPr>
        <w:t xml:space="preserve"> заявку на закупку МТР необходимо скоррек</w:t>
      </w:r>
      <w:r w:rsidR="00E83666">
        <w:rPr>
          <w:rFonts w:ascii="Arial" w:hAnsi="Arial" w:cs="Arial"/>
        </w:rPr>
        <w:t>тировать</w:t>
      </w:r>
      <w:r w:rsidR="00F73625">
        <w:rPr>
          <w:rFonts w:ascii="Arial" w:hAnsi="Arial" w:cs="Arial"/>
        </w:rPr>
        <w:t xml:space="preserve"> или</w:t>
      </w:r>
      <w:r w:rsidR="00906E20">
        <w:rPr>
          <w:rFonts w:ascii="Arial" w:hAnsi="Arial" w:cs="Arial"/>
        </w:rPr>
        <w:t xml:space="preserve"> </w:t>
      </w:r>
      <w:r w:rsidR="00F73625">
        <w:rPr>
          <w:rFonts w:ascii="Arial" w:hAnsi="Arial" w:cs="Arial"/>
        </w:rPr>
        <w:t>обнаружены некоррект</w:t>
      </w:r>
      <w:r w:rsidR="00F73625">
        <w:rPr>
          <w:rFonts w:ascii="Arial" w:hAnsi="Arial" w:cs="Arial"/>
        </w:rPr>
        <w:lastRenderedPageBreak/>
        <w:t>ные</w:t>
      </w:r>
      <w:r w:rsidR="00697095">
        <w:rPr>
          <w:rFonts w:ascii="Arial" w:hAnsi="Arial" w:cs="Arial"/>
        </w:rPr>
        <w:t>/н</w:t>
      </w:r>
      <w:r w:rsidR="00464ACE">
        <w:rPr>
          <w:rFonts w:ascii="Arial" w:hAnsi="Arial" w:cs="Arial"/>
        </w:rPr>
        <w:t>еполны</w:t>
      </w:r>
      <w:r w:rsidR="00F73625">
        <w:rPr>
          <w:rFonts w:ascii="Arial" w:hAnsi="Arial" w:cs="Arial"/>
        </w:rPr>
        <w:t>е</w:t>
      </w:r>
      <w:r w:rsidR="00464ACE">
        <w:rPr>
          <w:rFonts w:ascii="Arial" w:hAnsi="Arial" w:cs="Arial"/>
        </w:rPr>
        <w:t xml:space="preserve"> </w:t>
      </w:r>
      <w:r w:rsidR="00F73625">
        <w:rPr>
          <w:rFonts w:ascii="Arial" w:hAnsi="Arial" w:cs="Arial"/>
        </w:rPr>
        <w:t xml:space="preserve">данные </w:t>
      </w:r>
      <w:r w:rsidR="00464ACE">
        <w:rPr>
          <w:rFonts w:ascii="Arial" w:hAnsi="Arial" w:cs="Arial"/>
        </w:rPr>
        <w:t xml:space="preserve">в </w:t>
      </w:r>
      <w:r w:rsidR="00F73625">
        <w:rPr>
          <w:rFonts w:ascii="Arial" w:hAnsi="Arial" w:cs="Arial"/>
        </w:rPr>
        <w:t xml:space="preserve">Заявке </w:t>
      </w:r>
      <w:r w:rsidR="00464ACE">
        <w:rPr>
          <w:rFonts w:ascii="Arial" w:hAnsi="Arial" w:cs="Arial"/>
        </w:rPr>
        <w:t>на закупку</w:t>
      </w:r>
      <w:r w:rsidR="00F73625">
        <w:rPr>
          <w:rFonts w:ascii="Arial" w:hAnsi="Arial" w:cs="Arial"/>
        </w:rPr>
        <w:t xml:space="preserve"> МТР</w:t>
      </w:r>
      <w:r w:rsidR="002148E3">
        <w:rPr>
          <w:rFonts w:ascii="Arial" w:hAnsi="Arial" w:cs="Arial"/>
        </w:rPr>
        <w:t>, то</w:t>
      </w:r>
      <w:r w:rsidR="00E83666">
        <w:rPr>
          <w:rFonts w:ascii="Arial" w:hAnsi="Arial" w:cs="Arial"/>
        </w:rPr>
        <w:t xml:space="preserve"> закупщик </w:t>
      </w:r>
      <w:r w:rsidR="00464ACE">
        <w:rPr>
          <w:rFonts w:ascii="Arial" w:hAnsi="Arial" w:cs="Arial"/>
        </w:rPr>
        <w:t xml:space="preserve">может </w:t>
      </w:r>
      <w:r w:rsidR="00E83666">
        <w:rPr>
          <w:rFonts w:ascii="Arial" w:hAnsi="Arial" w:cs="Arial"/>
        </w:rPr>
        <w:t>отклон</w:t>
      </w:r>
      <w:r w:rsidR="00464ACE">
        <w:rPr>
          <w:rFonts w:ascii="Arial" w:hAnsi="Arial" w:cs="Arial"/>
        </w:rPr>
        <w:t>ить данную</w:t>
      </w:r>
      <w:r w:rsidR="00906E20">
        <w:rPr>
          <w:rFonts w:ascii="Arial" w:hAnsi="Arial" w:cs="Arial"/>
        </w:rPr>
        <w:t xml:space="preserve"> заявк</w:t>
      </w:r>
      <w:r w:rsidR="00E83666">
        <w:rPr>
          <w:rFonts w:ascii="Arial" w:hAnsi="Arial" w:cs="Arial"/>
        </w:rPr>
        <w:t>у</w:t>
      </w:r>
      <w:r w:rsidR="001548AF">
        <w:rPr>
          <w:rFonts w:ascii="Arial" w:hAnsi="Arial" w:cs="Arial"/>
        </w:rPr>
        <w:t>,</w:t>
      </w:r>
      <w:r w:rsidR="00906E20">
        <w:rPr>
          <w:rFonts w:ascii="Arial" w:hAnsi="Arial" w:cs="Arial"/>
        </w:rPr>
        <w:t xml:space="preserve"> </w:t>
      </w:r>
      <w:r w:rsidR="008C0CC9">
        <w:rPr>
          <w:rFonts w:ascii="Arial" w:hAnsi="Arial" w:cs="Arial"/>
        </w:rPr>
        <w:t>при этом</w:t>
      </w:r>
      <w:r w:rsidR="00E83666">
        <w:rPr>
          <w:rFonts w:ascii="Arial" w:hAnsi="Arial" w:cs="Arial"/>
        </w:rPr>
        <w:t xml:space="preserve"> указ</w:t>
      </w:r>
      <w:r w:rsidR="008C0CC9">
        <w:rPr>
          <w:rFonts w:ascii="Arial" w:hAnsi="Arial" w:cs="Arial"/>
        </w:rPr>
        <w:t>ав</w:t>
      </w:r>
      <w:r w:rsidR="00E83666">
        <w:rPr>
          <w:rFonts w:ascii="Arial" w:hAnsi="Arial" w:cs="Arial"/>
        </w:rPr>
        <w:t xml:space="preserve"> причину из справочника. Справочник причин отклонения описан в «КД по управлению основными данными по направлению МТО».</w:t>
      </w:r>
    </w:p>
    <w:p w14:paraId="7F9A82EA" w14:textId="245EA408" w:rsidR="003462D1" w:rsidRDefault="003462D1" w:rsidP="002616CD">
      <w:pPr>
        <w:spacing w:after="240" w:line="276" w:lineRule="auto"/>
        <w:ind w:firstLine="708"/>
        <w:rPr>
          <w:rFonts w:ascii="Arial" w:hAnsi="Arial" w:cs="Arial"/>
        </w:rPr>
      </w:pPr>
      <w:r w:rsidRPr="00A10693">
        <w:rPr>
          <w:rFonts w:ascii="Arial" w:hAnsi="Arial" w:cs="Arial"/>
        </w:rPr>
        <w:t>В случае отклонения заявки на закупку МТР</w:t>
      </w:r>
      <w:r w:rsidR="005A6F4F">
        <w:rPr>
          <w:rFonts w:ascii="Arial" w:hAnsi="Arial" w:cs="Arial"/>
        </w:rPr>
        <w:t>,</w:t>
      </w:r>
      <w:r w:rsidRPr="00A10693">
        <w:rPr>
          <w:rFonts w:ascii="Arial" w:hAnsi="Arial" w:cs="Arial"/>
        </w:rPr>
        <w:t xml:space="preserve"> сток-контролер получает соответствующее уведомление по корпоративной электронной почте.</w:t>
      </w:r>
      <w:r w:rsidR="00A65FE0" w:rsidRPr="00A10693">
        <w:rPr>
          <w:rFonts w:ascii="Arial" w:hAnsi="Arial" w:cs="Arial"/>
        </w:rPr>
        <w:t xml:space="preserve"> Отклоненная заявка на закупку МТР доступна для корректировки сток-контролером в процессе ПП-10.03.04-ERP </w:t>
      </w:r>
      <w:r w:rsidR="00D0413C">
        <w:rPr>
          <w:rFonts w:ascii="Arial" w:hAnsi="Arial" w:cs="Arial"/>
        </w:rPr>
        <w:t>«</w:t>
      </w:r>
      <w:r w:rsidR="00A65FE0" w:rsidRPr="00A10693">
        <w:rPr>
          <w:rFonts w:ascii="Arial" w:hAnsi="Arial" w:cs="Arial"/>
        </w:rPr>
        <w:t>Оперативное планирование обеспечения</w:t>
      </w:r>
      <w:r w:rsidR="00D0413C">
        <w:rPr>
          <w:rFonts w:ascii="Arial" w:hAnsi="Arial" w:cs="Arial"/>
        </w:rPr>
        <w:t>»</w:t>
      </w:r>
      <w:r w:rsidR="00A65FE0" w:rsidRPr="00A10693">
        <w:rPr>
          <w:rFonts w:ascii="Arial" w:hAnsi="Arial" w:cs="Arial"/>
        </w:rPr>
        <w:t xml:space="preserve">. </w:t>
      </w:r>
    </w:p>
    <w:p w14:paraId="6A031A57" w14:textId="6B6EAA29" w:rsidR="00375E2A" w:rsidRDefault="00697095" w:rsidP="00375E2A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В случае</w:t>
      </w:r>
      <w:r w:rsidR="00562329">
        <w:rPr>
          <w:rFonts w:ascii="Arial" w:hAnsi="Arial" w:cs="Arial"/>
        </w:rPr>
        <w:t>,</w:t>
      </w:r>
      <w:r w:rsidR="004766EA">
        <w:rPr>
          <w:rFonts w:ascii="Arial" w:hAnsi="Arial" w:cs="Arial"/>
        </w:rPr>
        <w:t xml:space="preserve"> если</w:t>
      </w:r>
      <w:r>
        <w:rPr>
          <w:rFonts w:ascii="Arial" w:hAnsi="Arial" w:cs="Arial"/>
        </w:rPr>
        <w:t xml:space="preserve"> заявку на закупку работ, услуг необходимо скорректировать или обнаружены некорректные/неполные </w:t>
      </w:r>
      <w:r w:rsidR="00562329">
        <w:rPr>
          <w:rFonts w:ascii="Arial" w:hAnsi="Arial" w:cs="Arial"/>
        </w:rPr>
        <w:t xml:space="preserve">данные </w:t>
      </w:r>
      <w:r>
        <w:rPr>
          <w:rFonts w:ascii="Arial" w:hAnsi="Arial" w:cs="Arial"/>
        </w:rPr>
        <w:t>в заявке,</w:t>
      </w:r>
      <w:r w:rsidR="00375E2A" w:rsidRPr="00A10693">
        <w:rPr>
          <w:rFonts w:ascii="Arial" w:hAnsi="Arial" w:cs="Arial"/>
          <w:color w:val="000000" w:themeColor="text1"/>
          <w:szCs w:val="24"/>
        </w:rPr>
        <w:t xml:space="preserve"> закупщик отклоняет</w:t>
      </w:r>
      <w:r>
        <w:rPr>
          <w:rFonts w:ascii="Arial" w:hAnsi="Arial" w:cs="Arial"/>
          <w:color w:val="000000" w:themeColor="text1"/>
          <w:szCs w:val="24"/>
        </w:rPr>
        <w:t xml:space="preserve"> такую заявку,</w:t>
      </w:r>
      <w:r w:rsidR="00375E2A" w:rsidRPr="00A10693">
        <w:rPr>
          <w:rFonts w:ascii="Arial" w:hAnsi="Arial" w:cs="Arial"/>
          <w:color w:val="000000" w:themeColor="text1"/>
          <w:szCs w:val="24"/>
        </w:rPr>
        <w:t xml:space="preserve"> указывая причину отклонения из справочника причин</w:t>
      </w:r>
      <w:r>
        <w:rPr>
          <w:rFonts w:ascii="Arial" w:hAnsi="Arial" w:cs="Arial"/>
        </w:rPr>
        <w:t xml:space="preserve">. </w:t>
      </w:r>
      <w:r w:rsidR="00375E2A">
        <w:rPr>
          <w:rFonts w:ascii="Arial" w:hAnsi="Arial" w:cs="Arial"/>
        </w:rPr>
        <w:t>Справочник причин отклонения описан в «КД по управлению основными данными по направлению МТО».</w:t>
      </w:r>
      <w:r w:rsidR="007E44EF">
        <w:rPr>
          <w:rFonts w:ascii="Arial" w:hAnsi="Arial" w:cs="Arial"/>
        </w:rPr>
        <w:t xml:space="preserve"> </w:t>
      </w:r>
      <w:r w:rsidR="007E44EF" w:rsidRPr="007E44EF">
        <w:rPr>
          <w:rFonts w:ascii="Arial" w:hAnsi="Arial" w:cs="Arial"/>
        </w:rPr>
        <w:t xml:space="preserve">Если причина отклонения подразумевает изменение одного или нескольких параметров (код </w:t>
      </w:r>
      <w:r w:rsidR="007E44EF">
        <w:rPr>
          <w:rFonts w:ascii="Arial" w:hAnsi="Arial" w:cs="Arial"/>
        </w:rPr>
        <w:t>услуги</w:t>
      </w:r>
      <w:r w:rsidR="007E44EF" w:rsidRPr="007E44EF">
        <w:rPr>
          <w:rFonts w:ascii="Arial" w:hAnsi="Arial" w:cs="Arial"/>
        </w:rPr>
        <w:t xml:space="preserve">/дата поставки/количество), то закупщик указывает </w:t>
      </w:r>
      <w:r w:rsidR="000737DA" w:rsidRPr="007E44EF">
        <w:rPr>
          <w:rFonts w:ascii="Arial" w:hAnsi="Arial" w:cs="Arial"/>
        </w:rPr>
        <w:t>новые значения</w:t>
      </w:r>
      <w:r w:rsidR="007E44EF" w:rsidRPr="007E44EF">
        <w:rPr>
          <w:rFonts w:ascii="Arial" w:hAnsi="Arial" w:cs="Arial"/>
        </w:rPr>
        <w:t xml:space="preserve"> к замене в </w:t>
      </w:r>
      <w:del w:id="1045" w:author="Anton Chigvintsev" w:date="2021-03-09T10:31:00Z">
        <w:r w:rsidR="007E44EF" w:rsidRPr="007E44EF" w:rsidDel="00280D49">
          <w:rPr>
            <w:rFonts w:ascii="Arial" w:hAnsi="Arial" w:cs="Arial"/>
          </w:rPr>
          <w:delText xml:space="preserve"> </w:delText>
        </w:r>
      </w:del>
      <w:r w:rsidR="007E44EF" w:rsidRPr="007E44EF">
        <w:rPr>
          <w:rFonts w:ascii="Arial" w:hAnsi="Arial" w:cs="Arial"/>
        </w:rPr>
        <w:t>соответствующих полях заявки (новый МТР, дату поставки или количество) в момент её отклонения.</w:t>
      </w:r>
    </w:p>
    <w:p w14:paraId="58F86B8A" w14:textId="52C40F81" w:rsidR="003462D1" w:rsidRPr="00A10693" w:rsidRDefault="003462D1" w:rsidP="002616CD">
      <w:pPr>
        <w:spacing w:after="240" w:line="276" w:lineRule="auto"/>
        <w:ind w:firstLine="708"/>
        <w:rPr>
          <w:rFonts w:ascii="Arial" w:hAnsi="Arial" w:cs="Arial"/>
        </w:rPr>
      </w:pPr>
      <w:r w:rsidRPr="00A10693">
        <w:rPr>
          <w:rFonts w:ascii="Arial" w:hAnsi="Arial" w:cs="Arial"/>
        </w:rPr>
        <w:t>В случае отклонения заявки на закупку работ</w:t>
      </w:r>
      <w:r w:rsidR="00EA3CAE" w:rsidRPr="00A10693">
        <w:rPr>
          <w:rFonts w:ascii="Arial" w:hAnsi="Arial" w:cs="Arial"/>
        </w:rPr>
        <w:t>, услуг</w:t>
      </w:r>
      <w:r w:rsidRPr="00A10693">
        <w:rPr>
          <w:rFonts w:ascii="Arial" w:hAnsi="Arial" w:cs="Arial"/>
        </w:rPr>
        <w:t xml:space="preserve">, </w:t>
      </w:r>
      <w:r w:rsidR="00EA3CAE" w:rsidRPr="00A10693">
        <w:rPr>
          <w:rFonts w:ascii="Arial" w:hAnsi="Arial" w:cs="Arial"/>
        </w:rPr>
        <w:t>планировщик потребности (планировщик ТОиР, специалист по комплектации</w:t>
      </w:r>
      <w:r w:rsidR="00A65FE0" w:rsidRPr="00A10693">
        <w:rPr>
          <w:rFonts w:ascii="Arial" w:hAnsi="Arial" w:cs="Arial"/>
        </w:rPr>
        <w:t>, специалист ПТО</w:t>
      </w:r>
      <w:r w:rsidR="00EA3CAE" w:rsidRPr="00A10693">
        <w:rPr>
          <w:rFonts w:ascii="Arial" w:hAnsi="Arial" w:cs="Arial"/>
        </w:rPr>
        <w:t xml:space="preserve">) получит по электронной почте </w:t>
      </w:r>
      <w:r w:rsidRPr="00A10693">
        <w:rPr>
          <w:rFonts w:ascii="Arial" w:hAnsi="Arial" w:cs="Arial"/>
        </w:rPr>
        <w:t>уведомление об отклонении заявки</w:t>
      </w:r>
      <w:r w:rsidR="00DA54F9">
        <w:rPr>
          <w:rFonts w:ascii="Arial" w:hAnsi="Arial" w:cs="Arial"/>
        </w:rPr>
        <w:t xml:space="preserve"> и сможет</w:t>
      </w:r>
      <w:r w:rsidR="004B0945">
        <w:rPr>
          <w:rFonts w:ascii="Arial" w:hAnsi="Arial" w:cs="Arial"/>
        </w:rPr>
        <w:t xml:space="preserve"> скорректировать свою потребность </w:t>
      </w:r>
      <w:r w:rsidR="00A65FE0" w:rsidRPr="00A10693">
        <w:rPr>
          <w:rFonts w:ascii="Arial" w:hAnsi="Arial" w:cs="Arial"/>
        </w:rPr>
        <w:t>в следующих смежных процессах:</w:t>
      </w:r>
    </w:p>
    <w:p w14:paraId="5496ECD8" w14:textId="09468489" w:rsidR="00A65FE0" w:rsidRPr="00A10693" w:rsidRDefault="00A65FE0" w:rsidP="00925910">
      <w:pPr>
        <w:pStyle w:val="afa"/>
        <w:numPr>
          <w:ilvl w:val="0"/>
          <w:numId w:val="33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УП-03.03.04.02-ERP </w:t>
      </w:r>
      <w:r w:rsidR="00A70078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Регистрация согласованных плановых показателей производственной программы и формирование потребности в основных нормируемых материалах</w:t>
      </w:r>
      <w:r w:rsidR="00A70078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, УП-03.04.01.02-ERP </w:t>
      </w:r>
      <w:r w:rsidR="00A70078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Регистрация согласованных плановых показателей ПЗТГ и актуализация потребности в основных нормируемых материалах</w:t>
      </w:r>
      <w:r w:rsidR="00A70078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, УП-03.04.02.02-ERP </w:t>
      </w:r>
      <w:r w:rsidR="00A70078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Регистрация согласованных плановых показателей месячного плана производства и оперативное формирование потребности в основных нормируемых материалах (срочные заявки)</w:t>
      </w:r>
      <w:r w:rsidR="00A70078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, УП-03.04.03.02-ERP </w:t>
      </w:r>
      <w:r w:rsidR="00A70078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Регистрация плановых показателей недельно-суточного плана производства</w:t>
      </w:r>
      <w:r w:rsidR="00A70078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>;</w:t>
      </w:r>
      <w:r w:rsidR="004B0945">
        <w:rPr>
          <w:rFonts w:ascii="Arial" w:hAnsi="Arial" w:cs="Arial"/>
          <w:color w:val="000000" w:themeColor="text1"/>
          <w:szCs w:val="24"/>
        </w:rPr>
        <w:t xml:space="preserve"> Заявка на закупку работ, услуг после отклонения недоступна для корректировки, планировщик потребности изменяет данные в потребности, деблокирует потребность, данные в заявке на закупку обновляются автоматически.</w:t>
      </w:r>
    </w:p>
    <w:p w14:paraId="3D090FBB" w14:textId="4693B40F" w:rsidR="00A65FE0" w:rsidRPr="00A10693" w:rsidRDefault="00A65FE0" w:rsidP="00925910">
      <w:pPr>
        <w:pStyle w:val="afa"/>
        <w:numPr>
          <w:ilvl w:val="0"/>
          <w:numId w:val="33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ОП-03.02.19.01-ERP </w:t>
      </w:r>
      <w:r w:rsidR="00A70078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Управление потребностью и стоимостью на работы, выполняемые подрядным способом</w:t>
      </w:r>
      <w:r w:rsidR="00A70078" w:rsidRPr="004B0945">
        <w:rPr>
          <w:rFonts w:ascii="Arial" w:hAnsi="Arial" w:cs="Arial"/>
          <w:color w:val="000000" w:themeColor="text1"/>
          <w:szCs w:val="24"/>
        </w:rPr>
        <w:t>»</w:t>
      </w:r>
      <w:r w:rsidR="004B0945" w:rsidRPr="004B0945">
        <w:rPr>
          <w:rFonts w:ascii="Arial" w:hAnsi="Arial" w:cs="Arial"/>
          <w:color w:val="000000" w:themeColor="text1"/>
          <w:szCs w:val="24"/>
        </w:rPr>
        <w:t>. Заявка на закупку работ, услуг после отклонения недоступна для корректировки, планировщик потребности изменяет данные в потребности, деблокирует потребност</w:t>
      </w:r>
      <w:r w:rsidR="004B0945">
        <w:rPr>
          <w:rFonts w:ascii="Arial" w:hAnsi="Arial" w:cs="Arial"/>
          <w:color w:val="000000" w:themeColor="text1"/>
          <w:szCs w:val="24"/>
        </w:rPr>
        <w:t>ь</w:t>
      </w:r>
      <w:r w:rsidR="004B0945" w:rsidRPr="004B0945">
        <w:rPr>
          <w:rFonts w:ascii="Arial" w:hAnsi="Arial" w:cs="Arial"/>
          <w:color w:val="000000" w:themeColor="text1"/>
          <w:szCs w:val="24"/>
        </w:rPr>
        <w:t>, данные в заявке на закупку обновляются автоматически.</w:t>
      </w:r>
    </w:p>
    <w:p w14:paraId="1FAD5D0A" w14:textId="03C7F5A0" w:rsidR="00A65FE0" w:rsidRPr="00A10693" w:rsidRDefault="00A65FE0" w:rsidP="00925910">
      <w:pPr>
        <w:pStyle w:val="afa"/>
        <w:numPr>
          <w:ilvl w:val="0"/>
          <w:numId w:val="33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ПП-07.02.03.01-ERP </w:t>
      </w:r>
      <w:r w:rsidR="00A70078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Годовое планирование воздействий на производственные активы</w:t>
      </w:r>
      <w:r w:rsidR="00A70078" w:rsidRPr="004B0945">
        <w:rPr>
          <w:rFonts w:ascii="Arial" w:hAnsi="Arial" w:cs="Arial"/>
          <w:color w:val="000000" w:themeColor="text1"/>
          <w:szCs w:val="24"/>
        </w:rPr>
        <w:t>»</w:t>
      </w:r>
      <w:r w:rsidR="004B0945" w:rsidRPr="004B0945">
        <w:rPr>
          <w:rFonts w:ascii="Arial" w:hAnsi="Arial" w:cs="Arial"/>
          <w:color w:val="000000" w:themeColor="text1"/>
          <w:szCs w:val="24"/>
        </w:rPr>
        <w:t>. Заявка на закупку работ, услуг после отклонения недоступна для корректировки, планировщик потребности изменяет данные в потребности, деблокирует потребности, данные в заявке на закупку обновляются автоматически</w:t>
      </w:r>
      <w:r w:rsidR="005B330E" w:rsidRPr="004B0945">
        <w:rPr>
          <w:rFonts w:ascii="Arial" w:hAnsi="Arial" w:cs="Arial"/>
          <w:color w:val="000000" w:themeColor="text1"/>
          <w:szCs w:val="24"/>
        </w:rPr>
        <w:t>;</w:t>
      </w:r>
    </w:p>
    <w:p w14:paraId="58D715E2" w14:textId="5D22D799" w:rsidR="00A65FE0" w:rsidRPr="00A10693" w:rsidRDefault="00A65FE0" w:rsidP="00925910">
      <w:pPr>
        <w:pStyle w:val="afa"/>
        <w:numPr>
          <w:ilvl w:val="0"/>
          <w:numId w:val="33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lastRenderedPageBreak/>
        <w:t xml:space="preserve">ПП-10.03.02-ERP </w:t>
      </w:r>
      <w:r w:rsidR="00A70078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Регистрация потребности</w:t>
      </w:r>
      <w:r w:rsidR="00A70078">
        <w:rPr>
          <w:rFonts w:ascii="Arial" w:hAnsi="Arial" w:cs="Arial"/>
          <w:color w:val="000000" w:themeColor="text1"/>
          <w:szCs w:val="24"/>
        </w:rPr>
        <w:t>»</w:t>
      </w:r>
      <w:r w:rsidR="004272E9" w:rsidRPr="00A10693">
        <w:rPr>
          <w:rFonts w:ascii="Arial" w:hAnsi="Arial" w:cs="Arial"/>
          <w:color w:val="000000" w:themeColor="text1"/>
          <w:szCs w:val="24"/>
        </w:rPr>
        <w:t>.</w:t>
      </w:r>
      <w:r w:rsidR="004B0945">
        <w:rPr>
          <w:rFonts w:ascii="Arial" w:hAnsi="Arial" w:cs="Arial"/>
          <w:color w:val="000000" w:themeColor="text1"/>
          <w:szCs w:val="24"/>
        </w:rPr>
        <w:t xml:space="preserve"> </w:t>
      </w:r>
      <w:r w:rsidR="004B0945" w:rsidRPr="00D545FE">
        <w:rPr>
          <w:rFonts w:ascii="Arial" w:hAnsi="Arial" w:cs="Arial"/>
          <w:color w:val="000000" w:themeColor="text1"/>
          <w:szCs w:val="24"/>
        </w:rPr>
        <w:t>Заявка на закупку работ, услуг</w:t>
      </w:r>
      <w:r w:rsidR="004B0945">
        <w:rPr>
          <w:rFonts w:ascii="Arial" w:hAnsi="Arial" w:cs="Arial"/>
          <w:color w:val="000000" w:themeColor="text1"/>
          <w:szCs w:val="24"/>
        </w:rPr>
        <w:t xml:space="preserve"> после отклонения доступна для корректировки планировщиком потребности.</w:t>
      </w:r>
    </w:p>
    <w:p w14:paraId="69253405" w14:textId="74977239" w:rsidR="00B428CC" w:rsidDel="00415265" w:rsidRDefault="00247072" w:rsidP="00F8304C">
      <w:pPr>
        <w:spacing w:after="240" w:line="276" w:lineRule="auto"/>
        <w:ind w:firstLine="567"/>
        <w:rPr>
          <w:del w:id="1046" w:author="Paramonova Elena" w:date="2021-03-15T19:26:00Z"/>
          <w:rFonts w:ascii="Arial" w:hAnsi="Arial" w:cs="Arial"/>
          <w:color w:val="000000" w:themeColor="text1"/>
          <w:szCs w:val="24"/>
        </w:rPr>
      </w:pPr>
      <w:del w:id="1047" w:author="Paramonova Elena" w:date="2021-03-15T19:26:00Z">
        <w:r w:rsidDel="00415265">
          <w:rPr>
            <w:rFonts w:ascii="Arial" w:hAnsi="Arial" w:cs="Arial"/>
            <w:color w:val="000000" w:themeColor="text1"/>
            <w:szCs w:val="24"/>
          </w:rPr>
          <w:delText xml:space="preserve">В случае повторного деблокирования </w:delText>
        </w:r>
        <w:r w:rsidR="00C50868" w:rsidDel="00415265">
          <w:rPr>
            <w:rFonts w:ascii="Arial" w:hAnsi="Arial" w:cs="Arial"/>
            <w:color w:val="000000" w:themeColor="text1"/>
            <w:szCs w:val="24"/>
          </w:rPr>
          <w:delText>З</w:delText>
        </w:r>
        <w:r w:rsidDel="00415265">
          <w:rPr>
            <w:rFonts w:ascii="Arial" w:hAnsi="Arial" w:cs="Arial"/>
            <w:color w:val="000000" w:themeColor="text1"/>
            <w:szCs w:val="24"/>
          </w:rPr>
          <w:delText>аявок на закупку МТР работ, услуг</w:delText>
        </w:r>
        <w:r w:rsidR="00D065BB" w:rsidDel="00415265">
          <w:rPr>
            <w:rFonts w:ascii="Arial" w:hAnsi="Arial" w:cs="Arial"/>
            <w:color w:val="000000" w:themeColor="text1"/>
            <w:szCs w:val="24"/>
          </w:rPr>
          <w:delText xml:space="preserve"> закупщиком статус</w:delText>
        </w:r>
        <w:r w:rsidR="0041578D" w:rsidDel="00415265">
          <w:rPr>
            <w:rFonts w:ascii="Arial" w:hAnsi="Arial" w:cs="Arial"/>
            <w:color w:val="000000" w:themeColor="text1"/>
            <w:szCs w:val="24"/>
          </w:rPr>
          <w:delText xml:space="preserve"> меняется на «</w:delText>
        </w:r>
        <w:r w:rsidR="00B37806" w:rsidDel="00415265">
          <w:rPr>
            <w:rFonts w:ascii="Arial" w:hAnsi="Arial" w:cs="Arial"/>
            <w:color w:val="000000" w:themeColor="text1"/>
            <w:szCs w:val="24"/>
          </w:rPr>
          <w:delText>Повторная передача в закуп</w:delText>
        </w:r>
        <w:r w:rsidR="0041578D" w:rsidDel="00415265">
          <w:rPr>
            <w:rFonts w:ascii="Arial" w:hAnsi="Arial" w:cs="Arial"/>
            <w:color w:val="000000" w:themeColor="text1"/>
            <w:szCs w:val="24"/>
          </w:rPr>
          <w:delText>»</w:delText>
        </w:r>
        <w:r w:rsidR="0004211B" w:rsidDel="00415265">
          <w:rPr>
            <w:rFonts w:ascii="Arial" w:hAnsi="Arial" w:cs="Arial"/>
            <w:color w:val="000000" w:themeColor="text1"/>
            <w:szCs w:val="24"/>
          </w:rPr>
          <w:delText xml:space="preserve"> (разработка ММ</w:delText>
        </w:r>
        <w:r w:rsidR="00D065BB" w:rsidDel="00415265">
          <w:rPr>
            <w:rFonts w:ascii="Arial" w:hAnsi="Arial" w:cs="Arial"/>
            <w:color w:val="000000" w:themeColor="text1"/>
            <w:szCs w:val="24"/>
          </w:rPr>
          <w:delText>83 «</w:delText>
        </w:r>
        <w:r w:rsidR="003E2E97" w:rsidRPr="00B727FB" w:rsidDel="00415265">
          <w:rPr>
            <w:rFonts w:ascii="Arial" w:hAnsi="Arial" w:cs="Arial"/>
            <w:color w:val="000000" w:themeColor="text1"/>
            <w:szCs w:val="24"/>
          </w:rPr>
          <w:delText>Статус «Повторная передача в закуп», доп. поля в Заявке на закупку</w:delText>
        </w:r>
        <w:r w:rsidR="00D065BB" w:rsidDel="00415265">
          <w:rPr>
            <w:rFonts w:ascii="Arial" w:hAnsi="Arial" w:cs="Arial"/>
            <w:color w:val="000000" w:themeColor="text1"/>
            <w:szCs w:val="24"/>
          </w:rPr>
          <w:delText>»</w:delText>
        </w:r>
        <w:r w:rsidR="0004211B" w:rsidDel="00415265">
          <w:rPr>
            <w:rFonts w:ascii="Arial" w:hAnsi="Arial" w:cs="Arial"/>
            <w:color w:val="000000" w:themeColor="text1"/>
            <w:szCs w:val="24"/>
          </w:rPr>
          <w:delText>)</w:delText>
        </w:r>
        <w:r w:rsidR="0041578D" w:rsidDel="00415265">
          <w:rPr>
            <w:rFonts w:ascii="Arial" w:hAnsi="Arial" w:cs="Arial"/>
            <w:color w:val="000000" w:themeColor="text1"/>
            <w:szCs w:val="24"/>
          </w:rPr>
          <w:delText xml:space="preserve">. Статусы заявок на закупку описаны в КД </w:delText>
        </w:r>
        <w:r w:rsidR="00D2138A" w:rsidDel="00415265">
          <w:rPr>
            <w:rFonts w:ascii="Arial" w:hAnsi="Arial" w:cs="Arial"/>
            <w:color w:val="000000" w:themeColor="text1"/>
            <w:szCs w:val="24"/>
          </w:rPr>
          <w:delText>ERP.9.</w:delText>
        </w:r>
        <w:r w:rsidR="0041578D" w:rsidRPr="0041578D" w:rsidDel="00415265">
          <w:rPr>
            <w:rFonts w:ascii="Arial" w:hAnsi="Arial" w:cs="Arial"/>
            <w:color w:val="000000" w:themeColor="text1"/>
            <w:szCs w:val="24"/>
          </w:rPr>
          <w:delText xml:space="preserve">1.58 </w:delText>
        </w:r>
        <w:r w:rsidR="0041578D" w:rsidDel="00415265">
          <w:rPr>
            <w:rFonts w:ascii="Arial" w:hAnsi="Arial" w:cs="Arial"/>
            <w:color w:val="000000" w:themeColor="text1"/>
            <w:szCs w:val="24"/>
          </w:rPr>
          <w:delText>«</w:delText>
        </w:r>
        <w:r w:rsidR="0041578D" w:rsidRPr="0041578D" w:rsidDel="00415265">
          <w:rPr>
            <w:rFonts w:ascii="Arial" w:hAnsi="Arial" w:cs="Arial"/>
            <w:color w:val="000000" w:themeColor="text1"/>
            <w:szCs w:val="24"/>
          </w:rPr>
          <w:delText>Планирование обеспечения МТР работами и услугам</w:delText>
        </w:r>
        <w:r w:rsidR="0041578D" w:rsidDel="00415265">
          <w:rPr>
            <w:rFonts w:ascii="Arial" w:hAnsi="Arial" w:cs="Arial"/>
            <w:color w:val="000000" w:themeColor="text1"/>
            <w:szCs w:val="24"/>
          </w:rPr>
          <w:delText>».</w:delText>
        </w:r>
      </w:del>
    </w:p>
    <w:p w14:paraId="30C074FA" w14:textId="62E3198C" w:rsidR="00373717" w:rsidRPr="00A10693" w:rsidRDefault="00373717" w:rsidP="00373717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 случае, если заявка на закупку МТР, заявка на закупку работ, услуг ошибочно попала закупщику в </w:t>
      </w:r>
      <w:r w:rsidR="001548AF">
        <w:rPr>
          <w:rFonts w:ascii="Arial" w:hAnsi="Arial" w:cs="Arial"/>
          <w:color w:val="000000" w:themeColor="text1"/>
          <w:szCs w:val="24"/>
        </w:rPr>
        <w:t>работу</w:t>
      </w:r>
      <w:r w:rsidR="006B701D" w:rsidRPr="00A10693">
        <w:rPr>
          <w:rFonts w:ascii="Arial" w:hAnsi="Arial" w:cs="Arial"/>
        </w:rPr>
        <w:t>, то закупщик открывает для</w:t>
      </w:r>
      <w:r w:rsidRPr="00A10693">
        <w:rPr>
          <w:rFonts w:ascii="Arial" w:hAnsi="Arial" w:cs="Arial"/>
        </w:rPr>
        <w:t xml:space="preserve"> изменени</w:t>
      </w:r>
      <w:r w:rsidR="006B701D" w:rsidRPr="00A10693">
        <w:rPr>
          <w:rFonts w:ascii="Arial" w:hAnsi="Arial" w:cs="Arial"/>
        </w:rPr>
        <w:t>я</w:t>
      </w:r>
      <w:r w:rsidRPr="00A10693">
        <w:rPr>
          <w:rFonts w:ascii="Arial" w:hAnsi="Arial" w:cs="Arial"/>
        </w:rPr>
        <w:t xml:space="preserve"> </w:t>
      </w:r>
      <w:r w:rsidR="001548AF">
        <w:rPr>
          <w:rFonts w:ascii="Arial" w:hAnsi="Arial" w:cs="Arial"/>
        </w:rPr>
        <w:t xml:space="preserve">данную </w:t>
      </w:r>
      <w:r w:rsidRPr="00A10693">
        <w:rPr>
          <w:rFonts w:ascii="Arial" w:hAnsi="Arial" w:cs="Arial"/>
        </w:rPr>
        <w:t>заявку на закупку МТР, заявку на закупку работ, услуг и корректирует значение в поле «Группа закупок»</w:t>
      </w:r>
      <w:r w:rsidR="00AC3591" w:rsidRPr="00A10693">
        <w:rPr>
          <w:rFonts w:ascii="Arial" w:hAnsi="Arial" w:cs="Arial"/>
        </w:rPr>
        <w:t xml:space="preserve">. </w:t>
      </w:r>
      <w:r w:rsidR="001548AF">
        <w:rPr>
          <w:rFonts w:ascii="Arial" w:hAnsi="Arial" w:cs="Arial"/>
        </w:rPr>
        <w:t>При этом</w:t>
      </w:r>
      <w:r w:rsidR="00AC3591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 xml:space="preserve">в качестве </w:t>
      </w:r>
      <w:r w:rsidR="001548AF">
        <w:rPr>
          <w:rFonts w:ascii="Arial" w:hAnsi="Arial" w:cs="Arial"/>
        </w:rPr>
        <w:t>нового значения</w:t>
      </w:r>
      <w:r w:rsidRPr="00A10693">
        <w:rPr>
          <w:rFonts w:ascii="Arial" w:hAnsi="Arial" w:cs="Arial"/>
        </w:rPr>
        <w:t xml:space="preserve"> устанавливает группу закупок своего руководителя. </w:t>
      </w:r>
      <w:r w:rsidR="00DF61A8">
        <w:rPr>
          <w:rFonts w:ascii="Arial" w:hAnsi="Arial" w:cs="Arial"/>
        </w:rPr>
        <w:t>В свою очередь, руководитель может переназначить заявку на другого исполнителя, указав соответствующую группу закупок.</w:t>
      </w:r>
    </w:p>
    <w:p w14:paraId="5172FC2E" w14:textId="2EF4EA00" w:rsidR="00E44B14" w:rsidRPr="00A10693" w:rsidRDefault="00E44B14" w:rsidP="00E44B14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Закупщик в транзакции </w:t>
      </w:r>
      <w:r w:rsidR="00A70078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</w:rPr>
        <w:t>Список заявок</w:t>
      </w:r>
      <w:r w:rsidR="00A70078">
        <w:rPr>
          <w:rFonts w:ascii="Arial" w:hAnsi="Arial" w:cs="Arial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0E23D2">
        <w:rPr>
          <w:rFonts w:ascii="Arial" w:hAnsi="Arial" w:cs="Arial"/>
          <w:color w:val="000000" w:themeColor="text1"/>
          <w:szCs w:val="24"/>
        </w:rPr>
        <w:t xml:space="preserve">также </w:t>
      </w:r>
      <w:r w:rsidRPr="00A10693">
        <w:rPr>
          <w:rFonts w:ascii="Arial" w:hAnsi="Arial" w:cs="Arial"/>
          <w:color w:val="000000" w:themeColor="text1"/>
          <w:szCs w:val="24"/>
        </w:rPr>
        <w:t>может п</w:t>
      </w:r>
      <w:r w:rsidR="000E23D2">
        <w:rPr>
          <w:rFonts w:ascii="Arial" w:hAnsi="Arial" w:cs="Arial"/>
          <w:color w:val="000000" w:themeColor="text1"/>
          <w:szCs w:val="24"/>
        </w:rPr>
        <w:t>р</w:t>
      </w:r>
      <w:r w:rsidRPr="00A10693">
        <w:rPr>
          <w:rFonts w:ascii="Arial" w:hAnsi="Arial" w:cs="Arial"/>
          <w:color w:val="000000" w:themeColor="text1"/>
          <w:szCs w:val="24"/>
        </w:rPr>
        <w:t xml:space="preserve">осмотреть заявки, которые попали в работу </w:t>
      </w:r>
      <w:r w:rsidR="000E23D2">
        <w:rPr>
          <w:rFonts w:ascii="Arial" w:hAnsi="Arial" w:cs="Arial"/>
          <w:color w:val="000000" w:themeColor="text1"/>
          <w:szCs w:val="24"/>
        </w:rPr>
        <w:t xml:space="preserve">его </w:t>
      </w:r>
      <w:r w:rsidRPr="00A10693">
        <w:rPr>
          <w:rFonts w:ascii="Arial" w:hAnsi="Arial" w:cs="Arial"/>
          <w:color w:val="000000" w:themeColor="text1"/>
          <w:szCs w:val="24"/>
        </w:rPr>
        <w:t xml:space="preserve">руководителю (в </w:t>
      </w:r>
      <w:r w:rsidR="000E23D2">
        <w:rPr>
          <w:rFonts w:ascii="Arial" w:hAnsi="Arial" w:cs="Arial"/>
          <w:color w:val="000000" w:themeColor="text1"/>
          <w:szCs w:val="24"/>
        </w:rPr>
        <w:t>поле «</w:t>
      </w:r>
      <w:r w:rsidR="000E23D2" w:rsidRPr="00A10693">
        <w:rPr>
          <w:rFonts w:ascii="Arial" w:hAnsi="Arial" w:cs="Arial"/>
          <w:color w:val="000000" w:themeColor="text1"/>
          <w:szCs w:val="24"/>
        </w:rPr>
        <w:t>Групп</w:t>
      </w:r>
      <w:r w:rsidR="000E23D2">
        <w:rPr>
          <w:rFonts w:ascii="Arial" w:hAnsi="Arial" w:cs="Arial"/>
          <w:color w:val="000000" w:themeColor="text1"/>
          <w:szCs w:val="24"/>
        </w:rPr>
        <w:t>а</w:t>
      </w:r>
      <w:r w:rsidR="000E23D2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>закупок</w:t>
      </w:r>
      <w:r w:rsidR="000E23D2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указан руководитель закупщика). В случае, если закупщик </w:t>
      </w:r>
      <w:r w:rsidR="000E23D2">
        <w:rPr>
          <w:rFonts w:ascii="Arial" w:hAnsi="Arial" w:cs="Arial"/>
          <w:color w:val="000000" w:themeColor="text1"/>
          <w:szCs w:val="24"/>
        </w:rPr>
        <w:t>захочет принять</w:t>
      </w:r>
      <w:r w:rsidRPr="00A10693">
        <w:rPr>
          <w:rFonts w:ascii="Arial" w:hAnsi="Arial" w:cs="Arial"/>
          <w:color w:val="000000" w:themeColor="text1"/>
          <w:szCs w:val="24"/>
        </w:rPr>
        <w:t xml:space="preserve"> такую заявку на закупку в работу</w:t>
      </w:r>
      <w:r w:rsidR="006B701D" w:rsidRPr="00A10693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0E23D2">
        <w:rPr>
          <w:rFonts w:ascii="Arial" w:hAnsi="Arial" w:cs="Arial"/>
          <w:color w:val="000000" w:themeColor="text1"/>
          <w:szCs w:val="24"/>
        </w:rPr>
        <w:t xml:space="preserve">то он </w:t>
      </w:r>
      <w:r w:rsidRPr="00A10693">
        <w:rPr>
          <w:rFonts w:ascii="Arial" w:hAnsi="Arial" w:cs="Arial"/>
          <w:color w:val="000000" w:themeColor="text1"/>
          <w:szCs w:val="24"/>
        </w:rPr>
        <w:t xml:space="preserve">в </w:t>
      </w:r>
      <w:r w:rsidR="000E23D2">
        <w:rPr>
          <w:rFonts w:ascii="Arial" w:hAnsi="Arial" w:cs="Arial"/>
          <w:color w:val="000000" w:themeColor="text1"/>
          <w:szCs w:val="24"/>
        </w:rPr>
        <w:t xml:space="preserve">данной </w:t>
      </w:r>
      <w:r w:rsidRPr="00A10693">
        <w:rPr>
          <w:rFonts w:ascii="Arial" w:hAnsi="Arial" w:cs="Arial"/>
          <w:color w:val="000000" w:themeColor="text1"/>
          <w:szCs w:val="24"/>
        </w:rPr>
        <w:t>позиции заявк</w:t>
      </w:r>
      <w:r w:rsidR="006B701D" w:rsidRPr="00A10693">
        <w:rPr>
          <w:rFonts w:ascii="Arial" w:hAnsi="Arial" w:cs="Arial"/>
          <w:color w:val="000000" w:themeColor="text1"/>
          <w:szCs w:val="24"/>
        </w:rPr>
        <w:t>и</w:t>
      </w:r>
      <w:r w:rsidRPr="00A10693">
        <w:rPr>
          <w:rFonts w:ascii="Arial" w:hAnsi="Arial" w:cs="Arial"/>
          <w:color w:val="000000" w:themeColor="text1"/>
          <w:szCs w:val="24"/>
        </w:rPr>
        <w:t xml:space="preserve"> на закупку указывает свою группу закупок</w:t>
      </w:r>
      <w:r w:rsidR="00FA5485">
        <w:rPr>
          <w:rFonts w:ascii="Arial" w:hAnsi="Arial" w:cs="Arial"/>
          <w:color w:val="000000" w:themeColor="text1"/>
          <w:szCs w:val="24"/>
        </w:rPr>
        <w:t>.</w:t>
      </w:r>
    </w:p>
    <w:p w14:paraId="0431E599" w14:textId="1F84ED6A" w:rsidR="00646514" w:rsidRPr="00A10693" w:rsidRDefault="00646514" w:rsidP="00646514">
      <w:pPr>
        <w:spacing w:line="276" w:lineRule="auto"/>
        <w:ind w:firstLine="360"/>
        <w:jc w:val="left"/>
        <w:rPr>
          <w:rFonts w:ascii="Arial" w:eastAsiaTheme="minorEastAsia" w:hAnsi="Arial" w:cs="Arial"/>
          <w:color w:val="000000" w:themeColor="text1"/>
          <w:szCs w:val="24"/>
          <w:lang w:eastAsia="ru-RU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Закупщик может </w:t>
      </w:r>
      <w:r w:rsidR="00293637">
        <w:rPr>
          <w:rFonts w:ascii="Arial" w:hAnsi="Arial" w:cs="Arial"/>
          <w:color w:val="000000" w:themeColor="text1"/>
          <w:szCs w:val="24"/>
        </w:rPr>
        <w:t xml:space="preserve">инициировать </w:t>
      </w:r>
      <w:r w:rsidRPr="00A10693">
        <w:rPr>
          <w:rFonts w:ascii="Arial" w:hAnsi="Arial" w:cs="Arial"/>
          <w:color w:val="000000" w:themeColor="text1"/>
          <w:szCs w:val="24"/>
        </w:rPr>
        <w:t>переда</w:t>
      </w:r>
      <w:r w:rsidR="00293637">
        <w:rPr>
          <w:rFonts w:ascii="Arial" w:hAnsi="Arial" w:cs="Arial"/>
          <w:color w:val="000000" w:themeColor="text1"/>
          <w:szCs w:val="24"/>
        </w:rPr>
        <w:t>чу</w:t>
      </w:r>
      <w:r w:rsidR="00FC5212" w:rsidRPr="00A10693">
        <w:rPr>
          <w:rFonts w:ascii="Arial" w:hAnsi="Arial" w:cs="Arial"/>
          <w:color w:val="000000" w:themeColor="text1"/>
          <w:szCs w:val="24"/>
        </w:rPr>
        <w:t xml:space="preserve"> заявк</w:t>
      </w:r>
      <w:r w:rsidR="00293637">
        <w:rPr>
          <w:rFonts w:ascii="Arial" w:hAnsi="Arial" w:cs="Arial"/>
          <w:color w:val="000000" w:themeColor="text1"/>
          <w:szCs w:val="24"/>
        </w:rPr>
        <w:t>и</w:t>
      </w:r>
      <w:r w:rsidR="00FC5212" w:rsidRPr="00A10693">
        <w:rPr>
          <w:rFonts w:ascii="Arial" w:hAnsi="Arial" w:cs="Arial"/>
          <w:color w:val="000000" w:themeColor="text1"/>
          <w:szCs w:val="24"/>
        </w:rPr>
        <w:t xml:space="preserve"> на закупку МТР, заявк</w:t>
      </w:r>
      <w:r w:rsidR="00293637">
        <w:rPr>
          <w:rFonts w:ascii="Arial" w:hAnsi="Arial" w:cs="Arial"/>
          <w:color w:val="000000" w:themeColor="text1"/>
          <w:szCs w:val="24"/>
        </w:rPr>
        <w:t>и</w:t>
      </w:r>
      <w:r w:rsidR="00FC5212" w:rsidRPr="00A10693">
        <w:rPr>
          <w:rFonts w:ascii="Arial" w:hAnsi="Arial" w:cs="Arial"/>
          <w:color w:val="000000" w:themeColor="text1"/>
          <w:szCs w:val="24"/>
        </w:rPr>
        <w:t xml:space="preserve"> на закупку</w:t>
      </w:r>
      <w:r w:rsidR="00FA5485">
        <w:rPr>
          <w:rFonts w:ascii="Arial" w:hAnsi="Arial" w:cs="Arial"/>
          <w:color w:val="000000" w:themeColor="text1"/>
          <w:szCs w:val="24"/>
        </w:rPr>
        <w:t xml:space="preserve"> </w:t>
      </w:r>
      <w:r w:rsidR="00FC5212" w:rsidRPr="00A10693">
        <w:rPr>
          <w:rFonts w:ascii="Arial" w:hAnsi="Arial" w:cs="Arial"/>
          <w:color w:val="000000" w:themeColor="text1"/>
          <w:szCs w:val="24"/>
        </w:rPr>
        <w:t>работ, услуг</w:t>
      </w:r>
      <w:r w:rsidRPr="00A10693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 </w:t>
      </w:r>
      <w:r w:rsidR="000E23D2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на </w:t>
      </w:r>
      <w:r w:rsidR="000E23D2" w:rsidRPr="00A10693">
        <w:rPr>
          <w:rFonts w:ascii="Arial" w:hAnsi="Arial" w:cs="Arial"/>
          <w:color w:val="000000" w:themeColor="text1"/>
          <w:szCs w:val="24"/>
        </w:rPr>
        <w:t xml:space="preserve">исполнение </w:t>
      </w:r>
      <w:r w:rsidR="00FA5485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на нижестоящий уровень закупки либо напрямую Заказчику. </w:t>
      </w:r>
      <w:r w:rsidR="00FC5212" w:rsidRPr="00A10693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 Д</w:t>
      </w:r>
      <w:r w:rsidRPr="00A10693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ля </w:t>
      </w:r>
      <w:r w:rsidR="00FA5485">
        <w:rPr>
          <w:rFonts w:ascii="Arial" w:hAnsi="Arial" w:cs="Arial" w:eastAsiaTheme="minorEastAsia"/>
          <w:color w:val="000000" w:themeColor="text1"/>
          <w:szCs w:val="24"/>
          <w:lang w:eastAsia="ru-RU"/>
        </w:rPr>
        <w:t>этого</w:t>
      </w:r>
      <w:r w:rsidR="004B42A9">
        <w:rPr>
          <w:rFonts w:ascii="Arial" w:hAnsi="Arial" w:cs="Arial" w:eastAsiaTheme="minorEastAsia"/>
          <w:color w:val="000000" w:themeColor="text1"/>
          <w:szCs w:val="24"/>
          <w:lang w:eastAsia="ru-RU"/>
        </w:rPr>
        <w:t>,</w:t>
      </w:r>
      <w:r w:rsidR="00FA5485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 </w:t>
      </w:r>
      <w:r w:rsidR="00FC5212" w:rsidRPr="00A10693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в </w:t>
      </w:r>
      <w:r w:rsidR="00FC5212" w:rsidRPr="00A10693">
        <w:rPr>
          <w:rFonts w:ascii="Arial" w:hAnsi="Arial" w:cs="Arial" w:eastAsiaTheme="minorEastAsia"/>
          <w:color w:val="000000" w:themeColor="text1"/>
          <w:szCs w:val="24"/>
          <w:lang w:val="en-US" w:eastAsia="ru-RU"/>
        </w:rPr>
        <w:t>SAP</w:t>
      </w:r>
      <w:r w:rsidR="00FC5212" w:rsidRPr="00FA5485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 </w:t>
      </w:r>
      <w:r w:rsidR="00FC5212" w:rsidRPr="00A10693">
        <w:rPr>
          <w:rFonts w:ascii="Arial" w:hAnsi="Arial" w:cs="Arial" w:eastAsiaTheme="minorEastAsia"/>
          <w:color w:val="000000" w:themeColor="text1"/>
          <w:szCs w:val="24"/>
          <w:lang w:val="en-US" w:eastAsia="ru-RU"/>
        </w:rPr>
        <w:t>S</w:t>
      </w:r>
      <w:r w:rsidR="005B330E" w:rsidRPr="00A10693">
        <w:rPr>
          <w:rFonts w:ascii="Arial" w:hAnsi="Arial" w:cs="Arial" w:eastAsiaTheme="minorEastAsia"/>
          <w:color w:val="000000" w:themeColor="text1"/>
          <w:szCs w:val="24"/>
          <w:lang w:eastAsia="ru-RU"/>
        </w:rPr>
        <w:t>/4 HANA</w:t>
      </w:r>
      <w:r w:rsidRPr="00A10693">
        <w:rPr>
          <w:rFonts w:ascii="Arial" w:hAnsi="Arial" w:cs="Arial" w:eastAsiaTheme="minorEastAsia"/>
          <w:color w:val="000000" w:themeColor="text1"/>
          <w:szCs w:val="24"/>
          <w:lang w:eastAsia="ru-RU"/>
        </w:rPr>
        <w:t>:</w:t>
      </w:r>
    </w:p>
    <w:p w14:paraId="0941C8FF" w14:textId="5EB36A70" w:rsidR="00646514" w:rsidRPr="004B42A9" w:rsidRDefault="00646514" w:rsidP="00925910">
      <w:pPr>
        <w:pStyle w:val="afa"/>
        <w:numPr>
          <w:ilvl w:val="0"/>
          <w:numId w:val="63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4B42A9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Для заявок на закупку МТР, закупщик отклоняет </w:t>
      </w:r>
      <w:r w:rsidR="000E23D2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данную </w:t>
      </w:r>
      <w:r w:rsidRPr="004B42A9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заявку с </w:t>
      </w:r>
      <w:r w:rsidR="00682672" w:rsidRPr="004B42A9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указанием соответствующей причины из справочника. </w:t>
      </w:r>
      <w:r w:rsidRPr="004B42A9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Далее </w:t>
      </w:r>
      <w:r w:rsidR="009B4911">
        <w:rPr>
          <w:rFonts w:ascii="Arial" w:hAnsi="Arial" w:cs="Arial" w:eastAsiaTheme="minorEastAsia"/>
          <w:color w:val="000000" w:themeColor="text1"/>
          <w:szCs w:val="24"/>
          <w:lang w:eastAsia="ru-RU"/>
        </w:rPr>
        <w:t>с</w:t>
      </w:r>
      <w:r w:rsidRPr="004B42A9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ток-контролёр в процессе </w:t>
      </w:r>
      <w:r w:rsidRPr="004B42A9">
        <w:rPr>
          <w:rFonts w:ascii="Arial" w:hAnsi="Arial" w:cs="Arial"/>
          <w:color w:val="000000" w:themeColor="text1"/>
          <w:szCs w:val="24"/>
        </w:rPr>
        <w:t xml:space="preserve">ПП-10.03.04-ERP </w:t>
      </w:r>
      <w:r w:rsidR="009B4911">
        <w:rPr>
          <w:rFonts w:ascii="Arial" w:hAnsi="Arial" w:cs="Arial"/>
          <w:color w:val="000000" w:themeColor="text1"/>
          <w:szCs w:val="24"/>
        </w:rPr>
        <w:t>«</w:t>
      </w:r>
      <w:r w:rsidRPr="004B42A9">
        <w:rPr>
          <w:rFonts w:ascii="Arial" w:hAnsi="Arial" w:cs="Arial"/>
          <w:color w:val="000000" w:themeColor="text1"/>
          <w:szCs w:val="24"/>
        </w:rPr>
        <w:t>Оперативное планирование обеспечения</w:t>
      </w:r>
      <w:r w:rsidR="009B4911">
        <w:rPr>
          <w:rFonts w:ascii="Arial" w:hAnsi="Arial" w:cs="Arial"/>
          <w:color w:val="000000" w:themeColor="text1"/>
          <w:szCs w:val="24"/>
        </w:rPr>
        <w:t>»</w:t>
      </w:r>
      <w:r w:rsidRPr="004B42A9">
        <w:rPr>
          <w:rFonts w:ascii="Arial" w:hAnsi="Arial" w:cs="Arial"/>
          <w:color w:val="000000" w:themeColor="text1"/>
          <w:szCs w:val="24"/>
        </w:rPr>
        <w:t xml:space="preserve"> изменяет группу закупок</w:t>
      </w:r>
      <w:r w:rsidR="004B42A9" w:rsidRPr="004B42A9">
        <w:rPr>
          <w:rFonts w:ascii="Arial" w:hAnsi="Arial" w:cs="Arial"/>
          <w:color w:val="000000" w:themeColor="text1"/>
          <w:szCs w:val="24"/>
        </w:rPr>
        <w:t xml:space="preserve"> на</w:t>
      </w:r>
      <w:r w:rsidRPr="004B42A9">
        <w:rPr>
          <w:rFonts w:ascii="Arial" w:hAnsi="Arial" w:cs="Arial"/>
          <w:color w:val="000000" w:themeColor="text1"/>
          <w:szCs w:val="24"/>
        </w:rPr>
        <w:t xml:space="preserve"> </w:t>
      </w:r>
      <w:r w:rsidR="004B42A9" w:rsidRPr="004B42A9">
        <w:rPr>
          <w:rFonts w:ascii="Arial" w:hAnsi="Arial" w:cs="Arial"/>
          <w:color w:val="000000" w:themeColor="text1"/>
          <w:szCs w:val="24"/>
        </w:rPr>
        <w:t xml:space="preserve">руководителя департамента региональных закупок (ДРЗ) (для передачи закупки на уровень ДРЗ), либо на группу закупок руководителя локальной закупочной организации (для передачи закупки на уровень локальной закупочной организации). </w:t>
      </w:r>
    </w:p>
    <w:p w14:paraId="68F8AF00" w14:textId="65A91F1B" w:rsidR="00646514" w:rsidRPr="00A10693" w:rsidRDefault="00646514" w:rsidP="00925910">
      <w:pPr>
        <w:pStyle w:val="afa"/>
        <w:numPr>
          <w:ilvl w:val="0"/>
          <w:numId w:val="63"/>
        </w:numPr>
        <w:spacing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Для заявок на закупку работ, услуг </w:t>
      </w:r>
      <w:r w:rsidR="005B330E" w:rsidRPr="00A10693">
        <w:rPr>
          <w:rFonts w:ascii="Arial" w:hAnsi="Arial" w:cs="Arial" w:eastAsiaTheme="minorEastAsia"/>
          <w:color w:val="000000" w:themeColor="text1"/>
          <w:szCs w:val="24"/>
          <w:lang w:eastAsia="ru-RU"/>
        </w:rPr>
        <w:t>з</w:t>
      </w:r>
      <w:r w:rsidRPr="00A10693">
        <w:rPr>
          <w:rFonts w:ascii="Arial" w:hAnsi="Arial" w:cs="Arial" w:eastAsiaTheme="minorEastAsia"/>
          <w:color w:val="000000" w:themeColor="text1"/>
          <w:szCs w:val="24"/>
          <w:lang w:eastAsia="ru-RU"/>
        </w:rPr>
        <w:t>акупщик</w:t>
      </w:r>
      <w:r w:rsidR="00682672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 </w:t>
      </w:r>
      <w:r w:rsidR="00682672" w:rsidRPr="00A10693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отклоняет </w:t>
      </w:r>
      <w:r w:rsidR="000E23D2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данную </w:t>
      </w:r>
      <w:r w:rsidR="00682672" w:rsidRPr="00A10693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заявку с </w:t>
      </w:r>
      <w:r w:rsidR="00C865CD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указанием соответствующей </w:t>
      </w:r>
      <w:r w:rsidR="00C865CD" w:rsidRPr="00A10693">
        <w:rPr>
          <w:rFonts w:ascii="Arial" w:hAnsi="Arial" w:cs="Arial" w:eastAsiaTheme="minorEastAsia"/>
          <w:color w:val="000000" w:themeColor="text1"/>
          <w:szCs w:val="24"/>
          <w:lang w:eastAsia="ru-RU"/>
        </w:rPr>
        <w:t>причин</w:t>
      </w:r>
      <w:r w:rsidR="00C865CD">
        <w:rPr>
          <w:rFonts w:ascii="Arial" w:hAnsi="Arial" w:cs="Arial" w:eastAsiaTheme="minorEastAsia"/>
          <w:color w:val="000000" w:themeColor="text1"/>
          <w:szCs w:val="24"/>
          <w:lang w:eastAsia="ru-RU"/>
        </w:rPr>
        <w:t>ы</w:t>
      </w:r>
      <w:r w:rsidR="004B42A9">
        <w:rPr>
          <w:rFonts w:ascii="Arial" w:hAnsi="Arial" w:cs="Arial" w:eastAsiaTheme="minorEastAsia"/>
          <w:color w:val="000000" w:themeColor="text1"/>
          <w:szCs w:val="24"/>
          <w:lang w:eastAsia="ru-RU"/>
        </w:rPr>
        <w:t>, добавляет в ракурсе Вложения заявки на закупку</w:t>
      </w:r>
      <w:r w:rsidR="00682672" w:rsidRPr="00A10693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 скан с подтверждением передачи закупки Заказчику</w:t>
      </w:r>
      <w:r w:rsidR="004B42A9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 либо на нижестоящий уровень закупки</w:t>
      </w:r>
      <w:r w:rsidR="00B32097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 и</w:t>
      </w:r>
      <w:r w:rsidR="00682672" w:rsidRPr="00A10693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 </w:t>
      </w:r>
      <w:r w:rsidRPr="00A10693">
        <w:rPr>
          <w:rFonts w:ascii="Arial" w:hAnsi="Arial" w:cs="Arial" w:eastAsiaTheme="minorEastAsia"/>
          <w:color w:val="000000" w:themeColor="text1"/>
          <w:szCs w:val="24"/>
          <w:lang w:eastAsia="ru-RU"/>
        </w:rPr>
        <w:t>меняет группу закупок на руководителя отдела</w:t>
      </w:r>
      <w:r w:rsidR="00B32097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. </w:t>
      </w:r>
      <w:r w:rsidRPr="00A10693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 </w:t>
      </w:r>
      <w:r w:rsidR="00B32097">
        <w:rPr>
          <w:rFonts w:ascii="Arial" w:hAnsi="Arial" w:cs="Arial" w:eastAsiaTheme="minorEastAsia"/>
          <w:color w:val="000000" w:themeColor="text1"/>
          <w:szCs w:val="24"/>
          <w:lang w:eastAsia="ru-RU"/>
        </w:rPr>
        <w:t>Тот, в свою очередь, устанавливает уровень закупки в соответствии с приложенными документами</w:t>
      </w:r>
      <w:r w:rsidRPr="00A10693">
        <w:rPr>
          <w:rFonts w:ascii="Arial" w:hAnsi="Arial" w:cs="Arial"/>
          <w:color w:val="000000" w:themeColor="text1"/>
          <w:szCs w:val="24"/>
        </w:rPr>
        <w:t>.</w:t>
      </w:r>
    </w:p>
    <w:p w14:paraId="3214DE83" w14:textId="77777777" w:rsidR="004766EA" w:rsidRDefault="004766EA" w:rsidP="004766EA">
      <w:pPr>
        <w:spacing w:line="276" w:lineRule="auto"/>
        <w:ind w:firstLine="360"/>
        <w:jc w:val="left"/>
        <w:rPr>
          <w:rFonts w:ascii="Arial" w:hAnsi="Arial" w:cs="Arial"/>
          <w:color w:val="000000" w:themeColor="text1"/>
          <w:szCs w:val="24"/>
        </w:rPr>
      </w:pPr>
    </w:p>
    <w:p w14:paraId="553A327D" w14:textId="5B63729D" w:rsidR="00F04E24" w:rsidRDefault="004766EA" w:rsidP="00F8304C">
      <w:pPr>
        <w:spacing w:line="276" w:lineRule="auto"/>
        <w:ind w:firstLine="360"/>
        <w:jc w:val="left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Для заявок на закупку услуг технологического транспорта и пассажирского транспорта у Полюс Логистики, дополнительно требуется деблокирование заявки со стороны Планировщика логистики. </w:t>
      </w:r>
      <w:r w:rsidR="00F04E24">
        <w:rPr>
          <w:rFonts w:ascii="Arial" w:hAnsi="Arial" w:cs="Arial"/>
          <w:color w:val="000000" w:themeColor="text1"/>
          <w:szCs w:val="24"/>
        </w:rPr>
        <w:t xml:space="preserve">Схемы деблокирования заявок на закупку описаны в КД </w:t>
      </w:r>
      <w:r w:rsidR="00D2138A">
        <w:rPr>
          <w:rFonts w:ascii="Arial" w:hAnsi="Arial" w:cs="Arial"/>
          <w:color w:val="000000" w:themeColor="text1"/>
          <w:szCs w:val="24"/>
        </w:rPr>
        <w:t>ERP.</w:t>
      </w:r>
      <w:ins w:id="1048" w:author="SintsovaMA" w:date="2021-03-22T17:25:00Z">
        <w:r w:rsidR="003F4990" w:rsidRPr="003F4990">
          <w:rPr>
            <w:rFonts w:ascii="Arial" w:hAnsi="Arial" w:cs="Arial"/>
            <w:color w:val="000000" w:themeColor="text1"/>
            <w:szCs w:val="24"/>
            <w:rPrChange w:author="SintsovaMA" w:date="2021-03-22T17:25:00Z" w:id="1049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13.</w:t>
        </w:r>
      </w:ins>
      <w:r w:rsidR="00D2138A">
        <w:rPr>
          <w:rFonts w:ascii="Arial" w:hAnsi="Arial" w:cs="Arial"/>
          <w:color w:val="000000" w:themeColor="text1"/>
          <w:szCs w:val="24"/>
        </w:rPr>
        <w:t>9</w:t>
      </w:r>
      <w:ins w:id="1050" w:author="SintsovaMA" w:date="2021-03-22T17:25:00Z">
        <w:r w:rsidR="003F4990" w:rsidRPr="003F4990">
          <w:rPr>
            <w:rFonts w:ascii="Arial" w:hAnsi="Arial" w:cs="Arial"/>
            <w:color w:val="000000" w:themeColor="text1"/>
            <w:szCs w:val="24"/>
            <w:rPrChange w:author="SintsovaMA" w:date="2021-03-22T17:25:00Z" w:id="1051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_2_</w:t>
        </w:r>
      </w:ins>
      <w:del w:id="1052" w:author="SintsovaMA" w:date="2021-03-22T17:25:00Z">
        <w:r w:rsidR="00D2138A" w:rsidDel="003F4990">
          <w:rPr>
            <w:rFonts w:ascii="Arial" w:hAnsi="Arial" w:cs="Arial"/>
            <w:color w:val="000000" w:themeColor="text1"/>
            <w:szCs w:val="24"/>
          </w:rPr>
          <w:delText>.</w:delText>
        </w:r>
        <w:r w:rsidR="00F04E24" w:rsidRPr="00D91DDB" w:rsidDel="003F4990">
          <w:rPr>
            <w:rFonts w:ascii="Arial" w:hAnsi="Arial" w:cs="Arial"/>
            <w:color w:val="000000" w:themeColor="text1"/>
            <w:szCs w:val="24"/>
          </w:rPr>
          <w:delText>1.</w:delText>
        </w:r>
      </w:del>
      <w:r w:rsidR="00F04E24" w:rsidRPr="00D91DDB">
        <w:rPr>
          <w:rFonts w:ascii="Arial" w:hAnsi="Arial" w:cs="Arial"/>
          <w:color w:val="000000" w:themeColor="text1"/>
          <w:szCs w:val="24"/>
        </w:rPr>
        <w:t>58</w:t>
      </w:r>
      <w:ins w:id="1053" w:author="SintsovaMA" w:date="2021-03-22T17:25:00Z">
        <w:r w:rsidR="003F4990" w:rsidRPr="003F4990">
          <w:rPr>
            <w:rFonts w:ascii="Arial" w:hAnsi="Arial" w:cs="Arial"/>
            <w:color w:val="000000" w:themeColor="text1"/>
            <w:szCs w:val="24"/>
            <w:rPrChange w:author="SintsovaMA" w:date="2021-03-22T17:25:00Z" w:id="1054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</w:t>
        </w:r>
        <w:r w:rsidR="003F4990">
          <w:rPr>
            <w:rFonts w:ascii="Arial" w:hAnsi="Arial" w:cs="Arial"/>
            <w:color w:val="000000" w:themeColor="text1"/>
            <w:szCs w:val="24"/>
            <w:lang w:val="en-US"/>
          </w:rPr>
          <w:t>MM</w:t>
        </w:r>
      </w:ins>
      <w:r w:rsidR="00F04E24" w:rsidRPr="00D91DDB">
        <w:rPr>
          <w:rFonts w:ascii="Arial" w:hAnsi="Arial" w:cs="Arial"/>
          <w:color w:val="000000" w:themeColor="text1"/>
          <w:szCs w:val="24"/>
        </w:rPr>
        <w:t xml:space="preserve"> «Планирование обеспечения МТР работами и услугами»</w:t>
      </w:r>
      <w:r w:rsidR="00F04E24">
        <w:rPr>
          <w:rFonts w:ascii="Arial" w:hAnsi="Arial" w:cs="Arial"/>
          <w:color w:val="000000" w:themeColor="text1"/>
          <w:szCs w:val="24"/>
        </w:rPr>
        <w:t>.</w:t>
      </w:r>
    </w:p>
    <w:p w14:paraId="4917FF9A" w14:textId="77777777" w:rsidR="000737DA" w:rsidRPr="00F8304C" w:rsidRDefault="000737DA" w:rsidP="00F8304C">
      <w:pPr>
        <w:spacing w:line="276" w:lineRule="auto"/>
        <w:ind w:firstLine="360"/>
        <w:jc w:val="left"/>
        <w:rPr>
          <w:rFonts w:ascii="Arial" w:hAnsi="Arial" w:cs="Arial"/>
          <w:color w:val="000000" w:themeColor="text1"/>
          <w:szCs w:val="24"/>
        </w:rPr>
      </w:pPr>
    </w:p>
    <w:p w14:paraId="6F4660AF" w14:textId="2B2CC456" w:rsidR="005E5A03" w:rsidRPr="00A10693" w:rsidRDefault="005E5A03" w:rsidP="005E5A03">
      <w:pPr>
        <w:pStyle w:val="a8"/>
        <w:jc w:val="right"/>
        <w:rPr>
          <w:rFonts w:ascii="Arial" w:hAnsi="Arial" w:cs="Arial"/>
          <w:b/>
          <w:sz w:val="22"/>
        </w:rPr>
      </w:pPr>
      <w:r w:rsidRPr="00A10693">
        <w:rPr>
          <w:rFonts w:ascii="Arial" w:hAnsi="Arial" w:cs="Arial"/>
          <w:b/>
          <w:sz w:val="22"/>
        </w:rPr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13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rPr>
          <w:rFonts w:ascii="Arial" w:hAnsi="Arial" w:cs="Arial"/>
          <w:b/>
          <w:sz w:val="22"/>
        </w:rPr>
        <w:t>. Описание шага «Подтверждение принятия заявки в работу»</w:t>
      </w:r>
    </w:p>
    <w:tbl>
      <w:tblPr>
        <w:tblW w:w="512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  <w:tblPrChange w:id="1055" w:author="ParamonovaEA" w:date="2021-03-29T10:07:00Z">
          <w:tblPr>
            <w:tblW w:w="5000" w:type="pct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insideH w:val="single" w:sz="6" w:space="0" w:color="auto"/>
              <w:insideV w:val="single" w:sz="6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836"/>
        <w:gridCol w:w="1033"/>
        <w:gridCol w:w="870"/>
        <w:gridCol w:w="2615"/>
        <w:gridCol w:w="4078"/>
        <w:gridCol w:w="1002"/>
        <w:tblGridChange w:id="1056">
          <w:tblGrid>
            <w:gridCol w:w="816"/>
            <w:gridCol w:w="1009"/>
            <w:gridCol w:w="849"/>
            <w:gridCol w:w="2550"/>
            <w:gridCol w:w="3975"/>
            <w:gridCol w:w="977"/>
          </w:tblGrid>
        </w:tblGridChange>
      </w:tblGrid>
      <w:tr w:rsidR="008D7D74" w:rsidRPr="00A10693" w14:paraId="2E6D5C2B" w14:textId="77777777" w:rsidTr="00DA64D1">
        <w:trPr>
          <w:cantSplit/>
          <w:trHeight w:val="407"/>
          <w:tblHeader/>
          <w:trPrChange w:id="1057" w:author="ParamonovaEA" w:date="2021-03-29T10:07:00Z">
            <w:trPr>
              <w:cantSplit/>
              <w:trHeight w:val="397"/>
              <w:tblHeader/>
            </w:trPr>
          </w:trPrChange>
        </w:trPr>
        <w:tc>
          <w:tcPr>
            <w:tcW w:w="401" w:type="pct"/>
            <w:shd w:val="clear" w:color="auto" w:fill="FFC000"/>
            <w:vAlign w:val="center"/>
            <w:tcPrChange w:id="1058" w:author="ParamonovaEA" w:date="2021-03-29T10:07:00Z">
              <w:tcPr>
                <w:tcW w:w="401" w:type="pct"/>
                <w:shd w:val="clear" w:color="auto" w:fill="FFC000"/>
                <w:vAlign w:val="center"/>
              </w:tcPr>
            </w:tcPrChange>
          </w:tcPr>
          <w:p w14:paraId="79F7FDFA" w14:textId="77777777" w:rsidR="008D7D74" w:rsidRPr="00A10693" w:rsidRDefault="008D7D74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lastRenderedPageBreak/>
              <w:t>Номер шага</w:t>
            </w:r>
          </w:p>
        </w:tc>
        <w:tc>
          <w:tcPr>
            <w:tcW w:w="495" w:type="pct"/>
            <w:shd w:val="clear" w:color="auto" w:fill="FFC000"/>
            <w:vAlign w:val="center"/>
            <w:tcPrChange w:id="1059" w:author="ParamonovaEA" w:date="2021-03-29T10:07:00Z">
              <w:tcPr>
                <w:tcW w:w="496" w:type="pct"/>
                <w:shd w:val="clear" w:color="auto" w:fill="FFC000"/>
                <w:vAlign w:val="center"/>
              </w:tcPr>
            </w:tcPrChange>
          </w:tcPr>
          <w:p w14:paraId="39D748F2" w14:textId="77777777" w:rsidR="008D7D74" w:rsidRPr="00A10693" w:rsidRDefault="008D7D74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17" w:type="pct"/>
            <w:shd w:val="clear" w:color="auto" w:fill="FFC000"/>
            <w:vAlign w:val="center"/>
            <w:tcPrChange w:id="1060" w:author="ParamonovaEA" w:date="2021-03-29T10:07:00Z">
              <w:tcPr>
                <w:tcW w:w="417" w:type="pct"/>
                <w:shd w:val="clear" w:color="auto" w:fill="FFC000"/>
                <w:vAlign w:val="center"/>
              </w:tcPr>
            </w:tcPrChange>
          </w:tcPr>
          <w:p w14:paraId="13163FC3" w14:textId="77777777" w:rsidR="008D7D74" w:rsidRPr="00A10693" w:rsidRDefault="008D7D74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1253" w:type="pct"/>
            <w:shd w:val="clear" w:color="auto" w:fill="FFC000"/>
            <w:vAlign w:val="center"/>
            <w:tcPrChange w:id="1061" w:author="ParamonovaEA" w:date="2021-03-29T10:07:00Z">
              <w:tcPr>
                <w:tcW w:w="1253" w:type="pct"/>
                <w:shd w:val="clear" w:color="auto" w:fill="FFC000"/>
                <w:vAlign w:val="center"/>
              </w:tcPr>
            </w:tcPrChange>
          </w:tcPr>
          <w:p w14:paraId="5798D921" w14:textId="77777777" w:rsidR="008D7D74" w:rsidRPr="00A10693" w:rsidRDefault="008D7D74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1954" w:type="pct"/>
            <w:shd w:val="clear" w:color="auto" w:fill="FFC000"/>
            <w:vAlign w:val="center"/>
            <w:tcPrChange w:id="1062" w:author="ParamonovaEA" w:date="2021-03-29T10:07:00Z">
              <w:tcPr>
                <w:tcW w:w="1953" w:type="pct"/>
                <w:shd w:val="clear" w:color="auto" w:fill="FFC000"/>
                <w:vAlign w:val="center"/>
              </w:tcPr>
            </w:tcPrChange>
          </w:tcPr>
          <w:p w14:paraId="1DCEB729" w14:textId="77777777" w:rsidR="008D7D74" w:rsidRPr="00A10693" w:rsidRDefault="008D7D74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480" w:type="pct"/>
            <w:shd w:val="clear" w:color="auto" w:fill="FFC000"/>
            <w:vAlign w:val="center"/>
            <w:tcPrChange w:id="1063" w:author="ParamonovaEA" w:date="2021-03-29T10:07:00Z">
              <w:tcPr>
                <w:tcW w:w="480" w:type="pct"/>
                <w:shd w:val="clear" w:color="auto" w:fill="FFC000"/>
                <w:vAlign w:val="center"/>
              </w:tcPr>
            </w:tcPrChange>
          </w:tcPr>
          <w:p w14:paraId="1E555027" w14:textId="77777777" w:rsidR="008D7D74" w:rsidRPr="00A10693" w:rsidRDefault="008D7D74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8D7D74" w:rsidRPr="00A10693" w14:paraId="04DE21A4" w14:textId="77777777" w:rsidTr="00DA64D1">
        <w:trPr>
          <w:cantSplit/>
          <w:trHeight w:val="4487"/>
          <w:trPrChange w:id="1064" w:author="ParamonovaEA" w:date="2021-03-29T10:07:00Z">
            <w:trPr>
              <w:cantSplit/>
            </w:trPr>
          </w:trPrChange>
        </w:trPr>
        <w:tc>
          <w:tcPr>
            <w:tcW w:w="401" w:type="pct"/>
            <w:tcPrChange w:id="1065" w:author="ParamonovaEA" w:date="2021-03-29T10:07:00Z">
              <w:tcPr>
                <w:tcW w:w="401" w:type="pct"/>
              </w:tcPr>
            </w:tcPrChange>
          </w:tcPr>
          <w:p w14:paraId="34759BBD" w14:textId="030153C0" w:rsidR="008D7D74" w:rsidRPr="00A10693" w:rsidRDefault="008D7D74" w:rsidP="004322A8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ПП-10.04.03.01.020</w:t>
            </w:r>
          </w:p>
        </w:tc>
        <w:tc>
          <w:tcPr>
            <w:tcW w:w="495" w:type="pct"/>
            <w:tcPrChange w:id="1066" w:author="ParamonovaEA" w:date="2021-03-29T10:07:00Z">
              <w:tcPr>
                <w:tcW w:w="496" w:type="pct"/>
              </w:tcPr>
            </w:tcPrChange>
          </w:tcPr>
          <w:p w14:paraId="1EE46B64" w14:textId="77777777" w:rsidR="008D7D74" w:rsidRPr="00A10693" w:rsidRDefault="008D7D74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Заявка на закупку передана в закупку</w:t>
            </w:r>
          </w:p>
          <w:p w14:paraId="3BF8AAFA" w14:textId="77777777" w:rsidR="008D7D74" w:rsidRPr="00A10693" w:rsidRDefault="008D7D74" w:rsidP="004322A8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417" w:type="pct"/>
            <w:shd w:val="clear" w:color="auto" w:fill="auto"/>
            <w:tcPrChange w:id="1067" w:author="ParamonovaEA" w:date="2021-03-29T10:07:00Z">
              <w:tcPr>
                <w:tcW w:w="417" w:type="pct"/>
                <w:shd w:val="clear" w:color="auto" w:fill="auto"/>
              </w:tcPr>
            </w:tcPrChange>
          </w:tcPr>
          <w:p w14:paraId="4DC415E1" w14:textId="14A0711E" w:rsidR="008D7D74" w:rsidRPr="00A10693" w:rsidRDefault="008D7D74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ME55</w:t>
            </w:r>
          </w:p>
        </w:tc>
        <w:tc>
          <w:tcPr>
            <w:tcW w:w="1253" w:type="pct"/>
            <w:tcPrChange w:id="1068" w:author="ParamonovaEA" w:date="2021-03-29T10:07:00Z">
              <w:tcPr>
                <w:tcW w:w="1253" w:type="pct"/>
              </w:tcPr>
            </w:tcPrChange>
          </w:tcPr>
          <w:p w14:paraId="76884981" w14:textId="77777777" w:rsidR="008D7D74" w:rsidRPr="00A10693" w:rsidRDefault="008D7D74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NB-Заявка на закупку создаваемая ППМ ZNB-Заявка на закупку создаваемая вручную (деблокирована сток-контролером)</w:t>
            </w:r>
          </w:p>
          <w:p w14:paraId="6578C1DD" w14:textId="77777777" w:rsidR="008D7D74" w:rsidRPr="00A10693" w:rsidRDefault="008D7D74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ZOL- Заявка на закупку с ОЛ\ТЗ (деблокирована планировщиком потребности)</w:t>
            </w:r>
          </w:p>
          <w:p w14:paraId="64B2199E" w14:textId="400FF9C0" w:rsidR="008D7D74" w:rsidRPr="00A10693" w:rsidRDefault="008D7D74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ZUSL- Заявка на закупку работ/услуг</w:t>
            </w:r>
            <w:r w:rsidR="006C24D8" w:rsidRPr="00A10693">
              <w:rPr>
                <w:rFonts w:ascii="Arial" w:hAnsi="Arial" w:cs="Arial"/>
                <w:sz w:val="20"/>
              </w:rPr>
              <w:t xml:space="preserve"> (</w:t>
            </w:r>
            <w:r w:rsidRPr="00A10693">
              <w:rPr>
                <w:rFonts w:ascii="Arial" w:hAnsi="Arial" w:cs="Arial"/>
                <w:sz w:val="20"/>
              </w:rPr>
              <w:t>деблокирована планировщиком потребности)</w:t>
            </w:r>
          </w:p>
        </w:tc>
        <w:tc>
          <w:tcPr>
            <w:tcW w:w="1954" w:type="pct"/>
            <w:tcPrChange w:id="1069" w:author="ParamonovaEA" w:date="2021-03-29T10:07:00Z">
              <w:tcPr>
                <w:tcW w:w="1953" w:type="pct"/>
              </w:tcPr>
            </w:tcPrChange>
          </w:tcPr>
          <w:p w14:paraId="3FABF8FF" w14:textId="77777777" w:rsidR="008D7D74" w:rsidRPr="00A10693" w:rsidRDefault="008D7D74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NB-Заявка на закупку создаваемая ППМ (деблокирована закупщиком) </w:t>
            </w:r>
          </w:p>
          <w:p w14:paraId="102A6767" w14:textId="1C35F3B4" w:rsidR="008D7D74" w:rsidRPr="00A10693" w:rsidRDefault="008D7D74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ZNB-Заявка на закупку создаваемая вручную (деблокирована закупщиком)</w:t>
            </w:r>
          </w:p>
          <w:p w14:paraId="45CDA160" w14:textId="3EAAAD5F" w:rsidR="008D7D74" w:rsidRPr="00A10693" w:rsidRDefault="008D7D74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ZOL- Заявка на закупку с ОЛ\ТЗ (деблокирована закупщиком)</w:t>
            </w:r>
          </w:p>
          <w:p w14:paraId="64899C6B" w14:textId="57EFC95C" w:rsidR="008D7D74" w:rsidRPr="00A10693" w:rsidRDefault="008D7D74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ZUSL- Заявка на закупку работ/услуг (деблокирована закупщиком)</w:t>
            </w:r>
          </w:p>
          <w:p w14:paraId="626E9A80" w14:textId="692FC3AE" w:rsidR="008D7D74" w:rsidRPr="00A10693" w:rsidRDefault="008D7D74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NB-Заявка на закупку создаваемая ППМ (отклонена закупщиком) </w:t>
            </w:r>
          </w:p>
          <w:p w14:paraId="482A1397" w14:textId="455D72CE" w:rsidR="008D7D74" w:rsidRPr="00A10693" w:rsidRDefault="008D7D74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ZNB-Заявка на закупку создаваемая вручную (отклонена закупщиком)</w:t>
            </w:r>
          </w:p>
          <w:p w14:paraId="113E61B3" w14:textId="42B1802C" w:rsidR="008D7D74" w:rsidRPr="00A10693" w:rsidRDefault="008D7D74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ZOL- Заявка на закупку с ОЛ\ТЗ (отклонена закупщиком)</w:t>
            </w:r>
          </w:p>
          <w:p w14:paraId="2136BB57" w14:textId="6EB7B6AE" w:rsidR="008D7D74" w:rsidRPr="00A10693" w:rsidRDefault="008D7D74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ZUSL- Заявка на закупку работ/услуг (отклонена закупщиком)</w:t>
            </w:r>
          </w:p>
          <w:p w14:paraId="1F8DB68A" w14:textId="0411D79D" w:rsidR="00761533" w:rsidRPr="00A10693" w:rsidRDefault="00373717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В позиции заявки на закупку изменена группа закупок на группу закупок руководителя.</w:t>
            </w:r>
          </w:p>
        </w:tc>
        <w:tc>
          <w:tcPr>
            <w:tcW w:w="480" w:type="pct"/>
            <w:tcPrChange w:id="1070" w:author="ParamonovaEA" w:date="2021-03-29T10:07:00Z">
              <w:tcPr>
                <w:tcW w:w="480" w:type="pct"/>
              </w:tcPr>
            </w:tcPrChange>
          </w:tcPr>
          <w:p w14:paraId="1AA09471" w14:textId="3A7466A4" w:rsidR="008D7D74" w:rsidRPr="00A10693" w:rsidDel="00DA64D1" w:rsidRDefault="008D7D74" w:rsidP="004322A8">
            <w:pPr>
              <w:jc w:val="left"/>
              <w:rPr>
                <w:del w:id="1071" w:author="ParamonovaEA" w:date="2021-03-29T10:07:00Z"/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-Ответственный закупщик </w:t>
            </w:r>
            <w:del w:id="1072" w:author="ParamonovaEA" w:date="2021-03-29T10:07:00Z">
              <w:r w:rsidRPr="00A10693" w:rsidDel="00DA64D1">
                <w:rPr>
                  <w:rFonts w:ascii="Arial" w:hAnsi="Arial" w:cs="Arial"/>
                  <w:sz w:val="20"/>
                </w:rPr>
                <w:delText>УК;</w:delText>
              </w:r>
            </w:del>
          </w:p>
          <w:p w14:paraId="1D6B7165" w14:textId="17F3812D" w:rsidR="008D7D74" w:rsidRPr="00A10693" w:rsidDel="00DA64D1" w:rsidRDefault="008D7D74" w:rsidP="004322A8">
            <w:pPr>
              <w:jc w:val="left"/>
              <w:rPr>
                <w:del w:id="1073" w:author="ParamonovaEA" w:date="2021-03-29T10:07:00Z"/>
                <w:rFonts w:ascii="Arial" w:hAnsi="Arial" w:cs="Arial"/>
                <w:sz w:val="20"/>
              </w:rPr>
            </w:pPr>
            <w:del w:id="1074" w:author="ParamonovaEA" w:date="2021-03-29T10:07:00Z">
              <w:r w:rsidRPr="00A10693" w:rsidDel="00DA64D1">
                <w:rPr>
                  <w:rFonts w:ascii="Arial" w:hAnsi="Arial" w:cs="Arial"/>
                  <w:sz w:val="20"/>
                </w:rPr>
                <w:delText>-Ответственный закупщик БЕ Управление.</w:delText>
              </w:r>
            </w:del>
          </w:p>
          <w:p w14:paraId="3DE9E7F7" w14:textId="77777777" w:rsidR="008D7D74" w:rsidRPr="00A10693" w:rsidRDefault="008D7D74" w:rsidP="00DA64D1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4D7AF700" w14:textId="77777777" w:rsidR="00245F07" w:rsidRPr="00A10693" w:rsidRDefault="00245F07" w:rsidP="00245F07">
      <w:pPr>
        <w:rPr>
          <w:rFonts w:eastAsiaTheme="majorEastAsia"/>
        </w:rPr>
      </w:pPr>
    </w:p>
    <w:p w14:paraId="64C6583B" w14:textId="3EA3A4E4" w:rsidR="00245F07" w:rsidRPr="00A10693" w:rsidRDefault="00245F07" w:rsidP="00245F07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ПП-10.04.03.01.021</w:t>
      </w:r>
      <w:r w:rsidRPr="00A10693">
        <w:rPr>
          <w:rFonts w:cs="Arial"/>
        </w:rPr>
        <w:t xml:space="preserve"> </w:t>
      </w:r>
      <w:r w:rsidRPr="00A10693">
        <w:rPr>
          <w:b/>
          <w:i w:val="0"/>
          <w:caps w:val="0"/>
          <w:sz w:val="24"/>
          <w:szCs w:val="24"/>
        </w:rPr>
        <w:t>Обработка запроса на корректировку заявки на закупку МТР</w:t>
      </w:r>
      <w:r w:rsidRPr="00A10693">
        <w:rPr>
          <w:b/>
          <w:i w:val="0"/>
          <w:sz w:val="24"/>
          <w:szCs w:val="24"/>
        </w:rPr>
        <w:t>.</w:t>
      </w:r>
    </w:p>
    <w:p w14:paraId="2EECD667" w14:textId="727B7C41" w:rsidR="00032393" w:rsidRPr="00A10693" w:rsidRDefault="00032393" w:rsidP="005E5A03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</w:p>
    <w:p w14:paraId="41C0E7C9" w14:textId="7005D4F4" w:rsidR="00FC3179" w:rsidRDefault="003D6618" w:rsidP="00FC3179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Сток-контролер в рамках процесса </w:t>
      </w:r>
      <w:bookmarkStart w:id="1075" w:name="_Hlk520805446"/>
      <w:r w:rsidRPr="00A10693">
        <w:rPr>
          <w:rFonts w:ascii="Arial" w:hAnsi="Arial" w:cs="Arial"/>
        </w:rPr>
        <w:t>ПП-10.03.04-</w:t>
      </w:r>
      <w:r w:rsidRPr="00A10693">
        <w:rPr>
          <w:rFonts w:ascii="Arial" w:hAnsi="Arial" w:cs="Arial"/>
          <w:lang w:val="en-US"/>
        </w:rPr>
        <w:t>ERP</w:t>
      </w:r>
      <w:r w:rsidRPr="00A10693">
        <w:rPr>
          <w:rFonts w:ascii="Arial" w:hAnsi="Arial" w:cs="Arial"/>
        </w:rPr>
        <w:t xml:space="preserve"> </w:t>
      </w:r>
      <w:r w:rsidR="0085357A">
        <w:rPr>
          <w:rFonts w:ascii="Arial" w:hAnsi="Arial" w:cs="Arial"/>
        </w:rPr>
        <w:t>«</w:t>
      </w:r>
      <w:r w:rsidRPr="00A10693">
        <w:rPr>
          <w:rFonts w:ascii="Arial" w:hAnsi="Arial" w:cs="Arial"/>
        </w:rPr>
        <w:t xml:space="preserve">Оперативное планирование </w:t>
      </w:r>
      <w:bookmarkEnd w:id="1075"/>
      <w:r w:rsidR="006C6D36">
        <w:rPr>
          <w:rFonts w:ascii="Arial" w:hAnsi="Arial" w:cs="Arial"/>
        </w:rPr>
        <w:t>обеспечения</w:t>
      </w:r>
      <w:r w:rsidR="0085357A">
        <w:rPr>
          <w:rFonts w:ascii="Arial" w:hAnsi="Arial" w:cs="Arial"/>
        </w:rPr>
        <w:t>»</w:t>
      </w:r>
      <w:r w:rsidRPr="00A10693">
        <w:rPr>
          <w:rFonts w:ascii="Arial" w:hAnsi="Arial" w:cs="Arial"/>
        </w:rPr>
        <w:t xml:space="preserve"> </w:t>
      </w:r>
      <w:r w:rsidR="006C6D36">
        <w:rPr>
          <w:rFonts w:ascii="Arial" w:hAnsi="Arial" w:cs="Arial"/>
        </w:rPr>
        <w:t xml:space="preserve">при необходимости </w:t>
      </w:r>
      <w:r w:rsidRPr="00A10693">
        <w:rPr>
          <w:rFonts w:ascii="Arial" w:hAnsi="Arial" w:cs="Arial"/>
        </w:rPr>
        <w:t xml:space="preserve">может сформировать запрос на корректировку заявки на закупку МТР (разработка </w:t>
      </w:r>
      <w:r w:rsidR="00542B7E">
        <w:rPr>
          <w:rFonts w:ascii="Arial" w:hAnsi="Arial" w:cs="Arial"/>
        </w:rPr>
        <w:t>ММ07 «</w:t>
      </w:r>
      <w:r w:rsidR="00542B7E" w:rsidRPr="002236DA">
        <w:rPr>
          <w:rFonts w:ascii="Arial" w:hAnsi="Arial" w:cs="Arial"/>
        </w:rPr>
        <w:t>Управление запросами на корректировку</w:t>
      </w:r>
      <w:r w:rsidR="00542B7E">
        <w:rPr>
          <w:rFonts w:ascii="Arial" w:hAnsi="Arial" w:cs="Arial"/>
        </w:rPr>
        <w:t xml:space="preserve">» разработка включена в КД </w:t>
      </w:r>
      <w:r w:rsidR="00D2138A">
        <w:rPr>
          <w:rFonts w:ascii="Arial" w:hAnsi="Arial" w:cs="Arial"/>
        </w:rPr>
        <w:t>ERP.</w:t>
      </w:r>
      <w:ins w:id="1076" w:author="SintsovaMA" w:date="2021-03-22T17:25:00Z">
        <w:r w:rsidR="003F4990" w:rsidRPr="003F4990">
          <w:rPr>
            <w:rFonts w:ascii="Arial" w:hAnsi="Arial" w:cs="Arial"/>
            <w:rPrChange w:author="SintsovaMA" w:date="2021-03-22T17:25:00Z" w:id="1077">
              <w:rPr>
                <w:rFonts w:ascii="Arial" w:hAnsi="Arial" w:cs="Arial"/>
                <w:lang w:val="en-US"/>
              </w:rPr>
            </w:rPrChange>
          </w:rPr>
          <w:t>13.</w:t>
        </w:r>
      </w:ins>
      <w:r w:rsidR="00D2138A">
        <w:rPr>
          <w:rFonts w:ascii="Arial" w:hAnsi="Arial" w:cs="Arial"/>
        </w:rPr>
        <w:t>9</w:t>
      </w:r>
      <w:ins w:id="1078" w:author="SintsovaMA" w:date="2021-03-22T17:25:00Z">
        <w:r w:rsidR="003F4990" w:rsidRPr="003F4990">
          <w:rPr>
            <w:rFonts w:ascii="Arial" w:hAnsi="Arial" w:cs="Arial"/>
            <w:rPrChange w:author="SintsovaMA" w:date="2021-03-22T17:25:00Z" w:id="1079">
              <w:rPr>
                <w:rFonts w:ascii="Arial" w:hAnsi="Arial" w:cs="Arial"/>
                <w:lang w:val="en-US"/>
              </w:rPr>
            </w:rPrChange>
          </w:rPr>
          <w:t>_2_</w:t>
        </w:r>
      </w:ins>
      <w:del w:id="1080" w:author="SintsovaMA" w:date="2021-03-22T17:25:00Z">
        <w:r w:rsidR="00D2138A" w:rsidDel="003F4990">
          <w:rPr>
            <w:rFonts w:ascii="Arial" w:hAnsi="Arial" w:cs="Arial"/>
          </w:rPr>
          <w:delText>.</w:delText>
        </w:r>
        <w:r w:rsidR="00542B7E" w:rsidDel="003F4990">
          <w:rPr>
            <w:rFonts w:ascii="Arial" w:hAnsi="Arial" w:cs="Arial"/>
          </w:rPr>
          <w:delText>1.</w:delText>
        </w:r>
      </w:del>
      <w:r w:rsidR="00542B7E">
        <w:rPr>
          <w:rFonts w:ascii="Arial" w:hAnsi="Arial" w:cs="Arial"/>
        </w:rPr>
        <w:t>58</w:t>
      </w:r>
      <w:ins w:id="1081" w:author="SintsovaMA" w:date="2021-03-22T17:25:00Z">
        <w:r w:rsidR="003F4990" w:rsidRPr="003F4990">
          <w:rPr>
            <w:rFonts w:ascii="Arial" w:hAnsi="Arial" w:cs="Arial"/>
            <w:rPrChange w:author="SintsovaMA" w:date="2021-03-22T17:26:00Z" w:id="1082">
              <w:rPr>
                <w:rFonts w:ascii="Arial" w:hAnsi="Arial" w:cs="Arial"/>
                <w:lang w:val="en-US"/>
              </w:rPr>
            </w:rPrChange>
          </w:rPr>
          <w:t>_</w:t>
        </w:r>
        <w:r w:rsidR="003F4990">
          <w:rPr>
            <w:rFonts w:ascii="Arial" w:hAnsi="Arial" w:cs="Arial"/>
            <w:lang w:val="en-US"/>
          </w:rPr>
          <w:t>MM</w:t>
        </w:r>
      </w:ins>
      <w:r w:rsidR="00542B7E">
        <w:rPr>
          <w:rFonts w:ascii="Arial" w:hAnsi="Arial" w:cs="Arial"/>
        </w:rPr>
        <w:t xml:space="preserve"> «</w:t>
      </w:r>
      <w:r w:rsidR="00542B7E" w:rsidRPr="002236DA">
        <w:rPr>
          <w:rFonts w:ascii="Arial" w:hAnsi="Arial" w:cs="Arial"/>
        </w:rPr>
        <w:t>Планирование обеспечения МТР, работами и услугами</w:t>
      </w:r>
      <w:r w:rsidR="00542B7E">
        <w:rPr>
          <w:rFonts w:ascii="Arial" w:hAnsi="Arial" w:cs="Arial"/>
        </w:rPr>
        <w:t>»</w:t>
      </w:r>
      <w:r w:rsidRPr="00A10693">
        <w:rPr>
          <w:rFonts w:ascii="Arial" w:hAnsi="Arial" w:cs="Arial"/>
        </w:rPr>
        <w:t>)</w:t>
      </w:r>
      <w:r w:rsidR="006C6D36">
        <w:rPr>
          <w:rFonts w:ascii="Arial" w:hAnsi="Arial" w:cs="Arial"/>
        </w:rPr>
        <w:t>, принятой в работу закупщиком</w:t>
      </w:r>
      <w:r w:rsidRPr="00A10693">
        <w:rPr>
          <w:rFonts w:ascii="Arial" w:hAnsi="Arial" w:cs="Arial"/>
        </w:rPr>
        <w:t>.</w:t>
      </w:r>
      <w:r w:rsidR="00FC05D2" w:rsidRPr="00A10693">
        <w:rPr>
          <w:rFonts w:ascii="Arial" w:hAnsi="Arial" w:cs="Arial"/>
        </w:rPr>
        <w:t xml:space="preserve"> </w:t>
      </w:r>
    </w:p>
    <w:p w14:paraId="154C8C63" w14:textId="006188E5" w:rsidR="00B60A13" w:rsidRDefault="00B60A13" w:rsidP="00FC3179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>Если запрос создается сток-контролером, то срабатывает проверка на наличие у него полномочий по перечню материла, указанного в позиции корректируемой заявки.</w:t>
      </w:r>
    </w:p>
    <w:p w14:paraId="52FCA42F" w14:textId="57ABEF9B" w:rsidR="00E213A1" w:rsidRDefault="00FC05D2" w:rsidP="006B701D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>Запрос на корректировку заявки на закупку МТР может быть сформирован только в случае</w:t>
      </w:r>
      <w:r w:rsidR="00E213A1">
        <w:rPr>
          <w:rFonts w:ascii="Arial" w:hAnsi="Arial" w:cs="Arial"/>
        </w:rPr>
        <w:t>, если:</w:t>
      </w:r>
      <w:r w:rsidR="003D6618" w:rsidRPr="00A10693">
        <w:rPr>
          <w:rFonts w:ascii="Arial" w:hAnsi="Arial" w:cs="Arial"/>
        </w:rPr>
        <w:t xml:space="preserve"> </w:t>
      </w:r>
    </w:p>
    <w:p w14:paraId="15EB0829" w14:textId="568D2231" w:rsidR="00E213A1" w:rsidRPr="00E213A1" w:rsidRDefault="00E213A1" w:rsidP="00F8304C">
      <w:pPr>
        <w:numPr>
          <w:ilvl w:val="0"/>
          <w:numId w:val="54"/>
        </w:numPr>
        <w:spacing w:after="240" w:line="276" w:lineRule="auto"/>
        <w:ind w:left="851"/>
        <w:rPr>
          <w:rFonts w:ascii="Arial" w:hAnsi="Arial" w:cs="Arial"/>
        </w:rPr>
      </w:pPr>
      <w:r>
        <w:rPr>
          <w:rFonts w:ascii="Arial" w:hAnsi="Arial" w:cs="Arial"/>
        </w:rPr>
        <w:t>позиция заявки на закупку МТР</w:t>
      </w:r>
      <w:r w:rsidRPr="00E213A1">
        <w:rPr>
          <w:rFonts w:ascii="Arial" w:hAnsi="Arial" w:cs="Arial"/>
        </w:rPr>
        <w:t xml:space="preserve"> согласована закупщиком;</w:t>
      </w:r>
    </w:p>
    <w:p w14:paraId="74A4CADB" w14:textId="20BF9C6B" w:rsidR="00E213A1" w:rsidRPr="00E213A1" w:rsidRDefault="00E213A1" w:rsidP="00F8304C">
      <w:pPr>
        <w:numPr>
          <w:ilvl w:val="0"/>
          <w:numId w:val="54"/>
        </w:numPr>
        <w:spacing w:after="240" w:line="276" w:lineRule="auto"/>
        <w:ind w:left="851"/>
        <w:rPr>
          <w:rFonts w:ascii="Arial" w:hAnsi="Arial" w:cs="Arial"/>
        </w:rPr>
      </w:pPr>
      <w:r>
        <w:rPr>
          <w:rFonts w:ascii="Arial" w:hAnsi="Arial" w:cs="Arial"/>
        </w:rPr>
        <w:t>отсутству</w:t>
      </w:r>
      <w:r w:rsidR="000C232A">
        <w:rPr>
          <w:rFonts w:ascii="Arial" w:hAnsi="Arial" w:cs="Arial"/>
        </w:rPr>
        <w:t>ю</w:t>
      </w:r>
      <w:r>
        <w:rPr>
          <w:rFonts w:ascii="Arial" w:hAnsi="Arial" w:cs="Arial"/>
        </w:rPr>
        <w:t xml:space="preserve">т </w:t>
      </w:r>
      <w:r w:rsidRPr="00E213A1">
        <w:rPr>
          <w:rFonts w:ascii="Arial" w:hAnsi="Arial" w:cs="Arial"/>
        </w:rPr>
        <w:t>последующие документы</w:t>
      </w:r>
      <w:r>
        <w:rPr>
          <w:rFonts w:ascii="Arial" w:hAnsi="Arial" w:cs="Arial"/>
        </w:rPr>
        <w:t xml:space="preserve"> к позиции за</w:t>
      </w:r>
      <w:r w:rsidR="00682672">
        <w:rPr>
          <w:rFonts w:ascii="Arial" w:hAnsi="Arial" w:cs="Arial"/>
        </w:rPr>
        <w:t>явки</w:t>
      </w:r>
      <w:r>
        <w:rPr>
          <w:rFonts w:ascii="Arial" w:hAnsi="Arial" w:cs="Arial"/>
        </w:rPr>
        <w:t xml:space="preserve"> на закупку МТР</w:t>
      </w:r>
      <w:r w:rsidRPr="00E213A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(нет спецификации, нет разнарядки)</w:t>
      </w:r>
      <w:r w:rsidRPr="00E213A1">
        <w:rPr>
          <w:rFonts w:ascii="Arial" w:hAnsi="Arial" w:cs="Arial"/>
        </w:rPr>
        <w:t>;</w:t>
      </w:r>
    </w:p>
    <w:p w14:paraId="71073C13" w14:textId="7ECA9D3A" w:rsidR="00E213A1" w:rsidRPr="00E213A1" w:rsidRDefault="000C232A" w:rsidP="00F8304C">
      <w:pPr>
        <w:numPr>
          <w:ilvl w:val="0"/>
          <w:numId w:val="54"/>
        </w:numPr>
        <w:spacing w:after="240" w:line="276" w:lineRule="auto"/>
        <w:ind w:left="851"/>
        <w:rPr>
          <w:rFonts w:ascii="Arial" w:hAnsi="Arial" w:cs="Arial"/>
        </w:rPr>
      </w:pPr>
      <w:r>
        <w:rPr>
          <w:rFonts w:ascii="Arial" w:hAnsi="Arial" w:cs="Arial"/>
        </w:rPr>
        <w:t>отсутствую</w:t>
      </w:r>
      <w:r w:rsidR="00E213A1">
        <w:rPr>
          <w:rFonts w:ascii="Arial" w:hAnsi="Arial" w:cs="Arial"/>
        </w:rPr>
        <w:t xml:space="preserve">т </w:t>
      </w:r>
      <w:r w:rsidR="00E213A1" w:rsidRPr="00E213A1">
        <w:rPr>
          <w:rFonts w:ascii="Arial" w:hAnsi="Arial" w:cs="Arial"/>
        </w:rPr>
        <w:t xml:space="preserve">другие запросы </w:t>
      </w:r>
      <w:r w:rsidR="00E213A1">
        <w:rPr>
          <w:rFonts w:ascii="Arial" w:hAnsi="Arial" w:cs="Arial"/>
        </w:rPr>
        <w:t>на корректировку</w:t>
      </w:r>
      <w:r w:rsidR="00E213A1" w:rsidRPr="00E213A1">
        <w:rPr>
          <w:rFonts w:ascii="Arial" w:hAnsi="Arial" w:cs="Arial"/>
        </w:rPr>
        <w:t>– по данной позиции заявки не должно быть других открытых (не согласованных и не отклонённых) запросов на корректировку;</w:t>
      </w:r>
    </w:p>
    <w:p w14:paraId="3D98A34F" w14:textId="2C210144" w:rsidR="00E213A1" w:rsidRPr="00E213A1" w:rsidRDefault="00E213A1" w:rsidP="00F8304C">
      <w:pPr>
        <w:numPr>
          <w:ilvl w:val="0"/>
          <w:numId w:val="54"/>
        </w:numPr>
        <w:spacing w:after="240" w:line="276" w:lineRule="auto"/>
        <w:ind w:left="851"/>
        <w:rPr>
          <w:rFonts w:ascii="Arial" w:hAnsi="Arial" w:cs="Arial"/>
        </w:rPr>
      </w:pPr>
      <w:r>
        <w:rPr>
          <w:rFonts w:ascii="Arial" w:hAnsi="Arial" w:cs="Arial"/>
        </w:rPr>
        <w:t>отсутствует</w:t>
      </w:r>
      <w:r w:rsidRPr="00E213A1">
        <w:rPr>
          <w:rFonts w:ascii="Arial" w:hAnsi="Arial" w:cs="Arial"/>
        </w:rPr>
        <w:t xml:space="preserve"> метка удаления – корректируемая позиция заявки не должна быть помечена на удаление;</w:t>
      </w:r>
    </w:p>
    <w:p w14:paraId="23BDD1A9" w14:textId="616362AC" w:rsidR="00E213A1" w:rsidRDefault="00E213A1" w:rsidP="00F8304C">
      <w:pPr>
        <w:numPr>
          <w:ilvl w:val="0"/>
          <w:numId w:val="54"/>
        </w:numPr>
        <w:spacing w:after="240" w:line="276" w:lineRule="auto"/>
        <w:ind w:left="851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отсутствует</w:t>
      </w:r>
      <w:r w:rsidRPr="00E213A1">
        <w:rPr>
          <w:rFonts w:ascii="Arial" w:hAnsi="Arial" w:cs="Arial"/>
        </w:rPr>
        <w:t xml:space="preserve"> метка выполнения – в корректируемой позиции заявки не должна быть установлена метка «Заявка выполнена».</w:t>
      </w:r>
    </w:p>
    <w:p w14:paraId="3EC99C2A" w14:textId="0433C0A6" w:rsidR="00726393" w:rsidRPr="00D01C7D" w:rsidRDefault="00726393" w:rsidP="00F8304C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>Если к заявке нельзя создать запрос на корректировку, то причину этого можно увидеть в соответствующем поле «Статус обработки ЗнК»</w:t>
      </w:r>
      <w:r w:rsidR="00BF0AB1" w:rsidRPr="00D01C7D">
        <w:rPr>
          <w:rFonts w:ascii="Arial" w:hAnsi="Arial" w:cs="Arial"/>
        </w:rPr>
        <w:t xml:space="preserve"> в отчете по документам закупк</w:t>
      </w:r>
      <w:r w:rsidR="00752212" w:rsidRPr="00D01C7D">
        <w:rPr>
          <w:rFonts w:ascii="Arial" w:hAnsi="Arial" w:cs="Arial"/>
        </w:rPr>
        <w:t>и</w:t>
      </w:r>
      <w:r w:rsidR="00BF0AB1" w:rsidRPr="00D01C7D">
        <w:rPr>
          <w:rFonts w:ascii="Arial" w:hAnsi="Arial" w:cs="Arial"/>
        </w:rPr>
        <w:t xml:space="preserve"> к созданию запроса</w:t>
      </w:r>
      <w:r w:rsidRPr="00D01C7D">
        <w:rPr>
          <w:rFonts w:ascii="Arial" w:hAnsi="Arial" w:cs="Arial"/>
        </w:rPr>
        <w:t>.</w:t>
      </w:r>
    </w:p>
    <w:p w14:paraId="57DD9B9D" w14:textId="447845FC" w:rsidR="009027D6" w:rsidRPr="00D01C7D" w:rsidRDefault="009027D6" w:rsidP="00B72183">
      <w:pPr>
        <w:spacing w:after="240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>Ограничены данные для отчета при создании Запроса на корректировку у закупщика и сток-контролера по закупочной организации в корректируемом документе.</w:t>
      </w:r>
    </w:p>
    <w:p w14:paraId="42AC5B32" w14:textId="77777777" w:rsidR="009D43E1" w:rsidRPr="00D01C7D" w:rsidRDefault="004A7C4A" w:rsidP="00314819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>При создании запроса на корректировку указывается причина создания запроса, в случае автоматического изменения полей запроса при смене причины корректировки появляется информативное сообщение.</w:t>
      </w:r>
      <w:r w:rsidR="00314819" w:rsidRPr="00D01C7D">
        <w:rPr>
          <w:rFonts w:ascii="Arial" w:hAnsi="Arial" w:cs="Arial"/>
        </w:rPr>
        <w:t xml:space="preserve"> </w:t>
      </w:r>
    </w:p>
    <w:p w14:paraId="64384818" w14:textId="32A6C3A5" w:rsidR="00314819" w:rsidRPr="00D01C7D" w:rsidRDefault="00314819" w:rsidP="00314819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>Возможные причины создания запросов на корректировку заявки на закупку МТР:</w:t>
      </w:r>
    </w:p>
    <w:p w14:paraId="5E32AB7E" w14:textId="77777777" w:rsidR="00314819" w:rsidRPr="00D01C7D" w:rsidRDefault="00314819" w:rsidP="00314819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Невозможно заказать требуемое количество</w:t>
      </w:r>
    </w:p>
    <w:p w14:paraId="58E9EB65" w14:textId="77777777" w:rsidR="00314819" w:rsidRPr="00D01C7D" w:rsidRDefault="00314819" w:rsidP="00314819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Комплексная корректировка (изменение минимум двух параметров)</w:t>
      </w:r>
    </w:p>
    <w:p w14:paraId="20F86DBD" w14:textId="77777777" w:rsidR="00314819" w:rsidRPr="00D01C7D" w:rsidRDefault="00314819" w:rsidP="00314819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Запрос дополнительной информации</w:t>
      </w:r>
    </w:p>
    <w:p w14:paraId="7596C2A6" w14:textId="77777777" w:rsidR="00314819" w:rsidRPr="00D01C7D" w:rsidRDefault="00314819" w:rsidP="00314819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Замена МТР (снято с производства)</w:t>
      </w:r>
    </w:p>
    <w:p w14:paraId="33B65616" w14:textId="77777777" w:rsidR="00314819" w:rsidRPr="00D01C7D" w:rsidRDefault="00314819" w:rsidP="00314819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Замена МТР</w:t>
      </w:r>
    </w:p>
    <w:p w14:paraId="75116687" w14:textId="77777777" w:rsidR="00314819" w:rsidRPr="00D01C7D" w:rsidRDefault="00314819" w:rsidP="00314819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Не удается выполнить закупку в требуемые сроки</w:t>
      </w:r>
    </w:p>
    <w:p w14:paraId="37972F65" w14:textId="77777777" w:rsidR="00314819" w:rsidRPr="00D01C7D" w:rsidRDefault="00314819" w:rsidP="00314819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Согласована замена МТР</w:t>
      </w:r>
    </w:p>
    <w:p w14:paraId="00A01F54" w14:textId="4604B642" w:rsidR="006B701D" w:rsidRPr="00D01C7D" w:rsidRDefault="003D6618" w:rsidP="00B72183">
      <w:pPr>
        <w:spacing w:after="240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 xml:space="preserve">Закупщик получает по электронной почте уведомление </w:t>
      </w:r>
      <w:r w:rsidR="006B701D" w:rsidRPr="00D01C7D">
        <w:rPr>
          <w:rFonts w:ascii="Arial" w:hAnsi="Arial" w:cs="Arial"/>
        </w:rPr>
        <w:t xml:space="preserve">о запросе на корректировку, </w:t>
      </w:r>
      <w:r w:rsidR="006C6D36" w:rsidRPr="00D01C7D">
        <w:rPr>
          <w:rFonts w:ascii="Arial" w:hAnsi="Arial" w:cs="Arial"/>
        </w:rPr>
        <w:t xml:space="preserve">поступившему </w:t>
      </w:r>
      <w:r w:rsidR="006B701D" w:rsidRPr="00D01C7D">
        <w:rPr>
          <w:rFonts w:ascii="Arial" w:hAnsi="Arial" w:cs="Arial"/>
        </w:rPr>
        <w:t>к нему в обработку.</w:t>
      </w:r>
    </w:p>
    <w:p w14:paraId="1E2FEEEC" w14:textId="5B3B8B5F" w:rsidR="003D6618" w:rsidRPr="00D01C7D" w:rsidRDefault="003D6618" w:rsidP="00AE76A0">
      <w:pPr>
        <w:spacing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 xml:space="preserve"> </w:t>
      </w:r>
      <w:r w:rsidR="000935F6" w:rsidRPr="00D01C7D">
        <w:rPr>
          <w:rFonts w:ascii="Arial" w:hAnsi="Arial" w:cs="Arial"/>
        </w:rPr>
        <w:t>З</w:t>
      </w:r>
      <w:r w:rsidRPr="00D01C7D">
        <w:rPr>
          <w:rFonts w:ascii="Arial" w:hAnsi="Arial" w:cs="Arial"/>
        </w:rPr>
        <w:t xml:space="preserve">апрос на корректировку </w:t>
      </w:r>
      <w:r w:rsidR="00FC05D2" w:rsidRPr="00D01C7D">
        <w:rPr>
          <w:rFonts w:ascii="Arial" w:hAnsi="Arial" w:cs="Arial"/>
        </w:rPr>
        <w:t xml:space="preserve">заявки на закупку МТР </w:t>
      </w:r>
      <w:r w:rsidR="000935F6" w:rsidRPr="00D01C7D">
        <w:rPr>
          <w:rFonts w:ascii="Arial" w:hAnsi="Arial" w:cs="Arial"/>
        </w:rPr>
        <w:t xml:space="preserve">от </w:t>
      </w:r>
      <w:r w:rsidRPr="00D01C7D">
        <w:rPr>
          <w:rFonts w:ascii="Arial" w:hAnsi="Arial" w:cs="Arial"/>
        </w:rPr>
        <w:t>сток-контролер</w:t>
      </w:r>
      <w:r w:rsidR="000935F6" w:rsidRPr="00D01C7D">
        <w:rPr>
          <w:rFonts w:ascii="Arial" w:hAnsi="Arial" w:cs="Arial"/>
        </w:rPr>
        <w:t>а</w:t>
      </w:r>
      <w:r w:rsidR="00125B3F" w:rsidRPr="00D01C7D">
        <w:rPr>
          <w:rFonts w:ascii="Arial" w:hAnsi="Arial" w:cs="Arial"/>
        </w:rPr>
        <w:t xml:space="preserve"> содержит информацию о номере и позиции корректируемой заявки на закупку и предлагаемых изменениях</w:t>
      </w:r>
      <w:r w:rsidR="00D2714B" w:rsidRPr="00D01C7D">
        <w:rPr>
          <w:rFonts w:ascii="Arial" w:hAnsi="Arial" w:cs="Arial"/>
        </w:rPr>
        <w:t>, есть возможность прикрепления вложений к запросу на корректировку.</w:t>
      </w:r>
    </w:p>
    <w:p w14:paraId="213B964A" w14:textId="60EFE8BF" w:rsidR="006926DC" w:rsidRPr="00D01C7D" w:rsidRDefault="00FC05D2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>Закупщик</w:t>
      </w:r>
      <w:r w:rsidR="003D6618" w:rsidRPr="00D01C7D">
        <w:rPr>
          <w:rFonts w:ascii="Arial" w:hAnsi="Arial" w:cs="Arial"/>
        </w:rPr>
        <w:t xml:space="preserve"> открывает транзакцию </w:t>
      </w:r>
      <w:r w:rsidR="00AC593E" w:rsidRPr="00D01C7D">
        <w:rPr>
          <w:rFonts w:ascii="Arial" w:hAnsi="Arial" w:cs="Arial"/>
        </w:rPr>
        <w:t>«</w:t>
      </w:r>
      <w:r w:rsidR="00FC3179" w:rsidRPr="00D01C7D">
        <w:rPr>
          <w:rFonts w:ascii="Arial" w:hAnsi="Arial" w:cs="Arial"/>
        </w:rPr>
        <w:t>Ведение</w:t>
      </w:r>
      <w:r w:rsidR="00985984" w:rsidRPr="00D01C7D">
        <w:rPr>
          <w:rFonts w:ascii="Arial" w:hAnsi="Arial" w:cs="Arial"/>
        </w:rPr>
        <w:t xml:space="preserve"> запросов на корректировку»</w:t>
      </w:r>
      <w:r w:rsidR="003D6618" w:rsidRPr="00D01C7D">
        <w:rPr>
          <w:rFonts w:ascii="Arial" w:hAnsi="Arial" w:cs="Arial"/>
        </w:rPr>
        <w:t xml:space="preserve"> (разработка </w:t>
      </w:r>
      <w:r w:rsidR="00AC593E" w:rsidRPr="00D01C7D">
        <w:rPr>
          <w:rFonts w:ascii="Arial" w:hAnsi="Arial" w:cs="Arial"/>
        </w:rPr>
        <w:t xml:space="preserve">ММ07 </w:t>
      </w:r>
      <w:r w:rsidR="00542B7E" w:rsidRPr="00D01C7D">
        <w:rPr>
          <w:rFonts w:ascii="Arial" w:hAnsi="Arial" w:cs="Arial"/>
        </w:rPr>
        <w:t xml:space="preserve">«Управление запросами на корректировку» разработка включена в КД </w:t>
      </w:r>
      <w:r w:rsidR="00542B7E" w:rsidRPr="00F8304C">
        <w:rPr>
          <w:rFonts w:ascii="Arial" w:hAnsi="Arial" w:cs="Arial"/>
        </w:rPr>
        <w:t>ERP.</w:t>
      </w:r>
      <w:ins w:id="1083" w:author="SintsovaMA" w:date="2021-03-22T17:26:00Z">
        <w:r w:rsidR="003F4990" w:rsidRPr="003F4990">
          <w:rPr>
            <w:rFonts w:ascii="Arial" w:hAnsi="Arial" w:cs="Arial"/>
            <w:rPrChange w:author="SintsovaMA" w:date="2021-03-22T17:26:00Z" w:id="1084">
              <w:rPr>
                <w:rFonts w:ascii="Arial" w:hAnsi="Arial" w:cs="Arial"/>
                <w:lang w:val="en-US"/>
              </w:rPr>
            </w:rPrChange>
          </w:rPr>
          <w:t>13.</w:t>
        </w:r>
      </w:ins>
      <w:r w:rsidR="00293642" w:rsidRPr="00F8304C">
        <w:rPr>
          <w:rFonts w:ascii="Arial" w:hAnsi="Arial" w:cs="Arial"/>
        </w:rPr>
        <w:t>9</w:t>
      </w:r>
      <w:ins w:id="1085" w:author="SintsovaMA" w:date="2021-03-22T17:26:00Z">
        <w:r w:rsidR="003F4990" w:rsidRPr="003F4990">
          <w:rPr>
            <w:rFonts w:ascii="Arial" w:hAnsi="Arial" w:cs="Arial"/>
            <w:rPrChange w:author="SintsovaMA" w:date="2021-03-22T17:26:00Z" w:id="1086">
              <w:rPr>
                <w:rFonts w:ascii="Arial" w:hAnsi="Arial" w:cs="Arial"/>
                <w:lang w:val="en-US"/>
              </w:rPr>
            </w:rPrChange>
          </w:rPr>
          <w:t>_2_</w:t>
        </w:r>
      </w:ins>
      <w:del w:id="1087" w:author="SintsovaMA" w:date="2021-03-22T17:26:00Z">
        <w:r w:rsidR="00542B7E" w:rsidRPr="00F8304C" w:rsidDel="003F4990">
          <w:rPr>
            <w:rFonts w:ascii="Arial" w:hAnsi="Arial" w:cs="Arial"/>
          </w:rPr>
          <w:delText>.1.</w:delText>
        </w:r>
      </w:del>
      <w:r w:rsidR="00542B7E" w:rsidRPr="00F8304C">
        <w:rPr>
          <w:rFonts w:ascii="Arial" w:hAnsi="Arial" w:cs="Arial"/>
        </w:rPr>
        <w:t>58</w:t>
      </w:r>
      <w:ins w:id="1088" w:author="SintsovaMA" w:date="2021-03-22T17:26:00Z">
        <w:r w:rsidR="003F4990" w:rsidRPr="003F4990">
          <w:rPr>
            <w:rFonts w:ascii="Arial" w:hAnsi="Arial" w:cs="Arial"/>
            <w:rPrChange w:author="SintsovaMA" w:date="2021-03-22T17:26:00Z" w:id="1089">
              <w:rPr>
                <w:rFonts w:ascii="Arial" w:hAnsi="Arial" w:cs="Arial"/>
                <w:lang w:val="en-US"/>
              </w:rPr>
            </w:rPrChange>
          </w:rPr>
          <w:t>_</w:t>
        </w:r>
        <w:r w:rsidR="003F4990">
          <w:rPr>
            <w:rFonts w:ascii="Arial" w:hAnsi="Arial" w:cs="Arial"/>
            <w:lang w:val="en-US"/>
          </w:rPr>
          <w:t>MM</w:t>
        </w:r>
      </w:ins>
      <w:r w:rsidR="00542B7E" w:rsidRPr="00D01C7D">
        <w:rPr>
          <w:rFonts w:ascii="Arial" w:hAnsi="Arial" w:cs="Arial"/>
        </w:rPr>
        <w:t xml:space="preserve"> «Планирование обеспечения МТР, работами и услугами»</w:t>
      </w:r>
      <w:r w:rsidR="00125B3F" w:rsidRPr="00D01C7D">
        <w:rPr>
          <w:rFonts w:ascii="Arial" w:hAnsi="Arial" w:cs="Arial"/>
        </w:rPr>
        <w:t xml:space="preserve">) и анализирует </w:t>
      </w:r>
      <w:r w:rsidRPr="00D01C7D">
        <w:rPr>
          <w:rFonts w:ascii="Arial" w:hAnsi="Arial" w:cs="Arial"/>
        </w:rPr>
        <w:t>предлагаемые</w:t>
      </w:r>
      <w:r w:rsidRPr="00A10693">
        <w:rPr>
          <w:rFonts w:ascii="Arial" w:hAnsi="Arial" w:cs="Arial"/>
        </w:rPr>
        <w:t xml:space="preserve"> </w:t>
      </w:r>
      <w:r w:rsidRPr="00D01C7D">
        <w:rPr>
          <w:rFonts w:ascii="Arial" w:hAnsi="Arial" w:cs="Arial"/>
        </w:rPr>
        <w:t>сток-контрол</w:t>
      </w:r>
      <w:r w:rsidR="003D6618" w:rsidRPr="00D01C7D">
        <w:rPr>
          <w:rFonts w:ascii="Arial" w:hAnsi="Arial" w:cs="Arial"/>
        </w:rPr>
        <w:t xml:space="preserve">ером изменения. </w:t>
      </w:r>
      <w:r w:rsidR="006926DC" w:rsidRPr="00D01C7D">
        <w:rPr>
          <w:rFonts w:ascii="Arial" w:hAnsi="Arial" w:cs="Arial"/>
        </w:rPr>
        <w:t>Для облегчения поиска запросов для согласования на селекционном экране дополнительно есть возможность ограничить список запросов по МВЗ, автору и статусу запроса</w:t>
      </w:r>
      <w:r w:rsidR="007A2B79" w:rsidRPr="00D01C7D">
        <w:rPr>
          <w:rFonts w:ascii="Arial" w:hAnsi="Arial" w:cs="Arial"/>
        </w:rPr>
        <w:t>.</w:t>
      </w:r>
    </w:p>
    <w:p w14:paraId="2FEDA09D" w14:textId="4B743EA4" w:rsidR="003D6618" w:rsidRPr="00D01C7D" w:rsidRDefault="009027D6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>Н</w:t>
      </w:r>
      <w:r w:rsidR="00D2714B" w:rsidRPr="00D01C7D">
        <w:rPr>
          <w:rFonts w:ascii="Arial" w:hAnsi="Arial" w:cs="Arial"/>
        </w:rPr>
        <w:t>а экран</w:t>
      </w:r>
      <w:r w:rsidRPr="00D01C7D">
        <w:rPr>
          <w:rFonts w:ascii="Arial" w:hAnsi="Arial" w:cs="Arial"/>
        </w:rPr>
        <w:t>е</w:t>
      </w:r>
      <w:r w:rsidR="00D2714B" w:rsidRPr="00D01C7D">
        <w:rPr>
          <w:rFonts w:ascii="Arial" w:hAnsi="Arial" w:cs="Arial"/>
        </w:rPr>
        <w:t xml:space="preserve"> просмотра </w:t>
      </w:r>
      <w:r w:rsidRPr="00D01C7D">
        <w:rPr>
          <w:rFonts w:ascii="Arial" w:hAnsi="Arial" w:cs="Arial"/>
        </w:rPr>
        <w:t xml:space="preserve">Запроса на корректировку отображается </w:t>
      </w:r>
      <w:r w:rsidR="00D2714B" w:rsidRPr="00D01C7D">
        <w:rPr>
          <w:rFonts w:ascii="Arial" w:hAnsi="Arial" w:cs="Arial"/>
        </w:rPr>
        <w:t>дат</w:t>
      </w:r>
      <w:r w:rsidRPr="00D01C7D">
        <w:rPr>
          <w:rFonts w:ascii="Arial" w:hAnsi="Arial" w:cs="Arial"/>
        </w:rPr>
        <w:t>а</w:t>
      </w:r>
      <w:r w:rsidR="00D2714B" w:rsidRPr="00D01C7D">
        <w:rPr>
          <w:rFonts w:ascii="Arial" w:hAnsi="Arial" w:cs="Arial"/>
        </w:rPr>
        <w:t xml:space="preserve"> установки текущего статуса</w:t>
      </w:r>
      <w:r w:rsidRPr="00D01C7D">
        <w:rPr>
          <w:rFonts w:ascii="Arial" w:hAnsi="Arial" w:cs="Arial"/>
        </w:rPr>
        <w:t xml:space="preserve">. </w:t>
      </w:r>
      <w:r w:rsidR="003D6618" w:rsidRPr="00D01C7D">
        <w:rPr>
          <w:rFonts w:ascii="Arial" w:hAnsi="Arial" w:cs="Arial"/>
        </w:rPr>
        <w:t xml:space="preserve">Для согласования запроса на корректировку </w:t>
      </w:r>
      <w:r w:rsidR="00FC05D2" w:rsidRPr="00D01C7D">
        <w:rPr>
          <w:rFonts w:ascii="Arial" w:hAnsi="Arial" w:cs="Arial"/>
        </w:rPr>
        <w:t>закупщик</w:t>
      </w:r>
      <w:r w:rsidR="003D6618" w:rsidRPr="00D01C7D">
        <w:rPr>
          <w:rFonts w:ascii="Arial" w:hAnsi="Arial" w:cs="Arial"/>
        </w:rPr>
        <w:t xml:space="preserve"> нажимает на кнопку </w:t>
      </w:r>
      <w:r w:rsidR="003D6618" w:rsidRPr="00D01C7D">
        <w:rPr>
          <w:rFonts w:ascii="Arial" w:hAnsi="Arial" w:cs="Arial"/>
        </w:rPr>
        <w:lastRenderedPageBreak/>
        <w:t>«</w:t>
      </w:r>
      <w:r w:rsidR="007E44EF" w:rsidRPr="00D01C7D">
        <w:rPr>
          <w:rFonts w:ascii="Arial" w:hAnsi="Arial" w:cs="Arial"/>
        </w:rPr>
        <w:t>Согласовать</w:t>
      </w:r>
      <w:r w:rsidR="003D6618" w:rsidRPr="00D01C7D">
        <w:rPr>
          <w:rFonts w:ascii="Arial" w:hAnsi="Arial" w:cs="Arial"/>
        </w:rPr>
        <w:t xml:space="preserve">». </w:t>
      </w:r>
      <w:r w:rsidR="004A7C4A" w:rsidRPr="00D01C7D">
        <w:rPr>
          <w:rFonts w:ascii="Arial" w:hAnsi="Arial" w:cs="Arial"/>
        </w:rPr>
        <w:t xml:space="preserve">Согласовывать </w:t>
      </w:r>
      <w:r w:rsidR="00436788" w:rsidRPr="00F8304C">
        <w:rPr>
          <w:rFonts w:ascii="Arial" w:hAnsi="Arial" w:cs="Arial"/>
        </w:rPr>
        <w:t>или отклонить з</w:t>
      </w:r>
      <w:r w:rsidR="004A7C4A" w:rsidRPr="00D01C7D">
        <w:rPr>
          <w:rFonts w:ascii="Arial" w:hAnsi="Arial" w:cs="Arial"/>
        </w:rPr>
        <w:t xml:space="preserve">апрос на корректировку может любой </w:t>
      </w:r>
      <w:r w:rsidR="00D30E90" w:rsidRPr="00F8304C">
        <w:rPr>
          <w:rFonts w:ascii="Arial" w:hAnsi="Arial" w:cs="Arial"/>
        </w:rPr>
        <w:t>пользователь, у кого есть соответствующие полномочия на изменение данной заявки на закупку</w:t>
      </w:r>
      <w:r w:rsidR="00F43B3D" w:rsidRPr="00F8304C">
        <w:rPr>
          <w:rFonts w:ascii="Arial" w:hAnsi="Arial" w:cs="Arial"/>
        </w:rPr>
        <w:t xml:space="preserve"> и добавлена роль на работу с запросами на корректировку к документу закупки</w:t>
      </w:r>
      <w:r w:rsidR="00D30E90" w:rsidRPr="00F8304C">
        <w:rPr>
          <w:rFonts w:ascii="Arial" w:hAnsi="Arial" w:cs="Arial"/>
        </w:rPr>
        <w:t>.</w:t>
      </w:r>
    </w:p>
    <w:p w14:paraId="05CCB0B2" w14:textId="4DD0101C" w:rsidR="00785E1E" w:rsidRPr="00D01C7D" w:rsidRDefault="00785E1E" w:rsidP="00785E1E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>Для отклонения запроса на корректировку закупщик нажимает на кнопку «Отклонить»</w:t>
      </w:r>
      <w:r w:rsidR="0006367E" w:rsidRPr="00D01C7D">
        <w:rPr>
          <w:rFonts w:ascii="Arial" w:hAnsi="Arial" w:cs="Arial"/>
        </w:rPr>
        <w:t>, с указанием причины отклонения</w:t>
      </w:r>
      <w:r w:rsidRPr="00D01C7D">
        <w:rPr>
          <w:rFonts w:ascii="Arial" w:hAnsi="Arial" w:cs="Arial"/>
        </w:rPr>
        <w:t>. Возможные причины отклонения запросов на корректировку заявки на закупку МТР:</w:t>
      </w:r>
    </w:p>
    <w:p w14:paraId="18A34B46" w14:textId="77777777" w:rsidR="00785E1E" w:rsidRPr="00D01C7D" w:rsidRDefault="00785E1E" w:rsidP="00785E1E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Отмена запроса её инициатором</w:t>
      </w:r>
    </w:p>
    <w:p w14:paraId="4B8B6F28" w14:textId="77777777" w:rsidR="00785E1E" w:rsidRPr="00D01C7D" w:rsidRDefault="00785E1E" w:rsidP="00785E1E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Замена МТР не согласована по качественным и техническим характеристикам</w:t>
      </w:r>
    </w:p>
    <w:p w14:paraId="3F342A3F" w14:textId="77777777" w:rsidR="00785E1E" w:rsidRPr="00D01C7D" w:rsidRDefault="00785E1E" w:rsidP="00785E1E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Изменение количества недопустимо</w:t>
      </w:r>
    </w:p>
    <w:p w14:paraId="4F458F1F" w14:textId="77777777" w:rsidR="00785E1E" w:rsidRPr="00D01C7D" w:rsidRDefault="00785E1E" w:rsidP="00785E1E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Замена МТР не согласована по стоимостным характеристикам</w:t>
      </w:r>
    </w:p>
    <w:p w14:paraId="3A90891B" w14:textId="77777777" w:rsidR="00785E1E" w:rsidRPr="00D01C7D" w:rsidRDefault="00785E1E" w:rsidP="00785E1E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Невозможно предоставить дополнительную информацию</w:t>
      </w:r>
    </w:p>
    <w:p w14:paraId="55E8996A" w14:textId="77777777" w:rsidR="00785E1E" w:rsidRPr="00D01C7D" w:rsidRDefault="00785E1E" w:rsidP="00785E1E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МТР заказан/отгружен</w:t>
      </w:r>
    </w:p>
    <w:p w14:paraId="41B791FE" w14:textId="0F53FCF6" w:rsidR="00985984" w:rsidRPr="00D01C7D" w:rsidRDefault="00985984" w:rsidP="005B5193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D01C7D">
        <w:rPr>
          <w:rFonts w:ascii="Arial" w:hAnsi="Arial" w:cs="Arial"/>
        </w:rPr>
        <w:t xml:space="preserve">Если запрос на корректировку сформирован для замены на аналог, по после согласования запроса, заменяемая позиция в заявке на закупку МТР помечается на удаление и создается новая позиция с </w:t>
      </w:r>
      <w:r w:rsidR="005B5193" w:rsidRPr="00D01C7D">
        <w:rPr>
          <w:rFonts w:ascii="Arial" w:hAnsi="Arial" w:cs="Arial"/>
        </w:rPr>
        <w:t>материалом-</w:t>
      </w:r>
      <w:r w:rsidRPr="00D01C7D">
        <w:rPr>
          <w:rFonts w:ascii="Arial" w:hAnsi="Arial" w:cs="Arial"/>
        </w:rPr>
        <w:t>аналогом</w:t>
      </w:r>
      <w:r w:rsidRPr="00D01C7D">
        <w:rPr>
          <w:rFonts w:ascii="Arial" w:hAnsi="Arial" w:cs="Arial"/>
          <w:color w:val="000000" w:themeColor="text1"/>
          <w:szCs w:val="24"/>
        </w:rPr>
        <w:t xml:space="preserve">. </w:t>
      </w:r>
      <w:r w:rsidR="007E44EF" w:rsidRPr="00D01C7D">
        <w:rPr>
          <w:rFonts w:ascii="Arial" w:hAnsi="Arial" w:cs="Arial"/>
          <w:color w:val="000000" w:themeColor="text1"/>
          <w:szCs w:val="24"/>
        </w:rPr>
        <w:t xml:space="preserve"> </w:t>
      </w:r>
      <w:r w:rsidR="000E0BF2" w:rsidRPr="00F8304C">
        <w:rPr>
          <w:rFonts w:ascii="Arial" w:hAnsi="Arial" w:cs="Arial"/>
        </w:rPr>
        <w:t xml:space="preserve">В </w:t>
      </w:r>
      <w:r w:rsidR="007E44EF" w:rsidRPr="00F8304C">
        <w:rPr>
          <w:rFonts w:ascii="Arial" w:hAnsi="Arial" w:cs="Arial"/>
        </w:rPr>
        <w:t>случае частичной замены на аналог – количество в корректируемой позиции уменьшается и создается новая позиция с материалом-аналогом</w:t>
      </w:r>
      <w:r w:rsidR="0032259B" w:rsidRPr="00F8304C">
        <w:rPr>
          <w:rFonts w:ascii="Arial" w:hAnsi="Arial" w:cs="Arial"/>
        </w:rPr>
        <w:t>.</w:t>
      </w:r>
      <w:r w:rsidR="00F0028E" w:rsidRPr="00D01C7D">
        <w:rPr>
          <w:rFonts w:ascii="Arial" w:hAnsi="Arial" w:cs="Arial"/>
        </w:rPr>
        <w:t xml:space="preserve"> При замене на аналог, единица измерения которого отличается от единицы измерения корректируемого материала, пользователь должен указать количеств</w:t>
      </w:r>
      <w:r w:rsidR="00061A56" w:rsidRPr="00D01C7D">
        <w:rPr>
          <w:rFonts w:ascii="Arial" w:hAnsi="Arial" w:cs="Arial"/>
        </w:rPr>
        <w:t>а</w:t>
      </w:r>
      <w:r w:rsidR="00F0028E" w:rsidRPr="00D01C7D">
        <w:rPr>
          <w:rFonts w:ascii="Arial" w:hAnsi="Arial" w:cs="Arial"/>
        </w:rPr>
        <w:t xml:space="preserve"> заменяемого и заменяющего материалов.</w:t>
      </w:r>
    </w:p>
    <w:p w14:paraId="58572F5D" w14:textId="376821A1" w:rsidR="00BC462D" w:rsidRPr="00D01C7D" w:rsidRDefault="00BC462D" w:rsidP="00BC462D">
      <w:pPr>
        <w:spacing w:after="240" w:line="276" w:lineRule="auto"/>
        <w:ind w:firstLine="708"/>
        <w:rPr>
          <w:rFonts w:ascii="Arial" w:hAnsi="Arial" w:cs="Arial"/>
        </w:rPr>
      </w:pPr>
      <w:r w:rsidRPr="00D01C7D">
        <w:rPr>
          <w:rFonts w:ascii="Arial" w:hAnsi="Arial" w:cs="Arial"/>
        </w:rPr>
        <w:t xml:space="preserve">Если запрос на корректировку сформирован для замены срока поставки, то после согласования запроса, в заменяемой позиции в заявке на закупку МТР </w:t>
      </w:r>
      <w:r w:rsidR="001D0E73" w:rsidRPr="00F8304C">
        <w:rPr>
          <w:rFonts w:ascii="Arial" w:hAnsi="Arial" w:cs="Arial"/>
        </w:rPr>
        <w:t>в корректируемой позиции</w:t>
      </w:r>
      <w:r w:rsidRPr="00D01C7D">
        <w:rPr>
          <w:rFonts w:ascii="Arial" w:hAnsi="Arial" w:cs="Arial"/>
        </w:rPr>
        <w:t xml:space="preserve"> указывается новый срок поставки</w:t>
      </w:r>
      <w:r w:rsidR="00D2714B" w:rsidRPr="00D01C7D">
        <w:rPr>
          <w:rFonts w:ascii="Arial" w:hAnsi="Arial" w:cs="Arial"/>
        </w:rPr>
        <w:t>.</w:t>
      </w:r>
    </w:p>
    <w:p w14:paraId="24AA3DD9" w14:textId="78729462" w:rsidR="00AD6FC6" w:rsidRPr="00D01C7D" w:rsidRDefault="00985984" w:rsidP="00F8304C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>В случае принятия запроса на корректировку происходит автоматическое изменение заявки на закупку МТР, указанной в запросе на корректировку (в соответствии с данными самого запроса</w:t>
      </w:r>
      <w:r w:rsidR="002A13B9" w:rsidRPr="00D01C7D">
        <w:rPr>
          <w:rFonts w:ascii="Arial" w:hAnsi="Arial" w:cs="Arial"/>
        </w:rPr>
        <w:t>) при этом проводится проверка на соответствие бюджету закупок, в случае нехватки бюджета закупок сток-контролер получит уведомление по корпоративной почте о нехватке бюджета, проверка по бюджету закупок не блокирует изменение заявки на закупку МТР.</w:t>
      </w:r>
      <w:r w:rsidR="00AD6FC6" w:rsidRPr="00D01C7D">
        <w:t xml:space="preserve"> </w:t>
      </w:r>
    </w:p>
    <w:p w14:paraId="4A70D0AC" w14:textId="764451DB" w:rsidR="005E3271" w:rsidRPr="00D01C7D" w:rsidRDefault="005E3271" w:rsidP="00F8304C">
      <w:pPr>
        <w:pStyle w:val="a"/>
        <w:numPr>
          <w:ilvl w:val="0"/>
          <w:numId w:val="0"/>
        </w:numPr>
        <w:tabs>
          <w:tab w:val="left" w:pos="450"/>
        </w:tabs>
        <w:spacing w:after="0" w:line="276" w:lineRule="auto"/>
        <w:ind w:firstLine="567"/>
        <w:rPr>
          <w:color w:val="000000" w:themeColor="text1"/>
        </w:rPr>
      </w:pPr>
      <w:r w:rsidRPr="00D01C7D">
        <w:t xml:space="preserve">Если к моменту согласования запроса на корректировку в данные в корректируемом документе (код ОЗМ, дата поставки, количество) </w:t>
      </w:r>
      <w:r w:rsidRPr="00D01C7D">
        <w:rPr>
          <w:color w:val="000000" w:themeColor="text1"/>
        </w:rPr>
        <w:t>отличаются от тех, что были на момент создания запроса – то такой запрос переходит в статус «Не активен», изменения в документе не производятся.</w:t>
      </w:r>
    </w:p>
    <w:p w14:paraId="3A689324" w14:textId="79BC6BC3" w:rsidR="00985984" w:rsidRDefault="00985984" w:rsidP="00985984">
      <w:pPr>
        <w:pStyle w:val="a"/>
        <w:numPr>
          <w:ilvl w:val="0"/>
          <w:numId w:val="0"/>
        </w:numPr>
        <w:tabs>
          <w:tab w:val="left" w:pos="450"/>
        </w:tabs>
        <w:spacing w:after="0" w:line="276" w:lineRule="auto"/>
      </w:pPr>
      <w:r w:rsidRPr="00D01C7D">
        <w:rPr>
          <w:color w:val="000000" w:themeColor="text1"/>
        </w:rPr>
        <w:t xml:space="preserve">Запрос на корректировку заявки на закупку </w:t>
      </w:r>
      <w:r w:rsidR="00B37806" w:rsidRPr="00D01C7D">
        <w:rPr>
          <w:color w:val="000000" w:themeColor="text1"/>
        </w:rPr>
        <w:t xml:space="preserve">МТР </w:t>
      </w:r>
      <w:r w:rsidRPr="00D01C7D">
        <w:rPr>
          <w:color w:val="000000" w:themeColor="text1"/>
        </w:rPr>
        <w:t xml:space="preserve">может быть согласован автоматически в </w:t>
      </w:r>
      <w:r w:rsidRPr="00D01C7D">
        <w:rPr>
          <w:color w:val="000000" w:themeColor="text1"/>
        </w:rPr>
        <w:lastRenderedPageBreak/>
        <w:t xml:space="preserve">случае, если обработка запроса не была выполнена сток-контролером в течение определенного времени (предварительно10 рабочих дней). Количество дней до автосогласования определяется настройками разработки MM07 «Управление запросами на корректировку» (разработка включена и описана в КД </w:t>
      </w:r>
      <w:r w:rsidR="00D2138A" w:rsidRPr="00D01C7D">
        <w:rPr>
          <w:color w:val="000000" w:themeColor="text1"/>
        </w:rPr>
        <w:t>ERP.</w:t>
      </w:r>
      <w:ins w:id="1090" w:author="SintsovaMA" w:date="2021-03-22T17:26:00Z">
        <w:r w:rsidR="003F4990" w:rsidRPr="003F4990">
          <w:rPr>
            <w:color w:val="000000" w:themeColor="text1"/>
            <w:rPrChange w:author="SintsovaMA" w:date="2021-03-22T17:26:00Z" w:id="1091">
              <w:rPr>
                <w:color w:val="000000" w:themeColor="text1"/>
                <w:lang w:val="en-US"/>
              </w:rPr>
            </w:rPrChange>
          </w:rPr>
          <w:t>13.</w:t>
        </w:r>
      </w:ins>
      <w:r w:rsidR="00D2138A" w:rsidRPr="00D01C7D">
        <w:rPr>
          <w:color w:val="000000" w:themeColor="text1"/>
        </w:rPr>
        <w:t>9</w:t>
      </w:r>
      <w:ins w:id="1092" w:author="SintsovaMA" w:date="2021-03-22T17:26:00Z">
        <w:r w:rsidR="003F4990" w:rsidRPr="003F4990">
          <w:rPr>
            <w:color w:val="000000" w:themeColor="text1"/>
            <w:rPrChange w:author="SintsovaMA" w:date="2021-03-22T17:26:00Z" w:id="1093">
              <w:rPr>
                <w:color w:val="000000" w:themeColor="text1"/>
                <w:lang w:val="en-US"/>
              </w:rPr>
            </w:rPrChange>
          </w:rPr>
          <w:t>_2_</w:t>
        </w:r>
      </w:ins>
      <w:del w:id="1094" w:author="SintsovaMA" w:date="2021-03-22T17:26:00Z">
        <w:r w:rsidR="00D2138A" w:rsidRPr="00D01C7D" w:rsidDel="003F4990">
          <w:rPr>
            <w:color w:val="000000" w:themeColor="text1"/>
          </w:rPr>
          <w:delText>.</w:delText>
        </w:r>
        <w:r w:rsidRPr="00D01C7D" w:rsidDel="003F4990">
          <w:rPr>
            <w:color w:val="000000" w:themeColor="text1"/>
          </w:rPr>
          <w:delText>1.</w:delText>
        </w:r>
      </w:del>
      <w:r w:rsidRPr="00D01C7D">
        <w:rPr>
          <w:color w:val="000000" w:themeColor="text1"/>
        </w:rPr>
        <w:t>58</w:t>
      </w:r>
      <w:ins w:id="1095" w:author="SintsovaMA" w:date="2021-03-22T17:26:00Z">
        <w:r w:rsidR="003F4990" w:rsidRPr="003F4990">
          <w:rPr>
            <w:color w:val="000000" w:themeColor="text1"/>
            <w:rPrChange w:author="SintsovaMA" w:date="2021-03-22T17:26:00Z" w:id="1096">
              <w:rPr>
                <w:color w:val="000000" w:themeColor="text1"/>
                <w:lang w:val="en-US"/>
              </w:rPr>
            </w:rPrChange>
          </w:rPr>
          <w:t>_</w:t>
        </w:r>
        <w:r w:rsidR="003F4990">
          <w:rPr>
            <w:color w:val="000000" w:themeColor="text1"/>
            <w:lang w:val="en-US"/>
          </w:rPr>
          <w:t>MM</w:t>
        </w:r>
      </w:ins>
      <w:r w:rsidRPr="00D01C7D">
        <w:rPr>
          <w:color w:val="000000" w:themeColor="text1"/>
        </w:rPr>
        <w:t xml:space="preserve"> «Планирование обеспечения МТР работами и услугами»)</w:t>
      </w:r>
      <w:r w:rsidR="00D2714B" w:rsidRPr="00D01C7D">
        <w:rPr>
          <w:color w:val="000000" w:themeColor="text1"/>
        </w:rPr>
        <w:t>. Исключением для автосогласования является Запрос на ко</w:t>
      </w:r>
      <w:r w:rsidR="00F66738">
        <w:rPr>
          <w:color w:val="000000" w:themeColor="text1"/>
        </w:rPr>
        <w:t xml:space="preserve">рректировку с причиной "Запрос </w:t>
      </w:r>
      <w:r w:rsidR="00D2714B" w:rsidRPr="00D01C7D">
        <w:rPr>
          <w:color w:val="000000" w:themeColor="text1"/>
        </w:rPr>
        <w:t>дополнительной информации".</w:t>
      </w:r>
    </w:p>
    <w:p w14:paraId="6916D3F0" w14:textId="583A1E2C" w:rsidR="00245F07" w:rsidRPr="00A10693" w:rsidRDefault="00245F07" w:rsidP="00245F07">
      <w:pPr>
        <w:pStyle w:val="a8"/>
        <w:jc w:val="right"/>
        <w:rPr>
          <w:rFonts w:ascii="Arial" w:hAnsi="Arial" w:cs="Arial"/>
          <w:b/>
          <w:sz w:val="22"/>
        </w:rPr>
      </w:pPr>
      <w:r w:rsidRPr="00A10693">
        <w:rPr>
          <w:rFonts w:ascii="Arial" w:hAnsi="Arial" w:cs="Arial"/>
          <w:b/>
          <w:sz w:val="22"/>
        </w:rPr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14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rPr>
          <w:rFonts w:ascii="Arial" w:hAnsi="Arial" w:cs="Arial"/>
          <w:b/>
          <w:sz w:val="22"/>
        </w:rPr>
        <w:t>. Описание шага «Обработка запроса на корректировку заявки на закупку МТР»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8"/>
        <w:gridCol w:w="2428"/>
        <w:gridCol w:w="849"/>
        <w:gridCol w:w="1132"/>
        <w:gridCol w:w="3547"/>
        <w:gridCol w:w="1402"/>
      </w:tblGrid>
      <w:tr w:rsidR="00FC05D2" w:rsidRPr="00A10693" w14:paraId="3342EF07" w14:textId="77777777" w:rsidTr="004322A8">
        <w:trPr>
          <w:cantSplit/>
          <w:trHeight w:val="397"/>
          <w:tblHeader/>
        </w:trPr>
        <w:tc>
          <w:tcPr>
            <w:tcW w:w="402" w:type="pct"/>
            <w:shd w:val="clear" w:color="auto" w:fill="FFC000"/>
            <w:vAlign w:val="center"/>
          </w:tcPr>
          <w:p w14:paraId="2BCD7DB9" w14:textId="77777777" w:rsidR="00FC05D2" w:rsidRPr="00A10693" w:rsidRDefault="00FC05D2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1193" w:type="pct"/>
            <w:shd w:val="clear" w:color="auto" w:fill="FFC000"/>
            <w:vAlign w:val="center"/>
          </w:tcPr>
          <w:p w14:paraId="055CEC64" w14:textId="77777777" w:rsidR="00FC05D2" w:rsidRPr="00A10693" w:rsidRDefault="00FC05D2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17" w:type="pct"/>
            <w:shd w:val="clear" w:color="auto" w:fill="FFC000"/>
            <w:vAlign w:val="center"/>
          </w:tcPr>
          <w:p w14:paraId="58E5650F" w14:textId="77777777" w:rsidR="00FC05D2" w:rsidRPr="00A10693" w:rsidRDefault="00FC05D2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556" w:type="pct"/>
            <w:shd w:val="clear" w:color="auto" w:fill="FFC000"/>
            <w:vAlign w:val="center"/>
          </w:tcPr>
          <w:p w14:paraId="7362DB25" w14:textId="77777777" w:rsidR="00FC05D2" w:rsidRPr="00A10693" w:rsidRDefault="00FC05D2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1743" w:type="pct"/>
            <w:shd w:val="clear" w:color="auto" w:fill="FFC000"/>
            <w:vAlign w:val="center"/>
          </w:tcPr>
          <w:p w14:paraId="327E0D75" w14:textId="77777777" w:rsidR="00FC05D2" w:rsidRPr="00A10693" w:rsidRDefault="00FC05D2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689" w:type="pct"/>
            <w:shd w:val="clear" w:color="auto" w:fill="FFC000"/>
            <w:vAlign w:val="center"/>
          </w:tcPr>
          <w:p w14:paraId="28D71474" w14:textId="77777777" w:rsidR="00FC05D2" w:rsidRPr="00A10693" w:rsidRDefault="00FC05D2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FC05D2" w:rsidRPr="00A10693" w14:paraId="39B4AD90" w14:textId="77777777" w:rsidTr="004322A8">
        <w:trPr>
          <w:cantSplit/>
        </w:trPr>
        <w:tc>
          <w:tcPr>
            <w:tcW w:w="402" w:type="pct"/>
          </w:tcPr>
          <w:p w14:paraId="29D8B1AB" w14:textId="66CED82B" w:rsidR="00FC05D2" w:rsidRPr="00A10693" w:rsidRDefault="00FC05D2" w:rsidP="004322A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ПП-10.04.03.01.02</w:t>
            </w:r>
            <w:r w:rsidR="004A1B50" w:rsidRPr="00A10693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1193" w:type="pct"/>
          </w:tcPr>
          <w:p w14:paraId="7924A397" w14:textId="7FF68836" w:rsidR="00FC05D2" w:rsidRPr="00A10693" w:rsidRDefault="00FC05D2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Сток-контролёр сформировал запрос на корректировку</w:t>
            </w:r>
          </w:p>
          <w:p w14:paraId="04BE1734" w14:textId="42C18018" w:rsidR="00FC05D2" w:rsidRPr="00A10693" w:rsidRDefault="00FC05D2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И</w:t>
            </w:r>
          </w:p>
          <w:p w14:paraId="145C00CC" w14:textId="7D1BF3A1" w:rsidR="00FC05D2" w:rsidRPr="00A10693" w:rsidRDefault="00FC05D2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Ответственный закупщик получил уведомление о созданном запросе на корректировку</w:t>
            </w:r>
          </w:p>
          <w:p w14:paraId="0DA4DA16" w14:textId="77777777" w:rsidR="00FC05D2" w:rsidRPr="00A10693" w:rsidRDefault="00FC05D2" w:rsidP="004322A8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417" w:type="pct"/>
            <w:shd w:val="clear" w:color="auto" w:fill="auto"/>
          </w:tcPr>
          <w:p w14:paraId="084F25C8" w14:textId="1C4E0D47" w:rsidR="00FC05D2" w:rsidRPr="00A10693" w:rsidRDefault="00D01C7D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D01C7D">
              <w:rPr>
                <w:rFonts w:ascii="Arial" w:hAnsi="Arial" w:cs="Arial"/>
                <w:sz w:val="20"/>
                <w:lang w:val="en-US"/>
              </w:rPr>
              <w:t>ZMM_CHREQ_MAINT</w:t>
            </w:r>
          </w:p>
        </w:tc>
        <w:tc>
          <w:tcPr>
            <w:tcW w:w="556" w:type="pct"/>
          </w:tcPr>
          <w:p w14:paraId="41C61350" w14:textId="6B520C0E" w:rsidR="00FC05D2" w:rsidRPr="00A10693" w:rsidRDefault="00FC05D2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Запрос на корректировку от сток-контролёра</w:t>
            </w:r>
          </w:p>
        </w:tc>
        <w:tc>
          <w:tcPr>
            <w:tcW w:w="1743" w:type="pct"/>
          </w:tcPr>
          <w:p w14:paraId="66DFBC1A" w14:textId="735297E3" w:rsidR="00FC05D2" w:rsidRPr="00A10693" w:rsidRDefault="00FC05D2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NB-Заявка на закупку создаваемая ППМ (изменена автоматически) </w:t>
            </w:r>
          </w:p>
          <w:p w14:paraId="30401BB2" w14:textId="64B56450" w:rsidR="00FC05D2" w:rsidRPr="00A10693" w:rsidRDefault="00FC05D2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ZNB-Заявка на закупку создаваемая вручную (изменена автоматически)</w:t>
            </w:r>
          </w:p>
          <w:p w14:paraId="267344DF" w14:textId="31E9F8F2" w:rsidR="00FC05D2" w:rsidRPr="00A10693" w:rsidRDefault="00FC05D2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ZOL- Заявка на закупку с ОЛ\ТЗ (изменена автоматически)</w:t>
            </w:r>
          </w:p>
          <w:p w14:paraId="1E958F8E" w14:textId="79601416" w:rsidR="00FC05D2" w:rsidRPr="00A10693" w:rsidRDefault="00FC05D2" w:rsidP="004322A8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689" w:type="pct"/>
          </w:tcPr>
          <w:p w14:paraId="6AB10B0F" w14:textId="77777777" w:rsidR="00FC05D2" w:rsidRPr="00A10693" w:rsidDel="00DA64D1" w:rsidRDefault="00FC05D2" w:rsidP="004322A8">
            <w:pPr>
              <w:jc w:val="left"/>
              <w:rPr>
                <w:del w:id="1097" w:author="ParamonovaEA" w:date="2021-03-29T10:07:00Z"/>
                <w:rFonts w:ascii="Arial" w:hAnsi="Arial" w:cs="Arial"/>
                <w:sz w:val="20"/>
              </w:rPr>
            </w:pPr>
            <w:del w:id="1098" w:author="ParamonovaEA" w:date="2021-03-29T10:07:00Z">
              <w:r w:rsidRPr="00A10693" w:rsidDel="00DA64D1">
                <w:rPr>
                  <w:rFonts w:ascii="Arial" w:hAnsi="Arial" w:cs="Arial"/>
                  <w:sz w:val="20"/>
                </w:rPr>
                <w:delText>-Ответственный закупщик УК;</w:delText>
              </w:r>
            </w:del>
          </w:p>
          <w:p w14:paraId="25021B70" w14:textId="6002103F" w:rsidR="00FC05D2" w:rsidRPr="00A10693" w:rsidRDefault="00FC05D2" w:rsidP="004322A8">
            <w:pPr>
              <w:jc w:val="left"/>
              <w:rPr>
                <w:rFonts w:ascii="Arial" w:hAnsi="Arial" w:cs="Arial"/>
                <w:sz w:val="20"/>
              </w:rPr>
            </w:pPr>
            <w:del w:id="1099" w:author="ParamonovaEA" w:date="2021-03-29T10:07:00Z">
              <w:r w:rsidRPr="00A10693" w:rsidDel="00DA64D1">
                <w:rPr>
                  <w:rFonts w:ascii="Arial" w:hAnsi="Arial" w:cs="Arial"/>
                  <w:sz w:val="20"/>
                </w:rPr>
                <w:delText>-Ответственный закупщик БЕ Управление.</w:delText>
              </w:r>
            </w:del>
            <w:ins w:id="1100" w:author="ParamonovaEA" w:date="2021-03-29T10:07:00Z">
              <w:r w:rsidR="00DA64D1">
                <w:rPr>
                  <w:rFonts w:ascii="Arial" w:hAnsi="Arial" w:cs="Arial"/>
                  <w:sz w:val="20"/>
                </w:rPr>
                <w:t>-Закупщик</w:t>
              </w:r>
            </w:ins>
            <w:ins w:id="1101" w:author="ParamonovaEA" w:date="2021-03-29T10:08:00Z">
              <w:r w:rsidR="00DA64D1">
                <w:rPr>
                  <w:rFonts w:ascii="Arial" w:hAnsi="Arial" w:cs="Arial"/>
                  <w:sz w:val="20"/>
                </w:rPr>
                <w:t>:</w:t>
              </w:r>
            </w:ins>
          </w:p>
          <w:p w14:paraId="5CE35B1F" w14:textId="77777777" w:rsidR="00FC05D2" w:rsidRPr="00A10693" w:rsidRDefault="00FC05D2" w:rsidP="004322A8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5762A151" w14:textId="77777777" w:rsidR="0050710C" w:rsidRPr="00A10693" w:rsidRDefault="0050710C" w:rsidP="006B392E">
      <w:pPr>
        <w:rPr>
          <w:rFonts w:eastAsiaTheme="majorEastAsia"/>
        </w:rPr>
      </w:pPr>
    </w:p>
    <w:p w14:paraId="6DE17175" w14:textId="0FB832A9" w:rsidR="006B392E" w:rsidRDefault="006B392E" w:rsidP="006B392E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ПП-10.04.03.01.030</w:t>
      </w:r>
      <w:r w:rsidRPr="00A10693">
        <w:rPr>
          <w:rFonts w:cs="Arial"/>
        </w:rPr>
        <w:t xml:space="preserve"> </w:t>
      </w:r>
      <w:r w:rsidRPr="00A10693">
        <w:rPr>
          <w:b/>
          <w:i w:val="0"/>
          <w:caps w:val="0"/>
          <w:sz w:val="24"/>
          <w:szCs w:val="24"/>
        </w:rPr>
        <w:t>Переназначение ответственного закупщика</w:t>
      </w:r>
      <w:r w:rsidRPr="00A10693">
        <w:rPr>
          <w:b/>
          <w:i w:val="0"/>
          <w:sz w:val="24"/>
          <w:szCs w:val="24"/>
        </w:rPr>
        <w:t>.</w:t>
      </w:r>
    </w:p>
    <w:p w14:paraId="2862092F" w14:textId="77777777" w:rsidR="00B13A0D" w:rsidRPr="00B13A0D" w:rsidRDefault="00B13A0D" w:rsidP="00B13A0D"/>
    <w:p w14:paraId="46426DB0" w14:textId="40ECD93B" w:rsidR="00E44B14" w:rsidRPr="00A10693" w:rsidRDefault="00E44B14" w:rsidP="00E44B14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Руководитель закупщика в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lang w:val="en-US"/>
        </w:rPr>
        <w:t>S</w:t>
      </w:r>
      <w:r w:rsidRPr="00A10693">
        <w:rPr>
          <w:rFonts w:ascii="Arial" w:hAnsi="Arial" w:cs="Arial"/>
        </w:rPr>
        <w:t>/4</w:t>
      </w:r>
      <w:r w:rsidRPr="00A10693">
        <w:rPr>
          <w:rFonts w:ascii="Arial" w:hAnsi="Arial" w:cs="Arial"/>
          <w:lang w:val="en-US"/>
        </w:rPr>
        <w:t>HANA</w:t>
      </w:r>
      <w:r w:rsidRPr="00A10693">
        <w:rPr>
          <w:rFonts w:ascii="Arial" w:hAnsi="Arial" w:cs="Arial"/>
          <w:color w:val="000000" w:themeColor="text1"/>
          <w:szCs w:val="24"/>
        </w:rPr>
        <w:t xml:space="preserve"> в транзакции </w:t>
      </w:r>
      <w:r w:rsidR="00AC593E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Список заявок</w:t>
      </w:r>
      <w:r w:rsidR="00AC593E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ежедневно формирует отчет по всем заявкам, которые переданы в работу закупщикам, относящимся к его подразделению и заявкам, в которых руководитель закупщика определен как группа закупок. Действия руководителя</w:t>
      </w:r>
      <w:r w:rsidR="0050710C" w:rsidRPr="00A10693">
        <w:rPr>
          <w:rFonts w:ascii="Arial" w:hAnsi="Arial" w:cs="Arial"/>
          <w:color w:val="000000" w:themeColor="text1"/>
          <w:szCs w:val="24"/>
        </w:rPr>
        <w:t xml:space="preserve"> в отчете</w:t>
      </w:r>
      <w:r w:rsidRPr="00A10693">
        <w:rPr>
          <w:rFonts w:ascii="Arial" w:hAnsi="Arial" w:cs="Arial"/>
          <w:color w:val="000000" w:themeColor="text1"/>
          <w:szCs w:val="24"/>
        </w:rPr>
        <w:t xml:space="preserve"> аналогичны описанному на шаге ПП-10.04.03.01.010.</w:t>
      </w:r>
    </w:p>
    <w:p w14:paraId="17625E26" w14:textId="6D8902A0" w:rsidR="006B392E" w:rsidRPr="00A10693" w:rsidRDefault="006B392E" w:rsidP="006B392E">
      <w:pPr>
        <w:pStyle w:val="a8"/>
        <w:jc w:val="right"/>
        <w:rPr>
          <w:rFonts w:ascii="Arial" w:hAnsi="Arial" w:cs="Arial"/>
          <w:b/>
          <w:sz w:val="22"/>
        </w:rPr>
      </w:pPr>
      <w:r w:rsidRPr="00A10693">
        <w:rPr>
          <w:rFonts w:ascii="Arial" w:hAnsi="Arial" w:cs="Arial"/>
          <w:b/>
          <w:sz w:val="22"/>
        </w:rPr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15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rPr>
          <w:rFonts w:ascii="Arial" w:hAnsi="Arial" w:cs="Arial"/>
          <w:b/>
          <w:sz w:val="22"/>
        </w:rPr>
        <w:t>. Описание шага «Переназначение ответственного закупщика»</w:t>
      </w:r>
    </w:p>
    <w:tbl>
      <w:tblPr>
        <w:tblW w:w="514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5"/>
        <w:gridCol w:w="1862"/>
        <w:gridCol w:w="853"/>
        <w:gridCol w:w="3968"/>
        <w:gridCol w:w="1559"/>
        <w:gridCol w:w="1418"/>
      </w:tblGrid>
      <w:tr w:rsidR="00D27F47" w:rsidRPr="00A10693" w14:paraId="7B982129" w14:textId="77777777" w:rsidTr="004322A8">
        <w:trPr>
          <w:cantSplit/>
          <w:trHeight w:val="397"/>
          <w:tblHeader/>
        </w:trPr>
        <w:tc>
          <w:tcPr>
            <w:tcW w:w="389" w:type="pct"/>
            <w:shd w:val="clear" w:color="auto" w:fill="FFC000"/>
            <w:vAlign w:val="center"/>
          </w:tcPr>
          <w:p w14:paraId="33C29C11" w14:textId="77777777" w:rsidR="00447261" w:rsidRPr="00A10693" w:rsidRDefault="00447261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889" w:type="pct"/>
            <w:shd w:val="clear" w:color="auto" w:fill="FFC000"/>
            <w:vAlign w:val="center"/>
          </w:tcPr>
          <w:p w14:paraId="4BE9FDDC" w14:textId="77777777" w:rsidR="00447261" w:rsidRPr="00A10693" w:rsidRDefault="00447261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07" w:type="pct"/>
            <w:shd w:val="clear" w:color="auto" w:fill="FFC000"/>
            <w:vAlign w:val="center"/>
          </w:tcPr>
          <w:p w14:paraId="6ABCB7E9" w14:textId="77777777" w:rsidR="00447261" w:rsidRPr="00A10693" w:rsidRDefault="00447261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1894" w:type="pct"/>
            <w:shd w:val="clear" w:color="auto" w:fill="FFC000"/>
            <w:vAlign w:val="center"/>
          </w:tcPr>
          <w:p w14:paraId="64E8616D" w14:textId="77777777" w:rsidR="00447261" w:rsidRPr="00A10693" w:rsidRDefault="00447261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744" w:type="pct"/>
            <w:shd w:val="clear" w:color="auto" w:fill="FFC000"/>
            <w:vAlign w:val="center"/>
          </w:tcPr>
          <w:p w14:paraId="41EE6F22" w14:textId="77777777" w:rsidR="00447261" w:rsidRPr="00A10693" w:rsidRDefault="00447261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677" w:type="pct"/>
            <w:shd w:val="clear" w:color="auto" w:fill="FFC000"/>
            <w:vAlign w:val="center"/>
          </w:tcPr>
          <w:p w14:paraId="732A51B3" w14:textId="77777777" w:rsidR="00447261" w:rsidRPr="00A10693" w:rsidRDefault="00447261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D27F47" w:rsidRPr="00A10693" w14:paraId="3B695742" w14:textId="77777777" w:rsidTr="004322A8">
        <w:trPr>
          <w:cantSplit/>
        </w:trPr>
        <w:tc>
          <w:tcPr>
            <w:tcW w:w="389" w:type="pct"/>
          </w:tcPr>
          <w:p w14:paraId="163D0F4B" w14:textId="2667F026" w:rsidR="00447261" w:rsidRPr="00A10693" w:rsidRDefault="00447261" w:rsidP="004322A8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ПП-10.04.03.01.030</w:t>
            </w:r>
          </w:p>
        </w:tc>
        <w:tc>
          <w:tcPr>
            <w:tcW w:w="889" w:type="pct"/>
          </w:tcPr>
          <w:p w14:paraId="626C6B9A" w14:textId="03B53BC1" w:rsidR="00447261" w:rsidRPr="00A10693" w:rsidRDefault="00447261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Заявка на закупку передана в закупку в качестве группы закупок указан Руководитель закупщика</w:t>
            </w:r>
          </w:p>
          <w:p w14:paraId="08E20A7E" w14:textId="77777777" w:rsidR="00447261" w:rsidRPr="00A10693" w:rsidRDefault="00447261" w:rsidP="004322A8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407" w:type="pct"/>
            <w:shd w:val="clear" w:color="auto" w:fill="auto"/>
          </w:tcPr>
          <w:p w14:paraId="62B948A1" w14:textId="7468CB22" w:rsidR="00447261" w:rsidRPr="00A10693" w:rsidRDefault="00447261" w:rsidP="004322A8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A10693">
              <w:rPr>
                <w:rFonts w:ascii="Arial" w:hAnsi="Arial" w:cs="Arial"/>
                <w:sz w:val="20"/>
              </w:rPr>
              <w:t>ME5А</w:t>
            </w:r>
          </w:p>
        </w:tc>
        <w:tc>
          <w:tcPr>
            <w:tcW w:w="1894" w:type="pct"/>
          </w:tcPr>
          <w:p w14:paraId="7345CF89" w14:textId="77777777" w:rsidR="00447261" w:rsidRPr="00A10693" w:rsidRDefault="00447261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NB-Заявка на закупку создаваемая ППМ ZNB-Заявка на закупку создаваемая вручную (деблокирована сток-контролером)</w:t>
            </w:r>
          </w:p>
          <w:p w14:paraId="5837A218" w14:textId="77777777" w:rsidR="00447261" w:rsidRPr="00A10693" w:rsidRDefault="00447261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ZOL- Заявка на закупку с ОЛ\ТЗ (деблокирована планировщиком потребности)</w:t>
            </w:r>
          </w:p>
          <w:p w14:paraId="792445EA" w14:textId="5803C1A6" w:rsidR="00447261" w:rsidRPr="00A10693" w:rsidRDefault="00447261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ZUSL- Заявка на закупку работ/услуг </w:t>
            </w:r>
            <w:r w:rsidR="00B13A0D" w:rsidRPr="00A10693">
              <w:rPr>
                <w:rFonts w:ascii="Arial" w:hAnsi="Arial" w:cs="Arial"/>
                <w:sz w:val="20"/>
              </w:rPr>
              <w:t>(деблокирована</w:t>
            </w:r>
            <w:r w:rsidRPr="00A10693">
              <w:rPr>
                <w:rFonts w:ascii="Arial" w:hAnsi="Arial" w:cs="Arial"/>
                <w:sz w:val="20"/>
              </w:rPr>
              <w:t xml:space="preserve"> планировщиком потребности)</w:t>
            </w:r>
          </w:p>
        </w:tc>
        <w:tc>
          <w:tcPr>
            <w:tcW w:w="744" w:type="pct"/>
          </w:tcPr>
          <w:p w14:paraId="1FDD0763" w14:textId="4214CA70" w:rsidR="00447261" w:rsidRPr="00A10693" w:rsidRDefault="00447261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Заявка на закупку изменена руководителем закупщика</w:t>
            </w:r>
            <w:r w:rsidR="00E44B14" w:rsidRPr="00A10693">
              <w:rPr>
                <w:rFonts w:ascii="Arial" w:hAnsi="Arial" w:cs="Arial"/>
                <w:sz w:val="20"/>
              </w:rPr>
              <w:t xml:space="preserve"> – назначен </w:t>
            </w:r>
            <w:r w:rsidR="00D27F47" w:rsidRPr="00A10693">
              <w:rPr>
                <w:rFonts w:ascii="Arial" w:hAnsi="Arial" w:cs="Arial"/>
                <w:sz w:val="20"/>
              </w:rPr>
              <w:t>ответственный закупщик.</w:t>
            </w:r>
          </w:p>
        </w:tc>
        <w:tc>
          <w:tcPr>
            <w:tcW w:w="677" w:type="pct"/>
          </w:tcPr>
          <w:p w14:paraId="07DFD10A" w14:textId="60DFB402" w:rsidR="00447261" w:rsidRPr="00A10693" w:rsidDel="00DA64D1" w:rsidRDefault="00447261" w:rsidP="004322A8">
            <w:pPr>
              <w:jc w:val="left"/>
              <w:rPr>
                <w:del w:id="1102" w:author="ParamonovaEA" w:date="2021-03-29T10:08:00Z"/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-Руководитель закупщик</w:t>
            </w:r>
            <w:ins w:id="1103" w:author="ParamonovaEA" w:date="2021-03-29T10:08:00Z">
              <w:r w:rsidR="00DA64D1">
                <w:rPr>
                  <w:rFonts w:ascii="Arial" w:hAnsi="Arial" w:cs="Arial"/>
                  <w:sz w:val="20"/>
                </w:rPr>
                <w:t>ов</w:t>
              </w:r>
            </w:ins>
            <w:del w:id="1104" w:author="ParamonovaEA" w:date="2021-03-29T10:08:00Z">
              <w:r w:rsidRPr="00A10693" w:rsidDel="00DA64D1">
                <w:rPr>
                  <w:rFonts w:ascii="Arial" w:hAnsi="Arial" w:cs="Arial"/>
                  <w:sz w:val="20"/>
                </w:rPr>
                <w:delText>а УК;</w:delText>
              </w:r>
            </w:del>
          </w:p>
          <w:p w14:paraId="306324AE" w14:textId="77777777" w:rsidR="00447261" w:rsidRPr="00A10693" w:rsidDel="00DA64D1" w:rsidRDefault="00447261" w:rsidP="004322A8">
            <w:pPr>
              <w:jc w:val="left"/>
              <w:rPr>
                <w:del w:id="1105" w:author="ParamonovaEA" w:date="2021-03-29T10:08:00Z"/>
                <w:rFonts w:ascii="Arial" w:hAnsi="Arial" w:cs="Arial"/>
                <w:sz w:val="20"/>
              </w:rPr>
            </w:pPr>
            <w:del w:id="1106" w:author="ParamonovaEA" w:date="2021-03-29T10:08:00Z">
              <w:r w:rsidRPr="00A10693" w:rsidDel="00DA64D1">
                <w:rPr>
                  <w:rFonts w:ascii="Arial" w:hAnsi="Arial" w:cs="Arial"/>
                  <w:sz w:val="20"/>
                </w:rPr>
                <w:delText>-Руководитель закупщика БЕ Управление.</w:delText>
              </w:r>
            </w:del>
          </w:p>
          <w:p w14:paraId="26E82F53" w14:textId="77777777" w:rsidR="00447261" w:rsidRPr="00A10693" w:rsidRDefault="00447261" w:rsidP="00DA64D1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6EF472FA" w14:textId="2A6491C8" w:rsidR="003838FA" w:rsidRDefault="003838FA" w:rsidP="003838FA">
      <w:pPr>
        <w:rPr>
          <w:rFonts w:eastAsiaTheme="majorEastAsia"/>
        </w:rPr>
      </w:pPr>
    </w:p>
    <w:p w14:paraId="6F39808B" w14:textId="193CA857" w:rsidR="00160D3C" w:rsidRDefault="00160D3C" w:rsidP="003838FA">
      <w:pPr>
        <w:rPr>
          <w:rFonts w:eastAsiaTheme="majorEastAsia"/>
        </w:rPr>
      </w:pPr>
    </w:p>
    <w:p w14:paraId="4712CCCC" w14:textId="0761A79C" w:rsidR="00160D3C" w:rsidRDefault="00160D3C" w:rsidP="003838FA">
      <w:pPr>
        <w:rPr>
          <w:rFonts w:eastAsiaTheme="majorEastAsia"/>
        </w:rPr>
      </w:pPr>
    </w:p>
    <w:p w14:paraId="4867C345" w14:textId="77777777" w:rsidR="00160D3C" w:rsidRPr="00A10693" w:rsidRDefault="00160D3C" w:rsidP="003838FA">
      <w:pPr>
        <w:rPr>
          <w:rFonts w:eastAsiaTheme="majorEastAsia"/>
        </w:rPr>
      </w:pPr>
    </w:p>
    <w:p w14:paraId="32EBCA2C" w14:textId="455B058D" w:rsidR="003838FA" w:rsidRPr="00A10693" w:rsidRDefault="003838FA" w:rsidP="003838FA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ПП-10.04.03.01.040</w:t>
      </w:r>
      <w:r w:rsidRPr="00A10693">
        <w:rPr>
          <w:rFonts w:cs="Arial"/>
        </w:rPr>
        <w:t xml:space="preserve"> </w:t>
      </w:r>
      <w:r w:rsidRPr="00A10693">
        <w:rPr>
          <w:b/>
          <w:i w:val="0"/>
          <w:caps w:val="0"/>
          <w:sz w:val="24"/>
          <w:szCs w:val="24"/>
        </w:rPr>
        <w:t>Присвоение действующего договора</w:t>
      </w:r>
      <w:r w:rsidRPr="00A10693">
        <w:rPr>
          <w:b/>
          <w:i w:val="0"/>
          <w:sz w:val="24"/>
          <w:szCs w:val="24"/>
        </w:rPr>
        <w:t>.</w:t>
      </w:r>
    </w:p>
    <w:p w14:paraId="13BFECC4" w14:textId="6E0C8000" w:rsidR="003474AD" w:rsidRPr="00A10693" w:rsidRDefault="003474AD" w:rsidP="00D35E68">
      <w:pPr>
        <w:spacing w:after="240" w:line="276" w:lineRule="auto"/>
        <w:rPr>
          <w:rFonts w:ascii="Arial" w:hAnsi="Arial" w:cs="Arial"/>
        </w:rPr>
      </w:pPr>
    </w:p>
    <w:p w14:paraId="16B854CA" w14:textId="3E46F4A1" w:rsidR="0050710C" w:rsidRPr="00A10693" w:rsidRDefault="005B330E" w:rsidP="002D498A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lastRenderedPageBreak/>
        <w:t xml:space="preserve">В соответствии с </w:t>
      </w:r>
      <w:r w:rsidR="00AC593E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Временным регламентом выполнения закупки и заключения договора</w:t>
      </w:r>
      <w:r w:rsidR="00AC593E">
        <w:rPr>
          <w:rFonts w:ascii="Arial" w:hAnsi="Arial" w:cs="Arial"/>
          <w:color w:val="000000" w:themeColor="text1"/>
          <w:szCs w:val="24"/>
        </w:rPr>
        <w:t>»</w:t>
      </w:r>
      <w:r w:rsidR="006C24D8" w:rsidRPr="00A10693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закупщик для всех </w:t>
      </w:r>
      <w:r w:rsidR="00D8129D" w:rsidRPr="00A10693">
        <w:rPr>
          <w:rFonts w:ascii="Arial" w:hAnsi="Arial" w:cs="Arial"/>
          <w:color w:val="000000" w:themeColor="text1"/>
          <w:szCs w:val="24"/>
        </w:rPr>
        <w:t>заявок</w:t>
      </w:r>
      <w:r w:rsidR="009C4C23">
        <w:rPr>
          <w:rFonts w:ascii="Arial" w:hAnsi="Arial" w:cs="Arial"/>
          <w:color w:val="000000" w:themeColor="text1"/>
          <w:szCs w:val="24"/>
        </w:rPr>
        <w:t xml:space="preserve"> на закупку МТР</w:t>
      </w:r>
      <w:r w:rsidR="00AA3765" w:rsidRPr="00A10693">
        <w:rPr>
          <w:rFonts w:ascii="Arial" w:hAnsi="Arial" w:cs="Arial"/>
          <w:color w:val="000000" w:themeColor="text1"/>
          <w:szCs w:val="24"/>
        </w:rPr>
        <w:t>,</w:t>
      </w:r>
      <w:r w:rsidR="00D8129D" w:rsidRPr="00A10693">
        <w:rPr>
          <w:rFonts w:ascii="Arial" w:hAnsi="Arial" w:cs="Arial"/>
          <w:color w:val="000000" w:themeColor="text1"/>
          <w:szCs w:val="24"/>
        </w:rPr>
        <w:t xml:space="preserve"> принятых в работу</w:t>
      </w:r>
      <w:r w:rsidR="00AA3765" w:rsidRPr="00A10693">
        <w:rPr>
          <w:rFonts w:ascii="Arial" w:hAnsi="Arial" w:cs="Arial"/>
          <w:color w:val="000000" w:themeColor="text1"/>
          <w:szCs w:val="24"/>
        </w:rPr>
        <w:t>,</w:t>
      </w:r>
      <w:r w:rsidR="00D8129D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3C4156" w:rsidRPr="00A10693">
        <w:rPr>
          <w:rFonts w:ascii="Arial" w:hAnsi="Arial" w:cs="Arial"/>
          <w:color w:val="000000" w:themeColor="text1"/>
          <w:szCs w:val="24"/>
        </w:rPr>
        <w:t>проверяет наличие действующего рамочного договора.</w:t>
      </w:r>
    </w:p>
    <w:p w14:paraId="5C3B7C94" w14:textId="5258F3F5" w:rsidR="00981DC9" w:rsidRPr="00A10693" w:rsidRDefault="00F07ACA" w:rsidP="00981DC9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</w:rPr>
        <w:t>В</w:t>
      </w:r>
      <w:r w:rsidRPr="00A10693">
        <w:rPr>
          <w:rFonts w:ascii="Arial" w:hAnsi="Arial" w:cs="Arial"/>
        </w:rPr>
        <w:t xml:space="preserve">озможно массовое </w:t>
      </w:r>
      <w:r w:rsidR="00981DC9" w:rsidRPr="00A10693">
        <w:rPr>
          <w:rFonts w:ascii="Arial" w:hAnsi="Arial" w:cs="Arial"/>
        </w:rPr>
        <w:t>присвоение</w:t>
      </w:r>
      <w:r w:rsidR="0069546A" w:rsidRPr="00A10693">
        <w:rPr>
          <w:rFonts w:ascii="Arial" w:hAnsi="Arial" w:cs="Arial"/>
        </w:rPr>
        <w:t xml:space="preserve"> </w:t>
      </w:r>
      <w:r w:rsidR="00981DC9" w:rsidRPr="00A10693">
        <w:rPr>
          <w:rFonts w:ascii="Arial" w:hAnsi="Arial" w:cs="Arial"/>
        </w:rPr>
        <w:t xml:space="preserve">действующего договора в транзакции </w:t>
      </w:r>
      <w:r w:rsidR="00E33361">
        <w:rPr>
          <w:rFonts w:ascii="Arial" w:hAnsi="Arial" w:cs="Arial"/>
        </w:rPr>
        <w:t>«</w:t>
      </w:r>
      <w:r w:rsidR="00981DC9" w:rsidRPr="00A10693">
        <w:rPr>
          <w:rFonts w:ascii="Arial" w:hAnsi="Arial" w:cs="Arial"/>
        </w:rPr>
        <w:t>Обработка и присвоение заявок</w:t>
      </w:r>
      <w:r w:rsidR="00E33361">
        <w:rPr>
          <w:rFonts w:ascii="Arial" w:hAnsi="Arial" w:cs="Arial"/>
        </w:rPr>
        <w:t>»</w:t>
      </w:r>
      <w:r w:rsidR="00981DC9" w:rsidRPr="00A10693">
        <w:rPr>
          <w:rFonts w:ascii="Arial" w:hAnsi="Arial" w:cs="Arial"/>
        </w:rPr>
        <w:t xml:space="preserve">. Для </w:t>
      </w:r>
      <w:r w:rsidR="00981DC9" w:rsidRPr="00A10693">
        <w:rPr>
          <w:rFonts w:ascii="Arial" w:hAnsi="Arial" w:cs="Arial"/>
          <w:color w:val="000000" w:themeColor="text1"/>
          <w:szCs w:val="24"/>
        </w:rPr>
        <w:t>автоматического присвоения источника поставки</w:t>
      </w:r>
      <w:r w:rsidR="00AB2518" w:rsidRPr="00A10693">
        <w:rPr>
          <w:rFonts w:ascii="Arial" w:hAnsi="Arial" w:cs="Arial"/>
          <w:color w:val="000000" w:themeColor="text1"/>
          <w:szCs w:val="24"/>
        </w:rPr>
        <w:t>,</w:t>
      </w:r>
      <w:r w:rsidR="00981DC9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F96CDC" w:rsidRPr="00A10693">
        <w:rPr>
          <w:rFonts w:ascii="Arial" w:hAnsi="Arial" w:cs="Arial"/>
          <w:color w:val="000000" w:themeColor="text1"/>
          <w:szCs w:val="24"/>
        </w:rPr>
        <w:t xml:space="preserve">закупщик </w:t>
      </w:r>
      <w:r w:rsidR="00981DC9" w:rsidRPr="00A10693">
        <w:rPr>
          <w:rFonts w:ascii="Arial" w:hAnsi="Arial" w:cs="Arial"/>
          <w:color w:val="000000" w:themeColor="text1"/>
          <w:szCs w:val="24"/>
        </w:rPr>
        <w:t>выб</w:t>
      </w:r>
      <w:r w:rsidR="00F96CDC" w:rsidRPr="00A10693">
        <w:rPr>
          <w:rFonts w:ascii="Arial" w:hAnsi="Arial" w:cs="Arial"/>
          <w:color w:val="000000" w:themeColor="text1"/>
          <w:szCs w:val="24"/>
        </w:rPr>
        <w:t>и</w:t>
      </w:r>
      <w:r w:rsidR="00981DC9" w:rsidRPr="00A10693">
        <w:rPr>
          <w:rFonts w:ascii="Arial" w:hAnsi="Arial" w:cs="Arial"/>
          <w:color w:val="000000" w:themeColor="text1"/>
          <w:szCs w:val="24"/>
        </w:rPr>
        <w:t>ра</w:t>
      </w:r>
      <w:r w:rsidR="00F96CDC" w:rsidRPr="00A10693">
        <w:rPr>
          <w:rFonts w:ascii="Arial" w:hAnsi="Arial" w:cs="Arial"/>
          <w:color w:val="000000" w:themeColor="text1"/>
          <w:szCs w:val="24"/>
        </w:rPr>
        <w:t>ет</w:t>
      </w:r>
      <w:r w:rsidR="00981DC9" w:rsidRPr="00A10693">
        <w:rPr>
          <w:rFonts w:ascii="Arial" w:hAnsi="Arial" w:cs="Arial"/>
          <w:color w:val="000000" w:themeColor="text1"/>
          <w:szCs w:val="24"/>
        </w:rPr>
        <w:t xml:space="preserve"> позиции заявок, которые требуют массового присвоения источника поставки и наж</w:t>
      </w:r>
      <w:r w:rsidR="00F96CDC" w:rsidRPr="00A10693">
        <w:rPr>
          <w:rFonts w:ascii="Arial" w:hAnsi="Arial" w:cs="Arial"/>
          <w:color w:val="000000" w:themeColor="text1"/>
          <w:szCs w:val="24"/>
        </w:rPr>
        <w:t>имает</w:t>
      </w:r>
      <w:r w:rsidR="00981DC9" w:rsidRPr="00A10693">
        <w:rPr>
          <w:rFonts w:ascii="Arial" w:hAnsi="Arial" w:cs="Arial"/>
          <w:color w:val="000000" w:themeColor="text1"/>
          <w:szCs w:val="24"/>
        </w:rPr>
        <w:t xml:space="preserve"> кнопку </w:t>
      </w:r>
      <w:r w:rsidR="00577FCD" w:rsidRPr="00A10693">
        <w:rPr>
          <w:rFonts w:ascii="Arial" w:hAnsi="Arial" w:cs="Arial"/>
          <w:color w:val="000000" w:themeColor="text1"/>
          <w:szCs w:val="24"/>
        </w:rPr>
        <w:t>«</w:t>
      </w:r>
      <w:r w:rsidR="00981DC9" w:rsidRPr="00A10693">
        <w:rPr>
          <w:rFonts w:ascii="Arial" w:hAnsi="Arial" w:cs="Arial"/>
          <w:color w:val="000000" w:themeColor="text1"/>
          <w:szCs w:val="24"/>
        </w:rPr>
        <w:t>Присвоить источник поставки</w:t>
      </w:r>
      <w:r w:rsidR="00577FCD" w:rsidRPr="00A10693">
        <w:rPr>
          <w:rFonts w:ascii="Arial" w:hAnsi="Arial" w:cs="Arial"/>
          <w:color w:val="000000" w:themeColor="text1"/>
          <w:szCs w:val="24"/>
        </w:rPr>
        <w:t>»</w:t>
      </w:r>
      <w:r w:rsidR="00981DC9" w:rsidRPr="00A10693">
        <w:rPr>
          <w:rFonts w:ascii="Arial" w:hAnsi="Arial" w:cs="Arial"/>
          <w:color w:val="000000" w:themeColor="text1"/>
          <w:szCs w:val="24"/>
        </w:rPr>
        <w:t>. Система предложит действующий договор, если он один, либо предложит все действующие договор</w:t>
      </w:r>
      <w:r w:rsidR="00545F41" w:rsidRPr="00A10693">
        <w:rPr>
          <w:rFonts w:ascii="Arial" w:hAnsi="Arial" w:cs="Arial"/>
          <w:color w:val="000000" w:themeColor="text1"/>
          <w:szCs w:val="24"/>
        </w:rPr>
        <w:t>ы</w:t>
      </w:r>
      <w:r w:rsidR="00981DC9" w:rsidRPr="00A10693">
        <w:rPr>
          <w:rFonts w:ascii="Arial" w:hAnsi="Arial" w:cs="Arial"/>
          <w:color w:val="000000" w:themeColor="text1"/>
          <w:szCs w:val="24"/>
        </w:rPr>
        <w:t>, доступные для присвоения.</w:t>
      </w:r>
      <w:r w:rsidR="00F96CDC" w:rsidRPr="00A10693">
        <w:rPr>
          <w:rFonts w:ascii="Arial" w:hAnsi="Arial" w:cs="Arial"/>
          <w:color w:val="000000" w:themeColor="text1"/>
          <w:szCs w:val="24"/>
        </w:rPr>
        <w:t xml:space="preserve"> Закупщик выбирает необходимы</w:t>
      </w:r>
      <w:r w:rsidR="000067DE" w:rsidRPr="00A10693">
        <w:rPr>
          <w:rFonts w:ascii="Arial" w:hAnsi="Arial" w:cs="Arial"/>
          <w:color w:val="000000" w:themeColor="text1"/>
          <w:szCs w:val="24"/>
        </w:rPr>
        <w:t>й</w:t>
      </w:r>
      <w:r w:rsidR="00F96CDC" w:rsidRPr="00A10693">
        <w:rPr>
          <w:rFonts w:ascii="Arial" w:hAnsi="Arial" w:cs="Arial"/>
          <w:color w:val="000000" w:themeColor="text1"/>
          <w:szCs w:val="24"/>
        </w:rPr>
        <w:t xml:space="preserve"> источник поставки (рамочный договор).</w:t>
      </w:r>
    </w:p>
    <w:p w14:paraId="23BFE668" w14:textId="4A32A756" w:rsidR="004823E7" w:rsidRPr="00A10693" w:rsidRDefault="004823E7" w:rsidP="004823E7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После присвоения рамочного договора заявке на закупку МТР менеджер по сопровождению договора получает по электронной почте соответствующее уведомление и </w:t>
      </w:r>
      <w:r w:rsidR="00577FCD" w:rsidRPr="00A10693">
        <w:rPr>
          <w:rFonts w:ascii="Arial" w:hAnsi="Arial" w:cs="Arial"/>
          <w:color w:val="000000" w:themeColor="text1"/>
          <w:szCs w:val="24"/>
        </w:rPr>
        <w:t>формирует проект договора</w:t>
      </w:r>
      <w:r w:rsidRPr="00A10693">
        <w:rPr>
          <w:rFonts w:ascii="Arial" w:hAnsi="Arial" w:cs="Arial"/>
          <w:color w:val="000000" w:themeColor="text1"/>
          <w:szCs w:val="24"/>
        </w:rPr>
        <w:t xml:space="preserve"> в рамках процесса ПП-10.04.03.02-ERP </w:t>
      </w:r>
      <w:r w:rsidR="00E33361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Заключение договора</w:t>
      </w:r>
      <w:r w:rsidR="00C02A25" w:rsidRPr="00A10693">
        <w:rPr>
          <w:rFonts w:ascii="Arial" w:hAnsi="Arial" w:cs="Arial"/>
          <w:color w:val="000000" w:themeColor="text1"/>
          <w:szCs w:val="24"/>
        </w:rPr>
        <w:t xml:space="preserve"> закупки</w:t>
      </w:r>
      <w:r w:rsidR="00E33361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>.</w:t>
      </w:r>
    </w:p>
    <w:p w14:paraId="6BA03EF0" w14:textId="0BEE8057" w:rsidR="00160D3C" w:rsidRDefault="00F96CDC" w:rsidP="002D498A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Одновременно с проверкой на наличие действующего </w:t>
      </w:r>
      <w:r w:rsidR="000067DE" w:rsidRPr="00A10693">
        <w:rPr>
          <w:rFonts w:ascii="Arial" w:hAnsi="Arial" w:cs="Arial"/>
          <w:color w:val="000000" w:themeColor="text1"/>
          <w:szCs w:val="24"/>
        </w:rPr>
        <w:t>д</w:t>
      </w:r>
      <w:r w:rsidRPr="00A10693">
        <w:rPr>
          <w:rFonts w:ascii="Arial" w:hAnsi="Arial" w:cs="Arial"/>
          <w:color w:val="000000" w:themeColor="text1"/>
          <w:szCs w:val="24"/>
        </w:rPr>
        <w:t>оговора по указанной в Заявке на закупку</w:t>
      </w:r>
      <w:r w:rsidR="00292465" w:rsidRPr="00A10693">
        <w:rPr>
          <w:rFonts w:ascii="Arial" w:hAnsi="Arial" w:cs="Arial"/>
          <w:color w:val="000000" w:themeColor="text1"/>
          <w:szCs w:val="24"/>
        </w:rPr>
        <w:t xml:space="preserve"> МТР</w:t>
      </w:r>
      <w:r w:rsidRPr="00A10693">
        <w:rPr>
          <w:rFonts w:ascii="Arial" w:hAnsi="Arial" w:cs="Arial"/>
          <w:color w:val="000000" w:themeColor="text1"/>
          <w:szCs w:val="24"/>
        </w:rPr>
        <w:t xml:space="preserve"> номенклатуре</w:t>
      </w:r>
      <w:r w:rsidR="00515B11">
        <w:rPr>
          <w:rFonts w:ascii="Arial" w:hAnsi="Arial" w:cs="Arial"/>
          <w:color w:val="000000" w:themeColor="text1"/>
          <w:szCs w:val="24"/>
        </w:rPr>
        <w:t xml:space="preserve">, а также </w:t>
      </w:r>
      <w:r w:rsidR="009C4C23">
        <w:rPr>
          <w:rFonts w:ascii="Arial" w:hAnsi="Arial" w:cs="Arial"/>
          <w:color w:val="000000" w:themeColor="text1"/>
          <w:szCs w:val="24"/>
        </w:rPr>
        <w:t>по заявкам на закупку работ, услуг</w:t>
      </w:r>
      <w:r w:rsidR="00515B11">
        <w:rPr>
          <w:rFonts w:ascii="Arial" w:hAnsi="Arial" w:cs="Arial"/>
          <w:color w:val="000000" w:themeColor="text1"/>
          <w:szCs w:val="24"/>
        </w:rPr>
        <w:t xml:space="preserve"> без присвоенного источника поставки</w:t>
      </w:r>
      <w:r w:rsidRPr="00A10693">
        <w:rPr>
          <w:rFonts w:ascii="Arial" w:hAnsi="Arial" w:cs="Arial"/>
          <w:color w:val="000000" w:themeColor="text1"/>
          <w:szCs w:val="24"/>
        </w:rPr>
        <w:t xml:space="preserve">, закупщик проверяет наличие Категорийной стратегии или Контрактной стратегии проекта для соответствующей Категории Работ или Услуг. В случае наличия разработанной Категорийной стратегии или Контрактной стратегии проекта для Категории </w:t>
      </w:r>
      <w:r w:rsidR="00E33361">
        <w:rPr>
          <w:rFonts w:ascii="Arial" w:hAnsi="Arial" w:cs="Arial"/>
          <w:color w:val="000000" w:themeColor="text1"/>
          <w:szCs w:val="24"/>
        </w:rPr>
        <w:t xml:space="preserve">МТР, </w:t>
      </w:r>
      <w:r w:rsidRPr="00A10693">
        <w:rPr>
          <w:rFonts w:ascii="Arial" w:hAnsi="Arial" w:cs="Arial"/>
          <w:color w:val="000000" w:themeColor="text1"/>
          <w:szCs w:val="24"/>
        </w:rPr>
        <w:t xml:space="preserve">Работ и Услуг, закупщик оповещает менеджера по сопровождению договора о необходимости заключения договора, </w:t>
      </w:r>
      <w:r w:rsidR="00DA3D36" w:rsidRPr="00A10693">
        <w:rPr>
          <w:rFonts w:ascii="Arial" w:hAnsi="Arial" w:cs="Arial"/>
          <w:color w:val="000000" w:themeColor="text1"/>
          <w:szCs w:val="24"/>
        </w:rPr>
        <w:t>путём создания в СЭД служебной записки с прикрепленным пакетом документов (в случае если закупщик и менеджер по сопровождению договора являются разными сотрудниками).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F07ACA" w:rsidRPr="00A10693">
        <w:rPr>
          <w:rFonts w:ascii="Arial" w:hAnsi="Arial" w:cs="Arial"/>
          <w:color w:val="000000" w:themeColor="text1"/>
          <w:szCs w:val="24"/>
        </w:rPr>
        <w:t xml:space="preserve">Перечень </w:t>
      </w:r>
      <w:r w:rsidRPr="00A10693">
        <w:rPr>
          <w:rFonts w:ascii="Arial" w:hAnsi="Arial" w:cs="Arial"/>
          <w:color w:val="000000" w:themeColor="text1"/>
          <w:szCs w:val="24"/>
        </w:rPr>
        <w:t xml:space="preserve">документов определен во </w:t>
      </w:r>
      <w:r w:rsidR="00210AFB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Временном регламенте выполнения закупки и заключения договора</w:t>
      </w:r>
      <w:r w:rsidR="00210AFB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. </w:t>
      </w:r>
    </w:p>
    <w:p w14:paraId="05018EC8" w14:textId="77777777" w:rsidR="002D498A" w:rsidRDefault="002D498A" w:rsidP="003838FA">
      <w:pPr>
        <w:pStyle w:val="a8"/>
        <w:jc w:val="right"/>
        <w:rPr>
          <w:rFonts w:ascii="Arial" w:hAnsi="Arial" w:cs="Arial"/>
          <w:b/>
          <w:sz w:val="22"/>
        </w:rPr>
      </w:pPr>
    </w:p>
    <w:p w14:paraId="32559EBA" w14:textId="77777777" w:rsidR="002D498A" w:rsidRDefault="002D498A" w:rsidP="003838FA">
      <w:pPr>
        <w:pStyle w:val="a8"/>
        <w:jc w:val="right"/>
        <w:rPr>
          <w:rFonts w:ascii="Arial" w:hAnsi="Arial" w:cs="Arial"/>
          <w:b/>
          <w:sz w:val="22"/>
        </w:rPr>
      </w:pPr>
    </w:p>
    <w:p w14:paraId="5E4EE984" w14:textId="77777777" w:rsidR="002D498A" w:rsidRDefault="002D498A" w:rsidP="003838FA">
      <w:pPr>
        <w:pStyle w:val="a8"/>
        <w:jc w:val="right"/>
        <w:rPr>
          <w:rFonts w:ascii="Arial" w:hAnsi="Arial" w:cs="Arial"/>
          <w:b/>
          <w:sz w:val="22"/>
        </w:rPr>
      </w:pPr>
    </w:p>
    <w:p w14:paraId="7567553A" w14:textId="77777777" w:rsidR="002D498A" w:rsidRDefault="002D498A" w:rsidP="003838FA">
      <w:pPr>
        <w:pStyle w:val="a8"/>
        <w:jc w:val="right"/>
        <w:rPr>
          <w:rFonts w:ascii="Arial" w:hAnsi="Arial" w:cs="Arial"/>
          <w:b/>
          <w:sz w:val="22"/>
        </w:rPr>
      </w:pPr>
    </w:p>
    <w:p w14:paraId="729232C3" w14:textId="77777777" w:rsidR="002D498A" w:rsidRDefault="002D498A" w:rsidP="003838FA">
      <w:pPr>
        <w:pStyle w:val="a8"/>
        <w:jc w:val="right"/>
        <w:rPr>
          <w:rFonts w:ascii="Arial" w:hAnsi="Arial" w:cs="Arial"/>
          <w:b/>
          <w:sz w:val="22"/>
        </w:rPr>
      </w:pPr>
    </w:p>
    <w:p w14:paraId="4A8725BF" w14:textId="77777777" w:rsidR="002D498A" w:rsidRDefault="002D498A" w:rsidP="003838FA">
      <w:pPr>
        <w:pStyle w:val="a8"/>
        <w:jc w:val="right"/>
        <w:rPr>
          <w:rFonts w:ascii="Arial" w:hAnsi="Arial" w:cs="Arial"/>
          <w:b/>
          <w:sz w:val="22"/>
        </w:rPr>
      </w:pPr>
    </w:p>
    <w:p w14:paraId="1DC665D6" w14:textId="77777777" w:rsidR="002D498A" w:rsidRDefault="002D498A" w:rsidP="003838FA">
      <w:pPr>
        <w:pStyle w:val="a8"/>
        <w:jc w:val="right"/>
        <w:rPr>
          <w:rFonts w:ascii="Arial" w:hAnsi="Arial" w:cs="Arial"/>
          <w:b/>
          <w:sz w:val="22"/>
        </w:rPr>
      </w:pPr>
    </w:p>
    <w:p w14:paraId="1CB9D01C" w14:textId="77777777" w:rsidR="002D498A" w:rsidRDefault="002D498A" w:rsidP="003838FA">
      <w:pPr>
        <w:pStyle w:val="a8"/>
        <w:jc w:val="right"/>
        <w:rPr>
          <w:rFonts w:ascii="Arial" w:hAnsi="Arial" w:cs="Arial"/>
          <w:b/>
          <w:sz w:val="22"/>
        </w:rPr>
      </w:pPr>
    </w:p>
    <w:p w14:paraId="3A2167F4" w14:textId="77777777" w:rsidR="002D498A" w:rsidRDefault="002D498A" w:rsidP="003838FA">
      <w:pPr>
        <w:pStyle w:val="a8"/>
        <w:jc w:val="right"/>
        <w:rPr>
          <w:rFonts w:ascii="Arial" w:hAnsi="Arial" w:cs="Arial"/>
          <w:b/>
          <w:sz w:val="22"/>
        </w:rPr>
      </w:pPr>
    </w:p>
    <w:p w14:paraId="22E13EEE" w14:textId="77777777" w:rsidR="00C25609" w:rsidRDefault="00C25609" w:rsidP="003838FA">
      <w:pPr>
        <w:pStyle w:val="a8"/>
        <w:jc w:val="right"/>
        <w:rPr>
          <w:ins w:id="1107" w:author="ParamonovaEA" w:date="2021-03-29T10:09:00Z"/>
          <w:rFonts w:ascii="Arial" w:hAnsi="Arial" w:cs="Arial"/>
          <w:b/>
          <w:sz w:val="22"/>
        </w:rPr>
      </w:pPr>
    </w:p>
    <w:p w14:paraId="42368439" w14:textId="06F5AA80" w:rsidR="003838FA" w:rsidRPr="00A10693" w:rsidRDefault="003838FA" w:rsidP="003838FA">
      <w:pPr>
        <w:pStyle w:val="a8"/>
        <w:jc w:val="right"/>
        <w:rPr>
          <w:rFonts w:ascii="Arial" w:hAnsi="Arial" w:cs="Arial"/>
          <w:b/>
          <w:sz w:val="22"/>
        </w:rPr>
      </w:pPr>
      <w:r w:rsidRPr="00A10693">
        <w:rPr>
          <w:rFonts w:ascii="Arial" w:hAnsi="Arial" w:cs="Arial"/>
          <w:b/>
          <w:sz w:val="22"/>
        </w:rPr>
        <w:lastRenderedPageBreak/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16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rPr>
          <w:rFonts w:ascii="Arial" w:hAnsi="Arial" w:cs="Arial"/>
          <w:b/>
          <w:sz w:val="22"/>
        </w:rPr>
        <w:t>. Описание шага «П</w:t>
      </w:r>
      <w:r w:rsidR="00402143" w:rsidRPr="00A10693">
        <w:rPr>
          <w:rFonts w:ascii="Arial" w:hAnsi="Arial" w:cs="Arial"/>
          <w:b/>
          <w:sz w:val="22"/>
        </w:rPr>
        <w:t>рисвоение</w:t>
      </w:r>
      <w:r w:rsidRPr="00A10693">
        <w:rPr>
          <w:rFonts w:ascii="Arial" w:hAnsi="Arial" w:cs="Arial"/>
          <w:b/>
          <w:sz w:val="22"/>
        </w:rPr>
        <w:t xml:space="preserve"> </w:t>
      </w:r>
      <w:r w:rsidR="00236DFB" w:rsidRPr="00A10693">
        <w:rPr>
          <w:rFonts w:ascii="Arial" w:hAnsi="Arial" w:cs="Arial"/>
          <w:b/>
          <w:sz w:val="22"/>
        </w:rPr>
        <w:t>действующего договора</w:t>
      </w:r>
      <w:r w:rsidRPr="00A10693">
        <w:rPr>
          <w:rFonts w:ascii="Arial" w:hAnsi="Arial" w:cs="Arial"/>
          <w:b/>
          <w:sz w:val="22"/>
        </w:rPr>
        <w:t>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"/>
        <w:gridCol w:w="1150"/>
        <w:gridCol w:w="572"/>
        <w:gridCol w:w="2693"/>
        <w:gridCol w:w="4113"/>
        <w:gridCol w:w="832"/>
      </w:tblGrid>
      <w:tr w:rsidR="0050710C" w:rsidRPr="00A10693" w14:paraId="10FE98AA" w14:textId="77777777" w:rsidTr="004322A8">
        <w:trPr>
          <w:cantSplit/>
          <w:trHeight w:val="397"/>
          <w:tblHeader/>
        </w:trPr>
        <w:tc>
          <w:tcPr>
            <w:tcW w:w="401" w:type="pct"/>
            <w:shd w:val="clear" w:color="auto" w:fill="FFC000"/>
            <w:vAlign w:val="center"/>
          </w:tcPr>
          <w:p w14:paraId="407B60A3" w14:textId="77777777" w:rsidR="0050710C" w:rsidRPr="00A10693" w:rsidRDefault="0050710C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565" w:type="pct"/>
            <w:shd w:val="clear" w:color="auto" w:fill="FFC000"/>
            <w:vAlign w:val="center"/>
          </w:tcPr>
          <w:p w14:paraId="58373690" w14:textId="77777777" w:rsidR="0050710C" w:rsidRPr="00A10693" w:rsidRDefault="0050710C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281" w:type="pct"/>
            <w:shd w:val="clear" w:color="auto" w:fill="FFC000"/>
            <w:vAlign w:val="center"/>
          </w:tcPr>
          <w:p w14:paraId="59351AFC" w14:textId="77777777" w:rsidR="0050710C" w:rsidRPr="00A10693" w:rsidRDefault="0050710C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1323" w:type="pct"/>
            <w:shd w:val="clear" w:color="auto" w:fill="FFC000"/>
            <w:vAlign w:val="center"/>
          </w:tcPr>
          <w:p w14:paraId="65592C3B" w14:textId="77777777" w:rsidR="0050710C" w:rsidRPr="00A10693" w:rsidRDefault="0050710C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2021" w:type="pct"/>
            <w:shd w:val="clear" w:color="auto" w:fill="FFC000"/>
            <w:vAlign w:val="center"/>
          </w:tcPr>
          <w:p w14:paraId="2902C8D9" w14:textId="77777777" w:rsidR="0050710C" w:rsidRPr="00A10693" w:rsidRDefault="0050710C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409" w:type="pct"/>
            <w:shd w:val="clear" w:color="auto" w:fill="FFC000"/>
            <w:vAlign w:val="center"/>
          </w:tcPr>
          <w:p w14:paraId="6ADFF882" w14:textId="77777777" w:rsidR="0050710C" w:rsidRPr="00A10693" w:rsidRDefault="0050710C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50710C" w:rsidRPr="00A10693" w14:paraId="68823189" w14:textId="77777777" w:rsidTr="004322A8">
        <w:trPr>
          <w:cantSplit/>
        </w:trPr>
        <w:tc>
          <w:tcPr>
            <w:tcW w:w="401" w:type="pct"/>
          </w:tcPr>
          <w:p w14:paraId="12336683" w14:textId="72B694F3" w:rsidR="0050710C" w:rsidRPr="00A10693" w:rsidRDefault="0050710C" w:rsidP="004322A8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ПП-10.04.03.01.040</w:t>
            </w:r>
          </w:p>
        </w:tc>
        <w:tc>
          <w:tcPr>
            <w:tcW w:w="565" w:type="pct"/>
          </w:tcPr>
          <w:p w14:paraId="40918F8D" w14:textId="77777777" w:rsidR="0050710C" w:rsidRPr="00A10693" w:rsidRDefault="0050710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Заявка на закупку МТР;</w:t>
            </w:r>
          </w:p>
          <w:p w14:paraId="58F05E45" w14:textId="20276E87" w:rsidR="0050710C" w:rsidRPr="00A10693" w:rsidRDefault="0050710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Заявка на закупку работ, услуг с не присвоенным источником поставки</w:t>
            </w:r>
          </w:p>
          <w:p w14:paraId="185D5D21" w14:textId="77777777" w:rsidR="0050710C" w:rsidRPr="00A10693" w:rsidRDefault="0050710C" w:rsidP="004322A8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81" w:type="pct"/>
            <w:shd w:val="clear" w:color="auto" w:fill="auto"/>
          </w:tcPr>
          <w:p w14:paraId="50CA6938" w14:textId="2D7A5166" w:rsidR="0050710C" w:rsidRPr="00A10693" w:rsidRDefault="0050710C" w:rsidP="004322A8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A10693">
              <w:rPr>
                <w:rFonts w:ascii="Arial" w:hAnsi="Arial" w:cs="Arial"/>
                <w:sz w:val="20"/>
              </w:rPr>
              <w:t>ME56</w:t>
            </w:r>
          </w:p>
        </w:tc>
        <w:tc>
          <w:tcPr>
            <w:tcW w:w="1323" w:type="pct"/>
          </w:tcPr>
          <w:p w14:paraId="0D4BA284" w14:textId="066F947E" w:rsidR="0050710C" w:rsidRPr="00D35E68" w:rsidRDefault="0050710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D35E68">
              <w:rPr>
                <w:rFonts w:ascii="Arial" w:hAnsi="Arial" w:cs="Arial"/>
                <w:sz w:val="20"/>
              </w:rPr>
              <w:t xml:space="preserve">NB-Заявка на закупку создаваемая ППМ; </w:t>
            </w:r>
          </w:p>
          <w:p w14:paraId="003365F6" w14:textId="13FFDA5B" w:rsidR="0050710C" w:rsidRPr="00D35E68" w:rsidRDefault="0050710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D35E68">
              <w:rPr>
                <w:rFonts w:ascii="Arial" w:hAnsi="Arial" w:cs="Arial"/>
                <w:sz w:val="20"/>
              </w:rPr>
              <w:t>ZNB-Заявка на закупку создаваемая вручную (с не присвоенным источником поставки);</w:t>
            </w:r>
          </w:p>
          <w:p w14:paraId="4EDB2EF6" w14:textId="3EEA2F6D" w:rsidR="0050710C" w:rsidRPr="00D35E68" w:rsidRDefault="0050710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D35E68">
              <w:rPr>
                <w:rFonts w:ascii="Arial" w:hAnsi="Arial" w:cs="Arial"/>
                <w:sz w:val="20"/>
              </w:rPr>
              <w:t>ZOL- Заявка на закупку с ОЛ\ТЗ (с не присвоенным источником поставки);</w:t>
            </w:r>
          </w:p>
          <w:p w14:paraId="0CEC00F6" w14:textId="0CF48D4E" w:rsidR="0050710C" w:rsidRPr="00D35E68" w:rsidRDefault="0050710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D35E68">
              <w:rPr>
                <w:rFonts w:ascii="Arial" w:hAnsi="Arial" w:cs="Arial"/>
                <w:sz w:val="20"/>
              </w:rPr>
              <w:t>ZUSL- Заявка на закупку работ/услуг (с не присвоенным источником поставки);</w:t>
            </w:r>
          </w:p>
          <w:p w14:paraId="1B8B49B3" w14:textId="4299B9A7" w:rsidR="0050710C" w:rsidRPr="00D35E68" w:rsidRDefault="0050710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D35E68">
              <w:rPr>
                <w:rFonts w:ascii="Arial" w:hAnsi="Arial" w:cs="Arial"/>
                <w:sz w:val="20"/>
              </w:rPr>
              <w:t>ZPL – Рамочный договор с ценой;</w:t>
            </w:r>
          </w:p>
          <w:p w14:paraId="49A56DBB" w14:textId="72842120" w:rsidR="0050710C" w:rsidRPr="00D35E68" w:rsidRDefault="0050710C" w:rsidP="004322A8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21" w:type="pct"/>
          </w:tcPr>
          <w:p w14:paraId="3439158C" w14:textId="357BA2FD" w:rsidR="0050710C" w:rsidRPr="00D35E68" w:rsidRDefault="004A1B50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D35E68">
              <w:rPr>
                <w:rFonts w:ascii="Arial" w:hAnsi="Arial" w:cs="Arial"/>
                <w:sz w:val="20"/>
              </w:rPr>
              <w:t xml:space="preserve">NB-Заявка на закупку создаваемая ППМ; найден рамочный договор </w:t>
            </w:r>
            <w:r w:rsidR="0050710C" w:rsidRPr="00D35E68">
              <w:rPr>
                <w:rFonts w:ascii="Arial" w:hAnsi="Arial" w:cs="Arial"/>
                <w:sz w:val="20"/>
              </w:rPr>
              <w:t>ZNB-Заявка на закупку создаваемая вручную (найден рамочный договор);</w:t>
            </w:r>
          </w:p>
          <w:p w14:paraId="0CFC7B65" w14:textId="22CDBD00" w:rsidR="0050710C" w:rsidRPr="00D35E68" w:rsidRDefault="0050710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D35E68">
              <w:rPr>
                <w:rFonts w:ascii="Arial" w:hAnsi="Arial" w:cs="Arial"/>
                <w:sz w:val="20"/>
              </w:rPr>
              <w:t>ZOL- Заявка на закупку с ОЛ\ТЗ (найден рамочный договор);</w:t>
            </w:r>
          </w:p>
          <w:p w14:paraId="4D169BDF" w14:textId="093BF609" w:rsidR="0050710C" w:rsidRPr="00D35E68" w:rsidRDefault="0050710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D35E68">
              <w:rPr>
                <w:rFonts w:ascii="Arial" w:hAnsi="Arial" w:cs="Arial"/>
                <w:sz w:val="20"/>
              </w:rPr>
              <w:t>ZUSL- Заявка на закупку работ/услуг (найден рамочный договор);</w:t>
            </w:r>
          </w:p>
          <w:p w14:paraId="00298784" w14:textId="5976BCB9" w:rsidR="0050710C" w:rsidRPr="00D35E68" w:rsidRDefault="004A1B50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D35E68">
              <w:rPr>
                <w:rFonts w:ascii="Arial" w:hAnsi="Arial" w:cs="Arial"/>
                <w:sz w:val="20"/>
              </w:rPr>
              <w:t xml:space="preserve">NB-Заявка на закупку создаваемая ППМ; с неприсвоенным источником </w:t>
            </w:r>
            <w:r w:rsidR="00CB762F" w:rsidRPr="00D35E68">
              <w:rPr>
                <w:rFonts w:ascii="Arial" w:hAnsi="Arial" w:cs="Arial"/>
                <w:sz w:val="20"/>
              </w:rPr>
              <w:t>поставк</w:t>
            </w:r>
            <w:r w:rsidR="00D30E97" w:rsidRPr="00D35E68">
              <w:rPr>
                <w:rFonts w:ascii="Arial" w:hAnsi="Arial" w:cs="Arial"/>
                <w:sz w:val="20"/>
              </w:rPr>
              <w:t>и</w:t>
            </w:r>
            <w:r w:rsidR="0050710C" w:rsidRPr="00D35E68">
              <w:rPr>
                <w:rFonts w:ascii="Arial" w:hAnsi="Arial" w:cs="Arial"/>
                <w:sz w:val="20"/>
              </w:rPr>
              <w:t xml:space="preserve">; </w:t>
            </w:r>
          </w:p>
          <w:p w14:paraId="544077D1" w14:textId="3EFFCC00" w:rsidR="0050710C" w:rsidRPr="00D35E68" w:rsidRDefault="0050710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D35E68">
              <w:rPr>
                <w:rFonts w:ascii="Arial" w:hAnsi="Arial" w:cs="Arial"/>
                <w:sz w:val="20"/>
              </w:rPr>
              <w:t>ZNB-Заявка на закупку создаваемая вручную (с не присвоенным источником поставки);</w:t>
            </w:r>
          </w:p>
          <w:p w14:paraId="484174DA" w14:textId="40B4E721" w:rsidR="0050710C" w:rsidRPr="00D35E68" w:rsidRDefault="0050710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D35E68">
              <w:rPr>
                <w:rFonts w:ascii="Arial" w:hAnsi="Arial" w:cs="Arial"/>
                <w:sz w:val="20"/>
              </w:rPr>
              <w:t>ZOL- Заявка на закупку с ОЛ\ТЗ (с не присвоенным источником поставки);</w:t>
            </w:r>
          </w:p>
          <w:p w14:paraId="122CB4F3" w14:textId="4A7BA1B5" w:rsidR="0050710C" w:rsidRPr="00D35E68" w:rsidRDefault="0050710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D35E68">
              <w:rPr>
                <w:rFonts w:ascii="Arial" w:hAnsi="Arial" w:cs="Arial"/>
                <w:sz w:val="20"/>
              </w:rPr>
              <w:t>ZUSL- Заявка на закупку работ/услуг (с не присвоенным источником поставки);</w:t>
            </w:r>
          </w:p>
          <w:p w14:paraId="6A6F8968" w14:textId="62CFCEFC" w:rsidR="0050710C" w:rsidRPr="00D35E68" w:rsidRDefault="0050710C" w:rsidP="004322A8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409" w:type="pct"/>
          </w:tcPr>
          <w:p w14:paraId="53F738E4" w14:textId="578A6281" w:rsidR="0050710C" w:rsidRPr="00D35E68" w:rsidDel="00DA64D1" w:rsidRDefault="0050710C" w:rsidP="004322A8">
            <w:pPr>
              <w:jc w:val="left"/>
              <w:rPr>
                <w:del w:id="1108" w:author="ParamonovaEA" w:date="2021-03-29T10:08:00Z"/>
                <w:rFonts w:ascii="Arial" w:hAnsi="Arial" w:cs="Arial"/>
                <w:sz w:val="20"/>
              </w:rPr>
            </w:pPr>
            <w:del w:id="1109" w:author="ParamonovaEA" w:date="2021-03-29T10:08:00Z">
              <w:r w:rsidRPr="00D35E68" w:rsidDel="00DA64D1">
                <w:rPr>
                  <w:rFonts w:ascii="Arial" w:hAnsi="Arial" w:cs="Arial"/>
                  <w:sz w:val="20"/>
                </w:rPr>
                <w:delText>-Ответственный закупщик УК;</w:delText>
              </w:r>
            </w:del>
          </w:p>
          <w:p w14:paraId="4E4E6210" w14:textId="78770530" w:rsidR="0050710C" w:rsidRPr="00D35E68" w:rsidRDefault="0050710C" w:rsidP="004322A8">
            <w:pPr>
              <w:jc w:val="left"/>
              <w:rPr>
                <w:rFonts w:ascii="Arial" w:hAnsi="Arial" w:cs="Arial"/>
                <w:sz w:val="20"/>
              </w:rPr>
            </w:pPr>
            <w:del w:id="1110" w:author="ParamonovaEA" w:date="2021-03-29T10:08:00Z">
              <w:r w:rsidRPr="00D35E68" w:rsidDel="00DA64D1">
                <w:rPr>
                  <w:rFonts w:ascii="Arial" w:hAnsi="Arial" w:cs="Arial"/>
                  <w:sz w:val="20"/>
                </w:rPr>
                <w:delText>- Ответственный закупщик БЕ Управление.</w:delText>
              </w:r>
            </w:del>
            <w:ins w:id="1111" w:author="ParamonovaEA" w:date="2021-03-29T10:08:00Z">
              <w:r w:rsidR="00DA64D1">
                <w:rPr>
                  <w:rFonts w:ascii="Arial" w:hAnsi="Arial" w:cs="Arial"/>
                  <w:sz w:val="20"/>
                </w:rPr>
                <w:t>-Закупщик</w:t>
              </w:r>
            </w:ins>
          </w:p>
          <w:p w14:paraId="3014D47C" w14:textId="77777777" w:rsidR="0050710C" w:rsidRPr="00D35E68" w:rsidRDefault="0050710C" w:rsidP="004322A8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503111A3" w14:textId="569E6FF3" w:rsidR="003838FA" w:rsidRDefault="003838FA" w:rsidP="00732420">
      <w:pPr>
        <w:spacing w:after="240" w:line="276" w:lineRule="auto"/>
        <w:ind w:firstLine="567"/>
        <w:rPr>
          <w:rFonts w:ascii="Arial" w:hAnsi="Arial" w:cs="Arial"/>
        </w:rPr>
      </w:pPr>
    </w:p>
    <w:p w14:paraId="7F4CF1E7" w14:textId="52C1CC75" w:rsidR="00FB7C94" w:rsidRPr="00A10693" w:rsidRDefault="00FB7C94" w:rsidP="00FB7C94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ПП-10.04.03.01.0</w:t>
      </w:r>
      <w:r w:rsidR="00C9438A" w:rsidRPr="00A10693">
        <w:rPr>
          <w:b/>
          <w:i w:val="0"/>
          <w:caps w:val="0"/>
          <w:sz w:val="24"/>
          <w:szCs w:val="24"/>
        </w:rPr>
        <w:t>5</w:t>
      </w:r>
      <w:r w:rsidRPr="00A10693">
        <w:rPr>
          <w:b/>
          <w:i w:val="0"/>
          <w:caps w:val="0"/>
          <w:sz w:val="24"/>
          <w:szCs w:val="24"/>
        </w:rPr>
        <w:t>0</w:t>
      </w:r>
      <w:r w:rsidRPr="00A10693">
        <w:rPr>
          <w:rFonts w:cs="Arial"/>
        </w:rPr>
        <w:t xml:space="preserve"> </w:t>
      </w:r>
      <w:r w:rsidRPr="00A10693">
        <w:rPr>
          <w:b/>
          <w:i w:val="0"/>
          <w:caps w:val="0"/>
          <w:sz w:val="24"/>
          <w:szCs w:val="24"/>
        </w:rPr>
        <w:t>Формирование лотов (лотирование)</w:t>
      </w:r>
      <w:r w:rsidRPr="00A10693">
        <w:rPr>
          <w:b/>
          <w:i w:val="0"/>
          <w:sz w:val="24"/>
          <w:szCs w:val="24"/>
        </w:rPr>
        <w:t>.</w:t>
      </w:r>
    </w:p>
    <w:p w14:paraId="45E91A1D" w14:textId="408BEFE5" w:rsidR="00FB7C94" w:rsidRPr="00A10693" w:rsidRDefault="00FB7C94" w:rsidP="00FB7C94">
      <w:pPr>
        <w:spacing w:after="240" w:line="276" w:lineRule="auto"/>
        <w:ind w:firstLine="567"/>
        <w:rPr>
          <w:rFonts w:ascii="Arial" w:hAnsi="Arial" w:cs="Arial"/>
        </w:rPr>
      </w:pPr>
    </w:p>
    <w:p w14:paraId="537EECCC" w14:textId="3F959D08" w:rsidR="00231ED4" w:rsidRPr="00A10693" w:rsidRDefault="00231ED4" w:rsidP="00FB7C94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>В случае, если действующий рамочный договор не был найден, закупщик проводит процедуру лотирования.</w:t>
      </w:r>
      <w:r w:rsidR="00A47A11" w:rsidRPr="00A10693">
        <w:rPr>
          <w:rFonts w:ascii="Arial" w:hAnsi="Arial" w:cs="Arial"/>
          <w:color w:val="000000" w:themeColor="text1"/>
          <w:szCs w:val="24"/>
        </w:rPr>
        <w:t xml:space="preserve"> Лот создается в </w:t>
      </w:r>
      <w:r w:rsidR="00A47A11" w:rsidRPr="00A10693">
        <w:rPr>
          <w:rFonts w:ascii="Arial" w:hAnsi="Arial" w:cs="Arial"/>
          <w:color w:val="000000" w:themeColor="text1"/>
          <w:szCs w:val="24"/>
          <w:lang w:val="en-US"/>
        </w:rPr>
        <w:t>SAP</w:t>
      </w:r>
      <w:r w:rsidR="00A47A11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A47A11" w:rsidRPr="00A10693">
        <w:rPr>
          <w:rFonts w:ascii="Arial" w:hAnsi="Arial" w:cs="Arial"/>
          <w:color w:val="000000" w:themeColor="text1"/>
          <w:szCs w:val="24"/>
          <w:lang w:val="en-US"/>
        </w:rPr>
        <w:t>S</w:t>
      </w:r>
      <w:r w:rsidR="00A47A11" w:rsidRPr="00A10693">
        <w:rPr>
          <w:rFonts w:ascii="Arial" w:hAnsi="Arial" w:cs="Arial"/>
          <w:color w:val="000000" w:themeColor="text1"/>
          <w:szCs w:val="24"/>
        </w:rPr>
        <w:t xml:space="preserve">/4 </w:t>
      </w:r>
      <w:r w:rsidR="00A47A11" w:rsidRPr="00A10693">
        <w:rPr>
          <w:rFonts w:ascii="Arial" w:hAnsi="Arial" w:cs="Arial"/>
          <w:color w:val="000000" w:themeColor="text1"/>
          <w:szCs w:val="24"/>
          <w:lang w:val="en-US"/>
        </w:rPr>
        <w:t>HANA</w:t>
      </w:r>
      <w:r w:rsidR="00A47A11" w:rsidRPr="00A10693">
        <w:rPr>
          <w:rFonts w:ascii="Arial" w:hAnsi="Arial" w:cs="Arial"/>
          <w:color w:val="000000" w:themeColor="text1"/>
          <w:szCs w:val="24"/>
        </w:rPr>
        <w:t xml:space="preserve"> как системный документ Запрос. </w:t>
      </w:r>
    </w:p>
    <w:p w14:paraId="72CB1818" w14:textId="438EADA7" w:rsidR="00231ED4" w:rsidRPr="005C4D0E" w:rsidRDefault="00231ED4" w:rsidP="00231ED4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Сценарий 1: Закупочная процедура проводится в системе взаимодействия с </w:t>
      </w:r>
      <w:r w:rsidRPr="005C4D0E">
        <w:rPr>
          <w:rFonts w:ascii="Arial" w:hAnsi="Arial" w:cs="Arial"/>
          <w:color w:val="000000" w:themeColor="text1"/>
          <w:szCs w:val="24"/>
        </w:rPr>
        <w:t>поставщиками</w:t>
      </w:r>
      <w:r w:rsidR="00A47A11" w:rsidRPr="005C4D0E">
        <w:rPr>
          <w:rFonts w:ascii="Arial" w:hAnsi="Arial" w:cs="Arial"/>
          <w:color w:val="000000" w:themeColor="text1"/>
          <w:szCs w:val="24"/>
        </w:rPr>
        <w:t>.</w:t>
      </w:r>
    </w:p>
    <w:p w14:paraId="62707F24" w14:textId="0EE14F73" w:rsidR="005C4D0E" w:rsidRPr="005C4D0E" w:rsidRDefault="005C4D0E" w:rsidP="005C4D0E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5C4D0E">
        <w:rPr>
          <w:rFonts w:ascii="Arial" w:hAnsi="Arial" w:cs="Arial"/>
          <w:color w:val="000000" w:themeColor="text1"/>
          <w:szCs w:val="24"/>
        </w:rPr>
        <w:t xml:space="preserve">В случае, если Запрос (лот) формируется на основании заявок на закупку, закупщик открывает </w:t>
      </w:r>
      <w:r w:rsidRPr="00F8304C">
        <w:rPr>
          <w:rFonts w:ascii="Arial" w:hAnsi="Arial" w:cs="Arial"/>
        </w:rPr>
        <w:t>отчет АРМ для создания запросов (ZMM_R</w:t>
      </w:r>
      <w:r w:rsidRPr="00F8304C">
        <w:rPr>
          <w:rFonts w:ascii="Arial" w:hAnsi="Arial" w:cs="Arial"/>
          <w:lang w:val="en-US"/>
        </w:rPr>
        <w:t>F</w:t>
      </w:r>
      <w:r w:rsidRPr="00F8304C">
        <w:rPr>
          <w:rFonts w:ascii="Arial" w:hAnsi="Arial" w:cs="Arial"/>
        </w:rPr>
        <w:t>Q_COCKPIT)</w:t>
      </w:r>
      <w:r w:rsidRPr="005C4D0E">
        <w:rPr>
          <w:rFonts w:ascii="Arial" w:hAnsi="Arial" w:cs="Arial"/>
          <w:color w:val="000000" w:themeColor="text1"/>
          <w:szCs w:val="24"/>
        </w:rPr>
        <w:t xml:space="preserve"> и в критериях поиска заявок указывает параметры, которые позволят ему отобрать нужные позиции заявок из общего пула заявок, принятых им в работу. Указав критерии выбора, закупщик нажимает на кнопку «Применить». В результате на экране отчета отражаются позиции деблокированных заявок на закупку, соответствующих указанным критериям. Закупщику доступны для обработки только деблокированные заявки на закупку, относящиеся к его закупочной организации</w:t>
      </w:r>
      <w:r w:rsidRPr="00F8304C">
        <w:rPr>
          <w:rFonts w:ascii="Arial" w:hAnsi="Arial" w:cs="Arial"/>
        </w:rPr>
        <w:t xml:space="preserve">, а также заявки непилотных предприятий, загруженных в </w:t>
      </w:r>
      <w:r w:rsidRPr="00F8304C">
        <w:rPr>
          <w:rFonts w:ascii="Arial" w:hAnsi="Arial" w:cs="Arial"/>
          <w:lang w:val="en-US"/>
        </w:rPr>
        <w:t>S</w:t>
      </w:r>
      <w:r w:rsidRPr="00F8304C">
        <w:rPr>
          <w:rFonts w:ascii="Arial" w:hAnsi="Arial" w:cs="Arial"/>
        </w:rPr>
        <w:t>/4 из 1С-систем.</w:t>
      </w:r>
      <w:r w:rsidRPr="005C4D0E">
        <w:rPr>
          <w:rFonts w:ascii="Arial" w:hAnsi="Arial" w:cs="Arial"/>
          <w:color w:val="000000" w:themeColor="text1"/>
          <w:szCs w:val="24"/>
        </w:rPr>
        <w:t xml:space="preserve"> Далее закупщик выделяет позиции заявок, которые необходимо включить в лот, либо выбирает индикатор «Выделить все» и нажимает кнопку </w:t>
      </w:r>
      <w:r w:rsidRPr="00F8304C">
        <w:rPr>
          <w:rFonts w:ascii="Arial" w:hAnsi="Arial" w:cs="Arial"/>
          <w:color w:val="000000" w:themeColor="text1"/>
          <w:szCs w:val="24"/>
        </w:rPr>
        <w:t>«</w:t>
      </w:r>
      <w:r w:rsidRPr="00F8304C">
        <w:rPr>
          <w:rFonts w:ascii="Arial" w:hAnsi="Arial" w:cs="Arial"/>
        </w:rPr>
        <w:t>Создать новый запрос</w:t>
      </w:r>
      <w:r w:rsidRPr="00F8304C">
        <w:rPr>
          <w:rFonts w:ascii="Arial" w:hAnsi="Arial" w:cs="Arial"/>
          <w:color w:val="000000" w:themeColor="text1"/>
          <w:szCs w:val="24"/>
        </w:rPr>
        <w:t xml:space="preserve">» или «Добавить в запрос» для включения заявок в существующий запрос (разработка ММ105-03 «Создание запросов из заявок (в т.ч. передача запросов в Ariba) не стандартными инструментами, а через АРМ»). </w:t>
      </w:r>
    </w:p>
    <w:p w14:paraId="3966C939" w14:textId="77777777" w:rsidR="001114F2" w:rsidRDefault="005C4D0E" w:rsidP="005C4D0E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  <w:color w:val="000000" w:themeColor="text1"/>
          <w:szCs w:val="24"/>
        </w:rPr>
        <w:lastRenderedPageBreak/>
        <w:t xml:space="preserve">С целью обеспечения консолидации заявок на закупку в рамках централизованных закупок, формирования лотов по непилотным предприятиям группы Полюс заявки на закупку МТР 1-го и 2-го перечня могут загружаться из 1С систем АСБНУ и АСУМТО (вид заявки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ZNP</w:t>
      </w:r>
      <w:r w:rsidRPr="00F8304C">
        <w:rPr>
          <w:rFonts w:ascii="Arial" w:hAnsi="Arial" w:cs="Arial"/>
          <w:color w:val="000000" w:themeColor="text1"/>
          <w:szCs w:val="24"/>
        </w:rPr>
        <w:t xml:space="preserve"> «Заявка НепилотПредпр»). Из АСБНУ заявки на закупку могут загружаться как автоматически с помощью интеграционной шины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PO</w:t>
      </w:r>
      <w:r w:rsidRPr="00F8304C">
        <w:rPr>
          <w:rFonts w:ascii="Arial" w:hAnsi="Arial" w:cs="Arial"/>
          <w:color w:val="000000" w:themeColor="text1"/>
          <w:szCs w:val="24"/>
        </w:rPr>
        <w:t xml:space="preserve">, так и вручную из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Excel</w:t>
      </w:r>
      <w:r w:rsidRPr="00F8304C">
        <w:rPr>
          <w:rFonts w:ascii="Arial" w:hAnsi="Arial" w:cs="Arial"/>
          <w:color w:val="000000" w:themeColor="text1"/>
          <w:szCs w:val="24"/>
        </w:rPr>
        <w:t xml:space="preserve">-файла. Из АСУМТО заявки могут загружаться из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Excel</w:t>
      </w:r>
      <w:r w:rsidRPr="00F8304C">
        <w:rPr>
          <w:rFonts w:ascii="Arial" w:hAnsi="Arial" w:cs="Arial"/>
          <w:color w:val="000000" w:themeColor="text1"/>
          <w:szCs w:val="24"/>
        </w:rPr>
        <w:t>-файла</w:t>
      </w:r>
      <w:r w:rsidR="001114F2"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="001114F2">
        <w:rPr>
          <w:rFonts w:ascii="Arial" w:hAnsi="Arial" w:cs="Arial"/>
          <w:color w:val="000000" w:themeColor="text1"/>
          <w:szCs w:val="24"/>
        </w:rPr>
        <w:t>и по интеграции (ФС ММ204)</w:t>
      </w:r>
      <w:r w:rsidRPr="00F8304C">
        <w:rPr>
          <w:rFonts w:ascii="Arial" w:hAnsi="Arial" w:cs="Arial"/>
          <w:color w:val="000000" w:themeColor="text1"/>
          <w:szCs w:val="24"/>
        </w:rPr>
        <w:t>.</w:t>
      </w:r>
    </w:p>
    <w:p w14:paraId="6D4188E9" w14:textId="1FBC9A33" w:rsidR="005C4D0E" w:rsidRPr="00F8304C" w:rsidRDefault="005C4D0E" w:rsidP="005C4D0E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  <w:color w:val="000000" w:themeColor="text1"/>
          <w:szCs w:val="24"/>
        </w:rPr>
        <w:t xml:space="preserve">Заявки на закупку, загруженные из 1С не требуется деблокировать в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F8304C">
        <w:rPr>
          <w:rFonts w:ascii="Arial" w:hAnsi="Arial" w:cs="Arial"/>
          <w:color w:val="000000" w:themeColor="text1"/>
          <w:szCs w:val="24"/>
        </w:rPr>
        <w:t>/4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HANA</w:t>
      </w:r>
      <w:r w:rsidRPr="00F8304C">
        <w:rPr>
          <w:rFonts w:ascii="Arial" w:hAnsi="Arial" w:cs="Arial"/>
          <w:color w:val="000000" w:themeColor="text1"/>
          <w:szCs w:val="24"/>
        </w:rPr>
        <w:t xml:space="preserve">, т.к. эти заявки загружаются в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F8304C">
        <w:rPr>
          <w:rFonts w:ascii="Arial" w:hAnsi="Arial" w:cs="Arial"/>
          <w:color w:val="000000" w:themeColor="text1"/>
          <w:szCs w:val="24"/>
        </w:rPr>
        <w:t>/4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HANA</w:t>
      </w:r>
      <w:r w:rsidRPr="00F8304C">
        <w:rPr>
          <w:rFonts w:ascii="Arial" w:hAnsi="Arial" w:cs="Arial"/>
          <w:color w:val="000000" w:themeColor="text1"/>
          <w:szCs w:val="24"/>
        </w:rPr>
        <w:t xml:space="preserve"> только после включения в лоты в 1С (</w:t>
      </w:r>
      <w:r w:rsidRPr="00F8304C">
        <w:rPr>
          <w:rFonts w:ascii="Arial" w:hAnsi="Arial" w:cs="Arial"/>
        </w:rPr>
        <w:t>разработки ММ103-01 «Загрузка заявок н</w:t>
      </w:r>
      <w:r w:rsidR="000737DA">
        <w:rPr>
          <w:rFonts w:ascii="Arial" w:hAnsi="Arial" w:cs="Arial"/>
        </w:rPr>
        <w:t>а закупку из Excel для непилотных предприятий</w:t>
      </w:r>
      <w:r w:rsidR="005164B6">
        <w:rPr>
          <w:rFonts w:ascii="Arial" w:hAnsi="Arial" w:cs="Arial"/>
        </w:rPr>
        <w:t>»,</w:t>
      </w:r>
      <w:r w:rsidRPr="00F8304C">
        <w:rPr>
          <w:rFonts w:ascii="Arial" w:hAnsi="Arial" w:cs="Arial"/>
        </w:rPr>
        <w:t xml:space="preserve"> ММ103-02 «Интерфейс ERP – АСБНУ. Загрузка заявок на закупку»</w:t>
      </w:r>
      <w:r w:rsidR="005164B6">
        <w:rPr>
          <w:rFonts w:ascii="Arial" w:hAnsi="Arial" w:cs="Arial"/>
        </w:rPr>
        <w:t xml:space="preserve"> и ММ204 «</w:t>
      </w:r>
      <w:r w:rsidR="005164B6" w:rsidRPr="005164B6">
        <w:rPr>
          <w:rFonts w:ascii="Arial" w:hAnsi="Arial" w:cs="Arial"/>
        </w:rPr>
        <w:t>Автоматическое лотирование заявок 3 перечня</w:t>
      </w:r>
      <w:r w:rsidR="005164B6">
        <w:rPr>
          <w:rFonts w:ascii="Arial" w:hAnsi="Arial" w:cs="Arial"/>
        </w:rPr>
        <w:t>»</w:t>
      </w:r>
      <w:r w:rsidRPr="00F8304C">
        <w:rPr>
          <w:rFonts w:ascii="Arial" w:hAnsi="Arial" w:cs="Arial"/>
        </w:rPr>
        <w:t>).</w:t>
      </w:r>
    </w:p>
    <w:p w14:paraId="062E49EF" w14:textId="77777777" w:rsidR="005C4D0E" w:rsidRPr="005C4D0E" w:rsidRDefault="005C4D0E" w:rsidP="005C4D0E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  <w:color w:val="000000" w:themeColor="text1"/>
          <w:szCs w:val="24"/>
        </w:rPr>
        <w:t>Все позиции заявок на закупку, выделенные закупщиком, включаются в один Запрос. В Запросе сохраняется ссылка на номер позиции заявки на закупку. При этом изменение в Запросе скопированных в него позиций заявок на закупку невозможно без изменения соответствующих заявок (разработка ММ61 «Проверки при формировании лотов, сохранение ссылки на позицию заявки»).</w:t>
      </w:r>
      <w:r w:rsidRPr="005C4D0E">
        <w:rPr>
          <w:rFonts w:ascii="Arial" w:hAnsi="Arial" w:cs="Arial"/>
          <w:color w:val="000000" w:themeColor="text1"/>
          <w:szCs w:val="24"/>
        </w:rPr>
        <w:t xml:space="preserve"> </w:t>
      </w:r>
    </w:p>
    <w:p w14:paraId="38D70FE5" w14:textId="77777777" w:rsidR="005C4D0E" w:rsidRPr="005C4D0E" w:rsidRDefault="005C4D0E" w:rsidP="005C4D0E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  <w:color w:val="000000" w:themeColor="text1"/>
          <w:szCs w:val="24"/>
        </w:rPr>
        <w:t>Закупщик при создании запроса указывает следующие данные:</w:t>
      </w:r>
    </w:p>
    <w:p w14:paraId="2D899544" w14:textId="77777777" w:rsidR="005C4D0E" w:rsidRPr="00F8304C" w:rsidRDefault="005C4D0E" w:rsidP="005C4D0E">
      <w:pPr>
        <w:pStyle w:val="afa"/>
        <w:numPr>
          <w:ilvl w:val="0"/>
          <w:numId w:val="34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  <w:color w:val="000000" w:themeColor="text1"/>
          <w:szCs w:val="24"/>
        </w:rPr>
        <w:t xml:space="preserve">Вид запроса. Для закупочных процедур, проходящих в системе взаимодействия с поставщиком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Ariba</w:t>
      </w:r>
      <w:r w:rsidRPr="00F8304C">
        <w:rPr>
          <w:rFonts w:ascii="Arial" w:hAnsi="Arial" w:cs="Arial"/>
          <w:color w:val="000000" w:themeColor="text1"/>
          <w:szCs w:val="24"/>
        </w:rPr>
        <w:t xml:space="preserve">, закупщик указывает вид запроса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ZAN</w:t>
      </w:r>
      <w:r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Pr="00F8304C">
        <w:rPr>
          <w:rFonts w:ascii="Arial" w:hAnsi="Arial" w:cs="Arial"/>
        </w:rPr>
        <w:t>«ЛотЗакупкиARIBA»;</w:t>
      </w:r>
    </w:p>
    <w:p w14:paraId="123019B6" w14:textId="77777777" w:rsidR="005C4D0E" w:rsidRPr="00F8304C" w:rsidRDefault="005C4D0E" w:rsidP="005C4D0E">
      <w:pPr>
        <w:pStyle w:val="afa"/>
        <w:numPr>
          <w:ilvl w:val="0"/>
          <w:numId w:val="34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</w:rPr>
        <w:t>Закупочная организация для проведения процедур;</w:t>
      </w:r>
    </w:p>
    <w:p w14:paraId="5A5723F2" w14:textId="77777777" w:rsidR="005C4D0E" w:rsidRPr="00F8304C" w:rsidRDefault="005C4D0E" w:rsidP="005C4D0E">
      <w:pPr>
        <w:pStyle w:val="afa"/>
        <w:numPr>
          <w:ilvl w:val="0"/>
          <w:numId w:val="34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  <w:color w:val="000000" w:themeColor="text1"/>
          <w:szCs w:val="24"/>
        </w:rPr>
        <w:t>Балансовая единица для централизованных проведения процедур;</w:t>
      </w:r>
    </w:p>
    <w:p w14:paraId="5C0AEA08" w14:textId="77777777" w:rsidR="005C4D0E" w:rsidRPr="00F8304C" w:rsidRDefault="005C4D0E" w:rsidP="005C4D0E">
      <w:pPr>
        <w:pStyle w:val="afa"/>
        <w:numPr>
          <w:ilvl w:val="0"/>
          <w:numId w:val="34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</w:rPr>
        <w:t>Группа закупок закупщика, создающего лот.</w:t>
      </w:r>
    </w:p>
    <w:p w14:paraId="29C11D0F" w14:textId="77777777" w:rsidR="005C4D0E" w:rsidRPr="005C4D0E" w:rsidRDefault="005C4D0E" w:rsidP="005C4D0E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  <w:color w:val="000000" w:themeColor="text1"/>
          <w:szCs w:val="24"/>
        </w:rPr>
        <w:t xml:space="preserve">Для передачи Запроса в систему взаимодействия с поставщиками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Ariba</w:t>
      </w:r>
      <w:r w:rsidRPr="00F8304C">
        <w:rPr>
          <w:rFonts w:ascii="Arial" w:hAnsi="Arial" w:cs="Arial"/>
          <w:color w:val="000000" w:themeColor="text1"/>
          <w:szCs w:val="24"/>
        </w:rPr>
        <w:t xml:space="preserve"> закупщик нажимает кнопку «Деблокировать» в АРМ </w:t>
      </w:r>
      <w:r w:rsidRPr="00F8304C">
        <w:rPr>
          <w:rFonts w:ascii="Arial" w:hAnsi="Arial" w:cs="Arial"/>
        </w:rPr>
        <w:t>(тр. ZMM_R</w:t>
      </w:r>
      <w:r w:rsidRPr="00F8304C">
        <w:rPr>
          <w:rFonts w:ascii="Arial" w:hAnsi="Arial" w:cs="Arial"/>
          <w:lang w:val="en-US"/>
        </w:rPr>
        <w:t>F</w:t>
      </w:r>
      <w:r w:rsidRPr="00F8304C">
        <w:rPr>
          <w:rFonts w:ascii="Arial" w:hAnsi="Arial" w:cs="Arial"/>
        </w:rPr>
        <w:t>Q_COCKPIT) в режим обработки созданных запросов</w:t>
      </w:r>
      <w:r w:rsidRPr="005C4D0E">
        <w:rPr>
          <w:rFonts w:ascii="Arial" w:hAnsi="Arial" w:cs="Arial"/>
        </w:rPr>
        <w:t>.</w:t>
      </w:r>
    </w:p>
    <w:p w14:paraId="70848E5B" w14:textId="77777777" w:rsidR="005C4D0E" w:rsidRPr="005C4D0E" w:rsidRDefault="005C4D0E" w:rsidP="005C4D0E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При выгрузке лота </w:t>
      </w:r>
      <w:r w:rsidRPr="00F8304C">
        <w:rPr>
          <w:rFonts w:ascii="Arial" w:hAnsi="Arial" w:cs="Arial"/>
          <w:lang w:val="en-US"/>
        </w:rPr>
        <w:t>ZAN</w:t>
      </w:r>
      <w:r w:rsidRPr="00F8304C">
        <w:rPr>
          <w:rFonts w:ascii="Arial" w:hAnsi="Arial" w:cs="Arial"/>
        </w:rPr>
        <w:t xml:space="preserve"> в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 закупщик может выгрузить на локальный компьютер вложенные в запрос файлы. Эти файлы автоматически копируются в запрос из заявок на закупку, например, ZOL «Заявка на зак. ОЛ/ТЗ». Выгруженные файлы закупщик может разместить в системе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 для проведения закупочных процедур (разработка ММ105-04 «Доп. проверки при выгрузке лотов на закупку»).</w:t>
      </w:r>
    </w:p>
    <w:p w14:paraId="285624F5" w14:textId="438F9F89" w:rsidR="005C4D0E" w:rsidRPr="00F8304C" w:rsidRDefault="005C4D0E" w:rsidP="005C4D0E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Вместе со стандартным набором полей из </w:t>
      </w:r>
      <w:r w:rsidRPr="00F8304C">
        <w:rPr>
          <w:rFonts w:ascii="Arial" w:hAnsi="Arial" w:cs="Arial"/>
          <w:lang w:val="en-US"/>
        </w:rPr>
        <w:t>S</w:t>
      </w:r>
      <w:r w:rsidRPr="00F8304C">
        <w:rPr>
          <w:rFonts w:ascii="Arial" w:hAnsi="Arial" w:cs="Arial"/>
        </w:rPr>
        <w:t xml:space="preserve">/4 в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 передаются дополнительные данные (разработка ММ106 «Механизм передачи изме</w:t>
      </w:r>
      <w:r w:rsidR="000737DA">
        <w:rPr>
          <w:rFonts w:ascii="Arial" w:hAnsi="Arial" w:cs="Arial"/>
        </w:rPr>
        <w:t>ненных лотов в Ariba»)</w:t>
      </w:r>
      <w:r w:rsidRPr="00F8304C">
        <w:rPr>
          <w:rFonts w:ascii="Arial" w:hAnsi="Arial" w:cs="Arial"/>
        </w:rPr>
        <w:t>:</w:t>
      </w:r>
    </w:p>
    <w:p w14:paraId="0BD49410" w14:textId="77777777" w:rsidR="005C4D0E" w:rsidRPr="00F8304C" w:rsidRDefault="005C4D0E" w:rsidP="005C4D0E">
      <w:pPr>
        <w:pStyle w:val="afa"/>
        <w:numPr>
          <w:ilvl w:val="0"/>
          <w:numId w:val="72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Номера ГОСТ и ТУ из ЕКМТР, входящих в запрос;</w:t>
      </w:r>
    </w:p>
    <w:p w14:paraId="7540E11B" w14:textId="77777777" w:rsidR="005C4D0E" w:rsidRPr="00F8304C" w:rsidRDefault="005C4D0E" w:rsidP="005C4D0E">
      <w:pPr>
        <w:pStyle w:val="afa"/>
        <w:numPr>
          <w:ilvl w:val="0"/>
          <w:numId w:val="72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lastRenderedPageBreak/>
        <w:t>Код Инкотермс и базис поставки;</w:t>
      </w:r>
    </w:p>
    <w:p w14:paraId="5508CAF5" w14:textId="77777777" w:rsidR="005C4D0E" w:rsidRPr="00F8304C" w:rsidRDefault="005C4D0E" w:rsidP="005C4D0E">
      <w:pPr>
        <w:pStyle w:val="afa"/>
        <w:numPr>
          <w:ilvl w:val="0"/>
          <w:numId w:val="72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Плановую цену закупки из заявки на закупку;</w:t>
      </w:r>
    </w:p>
    <w:p w14:paraId="4D5F0679" w14:textId="77777777" w:rsidR="005C4D0E" w:rsidRPr="00F8304C" w:rsidRDefault="005C4D0E" w:rsidP="005C4D0E">
      <w:pPr>
        <w:pStyle w:val="afa"/>
        <w:numPr>
          <w:ilvl w:val="0"/>
          <w:numId w:val="72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Код СПП-элемента;</w:t>
      </w:r>
    </w:p>
    <w:p w14:paraId="51883842" w14:textId="77777777" w:rsidR="005C4D0E" w:rsidRPr="00F8304C" w:rsidRDefault="005C4D0E" w:rsidP="005C4D0E">
      <w:pPr>
        <w:pStyle w:val="afa"/>
        <w:numPr>
          <w:ilvl w:val="0"/>
          <w:numId w:val="72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Наименование СПП-элемента;</w:t>
      </w:r>
    </w:p>
    <w:p w14:paraId="71E30FD2" w14:textId="77777777" w:rsidR="005C4D0E" w:rsidRPr="00F8304C" w:rsidRDefault="005C4D0E" w:rsidP="005C4D0E">
      <w:pPr>
        <w:pStyle w:val="afa"/>
        <w:numPr>
          <w:ilvl w:val="0"/>
          <w:numId w:val="72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Код закупочного шаблона в системе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>;</w:t>
      </w:r>
    </w:p>
    <w:p w14:paraId="2EE2CEF2" w14:textId="77777777" w:rsidR="005C4D0E" w:rsidRPr="00F8304C" w:rsidRDefault="005C4D0E" w:rsidP="005C4D0E">
      <w:pPr>
        <w:pStyle w:val="afa"/>
        <w:numPr>
          <w:ilvl w:val="0"/>
          <w:numId w:val="72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Номер гендерного материала (код безразмерного материала для СИЗ);</w:t>
      </w:r>
    </w:p>
    <w:p w14:paraId="4E29E3DE" w14:textId="77777777" w:rsidR="005C4D0E" w:rsidRPr="00F8304C" w:rsidRDefault="005C4D0E" w:rsidP="005C4D0E">
      <w:pPr>
        <w:pStyle w:val="afa"/>
        <w:numPr>
          <w:ilvl w:val="0"/>
          <w:numId w:val="72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Код проекта (для заявок непилотных БЕ);</w:t>
      </w:r>
    </w:p>
    <w:p w14:paraId="3817A034" w14:textId="77777777" w:rsidR="005C4D0E" w:rsidRPr="00F8304C" w:rsidRDefault="005C4D0E" w:rsidP="005C4D0E">
      <w:pPr>
        <w:pStyle w:val="afa"/>
        <w:numPr>
          <w:ilvl w:val="0"/>
          <w:numId w:val="72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Наименование проекта (для заявок непилотных БЕ);</w:t>
      </w:r>
    </w:p>
    <w:p w14:paraId="7D69BB96" w14:textId="77777777" w:rsidR="005C4D0E" w:rsidRPr="00F8304C" w:rsidRDefault="005C4D0E" w:rsidP="005C4D0E">
      <w:pPr>
        <w:pStyle w:val="afa"/>
        <w:numPr>
          <w:ilvl w:val="0"/>
          <w:numId w:val="72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Признак АТЗ (для заявок непилотных БЕ);</w:t>
      </w:r>
    </w:p>
    <w:p w14:paraId="5C4E5B62" w14:textId="77777777" w:rsidR="005C4D0E" w:rsidRPr="00F8304C" w:rsidRDefault="005C4D0E" w:rsidP="005C4D0E">
      <w:pPr>
        <w:pStyle w:val="afa"/>
        <w:numPr>
          <w:ilvl w:val="0"/>
          <w:numId w:val="72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Номер заявки из системы АСБНУ или АСУ МТО (для заявок непилотных БЕ).</w:t>
      </w:r>
    </w:p>
    <w:p w14:paraId="45149C0A" w14:textId="401BCB92" w:rsidR="005C4D0E" w:rsidRPr="005C4D0E" w:rsidRDefault="005C4D0E" w:rsidP="005C4D0E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После передачи запроса вида </w:t>
      </w:r>
      <w:r w:rsidRPr="00F8304C">
        <w:rPr>
          <w:rFonts w:ascii="Arial" w:hAnsi="Arial" w:cs="Arial"/>
          <w:lang w:val="en-US"/>
        </w:rPr>
        <w:t>ZAN</w:t>
      </w:r>
      <w:r w:rsidRPr="00F8304C">
        <w:rPr>
          <w:rFonts w:ascii="Arial" w:hAnsi="Arial" w:cs="Arial"/>
        </w:rPr>
        <w:t xml:space="preserve"> в систему взаимодействия с поставщиками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>, системный документ Запрос доступен для редактирования до наступления 5-го этапа закупочной процедуры «Обработка полученных пред</w:t>
      </w:r>
      <w:ins w:id="1112" w:author="Paramonova Elena" w:date="2021-02-18T10:37:00Z">
        <w:r w:rsidR="00B67B7C">
          <w:rPr>
            <w:rFonts w:ascii="Arial" w:hAnsi="Arial" w:cs="Arial"/>
          </w:rPr>
          <w:t>отве</w:t>
        </w:r>
      </w:ins>
      <w:r w:rsidRPr="00F8304C">
        <w:rPr>
          <w:rFonts w:ascii="Arial" w:hAnsi="Arial" w:cs="Arial"/>
        </w:rPr>
        <w:t>ложений поставщиков»</w:t>
      </w:r>
      <w:r w:rsidR="009435AC">
        <w:rPr>
          <w:rFonts w:ascii="Arial" w:hAnsi="Arial" w:cs="Arial"/>
        </w:rPr>
        <w:t xml:space="preserve"> (настраиваемое значение)</w:t>
      </w:r>
      <w:r w:rsidRPr="00F8304C">
        <w:rPr>
          <w:rFonts w:ascii="Arial" w:hAnsi="Arial" w:cs="Arial"/>
        </w:rPr>
        <w:t xml:space="preserve">. После наступления этого этапа изменения запроса не принимаются со стороны системы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>. До этого этапа изменение запроса доступно с помощью переноса изменений, выполненных в заявках на закупку, входящих в запрос, из АРМ (тр. ZMM_R</w:t>
      </w:r>
      <w:r w:rsidRPr="00F8304C">
        <w:rPr>
          <w:rFonts w:ascii="Arial" w:hAnsi="Arial" w:cs="Arial"/>
          <w:lang w:val="en-US"/>
        </w:rPr>
        <w:t>F</w:t>
      </w:r>
      <w:r w:rsidRPr="00F8304C">
        <w:rPr>
          <w:rFonts w:ascii="Arial" w:hAnsi="Arial" w:cs="Arial"/>
        </w:rPr>
        <w:t xml:space="preserve">Q_COCKPIT). Также доступно полная отмена лота, путем удаления всех позиций из запроса. После этого заявки становятся доступными для включения в новые лоты. Закупщик может выгрузить измененные лоты в систему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 для корректировки закупочной процедуры.</w:t>
      </w:r>
    </w:p>
    <w:p w14:paraId="42B2F284" w14:textId="0AFB4750" w:rsidR="005C4D0E" w:rsidRDefault="005C4D0E" w:rsidP="005C4D0E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  <w:color w:val="000000" w:themeColor="text1"/>
          <w:szCs w:val="24"/>
        </w:rPr>
        <w:t>Блокировка Запроса (лота) не распространяется на заявки на закупку, включенные в него. Изменение заявок на закупку регулируется схемой согласования (деблокирования) заявок и не зависит от включения в запрос (лот).</w:t>
      </w:r>
    </w:p>
    <w:p w14:paraId="28C51794" w14:textId="3352317A" w:rsidR="00F406EB" w:rsidRPr="00F406EB" w:rsidRDefault="00F406EB" w:rsidP="00F406EB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Для тех обществ, которые не работают в </w:t>
      </w:r>
      <w:r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0625B3">
        <w:rPr>
          <w:rFonts w:ascii="Arial" w:hAnsi="Arial" w:cs="Arial"/>
          <w:color w:val="000000" w:themeColor="text1"/>
          <w:szCs w:val="24"/>
        </w:rPr>
        <w:t>/4 (не ПВ и не ПЛ)</w:t>
      </w:r>
      <w:r>
        <w:rPr>
          <w:rFonts w:ascii="Arial" w:hAnsi="Arial" w:cs="Arial"/>
          <w:color w:val="000000" w:themeColor="text1"/>
          <w:szCs w:val="24"/>
        </w:rPr>
        <w:t>,</w:t>
      </w:r>
      <w:r w:rsidRPr="000625B3">
        <w:rPr>
          <w:rFonts w:ascii="Arial" w:hAnsi="Arial" w:cs="Arial"/>
          <w:color w:val="000000" w:themeColor="text1"/>
          <w:szCs w:val="24"/>
        </w:rPr>
        <w:t xml:space="preserve"> заявки на закупку 3-го перечня </w:t>
      </w:r>
      <w:r>
        <w:rPr>
          <w:rFonts w:ascii="Arial" w:hAnsi="Arial" w:cs="Arial"/>
          <w:color w:val="000000" w:themeColor="text1"/>
          <w:szCs w:val="24"/>
        </w:rPr>
        <w:t xml:space="preserve">МТР, работ\услуг (локальные закупки управляемых обществ) </w:t>
      </w:r>
      <w:r w:rsidRPr="000625B3">
        <w:rPr>
          <w:rFonts w:ascii="Arial" w:hAnsi="Arial" w:cs="Arial"/>
          <w:color w:val="000000" w:themeColor="text1"/>
          <w:szCs w:val="24"/>
        </w:rPr>
        <w:t>могут</w:t>
      </w:r>
      <w:r>
        <w:rPr>
          <w:rFonts w:ascii="Arial" w:hAnsi="Arial" w:cs="Arial"/>
          <w:color w:val="000000" w:themeColor="text1"/>
          <w:szCs w:val="24"/>
        </w:rPr>
        <w:t xml:space="preserve"> загружаться из АСБНУ и АСУМТО в </w:t>
      </w:r>
      <w:r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0625B3">
        <w:rPr>
          <w:rFonts w:ascii="Arial" w:hAnsi="Arial" w:cs="Arial"/>
          <w:color w:val="000000" w:themeColor="text1"/>
          <w:szCs w:val="24"/>
        </w:rPr>
        <w:t xml:space="preserve">/4 </w:t>
      </w:r>
      <w:r>
        <w:rPr>
          <w:rFonts w:ascii="Arial" w:hAnsi="Arial" w:cs="Arial"/>
          <w:color w:val="000000" w:themeColor="text1"/>
          <w:szCs w:val="24"/>
        </w:rPr>
        <w:t>по интеграции</w:t>
      </w:r>
      <w:r w:rsidRPr="000625B3">
        <w:rPr>
          <w:rFonts w:ascii="Arial" w:hAnsi="Arial" w:cs="Arial"/>
          <w:color w:val="000000" w:themeColor="text1"/>
          <w:szCs w:val="24"/>
        </w:rPr>
        <w:t>.</w:t>
      </w:r>
      <w:r>
        <w:rPr>
          <w:rFonts w:ascii="Arial" w:hAnsi="Arial" w:cs="Arial"/>
          <w:color w:val="000000" w:themeColor="text1"/>
          <w:szCs w:val="24"/>
        </w:rPr>
        <w:t xml:space="preserve"> Заявки на закупку 3-го перечня загружаются в отдельную </w:t>
      </w:r>
      <w:r>
        <w:rPr>
          <w:rFonts w:ascii="Arial" w:hAnsi="Arial" w:cs="Arial"/>
          <w:color w:val="000000" w:themeColor="text1"/>
          <w:szCs w:val="24"/>
          <w:lang w:val="en-US"/>
        </w:rPr>
        <w:t>z</w:t>
      </w:r>
      <w:r w:rsidRPr="000625B3">
        <w:rPr>
          <w:rFonts w:ascii="Arial" w:hAnsi="Arial" w:cs="Arial"/>
          <w:color w:val="000000" w:themeColor="text1"/>
          <w:szCs w:val="24"/>
        </w:rPr>
        <w:t>-</w:t>
      </w:r>
      <w:r>
        <w:rPr>
          <w:rFonts w:ascii="Arial" w:hAnsi="Arial" w:cs="Arial"/>
          <w:color w:val="000000" w:themeColor="text1"/>
          <w:szCs w:val="24"/>
        </w:rPr>
        <w:t xml:space="preserve">таблицу. При этом формирование системных документов в </w:t>
      </w:r>
      <w:r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0625B3">
        <w:rPr>
          <w:rFonts w:ascii="Arial" w:hAnsi="Arial" w:cs="Arial"/>
          <w:color w:val="000000" w:themeColor="text1"/>
          <w:szCs w:val="24"/>
        </w:rPr>
        <w:t>/4</w:t>
      </w:r>
      <w:r>
        <w:rPr>
          <w:rFonts w:ascii="Arial" w:hAnsi="Arial" w:cs="Arial"/>
          <w:color w:val="000000" w:themeColor="text1"/>
          <w:szCs w:val="24"/>
        </w:rPr>
        <w:t xml:space="preserve"> (заявка на закупку и закупочный запрос) для таких заявок не выполняется. Данные заявки 3-го перечня автоматически выгружаются в </w:t>
      </w:r>
      <w:r>
        <w:rPr>
          <w:rFonts w:ascii="Arial" w:hAnsi="Arial" w:cs="Arial"/>
          <w:color w:val="000000" w:themeColor="text1"/>
          <w:szCs w:val="24"/>
          <w:lang w:val="en-US"/>
        </w:rPr>
        <w:t>Ariba</w:t>
      </w:r>
      <w:r w:rsidRPr="000625B3">
        <w:rPr>
          <w:rFonts w:ascii="Arial" w:hAnsi="Arial" w:cs="Arial"/>
          <w:color w:val="000000" w:themeColor="text1"/>
          <w:szCs w:val="24"/>
        </w:rPr>
        <w:t>, т.</w:t>
      </w:r>
      <w:r>
        <w:rPr>
          <w:rFonts w:ascii="Arial" w:hAnsi="Arial" w:cs="Arial"/>
          <w:color w:val="000000" w:themeColor="text1"/>
          <w:szCs w:val="24"/>
        </w:rPr>
        <w:t xml:space="preserve">к. пользователи 3-го перечня АСУ МТО и АСБНУ (для непилотных БЕ) не работают в </w:t>
      </w:r>
      <w:r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0625B3">
        <w:rPr>
          <w:rFonts w:ascii="Arial" w:hAnsi="Arial" w:cs="Arial"/>
          <w:color w:val="000000" w:themeColor="text1"/>
          <w:szCs w:val="24"/>
        </w:rPr>
        <w:t>/4</w:t>
      </w:r>
      <w:r>
        <w:rPr>
          <w:rFonts w:ascii="Arial" w:hAnsi="Arial" w:cs="Arial"/>
          <w:color w:val="000000" w:themeColor="text1"/>
          <w:szCs w:val="24"/>
        </w:rPr>
        <w:t xml:space="preserve"> (ФС ММ204)</w:t>
      </w:r>
      <w:r w:rsidRPr="000625B3">
        <w:rPr>
          <w:rFonts w:ascii="Arial" w:hAnsi="Arial" w:cs="Arial"/>
          <w:color w:val="000000" w:themeColor="text1"/>
          <w:szCs w:val="24"/>
        </w:rPr>
        <w:t xml:space="preserve">. </w:t>
      </w:r>
      <w:r>
        <w:rPr>
          <w:rFonts w:ascii="Arial" w:hAnsi="Arial" w:cs="Arial"/>
          <w:color w:val="000000" w:themeColor="text1"/>
          <w:szCs w:val="24"/>
        </w:rPr>
        <w:t xml:space="preserve">Выгрузка заявок 3-го перечня в </w:t>
      </w:r>
      <w:r>
        <w:rPr>
          <w:rFonts w:ascii="Arial" w:hAnsi="Arial" w:cs="Arial"/>
          <w:color w:val="000000" w:themeColor="text1"/>
          <w:szCs w:val="24"/>
          <w:lang w:val="en-US"/>
        </w:rPr>
        <w:t>Ariba</w:t>
      </w:r>
      <w:r w:rsidRPr="00F8304C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 xml:space="preserve">с помощью </w:t>
      </w:r>
      <w:r>
        <w:rPr>
          <w:rFonts w:ascii="Arial" w:hAnsi="Arial" w:cs="Arial"/>
          <w:color w:val="000000" w:themeColor="text1"/>
          <w:szCs w:val="24"/>
          <w:lang w:val="en-US"/>
        </w:rPr>
        <w:t>IDOC</w:t>
      </w:r>
      <w:r w:rsidRPr="00F8304C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  <w:lang w:val="en-US"/>
        </w:rPr>
        <w:t>ZMM</w:t>
      </w:r>
      <w:r w:rsidRPr="00F8304C">
        <w:rPr>
          <w:rFonts w:ascii="Arial" w:hAnsi="Arial" w:cs="Arial"/>
          <w:color w:val="000000" w:themeColor="text1"/>
          <w:szCs w:val="24"/>
        </w:rPr>
        <w:t>_</w:t>
      </w:r>
      <w:r>
        <w:rPr>
          <w:rFonts w:ascii="Arial" w:hAnsi="Arial" w:cs="Arial"/>
          <w:color w:val="000000" w:themeColor="text1"/>
          <w:szCs w:val="24"/>
          <w:lang w:val="en-US"/>
        </w:rPr>
        <w:t>REQOTE</w:t>
      </w:r>
      <w:r w:rsidRPr="00F8304C">
        <w:rPr>
          <w:rFonts w:ascii="Arial" w:hAnsi="Arial" w:cs="Arial"/>
          <w:color w:val="000000" w:themeColor="text1"/>
          <w:szCs w:val="24"/>
        </w:rPr>
        <w:t>_</w:t>
      </w:r>
      <w:r>
        <w:rPr>
          <w:rFonts w:ascii="Arial" w:hAnsi="Arial" w:cs="Arial"/>
          <w:color w:val="000000" w:themeColor="text1"/>
          <w:szCs w:val="24"/>
          <w:lang w:val="en-US"/>
        </w:rPr>
        <w:t>AUTOLOT</w:t>
      </w:r>
      <w:r w:rsidRPr="00F8304C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 xml:space="preserve">идентична выгрузке заявок вида </w:t>
      </w:r>
      <w:r>
        <w:rPr>
          <w:rFonts w:ascii="Arial" w:hAnsi="Arial" w:cs="Arial"/>
          <w:color w:val="000000" w:themeColor="text1"/>
          <w:szCs w:val="24"/>
          <w:lang w:val="en-US"/>
        </w:rPr>
        <w:t>ZAN</w:t>
      </w:r>
      <w:r w:rsidRPr="00F8304C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 xml:space="preserve">с помощью </w:t>
      </w:r>
      <w:r>
        <w:rPr>
          <w:rFonts w:ascii="Arial" w:hAnsi="Arial" w:cs="Arial"/>
          <w:color w:val="000000" w:themeColor="text1"/>
          <w:szCs w:val="24"/>
          <w:lang w:val="en-US"/>
        </w:rPr>
        <w:t>IDOC</w:t>
      </w:r>
      <w:r w:rsidRPr="00E64BD7">
        <w:rPr>
          <w:rFonts w:ascii="Arial" w:hAnsi="Arial" w:cs="Arial"/>
          <w:color w:val="000000" w:themeColor="text1"/>
          <w:szCs w:val="24"/>
          <w:rPrChange w:author="Paramonova Elena" w:date="2021-02-18T09:48:00Z" w:id="1113">
            <w:rPr>
              <w:rFonts w:ascii="Arial" w:hAnsi="Arial" w:cs="Arial"/>
              <w:color w:val="000000" w:themeColor="text1"/>
              <w:szCs w:val="24"/>
              <w:lang w:val="en-US"/>
            </w:rPr>
          </w:rPrChange>
        </w:rPr>
        <w:t xml:space="preserve"> </w:t>
      </w:r>
      <w:r>
        <w:rPr>
          <w:rFonts w:ascii="Arial" w:hAnsi="Arial" w:cs="Arial"/>
          <w:color w:val="000000" w:themeColor="text1"/>
          <w:szCs w:val="24"/>
          <w:lang w:val="en-US"/>
        </w:rPr>
        <w:t>REQOTE</w:t>
      </w:r>
      <w:r w:rsidRPr="00F8304C">
        <w:rPr>
          <w:rFonts w:ascii="Arial" w:hAnsi="Arial" w:cs="Arial"/>
          <w:color w:val="000000" w:themeColor="text1"/>
          <w:szCs w:val="24"/>
        </w:rPr>
        <w:t>.</w:t>
      </w:r>
    </w:p>
    <w:p w14:paraId="230C0174" w14:textId="77777777" w:rsidR="00F406EB" w:rsidRDefault="00F406EB" w:rsidP="00231ED4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74683F63" w14:textId="7014D7FF" w:rsidR="00231ED4" w:rsidRDefault="00231ED4" w:rsidP="00231ED4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lastRenderedPageBreak/>
        <w:t>Сценарий 2: Закупочная процедура проводится вне системы взаимодействия с поставщиками.</w:t>
      </w:r>
    </w:p>
    <w:p w14:paraId="62B42BBC" w14:textId="77777777" w:rsidR="001A5CCA" w:rsidRPr="001A5CCA" w:rsidRDefault="001A5CCA" w:rsidP="001A5CCA">
      <w:pPr>
        <w:spacing w:after="240" w:line="276" w:lineRule="auto"/>
        <w:ind w:firstLine="567"/>
        <w:rPr>
          <w:rFonts w:ascii="Arial" w:hAnsi="Arial" w:cs="Arial"/>
        </w:rPr>
      </w:pPr>
      <w:r w:rsidRPr="00F8304C">
        <w:rPr>
          <w:rFonts w:ascii="Arial" w:hAnsi="Arial" w:cs="Arial"/>
          <w:color w:val="000000" w:themeColor="text1"/>
          <w:szCs w:val="24"/>
        </w:rPr>
        <w:t xml:space="preserve">В данном случае действия закупщика идентичны, описанным в сценарии 1. Разница заключается только в применении другого вида документа для создаваемого запроса. Для сценария 2 используется запрос вида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ZAZ</w:t>
      </w:r>
      <w:r w:rsidRPr="00F8304C">
        <w:rPr>
          <w:rFonts w:ascii="Arial" w:hAnsi="Arial" w:cs="Arial"/>
          <w:color w:val="000000" w:themeColor="text1"/>
          <w:szCs w:val="24"/>
        </w:rPr>
        <w:t xml:space="preserve"> «</w:t>
      </w:r>
      <w:r w:rsidRPr="00F8304C">
        <w:rPr>
          <w:rFonts w:ascii="Arial" w:hAnsi="Arial" w:cs="Arial"/>
        </w:rPr>
        <w:t>ЛотЗакупкиSRM</w:t>
      </w:r>
      <w:r w:rsidRPr="00F8304C">
        <w:rPr>
          <w:rFonts w:ascii="Arial" w:hAnsi="Arial" w:cs="Arial"/>
          <w:color w:val="000000" w:themeColor="text1"/>
          <w:szCs w:val="24"/>
        </w:rPr>
        <w:t xml:space="preserve">». </w:t>
      </w:r>
      <w:r w:rsidRPr="00F8304C">
        <w:rPr>
          <w:rFonts w:ascii="Arial" w:hAnsi="Arial" w:cs="Arial"/>
        </w:rPr>
        <w:t xml:space="preserve">Данные сформированных лотов можно выгрузить в файл формата Excel с помощью транзакции </w:t>
      </w:r>
      <w:r w:rsidRPr="00F8304C">
        <w:rPr>
          <w:rFonts w:ascii="Arial" w:hAnsi="Arial" w:cs="Arial"/>
          <w:lang w:val="en-US"/>
        </w:rPr>
        <w:t>ME</w:t>
      </w:r>
      <w:r w:rsidRPr="00F8304C">
        <w:rPr>
          <w:rFonts w:ascii="Arial" w:hAnsi="Arial" w:cs="Arial"/>
        </w:rPr>
        <w:t>4</w:t>
      </w:r>
      <w:r w:rsidRPr="00F8304C">
        <w:rPr>
          <w:rFonts w:ascii="Arial" w:hAnsi="Arial" w:cs="Arial"/>
          <w:lang w:val="en-US"/>
        </w:rPr>
        <w:t>N</w:t>
      </w:r>
      <w:r w:rsidRPr="00F8304C">
        <w:rPr>
          <w:rFonts w:ascii="Arial" w:hAnsi="Arial" w:cs="Arial"/>
        </w:rPr>
        <w:t xml:space="preserve"> «Документы закупки к номеру документа», настроив предварительно форматы выгружаемых данных.</w:t>
      </w:r>
    </w:p>
    <w:p w14:paraId="34FEC881" w14:textId="6A863690" w:rsidR="001A5CCA" w:rsidRPr="00E821D0" w:rsidRDefault="001A5CCA" w:rsidP="001A5CCA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В случае, если запрос (лот) формируется на основании плана долгосрочных закупочных процедур, закупщик открывает транзакцию </w:t>
      </w:r>
      <w:r w:rsidRPr="00F8304C">
        <w:rPr>
          <w:rFonts w:ascii="Arial" w:hAnsi="Arial" w:cs="Arial"/>
          <w:lang w:val="en-US"/>
        </w:rPr>
        <w:t>ME</w:t>
      </w:r>
      <w:r w:rsidRPr="00F8304C">
        <w:rPr>
          <w:rFonts w:ascii="Arial" w:hAnsi="Arial" w:cs="Arial"/>
        </w:rPr>
        <w:t>41 «Создать запрос», вводит параметры селекционного экрана, такие как вид запроса (</w:t>
      </w:r>
      <w:r w:rsidRPr="00F8304C">
        <w:rPr>
          <w:rFonts w:ascii="Arial" w:hAnsi="Arial" w:cs="Arial"/>
          <w:lang w:val="en-US"/>
        </w:rPr>
        <w:t>ZDP</w:t>
      </w:r>
      <w:r w:rsidRPr="00F8304C">
        <w:rPr>
          <w:rFonts w:ascii="Arial" w:hAnsi="Arial" w:cs="Arial"/>
        </w:rPr>
        <w:t xml:space="preserve"> «ЛотПДЗПAriba» - для выгрузки в систему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 или </w:t>
      </w:r>
      <w:r w:rsidRPr="00F8304C">
        <w:rPr>
          <w:rFonts w:ascii="Arial" w:hAnsi="Arial" w:cs="Arial"/>
          <w:lang w:val="en-US"/>
        </w:rPr>
        <w:t>ZDS</w:t>
      </w:r>
      <w:r w:rsidRPr="00F8304C">
        <w:rPr>
          <w:rFonts w:ascii="Arial" w:hAnsi="Arial" w:cs="Arial"/>
        </w:rPr>
        <w:t xml:space="preserve"> «ЛотПДЗПSRM» - для проведения закупочных процедур на любых других торговых площадках, кроме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), срок подачи предложений, закупочную организация, балансовую единицу (если закупка выполняется с использованием централизованных закупочных организаций, не присвоенных БЕ), группу закупок, данные по умолчанию для позиций лота: дату поставки, группу материалов, завод, дату поставки и переходит к вводу позиций запроса. На следующем экране закупщик вводит данные позиционной части лота: материал или краткий текст материала (если материал не известен), группу материалов, завод, дату поставки, количество. В связи с технической особенностью в заголовке запроса закупщик вводит код технического поставщика </w:t>
      </w:r>
      <w:r w:rsidRPr="00F8304C">
        <w:rPr>
          <w:rFonts w:ascii="Arial" w:hAnsi="Arial" w:cs="Arial"/>
          <w:lang w:val="en-US"/>
        </w:rPr>
        <w:t>T</w:t>
      </w:r>
      <w:r w:rsidRPr="00F8304C">
        <w:rPr>
          <w:rFonts w:ascii="Arial" w:hAnsi="Arial" w:cs="Arial"/>
        </w:rPr>
        <w:t>000000005 «Технич</w:t>
      </w:r>
      <w:r w:rsidR="000737DA">
        <w:rPr>
          <w:rFonts w:ascii="Arial" w:hAnsi="Arial" w:cs="Arial"/>
        </w:rPr>
        <w:t>еский</w:t>
      </w:r>
      <w:r w:rsidRPr="00F8304C">
        <w:rPr>
          <w:rFonts w:ascii="Arial" w:hAnsi="Arial" w:cs="Arial"/>
        </w:rPr>
        <w:t xml:space="preserve"> поставщик для запросов на закупку» и сохраняет запрос.</w:t>
      </w:r>
      <w:r w:rsidRPr="001A5CCA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</w:rPr>
        <w:t xml:space="preserve">Размещение запросов вида </w:t>
      </w:r>
      <w:r w:rsidRPr="00F8304C">
        <w:rPr>
          <w:rFonts w:ascii="Arial" w:hAnsi="Arial" w:cs="Arial"/>
          <w:lang w:val="en-US"/>
        </w:rPr>
        <w:t>ZDP</w:t>
      </w:r>
      <w:r w:rsidR="000737DA">
        <w:rPr>
          <w:rFonts w:ascii="Arial" w:hAnsi="Arial" w:cs="Arial"/>
        </w:rPr>
        <w:t xml:space="preserve"> «</w:t>
      </w:r>
      <w:r w:rsidRPr="00F8304C">
        <w:rPr>
          <w:rFonts w:ascii="Arial" w:hAnsi="Arial" w:cs="Arial"/>
        </w:rPr>
        <w:t xml:space="preserve">ЛотПДЗПAriba» в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 выполняется закупщиком путем деблокирования запроса с помощью тр. </w:t>
      </w:r>
      <w:r w:rsidRPr="00F8304C">
        <w:rPr>
          <w:rFonts w:ascii="Arial" w:hAnsi="Arial" w:cs="Arial"/>
          <w:lang w:val="en-US"/>
        </w:rPr>
        <w:t>ME</w:t>
      </w:r>
      <w:r w:rsidRPr="00F8304C">
        <w:rPr>
          <w:rFonts w:ascii="Arial" w:hAnsi="Arial" w:cs="Arial"/>
        </w:rPr>
        <w:t>45 «Деблокировать документы закупки».</w:t>
      </w:r>
    </w:p>
    <w:p w14:paraId="5D6E6608" w14:textId="2AE3A188" w:rsidR="00FB7C94" w:rsidRPr="00DC3985" w:rsidRDefault="00FB7C94" w:rsidP="00FB7C94">
      <w:pPr>
        <w:pStyle w:val="a8"/>
        <w:jc w:val="righ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Т</w:t>
      </w:r>
      <w:r w:rsidRPr="00DC3985">
        <w:rPr>
          <w:rFonts w:ascii="Arial" w:hAnsi="Arial" w:cs="Arial"/>
          <w:b/>
          <w:sz w:val="22"/>
        </w:rPr>
        <w:t xml:space="preserve">аблица </w:t>
      </w:r>
      <w:r w:rsidRPr="00DC3985">
        <w:rPr>
          <w:rFonts w:ascii="Arial" w:hAnsi="Arial" w:cs="Arial"/>
          <w:b/>
          <w:sz w:val="22"/>
        </w:rPr>
        <w:fldChar w:fldCharType="begin"/>
      </w:r>
      <w:r w:rsidRPr="00DC3985">
        <w:rPr>
          <w:rFonts w:ascii="Arial" w:hAnsi="Arial" w:cs="Arial"/>
          <w:b/>
          <w:sz w:val="22"/>
        </w:rPr>
        <w:instrText xml:space="preserve"> SEQ Таблица \* ARABIC </w:instrText>
      </w:r>
      <w:r w:rsidRPr="00DC3985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17</w:t>
      </w:r>
      <w:r w:rsidRPr="00DC3985">
        <w:rPr>
          <w:rFonts w:ascii="Arial" w:hAnsi="Arial" w:cs="Arial"/>
          <w:b/>
          <w:sz w:val="22"/>
        </w:rPr>
        <w:fldChar w:fldCharType="end"/>
      </w:r>
      <w:r>
        <w:rPr>
          <w:rFonts w:ascii="Arial" w:hAnsi="Arial" w:cs="Arial"/>
          <w:b/>
          <w:sz w:val="22"/>
        </w:rPr>
        <w:t>. Описание шага «Формирование лотов (лоти</w:t>
      </w:r>
      <w:r w:rsidR="000531B9">
        <w:rPr>
          <w:rFonts w:ascii="Arial" w:hAnsi="Arial" w:cs="Arial"/>
          <w:b/>
          <w:sz w:val="22"/>
        </w:rPr>
        <w:t>ро</w:t>
      </w:r>
      <w:r>
        <w:rPr>
          <w:rFonts w:ascii="Arial" w:hAnsi="Arial" w:cs="Arial"/>
          <w:b/>
          <w:sz w:val="22"/>
        </w:rPr>
        <w:t>вание)»</w:t>
      </w:r>
    </w:p>
    <w:tbl>
      <w:tblPr>
        <w:tblW w:w="486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9"/>
        <w:gridCol w:w="1438"/>
        <w:gridCol w:w="850"/>
        <w:gridCol w:w="3683"/>
        <w:gridCol w:w="1274"/>
        <w:gridCol w:w="993"/>
        <w:gridCol w:w="850"/>
      </w:tblGrid>
      <w:tr w:rsidR="00FB7C94" w:rsidRPr="00F94454" w14:paraId="64B56987" w14:textId="77777777" w:rsidTr="00F8304C">
        <w:trPr>
          <w:trHeight w:val="397"/>
          <w:tblHeader/>
        </w:trPr>
        <w:tc>
          <w:tcPr>
            <w:tcW w:w="413" w:type="pct"/>
            <w:shd w:val="clear" w:color="auto" w:fill="FFC000"/>
            <w:vAlign w:val="center"/>
          </w:tcPr>
          <w:p w14:paraId="6F4D2D2D" w14:textId="77777777" w:rsidR="00FB7C94" w:rsidRPr="00D36A72" w:rsidRDefault="00FB7C94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726" w:type="pct"/>
            <w:shd w:val="clear" w:color="auto" w:fill="FFC000"/>
            <w:vAlign w:val="center"/>
          </w:tcPr>
          <w:p w14:paraId="7ECB033E" w14:textId="77777777" w:rsidR="00FB7C94" w:rsidRDefault="00FB7C94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29" w:type="pct"/>
            <w:shd w:val="clear" w:color="auto" w:fill="FFC000"/>
            <w:vAlign w:val="center"/>
          </w:tcPr>
          <w:p w14:paraId="4D4850F1" w14:textId="6956782E" w:rsidR="00FB7C94" w:rsidRPr="00694AA2" w:rsidRDefault="00FB7C94" w:rsidP="004322A8">
            <w:pPr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</w:rPr>
              <w:t>Транзакция</w:t>
            </w:r>
            <w:r w:rsidR="00694AA2">
              <w:rPr>
                <w:rFonts w:ascii="Arial" w:hAnsi="Arial" w:cs="Arial"/>
                <w:b/>
                <w:sz w:val="20"/>
              </w:rPr>
              <w:t xml:space="preserve">/Приложение </w:t>
            </w:r>
            <w:r w:rsidR="00694AA2">
              <w:rPr>
                <w:rFonts w:ascii="Arial" w:hAnsi="Arial" w:cs="Arial"/>
                <w:b/>
                <w:sz w:val="20"/>
                <w:lang w:val="en-US"/>
              </w:rPr>
              <w:t>FIORI</w:t>
            </w:r>
          </w:p>
        </w:tc>
        <w:tc>
          <w:tcPr>
            <w:tcW w:w="1859" w:type="pct"/>
            <w:shd w:val="clear" w:color="auto" w:fill="FFC000"/>
            <w:vAlign w:val="center"/>
          </w:tcPr>
          <w:p w14:paraId="6A560B49" w14:textId="77777777" w:rsidR="00FB7C94" w:rsidRDefault="00FB7C94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643" w:type="pct"/>
            <w:shd w:val="clear" w:color="auto" w:fill="FFC000"/>
            <w:vAlign w:val="center"/>
          </w:tcPr>
          <w:p w14:paraId="01FBD247" w14:textId="77777777" w:rsidR="00FB7C94" w:rsidRDefault="00FB7C94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501" w:type="pct"/>
            <w:shd w:val="clear" w:color="auto" w:fill="FFC000"/>
            <w:vAlign w:val="center"/>
          </w:tcPr>
          <w:p w14:paraId="34BEB0B4" w14:textId="77777777" w:rsidR="00FB7C94" w:rsidRDefault="00FB7C94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  <w:tc>
          <w:tcPr>
            <w:tcW w:w="429" w:type="pct"/>
            <w:shd w:val="clear" w:color="auto" w:fill="FFC000"/>
          </w:tcPr>
          <w:p w14:paraId="128DCB1A" w14:textId="77777777" w:rsidR="00FB7C94" w:rsidRDefault="00FB7C94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Актуально для сценария </w:t>
            </w:r>
          </w:p>
        </w:tc>
      </w:tr>
      <w:tr w:rsidR="00BF4B03" w14:paraId="05B95711" w14:textId="77777777" w:rsidTr="00F8304C">
        <w:trPr>
          <w:trHeight w:val="758"/>
        </w:trPr>
        <w:tc>
          <w:tcPr>
            <w:tcW w:w="413" w:type="pct"/>
          </w:tcPr>
          <w:p w14:paraId="1E9E4C04" w14:textId="5CC02A28" w:rsidR="00BF4B03" w:rsidRPr="00BF4B03" w:rsidRDefault="00BF4B03" w:rsidP="00BF4B03">
            <w:pPr>
              <w:rPr>
                <w:rFonts w:ascii="Arial" w:hAnsi="Arial" w:cs="Arial"/>
                <w:sz w:val="20"/>
                <w:szCs w:val="20"/>
              </w:rPr>
            </w:pPr>
            <w:r w:rsidRPr="00BF4B03">
              <w:rPr>
                <w:rFonts w:ascii="Arial" w:hAnsi="Arial" w:cs="Arial"/>
                <w:sz w:val="20"/>
                <w:szCs w:val="20"/>
              </w:rPr>
              <w:t>ПП-10.04.03.01.050</w:t>
            </w:r>
          </w:p>
        </w:tc>
        <w:tc>
          <w:tcPr>
            <w:tcW w:w="726" w:type="pct"/>
          </w:tcPr>
          <w:p w14:paraId="450984F5" w14:textId="77777777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BF4B03">
              <w:rPr>
                <w:rFonts w:ascii="Arial" w:hAnsi="Arial" w:cs="Arial"/>
                <w:sz w:val="20"/>
              </w:rPr>
              <w:t>Заявка на закупку МТР;</w:t>
            </w:r>
          </w:p>
          <w:p w14:paraId="193E86DE" w14:textId="77777777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BF4B03">
              <w:rPr>
                <w:rFonts w:ascii="Arial" w:hAnsi="Arial" w:cs="Arial"/>
                <w:sz w:val="20"/>
              </w:rPr>
              <w:t>Заявка на закупку работ, услуг с не присвоенным источником поставки</w:t>
            </w:r>
          </w:p>
          <w:p w14:paraId="77E6BE15" w14:textId="77777777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429" w:type="pct"/>
            <w:shd w:val="clear" w:color="auto" w:fill="auto"/>
          </w:tcPr>
          <w:p w14:paraId="6A171580" w14:textId="122F5D63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ZMM_RFQ_COCKPIT «АРМ для создания запросов»</w:t>
            </w:r>
          </w:p>
        </w:tc>
        <w:tc>
          <w:tcPr>
            <w:tcW w:w="1859" w:type="pct"/>
          </w:tcPr>
          <w:p w14:paraId="771953E9" w14:textId="77777777" w:rsidR="00BF4B03" w:rsidRPr="00F8304C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NB-Заявка на закупку создаваемая ППМ; </w:t>
            </w:r>
          </w:p>
          <w:p w14:paraId="21B4FF57" w14:textId="77777777" w:rsidR="00BF4B03" w:rsidRPr="00F8304C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ZNB-Заявка на закупку создаваемая вручную (с не присвоенным источником поставки);</w:t>
            </w:r>
          </w:p>
          <w:p w14:paraId="37B48373" w14:textId="77777777" w:rsidR="00BF4B03" w:rsidRPr="00F8304C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ZOL- Заявка на закупку с ОЛ\ТЗ (с не присвоенным источником поставки);</w:t>
            </w:r>
          </w:p>
          <w:p w14:paraId="23239A43" w14:textId="77777777" w:rsidR="00BF4B03" w:rsidRPr="00F8304C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ZUSL- Заявка на закупку работ/услуг (с не присвоенным источником поставки);</w:t>
            </w:r>
          </w:p>
          <w:p w14:paraId="27E1BAC2" w14:textId="77777777" w:rsidR="00BF4B03" w:rsidRPr="00F8304C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  <w:lang w:val="en-US"/>
              </w:rPr>
              <w:t>ZDCI</w:t>
            </w:r>
            <w:r w:rsidRPr="00F8304C">
              <w:rPr>
                <w:rFonts w:ascii="Arial" w:hAnsi="Arial" w:cs="Arial"/>
                <w:sz w:val="20"/>
              </w:rPr>
              <w:t xml:space="preserve"> – Заявка на расценку ОДЦИ;</w:t>
            </w:r>
          </w:p>
          <w:p w14:paraId="19C663B8" w14:textId="77777777" w:rsidR="00BF4B03" w:rsidRPr="00F8304C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  <w:lang w:val="en-US"/>
              </w:rPr>
              <w:t>ZSMR</w:t>
            </w:r>
            <w:r w:rsidRPr="00F8304C">
              <w:rPr>
                <w:rFonts w:ascii="Arial" w:hAnsi="Arial" w:cs="Arial"/>
                <w:sz w:val="20"/>
              </w:rPr>
              <w:t xml:space="preserve"> – Заявка на закупку услуг;</w:t>
            </w:r>
          </w:p>
          <w:p w14:paraId="6AEC4902" w14:textId="77777777" w:rsidR="00BF4B03" w:rsidRPr="00F8304C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  <w:lang w:val="en-US"/>
              </w:rPr>
              <w:t>ZUSP</w:t>
            </w:r>
            <w:r w:rsidRPr="00F8304C">
              <w:rPr>
                <w:rFonts w:ascii="Arial" w:hAnsi="Arial" w:cs="Arial"/>
                <w:sz w:val="20"/>
              </w:rPr>
              <w:t xml:space="preserve"> – Заявка услуг </w:t>
            </w:r>
            <w:r w:rsidRPr="00F8304C">
              <w:rPr>
                <w:rFonts w:ascii="Arial" w:hAnsi="Arial" w:cs="Arial"/>
                <w:sz w:val="20"/>
                <w:lang w:val="en-US"/>
              </w:rPr>
              <w:t>FS</w:t>
            </w:r>
            <w:r w:rsidRPr="00F8304C">
              <w:rPr>
                <w:rFonts w:ascii="Arial" w:hAnsi="Arial" w:cs="Arial"/>
                <w:sz w:val="20"/>
              </w:rPr>
              <w:t>-</w:t>
            </w:r>
            <w:r w:rsidRPr="00F8304C">
              <w:rPr>
                <w:rFonts w:ascii="Arial" w:hAnsi="Arial" w:cs="Arial"/>
                <w:sz w:val="20"/>
                <w:lang w:val="en-US"/>
              </w:rPr>
              <w:t>PER</w:t>
            </w:r>
            <w:r w:rsidRPr="00F8304C">
              <w:rPr>
                <w:rFonts w:ascii="Arial" w:hAnsi="Arial" w:cs="Arial"/>
                <w:sz w:val="20"/>
              </w:rPr>
              <w:t>;</w:t>
            </w:r>
          </w:p>
          <w:p w14:paraId="5F9AF4EC" w14:textId="210686A5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  <w:lang w:val="en-US"/>
              </w:rPr>
              <w:t xml:space="preserve">ZNP – </w:t>
            </w:r>
            <w:r w:rsidRPr="00F8304C">
              <w:rPr>
                <w:rFonts w:ascii="Arial" w:hAnsi="Arial" w:cs="Arial"/>
                <w:sz w:val="20"/>
              </w:rPr>
              <w:t>Заявки непилотных предприятий</w:t>
            </w:r>
            <w:r w:rsidRPr="00F8304C">
              <w:rPr>
                <w:rFonts w:ascii="Arial" w:hAnsi="Arial" w:cs="Arial"/>
                <w:sz w:val="20"/>
                <w:lang w:val="en-US"/>
              </w:rPr>
              <w:t>.</w:t>
            </w:r>
          </w:p>
        </w:tc>
        <w:tc>
          <w:tcPr>
            <w:tcW w:w="643" w:type="pct"/>
          </w:tcPr>
          <w:p w14:paraId="7BBE57BA" w14:textId="77777777" w:rsidR="00BF4B03" w:rsidRPr="00F8304C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Запрос вида:</w:t>
            </w:r>
          </w:p>
          <w:p w14:paraId="5D2EB07D" w14:textId="25BF4614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  <w:lang w:val="en-US"/>
              </w:rPr>
              <w:t>ZAN</w:t>
            </w:r>
            <w:r w:rsidRPr="00F8304C">
              <w:rPr>
                <w:rFonts w:ascii="Arial" w:hAnsi="Arial" w:cs="Arial"/>
                <w:sz w:val="20"/>
              </w:rPr>
              <w:t xml:space="preserve"> «Лот закупки </w:t>
            </w:r>
            <w:r w:rsidRPr="00F8304C">
              <w:rPr>
                <w:rFonts w:ascii="Arial" w:hAnsi="Arial" w:cs="Arial"/>
                <w:sz w:val="20"/>
                <w:lang w:val="en-US"/>
              </w:rPr>
              <w:t>Ariba</w:t>
            </w:r>
            <w:r w:rsidRPr="00F8304C">
              <w:rPr>
                <w:rFonts w:ascii="Arial" w:hAnsi="Arial" w:cs="Arial"/>
                <w:sz w:val="20"/>
              </w:rPr>
              <w:t>»</w:t>
            </w:r>
          </w:p>
        </w:tc>
        <w:tc>
          <w:tcPr>
            <w:tcW w:w="501" w:type="pct"/>
          </w:tcPr>
          <w:p w14:paraId="6CB8A403" w14:textId="77777777" w:rsidR="00BF4B03" w:rsidRPr="00F8304C" w:rsidDel="00C25609" w:rsidRDefault="00BF4B03" w:rsidP="00BF4B03">
            <w:pPr>
              <w:jc w:val="left"/>
              <w:rPr>
                <w:del w:id="1114" w:author="ParamonovaEA" w:date="2021-03-29T10:10:00Z"/>
                <w:rFonts w:ascii="Arial" w:hAnsi="Arial" w:cs="Arial"/>
                <w:sz w:val="20"/>
              </w:rPr>
            </w:pPr>
            <w:del w:id="1115" w:author="ParamonovaEA" w:date="2021-03-29T10:10:00Z">
              <w:r w:rsidRPr="00F8304C" w:rsidDel="00C25609">
                <w:rPr>
                  <w:rFonts w:ascii="Arial" w:hAnsi="Arial" w:cs="Arial"/>
                  <w:sz w:val="20"/>
                </w:rPr>
                <w:delText>Закупщик УК;</w:delText>
              </w:r>
            </w:del>
          </w:p>
          <w:p w14:paraId="02790A38" w14:textId="77777777" w:rsidR="00BF4B03" w:rsidRPr="00F8304C" w:rsidDel="00C25609" w:rsidRDefault="00BF4B03" w:rsidP="00BF4B03">
            <w:pPr>
              <w:jc w:val="left"/>
              <w:rPr>
                <w:del w:id="1116" w:author="ParamonovaEA" w:date="2021-03-29T10:10:00Z"/>
                <w:rFonts w:ascii="Arial" w:hAnsi="Arial" w:cs="Arial"/>
                <w:sz w:val="20"/>
              </w:rPr>
            </w:pPr>
            <w:del w:id="1117" w:author="ParamonovaEA" w:date="2021-03-29T10:10:00Z">
              <w:r w:rsidRPr="00F8304C" w:rsidDel="00C25609">
                <w:rPr>
                  <w:rFonts w:ascii="Arial" w:hAnsi="Arial" w:cs="Arial"/>
                  <w:sz w:val="20"/>
                </w:rPr>
                <w:delText>Закупщик ПВ;</w:delText>
              </w:r>
            </w:del>
          </w:p>
          <w:p w14:paraId="7889B505" w14:textId="77777777" w:rsidR="00BF4B03" w:rsidRPr="00F8304C" w:rsidDel="00C25609" w:rsidRDefault="00BF4B03" w:rsidP="00BF4B03">
            <w:pPr>
              <w:jc w:val="left"/>
              <w:rPr>
                <w:del w:id="1118" w:author="ParamonovaEA" w:date="2021-03-29T10:10:00Z"/>
                <w:rFonts w:ascii="Arial" w:hAnsi="Arial" w:cs="Arial"/>
                <w:sz w:val="20"/>
              </w:rPr>
            </w:pPr>
            <w:del w:id="1119" w:author="ParamonovaEA" w:date="2021-03-29T10:10:00Z">
              <w:r w:rsidRPr="00F8304C" w:rsidDel="00C25609">
                <w:rPr>
                  <w:rFonts w:ascii="Arial" w:hAnsi="Arial" w:cs="Arial"/>
                  <w:sz w:val="20"/>
                </w:rPr>
                <w:delText>Закупщик ПЛ;</w:delText>
              </w:r>
            </w:del>
          </w:p>
          <w:p w14:paraId="1F919E17" w14:textId="2DE7C7F5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del w:id="1120" w:author="ParamonovaEA" w:date="2021-03-29T10:10:00Z">
              <w:r w:rsidRPr="00F8304C" w:rsidDel="00C25609">
                <w:rPr>
                  <w:rFonts w:ascii="Arial" w:hAnsi="Arial" w:cs="Arial"/>
                  <w:sz w:val="20"/>
                </w:rPr>
                <w:delText>Закупщик ДРЗ.</w:delText>
              </w:r>
            </w:del>
            <w:ins w:id="1121" w:author="ParamonovaEA" w:date="2021-03-29T10:10:00Z">
              <w:r w:rsidR="00C25609">
                <w:rPr>
                  <w:rFonts w:ascii="Arial" w:hAnsi="Arial" w:cs="Arial"/>
                  <w:sz w:val="20"/>
                </w:rPr>
                <w:t>Закупщик</w:t>
              </w:r>
            </w:ins>
          </w:p>
        </w:tc>
        <w:tc>
          <w:tcPr>
            <w:tcW w:w="429" w:type="pct"/>
          </w:tcPr>
          <w:p w14:paraId="306AA143" w14:textId="3C222ACD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BF4B03">
              <w:rPr>
                <w:rFonts w:ascii="Arial" w:hAnsi="Arial" w:cs="Arial"/>
                <w:sz w:val="20"/>
              </w:rPr>
              <w:t>Сценарий 1</w:t>
            </w:r>
          </w:p>
        </w:tc>
      </w:tr>
      <w:tr w:rsidR="00BF4B03" w14:paraId="7D715162" w14:textId="77777777" w:rsidTr="00F8304C">
        <w:tc>
          <w:tcPr>
            <w:tcW w:w="413" w:type="pct"/>
          </w:tcPr>
          <w:p w14:paraId="1FC709FD" w14:textId="05D0C9D3" w:rsidR="00BF4B03" w:rsidRPr="00BF4B03" w:rsidRDefault="00BF4B03" w:rsidP="00BF4B03">
            <w:pPr>
              <w:rPr>
                <w:rFonts w:ascii="Arial" w:hAnsi="Arial" w:cs="Arial"/>
                <w:sz w:val="20"/>
                <w:szCs w:val="20"/>
              </w:rPr>
            </w:pPr>
            <w:r w:rsidRPr="00BF4B03">
              <w:rPr>
                <w:rFonts w:ascii="Arial" w:hAnsi="Arial" w:cs="Arial"/>
                <w:sz w:val="20"/>
                <w:szCs w:val="20"/>
              </w:rPr>
              <w:lastRenderedPageBreak/>
              <w:t>ПП-10.04.03.01.050</w:t>
            </w:r>
          </w:p>
        </w:tc>
        <w:tc>
          <w:tcPr>
            <w:tcW w:w="726" w:type="pct"/>
          </w:tcPr>
          <w:p w14:paraId="20A81A01" w14:textId="77777777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BF4B03">
              <w:rPr>
                <w:rFonts w:ascii="Arial" w:hAnsi="Arial" w:cs="Arial"/>
                <w:sz w:val="20"/>
              </w:rPr>
              <w:t>Заявка на закупку МТР;</w:t>
            </w:r>
          </w:p>
          <w:p w14:paraId="6BFA67B6" w14:textId="77777777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BF4B03">
              <w:rPr>
                <w:rFonts w:ascii="Arial" w:hAnsi="Arial" w:cs="Arial"/>
                <w:sz w:val="20"/>
              </w:rPr>
              <w:t>Заявка на закупку работ, услуг с не присвоенным источником поставки</w:t>
            </w:r>
          </w:p>
          <w:p w14:paraId="31D70035" w14:textId="77777777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429" w:type="pct"/>
            <w:shd w:val="clear" w:color="auto" w:fill="auto"/>
          </w:tcPr>
          <w:p w14:paraId="202FCE2B" w14:textId="77480C59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ZMM_RFQ_COCKPIT «АРМ для создания запросов»</w:t>
            </w:r>
          </w:p>
        </w:tc>
        <w:tc>
          <w:tcPr>
            <w:tcW w:w="1859" w:type="pct"/>
          </w:tcPr>
          <w:p w14:paraId="44987E7C" w14:textId="77777777" w:rsidR="00BF4B03" w:rsidRPr="00F8304C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NB-Заявка на закупку создаваемая ППМ; </w:t>
            </w:r>
          </w:p>
          <w:p w14:paraId="293921A2" w14:textId="77777777" w:rsidR="00BF4B03" w:rsidRPr="00F8304C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ZNB-Заявка на закупку создаваемая вручную (с не присвоенным источником поставки);</w:t>
            </w:r>
          </w:p>
          <w:p w14:paraId="0FCBFB60" w14:textId="77777777" w:rsidR="00BF4B03" w:rsidRPr="00F8304C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ZOL- Заявка на закупку с ОЛ\ТЗ (с не присвоенным источником поставки);</w:t>
            </w:r>
          </w:p>
          <w:p w14:paraId="1F775C35" w14:textId="77777777" w:rsidR="00BF4B03" w:rsidRPr="00F8304C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ZUSL- Заявка на закупку работ/услуг (с не присвоенным источником поставки);</w:t>
            </w:r>
          </w:p>
          <w:p w14:paraId="411917EC" w14:textId="77777777" w:rsidR="00BF4B03" w:rsidRPr="00F8304C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  <w:lang w:val="en-US"/>
              </w:rPr>
              <w:t>ZDCI</w:t>
            </w:r>
            <w:r w:rsidRPr="00F8304C">
              <w:rPr>
                <w:rFonts w:ascii="Arial" w:hAnsi="Arial" w:cs="Arial"/>
                <w:sz w:val="20"/>
              </w:rPr>
              <w:t xml:space="preserve"> – Заявка на расценку ОДЦИ;</w:t>
            </w:r>
          </w:p>
          <w:p w14:paraId="7AB79B30" w14:textId="77777777" w:rsidR="00BF4B03" w:rsidRPr="00F8304C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  <w:lang w:val="en-US"/>
              </w:rPr>
              <w:t>ZSMR</w:t>
            </w:r>
            <w:r w:rsidRPr="00F8304C">
              <w:rPr>
                <w:rFonts w:ascii="Arial" w:hAnsi="Arial" w:cs="Arial"/>
                <w:sz w:val="20"/>
              </w:rPr>
              <w:t xml:space="preserve"> – Заявка на закупку услуг;</w:t>
            </w:r>
          </w:p>
          <w:p w14:paraId="65050416" w14:textId="65AEC0C1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  <w:lang w:val="en-US"/>
              </w:rPr>
              <w:t>ZUSP</w:t>
            </w:r>
            <w:r w:rsidRPr="00F8304C">
              <w:rPr>
                <w:rFonts w:ascii="Arial" w:hAnsi="Arial" w:cs="Arial"/>
                <w:sz w:val="20"/>
              </w:rPr>
              <w:t xml:space="preserve"> – Заявка услуг </w:t>
            </w:r>
            <w:r w:rsidRPr="00F8304C">
              <w:rPr>
                <w:rFonts w:ascii="Arial" w:hAnsi="Arial" w:cs="Arial"/>
                <w:sz w:val="20"/>
                <w:lang w:val="en-US"/>
              </w:rPr>
              <w:t>FS</w:t>
            </w:r>
            <w:r w:rsidRPr="00F8304C">
              <w:rPr>
                <w:rFonts w:ascii="Arial" w:hAnsi="Arial" w:cs="Arial"/>
                <w:sz w:val="20"/>
              </w:rPr>
              <w:t>-</w:t>
            </w:r>
            <w:r w:rsidRPr="00F8304C">
              <w:rPr>
                <w:rFonts w:ascii="Arial" w:hAnsi="Arial" w:cs="Arial"/>
                <w:sz w:val="20"/>
                <w:lang w:val="en-US"/>
              </w:rPr>
              <w:t>PER</w:t>
            </w:r>
            <w:r w:rsidRPr="00F8304C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643" w:type="pct"/>
          </w:tcPr>
          <w:p w14:paraId="0C7AB03D" w14:textId="592C9425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Запрос вида ZAZ «Лот закупки </w:t>
            </w:r>
            <w:r w:rsidRPr="00F8304C">
              <w:rPr>
                <w:rFonts w:ascii="Arial" w:hAnsi="Arial" w:cs="Arial"/>
                <w:sz w:val="20"/>
                <w:lang w:val="en-US"/>
              </w:rPr>
              <w:t>SMR</w:t>
            </w:r>
            <w:r w:rsidRPr="00F8304C">
              <w:rPr>
                <w:rFonts w:ascii="Arial" w:hAnsi="Arial" w:cs="Arial"/>
                <w:sz w:val="20"/>
              </w:rPr>
              <w:t>»</w:t>
            </w:r>
          </w:p>
        </w:tc>
        <w:tc>
          <w:tcPr>
            <w:tcW w:w="501" w:type="pct"/>
          </w:tcPr>
          <w:p w14:paraId="08ED20A9" w14:textId="01E46773" w:rsidR="00BF4B03" w:rsidRPr="00F8304C" w:rsidDel="00C25609" w:rsidRDefault="00C25609" w:rsidP="00BF4B03">
            <w:pPr>
              <w:jc w:val="left"/>
              <w:rPr>
                <w:del w:id="1122" w:author="ParamonovaEA" w:date="2021-03-29T10:10:00Z"/>
                <w:rFonts w:ascii="Arial" w:hAnsi="Arial" w:cs="Arial"/>
                <w:sz w:val="20"/>
              </w:rPr>
            </w:pPr>
            <w:ins w:id="1123" w:author="ParamonovaEA" w:date="2021-03-29T10:10:00Z">
              <w:r>
                <w:rPr>
                  <w:rFonts w:ascii="Arial" w:hAnsi="Arial" w:cs="Arial"/>
                  <w:sz w:val="20"/>
                </w:rPr>
                <w:t>Закупщик</w:t>
              </w:r>
            </w:ins>
            <w:del w:id="1124" w:author="ParamonovaEA" w:date="2021-03-29T10:10:00Z">
              <w:r w:rsidR="00BF4B03" w:rsidRPr="00F8304C" w:rsidDel="00C25609">
                <w:rPr>
                  <w:rFonts w:ascii="Arial" w:hAnsi="Arial" w:cs="Arial"/>
                  <w:sz w:val="20"/>
                </w:rPr>
                <w:delText>Закупщик УК;</w:delText>
              </w:r>
            </w:del>
          </w:p>
          <w:p w14:paraId="0C0AAC0B" w14:textId="77777777" w:rsidR="00BF4B03" w:rsidRPr="00F8304C" w:rsidDel="00C25609" w:rsidRDefault="00BF4B03" w:rsidP="00BF4B03">
            <w:pPr>
              <w:jc w:val="left"/>
              <w:rPr>
                <w:del w:id="1125" w:author="ParamonovaEA" w:date="2021-03-29T10:10:00Z"/>
                <w:rFonts w:ascii="Arial" w:hAnsi="Arial" w:cs="Arial"/>
                <w:sz w:val="20"/>
              </w:rPr>
            </w:pPr>
            <w:del w:id="1126" w:author="ParamonovaEA" w:date="2021-03-29T10:10:00Z">
              <w:r w:rsidRPr="00F8304C" w:rsidDel="00C25609">
                <w:rPr>
                  <w:rFonts w:ascii="Arial" w:hAnsi="Arial" w:cs="Arial"/>
                  <w:sz w:val="20"/>
                </w:rPr>
                <w:delText>Закупщик ПВ;</w:delText>
              </w:r>
            </w:del>
          </w:p>
          <w:p w14:paraId="1076E1C3" w14:textId="77777777" w:rsidR="00BF4B03" w:rsidRPr="00F8304C" w:rsidDel="00C25609" w:rsidRDefault="00BF4B03" w:rsidP="00BF4B03">
            <w:pPr>
              <w:jc w:val="left"/>
              <w:rPr>
                <w:del w:id="1127" w:author="ParamonovaEA" w:date="2021-03-29T10:10:00Z"/>
                <w:rFonts w:ascii="Arial" w:hAnsi="Arial" w:cs="Arial"/>
                <w:sz w:val="20"/>
              </w:rPr>
            </w:pPr>
            <w:del w:id="1128" w:author="ParamonovaEA" w:date="2021-03-29T10:10:00Z">
              <w:r w:rsidRPr="00F8304C" w:rsidDel="00C25609">
                <w:rPr>
                  <w:rFonts w:ascii="Arial" w:hAnsi="Arial" w:cs="Arial"/>
                  <w:sz w:val="20"/>
                </w:rPr>
                <w:delText>Закупщик ПЛ;</w:delText>
              </w:r>
            </w:del>
          </w:p>
          <w:p w14:paraId="3BBFBF6C" w14:textId="77777777" w:rsidR="00BF4B03" w:rsidRPr="00F8304C" w:rsidDel="00C25609" w:rsidRDefault="00BF4B03" w:rsidP="00BF4B03">
            <w:pPr>
              <w:jc w:val="left"/>
              <w:rPr>
                <w:del w:id="1129" w:author="ParamonovaEA" w:date="2021-03-29T10:10:00Z"/>
                <w:rFonts w:ascii="Arial" w:hAnsi="Arial" w:cs="Arial"/>
                <w:sz w:val="20"/>
              </w:rPr>
            </w:pPr>
            <w:del w:id="1130" w:author="ParamonovaEA" w:date="2021-03-29T10:10:00Z">
              <w:r w:rsidRPr="00F8304C" w:rsidDel="00C25609">
                <w:rPr>
                  <w:rFonts w:ascii="Arial" w:hAnsi="Arial" w:cs="Arial"/>
                  <w:sz w:val="20"/>
                </w:rPr>
                <w:delText>Закупщик ДРЗ.</w:delText>
              </w:r>
            </w:del>
          </w:p>
          <w:p w14:paraId="59C7CB62" w14:textId="77777777" w:rsidR="00BF4B03" w:rsidRPr="00BF4B03" w:rsidRDefault="00BF4B03" w:rsidP="00C25609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429" w:type="pct"/>
          </w:tcPr>
          <w:p w14:paraId="60D2436B" w14:textId="08417A40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BF4B03">
              <w:rPr>
                <w:rFonts w:ascii="Arial" w:hAnsi="Arial" w:cs="Arial"/>
                <w:sz w:val="20"/>
              </w:rPr>
              <w:t>Сценарий 2</w:t>
            </w:r>
          </w:p>
        </w:tc>
      </w:tr>
      <w:tr w:rsidR="00BF4B03" w14:paraId="2A80F22E" w14:textId="77777777" w:rsidTr="00F8304C">
        <w:tc>
          <w:tcPr>
            <w:tcW w:w="413" w:type="pct"/>
          </w:tcPr>
          <w:p w14:paraId="17907B40" w14:textId="227E72DE" w:rsidR="00BF4B03" w:rsidRPr="00BF4B03" w:rsidRDefault="00BF4B03" w:rsidP="00BF4B03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ПП-10.04.03.01.050</w:t>
            </w:r>
          </w:p>
        </w:tc>
        <w:tc>
          <w:tcPr>
            <w:tcW w:w="726" w:type="pct"/>
          </w:tcPr>
          <w:p w14:paraId="1CD50C89" w14:textId="6809717B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План долгосрочных закупочных процедур</w:t>
            </w:r>
          </w:p>
        </w:tc>
        <w:tc>
          <w:tcPr>
            <w:tcW w:w="429" w:type="pct"/>
            <w:shd w:val="clear" w:color="auto" w:fill="auto"/>
          </w:tcPr>
          <w:p w14:paraId="344EA5C8" w14:textId="4D537CC9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  <w:lang w:val="en-US"/>
              </w:rPr>
              <w:t xml:space="preserve">ME41 </w:t>
            </w:r>
            <w:r w:rsidRPr="00F8304C">
              <w:rPr>
                <w:rFonts w:ascii="Arial" w:hAnsi="Arial" w:cs="Arial"/>
                <w:sz w:val="20"/>
              </w:rPr>
              <w:t>«Создать запрос»</w:t>
            </w:r>
          </w:p>
        </w:tc>
        <w:tc>
          <w:tcPr>
            <w:tcW w:w="1859" w:type="pct"/>
          </w:tcPr>
          <w:p w14:paraId="16E70396" w14:textId="77777777" w:rsidR="00BF4B03" w:rsidRPr="00F8304C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План долгосрочных закупочных процедур</w:t>
            </w:r>
          </w:p>
          <w:p w14:paraId="483AC478" w14:textId="77777777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643" w:type="pct"/>
          </w:tcPr>
          <w:p w14:paraId="37815FCB" w14:textId="77777777" w:rsidR="00BF4B03" w:rsidRPr="00F8304C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Запросы вида: </w:t>
            </w:r>
          </w:p>
          <w:p w14:paraId="7944C177" w14:textId="77777777" w:rsidR="00BF4B03" w:rsidRPr="00F8304C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ZDP «Лот ПДЗП </w:t>
            </w:r>
            <w:r w:rsidRPr="00F8304C">
              <w:rPr>
                <w:rFonts w:ascii="Arial" w:hAnsi="Arial" w:cs="Arial"/>
                <w:sz w:val="20"/>
                <w:lang w:val="en-US"/>
              </w:rPr>
              <w:t>Ariba</w:t>
            </w:r>
            <w:r w:rsidRPr="00F8304C">
              <w:rPr>
                <w:rFonts w:ascii="Arial" w:hAnsi="Arial" w:cs="Arial"/>
                <w:sz w:val="20"/>
              </w:rPr>
              <w:t>»;</w:t>
            </w:r>
          </w:p>
          <w:p w14:paraId="11900F21" w14:textId="5DBEE073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  <w:lang w:val="en-US"/>
              </w:rPr>
              <w:t>ZDS</w:t>
            </w:r>
            <w:r w:rsidRPr="00F8304C">
              <w:rPr>
                <w:rFonts w:ascii="Arial" w:hAnsi="Arial" w:cs="Arial"/>
                <w:sz w:val="20"/>
              </w:rPr>
              <w:t xml:space="preserve"> «Лот ПДЗП </w:t>
            </w:r>
            <w:r w:rsidRPr="00F8304C">
              <w:rPr>
                <w:rFonts w:ascii="Arial" w:hAnsi="Arial" w:cs="Arial"/>
                <w:sz w:val="20"/>
                <w:lang w:val="en-US"/>
              </w:rPr>
              <w:t>SMR</w:t>
            </w:r>
            <w:r w:rsidRPr="00F8304C">
              <w:rPr>
                <w:rFonts w:ascii="Arial" w:hAnsi="Arial" w:cs="Arial"/>
                <w:sz w:val="20"/>
              </w:rPr>
              <w:t xml:space="preserve">». </w:t>
            </w:r>
          </w:p>
        </w:tc>
        <w:tc>
          <w:tcPr>
            <w:tcW w:w="501" w:type="pct"/>
          </w:tcPr>
          <w:p w14:paraId="7EB57D1B" w14:textId="77777777" w:rsidR="00BF4B03" w:rsidRPr="00F8304C" w:rsidDel="00C25609" w:rsidRDefault="00BF4B03" w:rsidP="00BF4B03">
            <w:pPr>
              <w:jc w:val="left"/>
              <w:rPr>
                <w:del w:id="1131" w:author="ParamonovaEA" w:date="2021-03-29T10:10:00Z"/>
                <w:rFonts w:ascii="Arial" w:hAnsi="Arial" w:cs="Arial"/>
                <w:sz w:val="20"/>
              </w:rPr>
            </w:pPr>
            <w:del w:id="1132" w:author="ParamonovaEA" w:date="2021-03-29T10:10:00Z">
              <w:r w:rsidRPr="00F8304C" w:rsidDel="00C25609">
                <w:rPr>
                  <w:rFonts w:ascii="Arial" w:hAnsi="Arial" w:cs="Arial"/>
                  <w:sz w:val="20"/>
                </w:rPr>
                <w:delText>Закупщик УК;</w:delText>
              </w:r>
            </w:del>
          </w:p>
          <w:p w14:paraId="138D7324" w14:textId="77777777" w:rsidR="00BF4B03" w:rsidRPr="00F8304C" w:rsidDel="00C25609" w:rsidRDefault="00BF4B03" w:rsidP="00BF4B03">
            <w:pPr>
              <w:jc w:val="left"/>
              <w:rPr>
                <w:del w:id="1133" w:author="ParamonovaEA" w:date="2021-03-29T10:10:00Z"/>
                <w:rFonts w:ascii="Arial" w:hAnsi="Arial" w:cs="Arial"/>
                <w:sz w:val="20"/>
              </w:rPr>
            </w:pPr>
            <w:del w:id="1134" w:author="ParamonovaEA" w:date="2021-03-29T10:10:00Z">
              <w:r w:rsidRPr="00F8304C" w:rsidDel="00C25609">
                <w:rPr>
                  <w:rFonts w:ascii="Arial" w:hAnsi="Arial" w:cs="Arial"/>
                  <w:sz w:val="20"/>
                </w:rPr>
                <w:delText>Закупщик ПВ;</w:delText>
              </w:r>
            </w:del>
          </w:p>
          <w:p w14:paraId="3486E925" w14:textId="77777777" w:rsidR="00BF4B03" w:rsidRPr="00F8304C" w:rsidDel="00C25609" w:rsidRDefault="00BF4B03" w:rsidP="00BF4B03">
            <w:pPr>
              <w:jc w:val="left"/>
              <w:rPr>
                <w:del w:id="1135" w:author="ParamonovaEA" w:date="2021-03-29T10:10:00Z"/>
                <w:rFonts w:ascii="Arial" w:hAnsi="Arial" w:cs="Arial"/>
                <w:sz w:val="20"/>
              </w:rPr>
            </w:pPr>
            <w:del w:id="1136" w:author="ParamonovaEA" w:date="2021-03-29T10:10:00Z">
              <w:r w:rsidRPr="00F8304C" w:rsidDel="00C25609">
                <w:rPr>
                  <w:rFonts w:ascii="Arial" w:hAnsi="Arial" w:cs="Arial"/>
                  <w:sz w:val="20"/>
                </w:rPr>
                <w:delText>Закупщик ПЛ;</w:delText>
              </w:r>
            </w:del>
          </w:p>
          <w:p w14:paraId="5EA12F2A" w14:textId="6013F8C7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del w:id="1137" w:author="ParamonovaEA" w:date="2021-03-29T10:10:00Z">
              <w:r w:rsidRPr="00F8304C" w:rsidDel="00C25609">
                <w:rPr>
                  <w:rFonts w:ascii="Arial" w:hAnsi="Arial" w:cs="Arial"/>
                  <w:sz w:val="20"/>
                </w:rPr>
                <w:delText>Закупщик ДРЗ.</w:delText>
              </w:r>
            </w:del>
            <w:ins w:id="1138" w:author="ParamonovaEA" w:date="2021-03-29T10:10:00Z">
              <w:r w:rsidR="00C25609">
                <w:rPr>
                  <w:rFonts w:ascii="Arial" w:hAnsi="Arial" w:cs="Arial"/>
                  <w:sz w:val="20"/>
                </w:rPr>
                <w:t>Закупщик</w:t>
              </w:r>
            </w:ins>
          </w:p>
        </w:tc>
        <w:tc>
          <w:tcPr>
            <w:tcW w:w="429" w:type="pct"/>
          </w:tcPr>
          <w:p w14:paraId="689B57B7" w14:textId="5AECDB5F" w:rsidR="00BF4B03" w:rsidRPr="00BF4B03" w:rsidRDefault="00BF4B03" w:rsidP="00BF4B03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</w:tbl>
    <w:p w14:paraId="5C6BD5A4" w14:textId="77777777" w:rsidR="00F8327D" w:rsidRDefault="00F8327D" w:rsidP="00BC2E20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</w:p>
    <w:p w14:paraId="0E0CF94E" w14:textId="6976DCD7" w:rsidR="00C9438A" w:rsidRPr="00BA667C" w:rsidRDefault="00C9438A" w:rsidP="00C9438A">
      <w:pPr>
        <w:pStyle w:val="4"/>
        <w:rPr>
          <w:b/>
          <w:i w:val="0"/>
          <w:sz w:val="24"/>
          <w:szCs w:val="24"/>
        </w:rPr>
      </w:pPr>
      <w:r w:rsidRPr="003E1B38">
        <w:rPr>
          <w:b/>
          <w:i w:val="0"/>
          <w:caps w:val="0"/>
          <w:sz w:val="24"/>
          <w:szCs w:val="24"/>
        </w:rPr>
        <w:t>ПП-10.04.</w:t>
      </w:r>
      <w:r>
        <w:rPr>
          <w:b/>
          <w:i w:val="0"/>
          <w:caps w:val="0"/>
          <w:sz w:val="24"/>
          <w:szCs w:val="24"/>
        </w:rPr>
        <w:t>03.01.</w:t>
      </w:r>
      <w:r w:rsidRPr="003E1B38">
        <w:rPr>
          <w:b/>
          <w:i w:val="0"/>
          <w:caps w:val="0"/>
          <w:sz w:val="24"/>
          <w:szCs w:val="24"/>
        </w:rPr>
        <w:t>0</w:t>
      </w:r>
      <w:r>
        <w:rPr>
          <w:b/>
          <w:i w:val="0"/>
          <w:caps w:val="0"/>
          <w:sz w:val="24"/>
          <w:szCs w:val="24"/>
        </w:rPr>
        <w:t>60</w:t>
      </w:r>
      <w:r>
        <w:rPr>
          <w:rFonts w:cs="Arial"/>
        </w:rPr>
        <w:t xml:space="preserve"> </w:t>
      </w:r>
      <w:r>
        <w:rPr>
          <w:b/>
          <w:i w:val="0"/>
          <w:caps w:val="0"/>
          <w:sz w:val="24"/>
          <w:szCs w:val="24"/>
        </w:rPr>
        <w:t>Проведение закупочных процедур</w:t>
      </w:r>
      <w:r w:rsidRPr="00C9438A">
        <w:rPr>
          <w:b/>
          <w:i w:val="0"/>
          <w:caps w:val="0"/>
          <w:sz w:val="24"/>
          <w:szCs w:val="24"/>
        </w:rPr>
        <w:t>.</w:t>
      </w:r>
    </w:p>
    <w:p w14:paraId="22C4D6B7" w14:textId="32969515" w:rsidR="00C9438A" w:rsidRDefault="00C9438A" w:rsidP="00C9438A">
      <w:pPr>
        <w:spacing w:after="240" w:line="276" w:lineRule="auto"/>
        <w:ind w:firstLine="567"/>
        <w:rPr>
          <w:rFonts w:ascii="Arial" w:hAnsi="Arial" w:cs="Arial"/>
        </w:rPr>
      </w:pPr>
    </w:p>
    <w:p w14:paraId="55E2099D" w14:textId="08393600" w:rsidR="00C9438A" w:rsidRDefault="00C9438A" w:rsidP="00C9438A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Закупочные процедуры проводятся в соответствии с положениями </w:t>
      </w:r>
      <w:r w:rsidR="000531B9">
        <w:rPr>
          <w:rFonts w:ascii="Arial" w:hAnsi="Arial" w:cs="Arial"/>
        </w:rPr>
        <w:t>регламента</w:t>
      </w:r>
      <w:r>
        <w:rPr>
          <w:rFonts w:ascii="Arial" w:hAnsi="Arial" w:cs="Arial"/>
        </w:rPr>
        <w:t xml:space="preserve"> </w:t>
      </w:r>
      <w:r w:rsidR="00E04EB2">
        <w:rPr>
          <w:rFonts w:ascii="Arial" w:hAnsi="Arial" w:cs="Arial"/>
        </w:rPr>
        <w:t>«</w:t>
      </w:r>
      <w:r w:rsidRPr="00C9438A">
        <w:rPr>
          <w:rFonts w:ascii="Arial" w:hAnsi="Arial" w:cs="Arial"/>
        </w:rPr>
        <w:t>Временный регламент Выполнение закупки и заключение договора</w:t>
      </w:r>
      <w:r w:rsidR="00E04EB2">
        <w:rPr>
          <w:rFonts w:ascii="Arial" w:hAnsi="Arial" w:cs="Arial"/>
        </w:rPr>
        <w:t>»</w:t>
      </w:r>
      <w:r w:rsidRPr="00C9438A">
        <w:rPr>
          <w:rFonts w:ascii="Arial" w:hAnsi="Arial" w:cs="Arial"/>
        </w:rPr>
        <w:t xml:space="preserve">. </w:t>
      </w:r>
    </w:p>
    <w:p w14:paraId="2D918E43" w14:textId="77777777" w:rsidR="00830CAA" w:rsidRPr="00F8304C" w:rsidRDefault="00830CAA" w:rsidP="00830CAA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По результатам проведения закупочной процедуры из системы взаимодействия с поставщиками в систему </w:t>
      </w:r>
      <w:r w:rsidRPr="00F8304C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Pr="00F8304C">
        <w:rPr>
          <w:rFonts w:ascii="Arial" w:hAnsi="Arial" w:cs="Arial"/>
          <w:lang w:val="en-US"/>
        </w:rPr>
        <w:t>S</w:t>
      </w:r>
      <w:r w:rsidRPr="00F8304C">
        <w:rPr>
          <w:rFonts w:ascii="Arial" w:hAnsi="Arial" w:cs="Arial"/>
        </w:rPr>
        <w:t>/4</w:t>
      </w:r>
      <w:r w:rsidRPr="00F8304C">
        <w:rPr>
          <w:rFonts w:ascii="Arial" w:hAnsi="Arial" w:cs="Arial"/>
          <w:lang w:val="en-US"/>
        </w:rPr>
        <w:t>HANA</w:t>
      </w:r>
      <w:r w:rsidRPr="00F8304C">
        <w:rPr>
          <w:rFonts w:ascii="Arial" w:hAnsi="Arial" w:cs="Arial"/>
        </w:rPr>
        <w:t xml:space="preserve"> автоматически передаются результаты закупочных процедур (разработка ММ107 «Загрузка результатов тендера из Ariba в отдельный промежуточный объект или таблицу на стороне ERP»). </w:t>
      </w:r>
    </w:p>
    <w:p w14:paraId="440B7708" w14:textId="5C503347" w:rsidR="00830CAA" w:rsidRPr="00F8304C" w:rsidRDefault="00830CAA" w:rsidP="00830CAA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>Результаты процедур для заявок, загруженных из системы АСБНУ, автоматически выгружаются в систему 1С (АСБНУ) для формирования спецификаций (</w:t>
      </w:r>
      <w:r w:rsidR="009435AC">
        <w:rPr>
          <w:rFonts w:ascii="Arial" w:hAnsi="Arial" w:cs="Arial"/>
        </w:rPr>
        <w:t>ФС</w:t>
      </w:r>
      <w:r w:rsidRPr="00F8304C">
        <w:rPr>
          <w:rFonts w:ascii="Arial" w:hAnsi="Arial" w:cs="Arial"/>
        </w:rPr>
        <w:t xml:space="preserve"> ММ104-02 «Интерфейс ERP – АСБНУ. Выгрузка результатов закупочных процедур.»). </w:t>
      </w:r>
      <w:r w:rsidR="009435AC">
        <w:rPr>
          <w:rFonts w:ascii="Arial" w:hAnsi="Arial" w:cs="Arial"/>
        </w:rPr>
        <w:t xml:space="preserve">Выгрузка результатов процедур в АСУ МТО из </w:t>
      </w:r>
      <w:r w:rsidR="009435AC">
        <w:rPr>
          <w:rFonts w:ascii="Arial" w:hAnsi="Arial" w:cs="Arial"/>
          <w:lang w:val="en-US"/>
        </w:rPr>
        <w:t>S</w:t>
      </w:r>
      <w:r w:rsidR="009435AC" w:rsidRPr="00F8304C">
        <w:rPr>
          <w:rFonts w:ascii="Arial" w:hAnsi="Arial" w:cs="Arial"/>
        </w:rPr>
        <w:t xml:space="preserve">/4 </w:t>
      </w:r>
      <w:r w:rsidR="009435AC">
        <w:rPr>
          <w:rFonts w:ascii="Arial" w:hAnsi="Arial" w:cs="Arial"/>
        </w:rPr>
        <w:t>не выполняется (ФС ММ104-02).</w:t>
      </w:r>
    </w:p>
    <w:p w14:paraId="06E24DD1" w14:textId="77777777" w:rsidR="00830CAA" w:rsidRPr="00F8304C" w:rsidRDefault="00830CAA" w:rsidP="00830CAA">
      <w:pPr>
        <w:pStyle w:val="a8"/>
        <w:spacing w:line="276" w:lineRule="auto"/>
        <w:ind w:firstLine="567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В </w:t>
      </w:r>
      <w:r w:rsidRPr="00F8304C">
        <w:rPr>
          <w:rFonts w:ascii="Arial" w:hAnsi="Arial" w:cs="Arial"/>
          <w:lang w:val="en-US"/>
        </w:rPr>
        <w:t>S</w:t>
      </w:r>
      <w:r w:rsidRPr="00F8304C">
        <w:rPr>
          <w:rFonts w:ascii="Arial" w:hAnsi="Arial" w:cs="Arial"/>
        </w:rPr>
        <w:t>/4 не выполняется загрузка результатов закупочных процедур для:</w:t>
      </w:r>
    </w:p>
    <w:p w14:paraId="32D01196" w14:textId="77777777" w:rsidR="00830CAA" w:rsidRPr="00F8304C" w:rsidRDefault="00830CAA" w:rsidP="00830CAA">
      <w:pPr>
        <w:pStyle w:val="a8"/>
        <w:numPr>
          <w:ilvl w:val="0"/>
          <w:numId w:val="73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Лоты вида </w:t>
      </w:r>
      <w:r w:rsidRPr="00F8304C">
        <w:rPr>
          <w:rFonts w:ascii="Arial" w:hAnsi="Arial" w:cs="Arial"/>
          <w:lang w:val="en-US"/>
        </w:rPr>
        <w:t>ZDP</w:t>
      </w:r>
      <w:r w:rsidRPr="00F8304C">
        <w:rPr>
          <w:rFonts w:ascii="Arial" w:hAnsi="Arial" w:cs="Arial"/>
        </w:rPr>
        <w:t xml:space="preserve"> «Лот ПДЗП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>»;</w:t>
      </w:r>
    </w:p>
    <w:p w14:paraId="733F65FB" w14:textId="7BEE4E66" w:rsidR="00830CAA" w:rsidRPr="00F8304C" w:rsidRDefault="009435AC" w:rsidP="00830CAA">
      <w:pPr>
        <w:pStyle w:val="a8"/>
        <w:numPr>
          <w:ilvl w:val="0"/>
          <w:numId w:val="73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Лоты или позиции лотов,</w:t>
      </w:r>
      <w:r w:rsidR="00830CAA" w:rsidRPr="00F8304C">
        <w:rPr>
          <w:rFonts w:ascii="Arial" w:hAnsi="Arial" w:cs="Arial"/>
        </w:rPr>
        <w:t xml:space="preserve"> созданные напрямую в </w:t>
      </w:r>
      <w:r w:rsidR="00830CAA" w:rsidRPr="00F8304C">
        <w:rPr>
          <w:rFonts w:ascii="Arial" w:hAnsi="Arial" w:cs="Arial"/>
          <w:lang w:val="en-US"/>
        </w:rPr>
        <w:t>SAP</w:t>
      </w:r>
      <w:r w:rsidR="00830CAA" w:rsidRPr="00F8304C">
        <w:rPr>
          <w:rFonts w:ascii="Arial" w:hAnsi="Arial" w:cs="Arial"/>
        </w:rPr>
        <w:t xml:space="preserve"> </w:t>
      </w:r>
      <w:r w:rsidR="00830CAA" w:rsidRPr="00F8304C">
        <w:rPr>
          <w:rFonts w:ascii="Arial" w:hAnsi="Arial" w:cs="Arial"/>
          <w:lang w:val="en-US"/>
        </w:rPr>
        <w:t>Ariba</w:t>
      </w:r>
      <w:r w:rsidR="00830CAA" w:rsidRPr="00F8304C">
        <w:rPr>
          <w:rFonts w:ascii="Arial" w:hAnsi="Arial" w:cs="Arial"/>
        </w:rPr>
        <w:t>;</w:t>
      </w:r>
    </w:p>
    <w:p w14:paraId="62383AC1" w14:textId="77777777" w:rsidR="00830CAA" w:rsidRPr="00F8304C" w:rsidRDefault="00830CAA" w:rsidP="00830CAA">
      <w:pPr>
        <w:pStyle w:val="a8"/>
        <w:numPr>
          <w:ilvl w:val="0"/>
          <w:numId w:val="73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Лоты, содержащие только работы или услуги.</w:t>
      </w:r>
    </w:p>
    <w:p w14:paraId="2232DF99" w14:textId="410E47F8" w:rsidR="00830CAA" w:rsidRPr="00B31DA4" w:rsidRDefault="00830CAA" w:rsidP="00830CAA">
      <w:pPr>
        <w:pStyle w:val="a8"/>
        <w:spacing w:line="276" w:lineRule="auto"/>
        <w:ind w:firstLine="567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lastRenderedPageBreak/>
        <w:t xml:space="preserve">Создание последующих документов для таких закупочных процедур, при необходимости, выполняется вручную закупщиком или менеджером по сопровождению договоров в </w:t>
      </w:r>
      <w:r w:rsidRPr="00F8304C">
        <w:rPr>
          <w:rFonts w:ascii="Arial" w:hAnsi="Arial" w:cs="Arial"/>
          <w:lang w:val="en-US"/>
        </w:rPr>
        <w:t>S</w:t>
      </w:r>
      <w:r w:rsidR="009435AC">
        <w:rPr>
          <w:rFonts w:ascii="Arial" w:hAnsi="Arial" w:cs="Arial"/>
        </w:rPr>
        <w:t>/4 или АСБНУ.</w:t>
      </w:r>
    </w:p>
    <w:p w14:paraId="12A408FD" w14:textId="056A06BD" w:rsidR="009A2AC5" w:rsidRDefault="007168DB" w:rsidP="00547555">
      <w:pPr>
        <w:pStyle w:val="a8"/>
        <w:spacing w:line="276" w:lineRule="auto"/>
        <w:ind w:firstLine="567"/>
        <w:jc w:val="left"/>
        <w:rPr>
          <w:rFonts w:ascii="Arial" w:hAnsi="Arial" w:cs="Arial"/>
        </w:rPr>
      </w:pPr>
      <w:r w:rsidRPr="007168DB">
        <w:rPr>
          <w:rFonts w:ascii="Arial" w:hAnsi="Arial" w:cs="Arial"/>
        </w:rPr>
        <w:t xml:space="preserve">Для закупочных процедур, проходящих вне системы </w:t>
      </w:r>
      <w:r>
        <w:rPr>
          <w:rFonts w:ascii="Arial" w:hAnsi="Arial" w:cs="Arial"/>
        </w:rPr>
        <w:t>взаимодействия с поставщиком</w:t>
      </w:r>
      <w:r w:rsidRPr="007168DB">
        <w:rPr>
          <w:rFonts w:ascii="Arial" w:hAnsi="Arial" w:cs="Arial"/>
        </w:rPr>
        <w:t xml:space="preserve">, закупщик оповещает менеджера по сопровождению договора о необходимости заключения договора, </w:t>
      </w:r>
      <w:r w:rsidR="00DA3D36">
        <w:rPr>
          <w:rFonts w:ascii="Arial" w:hAnsi="Arial" w:cs="Arial"/>
        </w:rPr>
        <w:t>путём создания в СЭД служебной записки с прикрепленным пакетом документов (в случае если закупщик и менеджер по сопровождению договора являются разными со</w:t>
      </w:r>
      <w:r w:rsidR="008870D1">
        <w:rPr>
          <w:rFonts w:ascii="Arial" w:hAnsi="Arial" w:cs="Arial"/>
        </w:rPr>
        <w:t>трудниками)</w:t>
      </w:r>
      <w:r w:rsidR="00965E38">
        <w:rPr>
          <w:rFonts w:ascii="Arial" w:hAnsi="Arial" w:cs="Arial"/>
        </w:rPr>
        <w:t>.</w:t>
      </w:r>
      <w:r w:rsidR="008870D1">
        <w:rPr>
          <w:rFonts w:ascii="Arial" w:hAnsi="Arial" w:cs="Arial"/>
        </w:rPr>
        <w:t xml:space="preserve"> </w:t>
      </w:r>
      <w:r w:rsidR="00965E38">
        <w:rPr>
          <w:rFonts w:ascii="Arial" w:hAnsi="Arial" w:cs="Arial"/>
        </w:rPr>
        <w:t xml:space="preserve">Требуемые </w:t>
      </w:r>
      <w:r>
        <w:rPr>
          <w:rFonts w:ascii="Arial" w:hAnsi="Arial" w:cs="Arial"/>
        </w:rPr>
        <w:t xml:space="preserve">документы описаны во </w:t>
      </w:r>
      <w:r w:rsidRPr="007168DB">
        <w:rPr>
          <w:rFonts w:ascii="Arial" w:hAnsi="Arial" w:cs="Arial"/>
        </w:rPr>
        <w:t>Временн</w:t>
      </w:r>
      <w:r>
        <w:rPr>
          <w:rFonts w:ascii="Arial" w:hAnsi="Arial" w:cs="Arial"/>
        </w:rPr>
        <w:t>ом</w:t>
      </w:r>
      <w:r w:rsidRPr="007168DB">
        <w:rPr>
          <w:rFonts w:ascii="Arial" w:hAnsi="Arial" w:cs="Arial"/>
        </w:rPr>
        <w:t xml:space="preserve"> регламент</w:t>
      </w:r>
      <w:r>
        <w:rPr>
          <w:rFonts w:ascii="Arial" w:hAnsi="Arial" w:cs="Arial"/>
        </w:rPr>
        <w:t>е</w:t>
      </w:r>
      <w:r w:rsidRPr="007168DB">
        <w:rPr>
          <w:rFonts w:ascii="Arial" w:hAnsi="Arial" w:cs="Arial"/>
        </w:rPr>
        <w:t xml:space="preserve"> выполнения закупки и заключения договор</w:t>
      </w:r>
      <w:r>
        <w:rPr>
          <w:rFonts w:ascii="Arial" w:hAnsi="Arial" w:cs="Arial"/>
        </w:rPr>
        <w:t>а</w:t>
      </w:r>
      <w:r w:rsidR="00965E38">
        <w:rPr>
          <w:rFonts w:ascii="Arial" w:hAnsi="Arial" w:cs="Arial"/>
        </w:rPr>
        <w:t>.</w:t>
      </w:r>
      <w:r w:rsidR="00180BF3">
        <w:rPr>
          <w:rFonts w:ascii="Arial" w:hAnsi="Arial" w:cs="Arial"/>
        </w:rPr>
        <w:t xml:space="preserve"> </w:t>
      </w:r>
    </w:p>
    <w:p w14:paraId="47918FB9" w14:textId="4BAFC4F1" w:rsidR="007168DB" w:rsidRPr="00DC3985" w:rsidRDefault="007168DB" w:rsidP="007168DB">
      <w:pPr>
        <w:pStyle w:val="a8"/>
        <w:jc w:val="righ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Т</w:t>
      </w:r>
      <w:r w:rsidRPr="00DC3985">
        <w:rPr>
          <w:rFonts w:ascii="Arial" w:hAnsi="Arial" w:cs="Arial"/>
          <w:b/>
          <w:sz w:val="22"/>
        </w:rPr>
        <w:t xml:space="preserve">аблица </w:t>
      </w:r>
      <w:r w:rsidRPr="00DC3985">
        <w:rPr>
          <w:rFonts w:ascii="Arial" w:hAnsi="Arial" w:cs="Arial"/>
          <w:b/>
          <w:sz w:val="22"/>
        </w:rPr>
        <w:fldChar w:fldCharType="begin"/>
      </w:r>
      <w:r w:rsidRPr="00DC3985">
        <w:rPr>
          <w:rFonts w:ascii="Arial" w:hAnsi="Arial" w:cs="Arial"/>
          <w:b/>
          <w:sz w:val="22"/>
        </w:rPr>
        <w:instrText xml:space="preserve"> SEQ Таблица \* ARABIC </w:instrText>
      </w:r>
      <w:r w:rsidRPr="00DC3985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18</w:t>
      </w:r>
      <w:r w:rsidRPr="00DC3985">
        <w:rPr>
          <w:rFonts w:ascii="Arial" w:hAnsi="Arial" w:cs="Arial"/>
          <w:b/>
          <w:sz w:val="22"/>
        </w:rPr>
        <w:fldChar w:fldCharType="end"/>
      </w:r>
      <w:r>
        <w:rPr>
          <w:rFonts w:ascii="Arial" w:hAnsi="Arial" w:cs="Arial"/>
          <w:b/>
          <w:sz w:val="22"/>
        </w:rPr>
        <w:t>. Описание шага «Проведение закупочных процедур»</w:t>
      </w:r>
    </w:p>
    <w:tbl>
      <w:tblPr>
        <w:tblW w:w="486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8"/>
        <w:gridCol w:w="1437"/>
        <w:gridCol w:w="850"/>
        <w:gridCol w:w="1700"/>
        <w:gridCol w:w="2693"/>
        <w:gridCol w:w="1276"/>
        <w:gridCol w:w="1133"/>
      </w:tblGrid>
      <w:tr w:rsidR="007168DB" w:rsidRPr="00F94454" w14:paraId="5DB89FC6" w14:textId="77777777" w:rsidTr="004322A8">
        <w:trPr>
          <w:cantSplit/>
          <w:trHeight w:val="397"/>
          <w:tblHeader/>
        </w:trPr>
        <w:tc>
          <w:tcPr>
            <w:tcW w:w="413" w:type="pct"/>
            <w:shd w:val="clear" w:color="auto" w:fill="FFC000"/>
            <w:vAlign w:val="center"/>
          </w:tcPr>
          <w:p w14:paraId="36438992" w14:textId="77777777" w:rsidR="007168DB" w:rsidRPr="00D36A72" w:rsidRDefault="007168DB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725" w:type="pct"/>
            <w:shd w:val="clear" w:color="auto" w:fill="FFC000"/>
            <w:vAlign w:val="center"/>
          </w:tcPr>
          <w:p w14:paraId="580165F4" w14:textId="77777777" w:rsidR="007168DB" w:rsidRDefault="007168DB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29" w:type="pct"/>
            <w:shd w:val="clear" w:color="auto" w:fill="FFC000"/>
            <w:vAlign w:val="center"/>
          </w:tcPr>
          <w:p w14:paraId="48B11928" w14:textId="6555FD73" w:rsidR="007168DB" w:rsidRPr="00694AA2" w:rsidRDefault="007168DB" w:rsidP="004322A8">
            <w:pPr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858" w:type="pct"/>
            <w:shd w:val="clear" w:color="auto" w:fill="FFC000"/>
            <w:vAlign w:val="center"/>
          </w:tcPr>
          <w:p w14:paraId="4D1EF35D" w14:textId="77777777" w:rsidR="007168DB" w:rsidRDefault="007168DB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1359" w:type="pct"/>
            <w:shd w:val="clear" w:color="auto" w:fill="FFC000"/>
            <w:vAlign w:val="center"/>
          </w:tcPr>
          <w:p w14:paraId="376B1CD7" w14:textId="77777777" w:rsidR="007168DB" w:rsidRDefault="007168DB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644" w:type="pct"/>
            <w:shd w:val="clear" w:color="auto" w:fill="FFC000"/>
            <w:vAlign w:val="center"/>
          </w:tcPr>
          <w:p w14:paraId="233E26B8" w14:textId="77777777" w:rsidR="007168DB" w:rsidRDefault="007168DB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  <w:tc>
          <w:tcPr>
            <w:tcW w:w="572" w:type="pct"/>
            <w:shd w:val="clear" w:color="auto" w:fill="FFC000"/>
          </w:tcPr>
          <w:p w14:paraId="226026AE" w14:textId="77777777" w:rsidR="007168DB" w:rsidRDefault="007168DB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Актуально для сценария </w:t>
            </w:r>
          </w:p>
        </w:tc>
      </w:tr>
      <w:tr w:rsidR="003C4FB6" w14:paraId="742FF350" w14:textId="77777777" w:rsidTr="004322A8">
        <w:trPr>
          <w:cantSplit/>
          <w:trHeight w:val="2631"/>
        </w:trPr>
        <w:tc>
          <w:tcPr>
            <w:tcW w:w="413" w:type="pct"/>
          </w:tcPr>
          <w:p w14:paraId="0ED66279" w14:textId="4F913569" w:rsidR="003C4FB6" w:rsidRPr="003C4FB6" w:rsidRDefault="003C4FB6" w:rsidP="003C4FB6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ПП-10.04.03.01.060</w:t>
            </w:r>
          </w:p>
        </w:tc>
        <w:tc>
          <w:tcPr>
            <w:tcW w:w="725" w:type="pct"/>
          </w:tcPr>
          <w:p w14:paraId="12B9EDC4" w14:textId="77777777" w:rsidR="003C4FB6" w:rsidRPr="00F8304C" w:rsidRDefault="003C4FB6" w:rsidP="003C4FB6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Лоты созданы либо Решение о выборе победителя не принято</w:t>
            </w:r>
          </w:p>
          <w:p w14:paraId="2AD50500" w14:textId="77777777" w:rsidR="003C4FB6" w:rsidRPr="003C4FB6" w:rsidRDefault="003C4FB6" w:rsidP="003C4FB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429" w:type="pct"/>
            <w:shd w:val="clear" w:color="auto" w:fill="auto"/>
          </w:tcPr>
          <w:p w14:paraId="492D8A18" w14:textId="29A8EBBC" w:rsidR="003C4FB6" w:rsidRPr="003C4FB6" w:rsidRDefault="003C4FB6" w:rsidP="003C4FB6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F8304C">
              <w:rPr>
                <w:rFonts w:ascii="Arial" w:hAnsi="Arial" w:cs="Arial"/>
                <w:sz w:val="20"/>
                <w:lang w:val="en-US"/>
              </w:rPr>
              <w:t>SAP Ariba</w:t>
            </w:r>
          </w:p>
        </w:tc>
        <w:tc>
          <w:tcPr>
            <w:tcW w:w="858" w:type="pct"/>
          </w:tcPr>
          <w:p w14:paraId="47E42D4E" w14:textId="77777777" w:rsidR="003C4FB6" w:rsidRPr="00F8304C" w:rsidRDefault="003C4FB6" w:rsidP="003C4FB6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Запросы (лоты) видов </w:t>
            </w:r>
            <w:r w:rsidRPr="00F8304C">
              <w:rPr>
                <w:rFonts w:ascii="Arial" w:hAnsi="Arial" w:cs="Arial"/>
                <w:sz w:val="20"/>
                <w:lang w:val="en-US"/>
              </w:rPr>
              <w:t>ZAN</w:t>
            </w:r>
            <w:r w:rsidRPr="00F8304C">
              <w:rPr>
                <w:rFonts w:ascii="Arial" w:hAnsi="Arial" w:cs="Arial"/>
                <w:sz w:val="20"/>
              </w:rPr>
              <w:t xml:space="preserve"> «Лот закупки </w:t>
            </w:r>
            <w:r w:rsidRPr="00F8304C">
              <w:rPr>
                <w:rFonts w:ascii="Arial" w:hAnsi="Arial" w:cs="Arial"/>
                <w:sz w:val="20"/>
                <w:lang w:val="en-US"/>
              </w:rPr>
              <w:t>Ariba</w:t>
            </w:r>
            <w:r w:rsidRPr="00F8304C">
              <w:rPr>
                <w:rFonts w:ascii="Arial" w:hAnsi="Arial" w:cs="Arial"/>
                <w:sz w:val="20"/>
              </w:rPr>
              <w:t xml:space="preserve">» и </w:t>
            </w:r>
            <w:r w:rsidRPr="00F8304C">
              <w:rPr>
                <w:rFonts w:ascii="Arial" w:hAnsi="Arial" w:cs="Arial"/>
                <w:sz w:val="20"/>
                <w:lang w:val="en-US"/>
              </w:rPr>
              <w:t>ZDP</w:t>
            </w:r>
            <w:r w:rsidRPr="00F8304C">
              <w:rPr>
                <w:rFonts w:ascii="Arial" w:hAnsi="Arial" w:cs="Arial"/>
                <w:sz w:val="20"/>
              </w:rPr>
              <w:t xml:space="preserve"> «Лот закупки ПДЗП </w:t>
            </w:r>
            <w:r w:rsidRPr="00F8304C">
              <w:rPr>
                <w:rFonts w:ascii="Arial" w:hAnsi="Arial" w:cs="Arial"/>
                <w:sz w:val="20"/>
                <w:lang w:val="en-US"/>
              </w:rPr>
              <w:t>Ariba</w:t>
            </w:r>
            <w:r w:rsidRPr="00F8304C">
              <w:rPr>
                <w:rFonts w:ascii="Arial" w:hAnsi="Arial" w:cs="Arial"/>
                <w:sz w:val="20"/>
              </w:rPr>
              <w:t>»</w:t>
            </w:r>
          </w:p>
          <w:p w14:paraId="55A4CDA2" w14:textId="77777777" w:rsidR="003C4FB6" w:rsidRPr="003C4FB6" w:rsidRDefault="003C4FB6" w:rsidP="003C4FB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59" w:type="pct"/>
          </w:tcPr>
          <w:p w14:paraId="48BCD5CE" w14:textId="77777777" w:rsidR="003C4FB6" w:rsidRPr="00F8304C" w:rsidRDefault="003C4FB6" w:rsidP="003C4FB6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Матрица оценки</w:t>
            </w:r>
          </w:p>
          <w:p w14:paraId="0F6308D2" w14:textId="77777777" w:rsidR="003C4FB6" w:rsidRPr="00F8304C" w:rsidRDefault="003C4FB6" w:rsidP="003C4FB6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Коммерческая часть предложения</w:t>
            </w:r>
          </w:p>
          <w:p w14:paraId="6556109E" w14:textId="77777777" w:rsidR="003C4FB6" w:rsidRPr="00F8304C" w:rsidRDefault="003C4FB6" w:rsidP="003C4FB6">
            <w:pPr>
              <w:jc w:val="left"/>
              <w:rPr>
                <w:rFonts w:ascii="Arial" w:hAnsi="Arial" w:cs="Arial"/>
                <w:sz w:val="20"/>
              </w:rPr>
            </w:pPr>
          </w:p>
          <w:p w14:paraId="2E71AADA" w14:textId="10234BAD" w:rsidR="003C4FB6" w:rsidRPr="003C4FB6" w:rsidRDefault="003C4FB6" w:rsidP="003C4FB6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Результат закупочной процедуры, загруженный в </w:t>
            </w:r>
            <w:r w:rsidRPr="00F8304C">
              <w:rPr>
                <w:rFonts w:ascii="Arial" w:hAnsi="Arial" w:cs="Arial"/>
                <w:sz w:val="20"/>
                <w:lang w:val="en-US"/>
              </w:rPr>
              <w:t>S</w:t>
            </w:r>
            <w:r w:rsidRPr="00F8304C">
              <w:rPr>
                <w:rFonts w:ascii="Arial" w:hAnsi="Arial" w:cs="Arial"/>
                <w:sz w:val="20"/>
              </w:rPr>
              <w:t>/4</w:t>
            </w:r>
          </w:p>
        </w:tc>
        <w:tc>
          <w:tcPr>
            <w:tcW w:w="644" w:type="pct"/>
          </w:tcPr>
          <w:p w14:paraId="21439212" w14:textId="77777777" w:rsidR="003C4FB6" w:rsidRPr="00F8304C" w:rsidRDefault="003C4FB6" w:rsidP="003C4FB6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Проведение процедур в </w:t>
            </w:r>
            <w:r w:rsidRPr="00F8304C">
              <w:rPr>
                <w:rFonts w:ascii="Arial" w:hAnsi="Arial" w:cs="Arial"/>
                <w:sz w:val="20"/>
                <w:lang w:val="en-US"/>
              </w:rPr>
              <w:t>SAP</w:t>
            </w:r>
            <w:r w:rsidRPr="00F8304C">
              <w:rPr>
                <w:rFonts w:ascii="Arial" w:hAnsi="Arial" w:cs="Arial"/>
                <w:sz w:val="20"/>
              </w:rPr>
              <w:t xml:space="preserve"> </w:t>
            </w:r>
            <w:r w:rsidRPr="00F8304C">
              <w:rPr>
                <w:rFonts w:ascii="Arial" w:hAnsi="Arial" w:cs="Arial"/>
                <w:sz w:val="20"/>
                <w:lang w:val="en-US"/>
              </w:rPr>
              <w:t>Ariba</w:t>
            </w:r>
            <w:r w:rsidRPr="00F8304C">
              <w:rPr>
                <w:rFonts w:ascii="Arial" w:hAnsi="Arial" w:cs="Arial"/>
                <w:sz w:val="20"/>
              </w:rPr>
              <w:t xml:space="preserve">: </w:t>
            </w:r>
          </w:p>
          <w:p w14:paraId="3847714A" w14:textId="77777777" w:rsidR="003C4FB6" w:rsidRPr="00F8304C" w:rsidDel="00C25609" w:rsidRDefault="003C4FB6" w:rsidP="003C4FB6">
            <w:pPr>
              <w:jc w:val="left"/>
              <w:rPr>
                <w:del w:id="1139" w:author="ParamonovaEA" w:date="2021-03-29T10:10:00Z"/>
                <w:rFonts w:ascii="Arial" w:hAnsi="Arial" w:cs="Arial"/>
                <w:sz w:val="20"/>
              </w:rPr>
            </w:pPr>
            <w:del w:id="1140" w:author="ParamonovaEA" w:date="2021-03-29T10:10:00Z">
              <w:r w:rsidRPr="00F8304C" w:rsidDel="00C25609">
                <w:rPr>
                  <w:rFonts w:ascii="Arial" w:hAnsi="Arial" w:cs="Arial"/>
                  <w:sz w:val="20"/>
                </w:rPr>
                <w:delText>Закупщик УК;</w:delText>
              </w:r>
            </w:del>
          </w:p>
          <w:p w14:paraId="27D1F8EE" w14:textId="77777777" w:rsidR="003C4FB6" w:rsidRPr="00F8304C" w:rsidDel="00C25609" w:rsidRDefault="003C4FB6" w:rsidP="003C4FB6">
            <w:pPr>
              <w:jc w:val="left"/>
              <w:rPr>
                <w:del w:id="1141" w:author="ParamonovaEA" w:date="2021-03-29T10:10:00Z"/>
                <w:rFonts w:ascii="Arial" w:hAnsi="Arial" w:cs="Arial"/>
                <w:sz w:val="20"/>
              </w:rPr>
            </w:pPr>
            <w:del w:id="1142" w:author="ParamonovaEA" w:date="2021-03-29T10:10:00Z">
              <w:r w:rsidRPr="00F8304C" w:rsidDel="00C25609">
                <w:rPr>
                  <w:rFonts w:ascii="Arial" w:hAnsi="Arial" w:cs="Arial"/>
                  <w:sz w:val="20"/>
                </w:rPr>
                <w:delText>Закупщик ПВ;</w:delText>
              </w:r>
            </w:del>
          </w:p>
          <w:p w14:paraId="3D477C28" w14:textId="77777777" w:rsidR="003C4FB6" w:rsidRPr="00F8304C" w:rsidDel="00C25609" w:rsidRDefault="003C4FB6" w:rsidP="003C4FB6">
            <w:pPr>
              <w:jc w:val="left"/>
              <w:rPr>
                <w:del w:id="1143" w:author="ParamonovaEA" w:date="2021-03-29T10:10:00Z"/>
                <w:rFonts w:ascii="Arial" w:hAnsi="Arial" w:cs="Arial"/>
                <w:sz w:val="20"/>
              </w:rPr>
            </w:pPr>
            <w:del w:id="1144" w:author="ParamonovaEA" w:date="2021-03-29T10:10:00Z">
              <w:r w:rsidRPr="00F8304C" w:rsidDel="00C25609">
                <w:rPr>
                  <w:rFonts w:ascii="Arial" w:hAnsi="Arial" w:cs="Arial"/>
                  <w:sz w:val="20"/>
                </w:rPr>
                <w:delText>Закупщик ПЛ;</w:delText>
              </w:r>
            </w:del>
          </w:p>
          <w:p w14:paraId="7A72DF1F" w14:textId="2108D8FD" w:rsidR="003C4FB6" w:rsidRPr="00F8304C" w:rsidRDefault="003C4FB6" w:rsidP="003C4FB6">
            <w:pPr>
              <w:jc w:val="left"/>
              <w:rPr>
                <w:rFonts w:ascii="Arial" w:hAnsi="Arial" w:cs="Arial"/>
                <w:sz w:val="20"/>
              </w:rPr>
            </w:pPr>
            <w:del w:id="1145" w:author="ParamonovaEA" w:date="2021-03-29T10:10:00Z">
              <w:r w:rsidRPr="00F8304C" w:rsidDel="00C25609">
                <w:rPr>
                  <w:rFonts w:ascii="Arial" w:hAnsi="Arial" w:cs="Arial"/>
                  <w:sz w:val="20"/>
                </w:rPr>
                <w:delText>Закупщик ДРЗ;</w:delText>
              </w:r>
            </w:del>
            <w:ins w:id="1146" w:author="ParamonovaEA" w:date="2021-03-29T10:10:00Z">
              <w:r w:rsidR="00C25609">
                <w:rPr>
                  <w:rFonts w:ascii="Arial" w:hAnsi="Arial" w:cs="Arial"/>
                  <w:sz w:val="20"/>
                </w:rPr>
                <w:t>Закупщик</w:t>
              </w:r>
            </w:ins>
          </w:p>
          <w:p w14:paraId="23E6AB3D" w14:textId="77777777" w:rsidR="003C4FB6" w:rsidRPr="00F8304C" w:rsidRDefault="003C4FB6" w:rsidP="003C4FB6">
            <w:pPr>
              <w:jc w:val="left"/>
              <w:rPr>
                <w:rFonts w:ascii="Arial" w:hAnsi="Arial" w:cs="Arial"/>
                <w:sz w:val="20"/>
              </w:rPr>
            </w:pPr>
          </w:p>
          <w:p w14:paraId="6A9E427D" w14:textId="15607B9E" w:rsidR="003C4FB6" w:rsidRPr="003C4FB6" w:rsidRDefault="003C4FB6" w:rsidP="003C4FB6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Загрузка результатов в </w:t>
            </w:r>
            <w:r w:rsidRPr="00F8304C">
              <w:rPr>
                <w:rFonts w:ascii="Arial" w:hAnsi="Arial" w:cs="Arial"/>
                <w:sz w:val="20"/>
                <w:lang w:val="en-US"/>
              </w:rPr>
              <w:t>S</w:t>
            </w:r>
            <w:r w:rsidRPr="00F8304C">
              <w:rPr>
                <w:rFonts w:ascii="Arial" w:hAnsi="Arial" w:cs="Arial"/>
                <w:sz w:val="20"/>
              </w:rPr>
              <w:t>/4 выполняется автоматически.</w:t>
            </w:r>
          </w:p>
        </w:tc>
        <w:tc>
          <w:tcPr>
            <w:tcW w:w="572" w:type="pct"/>
          </w:tcPr>
          <w:p w14:paraId="5469A6C7" w14:textId="0EE2585D" w:rsidR="003C4FB6" w:rsidRPr="003C4FB6" w:rsidRDefault="003C4FB6" w:rsidP="003C4FB6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Сценарий 1</w:t>
            </w:r>
          </w:p>
        </w:tc>
      </w:tr>
    </w:tbl>
    <w:p w14:paraId="7BEFE08D" w14:textId="77777777" w:rsidR="007168DB" w:rsidRDefault="007168DB" w:rsidP="00C9438A">
      <w:pPr>
        <w:spacing w:after="240" w:line="276" w:lineRule="auto"/>
        <w:ind w:firstLine="708"/>
        <w:rPr>
          <w:rFonts w:ascii="Arial" w:hAnsi="Arial" w:cs="Arial"/>
        </w:rPr>
      </w:pPr>
    </w:p>
    <w:p w14:paraId="5036809B" w14:textId="75E4D933" w:rsidR="00C9438A" w:rsidRPr="00BA667C" w:rsidRDefault="00C9438A" w:rsidP="00C9438A">
      <w:pPr>
        <w:pStyle w:val="4"/>
        <w:rPr>
          <w:b/>
          <w:i w:val="0"/>
          <w:sz w:val="24"/>
          <w:szCs w:val="24"/>
        </w:rPr>
      </w:pPr>
      <w:r w:rsidRPr="003E1B38">
        <w:rPr>
          <w:b/>
          <w:i w:val="0"/>
          <w:caps w:val="0"/>
          <w:sz w:val="24"/>
          <w:szCs w:val="24"/>
        </w:rPr>
        <w:t>ПП-10.04.</w:t>
      </w:r>
      <w:r>
        <w:rPr>
          <w:b/>
          <w:i w:val="0"/>
          <w:caps w:val="0"/>
          <w:sz w:val="24"/>
          <w:szCs w:val="24"/>
        </w:rPr>
        <w:t>03.01.</w:t>
      </w:r>
      <w:r w:rsidRPr="003E1B38">
        <w:rPr>
          <w:b/>
          <w:i w:val="0"/>
          <w:caps w:val="0"/>
          <w:sz w:val="24"/>
          <w:szCs w:val="24"/>
        </w:rPr>
        <w:t>0</w:t>
      </w:r>
      <w:r>
        <w:rPr>
          <w:b/>
          <w:i w:val="0"/>
          <w:caps w:val="0"/>
          <w:sz w:val="24"/>
          <w:szCs w:val="24"/>
        </w:rPr>
        <w:t>70</w:t>
      </w:r>
      <w:r>
        <w:rPr>
          <w:rFonts w:cs="Arial"/>
        </w:rPr>
        <w:t xml:space="preserve"> </w:t>
      </w:r>
      <w:r w:rsidR="00DC0488">
        <w:rPr>
          <w:b/>
          <w:i w:val="0"/>
          <w:caps w:val="0"/>
          <w:sz w:val="24"/>
          <w:szCs w:val="24"/>
        </w:rPr>
        <w:t xml:space="preserve">Корректировка </w:t>
      </w:r>
      <w:r>
        <w:rPr>
          <w:b/>
          <w:i w:val="0"/>
          <w:caps w:val="0"/>
          <w:sz w:val="24"/>
          <w:szCs w:val="24"/>
        </w:rPr>
        <w:t>заявки на закупку.</w:t>
      </w:r>
    </w:p>
    <w:p w14:paraId="54D6D536" w14:textId="24F01088" w:rsidR="00C9438A" w:rsidRDefault="00C9438A" w:rsidP="00C9438A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7B3490C6" w14:textId="59D91431" w:rsidR="00B01B49" w:rsidRDefault="00402526" w:rsidP="00402526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В случае, если в ходе проведения </w:t>
      </w:r>
      <w:r w:rsidRPr="00D01C7D">
        <w:rPr>
          <w:rFonts w:ascii="Arial" w:hAnsi="Arial" w:cs="Arial"/>
        </w:rPr>
        <w:t xml:space="preserve">закупочной процедуры необходимо изменить заявку на закупку МТР, закупщик в транзакции </w:t>
      </w:r>
      <w:r w:rsidR="00284404" w:rsidRPr="00D01C7D">
        <w:rPr>
          <w:rFonts w:ascii="Arial" w:hAnsi="Arial" w:cs="Arial"/>
        </w:rPr>
        <w:t>«</w:t>
      </w:r>
      <w:r w:rsidR="00AA435A" w:rsidRPr="00D01C7D">
        <w:rPr>
          <w:rFonts w:ascii="Arial" w:hAnsi="Arial" w:cs="Arial"/>
        </w:rPr>
        <w:t>Ведение</w:t>
      </w:r>
      <w:r w:rsidR="00985984" w:rsidRPr="00D01C7D">
        <w:rPr>
          <w:rFonts w:ascii="Arial" w:hAnsi="Arial" w:cs="Arial"/>
        </w:rPr>
        <w:t xml:space="preserve"> запросов на корректировку</w:t>
      </w:r>
      <w:r w:rsidR="00284404" w:rsidRPr="00D01C7D">
        <w:rPr>
          <w:rFonts w:ascii="Arial" w:hAnsi="Arial" w:cs="Arial"/>
        </w:rPr>
        <w:t>»</w:t>
      </w:r>
      <w:r w:rsidRPr="00D01C7D">
        <w:rPr>
          <w:rFonts w:ascii="Arial" w:hAnsi="Arial" w:cs="Arial"/>
        </w:rPr>
        <w:t xml:space="preserve">, </w:t>
      </w:r>
      <w:r w:rsidR="00D03AB9" w:rsidRPr="00D01C7D">
        <w:rPr>
          <w:rFonts w:ascii="Arial" w:hAnsi="Arial" w:cs="Arial"/>
        </w:rPr>
        <w:t xml:space="preserve">вручную </w:t>
      </w:r>
      <w:r w:rsidRPr="00D01C7D">
        <w:rPr>
          <w:rFonts w:ascii="Arial" w:hAnsi="Arial" w:cs="Arial"/>
        </w:rPr>
        <w:t xml:space="preserve">формирует запрос на корректировку с указанием </w:t>
      </w:r>
      <w:r w:rsidR="00965E38" w:rsidRPr="00D01C7D">
        <w:rPr>
          <w:rFonts w:ascii="Arial" w:hAnsi="Arial" w:cs="Arial"/>
        </w:rPr>
        <w:t>соответствующей</w:t>
      </w:r>
      <w:r w:rsidR="00965E3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причины корректировки (разработк</w:t>
      </w:r>
      <w:r w:rsidR="00D03AB9">
        <w:rPr>
          <w:rFonts w:ascii="Arial" w:hAnsi="Arial" w:cs="Arial"/>
        </w:rPr>
        <w:t>а</w:t>
      </w:r>
      <w:r>
        <w:rPr>
          <w:rFonts w:ascii="Arial" w:hAnsi="Arial" w:cs="Arial"/>
        </w:rPr>
        <w:t xml:space="preserve"> </w:t>
      </w:r>
      <w:r w:rsidR="000C232A">
        <w:rPr>
          <w:rFonts w:ascii="Arial" w:hAnsi="Arial" w:cs="Arial"/>
        </w:rPr>
        <w:t>статус заявк</w:t>
      </w:r>
      <w:r w:rsidR="00F01238">
        <w:rPr>
          <w:rFonts w:ascii="Arial" w:hAnsi="Arial" w:cs="Arial"/>
        </w:rPr>
        <w:t>и</w:t>
      </w:r>
      <w:r>
        <w:rPr>
          <w:rFonts w:ascii="Arial" w:hAnsi="Arial" w:cs="Arial"/>
        </w:rPr>
        <w:t xml:space="preserve"> «</w:t>
      </w:r>
      <w:r w:rsidR="00985984">
        <w:rPr>
          <w:rFonts w:ascii="Arial" w:hAnsi="Arial" w:cs="Arial"/>
        </w:rPr>
        <w:t>Создание и обработка запросов на корректировку</w:t>
      </w:r>
      <w:r>
        <w:rPr>
          <w:rFonts w:ascii="Arial" w:hAnsi="Arial" w:cs="Arial"/>
        </w:rPr>
        <w:t xml:space="preserve"> заявки»). </w:t>
      </w:r>
    </w:p>
    <w:p w14:paraId="3A411170" w14:textId="77777777" w:rsidR="00F73625" w:rsidRPr="00A10693" w:rsidRDefault="00F73625" w:rsidP="00F73625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В запросе на корректировку заявки на закупку МТР </w:t>
      </w:r>
      <w:r>
        <w:rPr>
          <w:rFonts w:ascii="Arial" w:hAnsi="Arial" w:cs="Arial"/>
        </w:rPr>
        <w:t>закупщик</w:t>
      </w:r>
      <w:r w:rsidRPr="00A10693">
        <w:rPr>
          <w:rFonts w:ascii="Arial" w:hAnsi="Arial" w:cs="Arial"/>
        </w:rPr>
        <w:t xml:space="preserve"> указывает:</w:t>
      </w:r>
    </w:p>
    <w:p w14:paraId="6D46C5C9" w14:textId="77777777" w:rsidR="00F73625" w:rsidRDefault="00F73625" w:rsidP="00F73625">
      <w:pPr>
        <w:pStyle w:val="afa"/>
        <w:numPr>
          <w:ilvl w:val="0"/>
          <w:numId w:val="32"/>
        </w:numPr>
        <w:spacing w:after="240" w:line="276" w:lineRule="auto"/>
        <w:rPr>
          <w:rFonts w:ascii="Arial" w:hAnsi="Arial" w:cs="Arial"/>
        </w:rPr>
      </w:pPr>
      <w:r w:rsidRPr="00A10693">
        <w:rPr>
          <w:rFonts w:ascii="Arial" w:hAnsi="Arial" w:cs="Arial"/>
        </w:rPr>
        <w:t>Номер и позицию заявки на закупку МТР</w:t>
      </w:r>
      <w:r>
        <w:rPr>
          <w:rFonts w:ascii="Arial" w:hAnsi="Arial" w:cs="Arial"/>
        </w:rPr>
        <w:t>;</w:t>
      </w:r>
    </w:p>
    <w:p w14:paraId="4F1E9087" w14:textId="77777777" w:rsidR="00F73625" w:rsidRPr="00A10693" w:rsidRDefault="00F73625" w:rsidP="00F73625">
      <w:pPr>
        <w:pStyle w:val="afa"/>
        <w:numPr>
          <w:ilvl w:val="0"/>
          <w:numId w:val="32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Причину корректировки (Справочник причин корректировок описан «КД по управлению основными данными направления МТО»); </w:t>
      </w:r>
    </w:p>
    <w:p w14:paraId="629B6315" w14:textId="2C37F8C4" w:rsidR="00F73625" w:rsidRPr="00A10693" w:rsidRDefault="00F73625" w:rsidP="00F73625">
      <w:pPr>
        <w:pStyle w:val="afa"/>
        <w:numPr>
          <w:ilvl w:val="0"/>
          <w:numId w:val="32"/>
        </w:numPr>
        <w:spacing w:after="240" w:line="276" w:lineRule="auto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Предлагаемые изменения </w:t>
      </w:r>
      <w:r>
        <w:rPr>
          <w:rFonts w:ascii="Arial" w:hAnsi="Arial" w:cs="Arial"/>
        </w:rPr>
        <w:t xml:space="preserve">(в зависимости от указанной причины, закупщику необходимо заполнить определенные поля для отражения предлагаемых изменений). </w:t>
      </w:r>
      <w:r>
        <w:rPr>
          <w:rFonts w:ascii="Arial" w:hAnsi="Arial" w:cs="Arial"/>
        </w:rPr>
        <w:lastRenderedPageBreak/>
        <w:t xml:space="preserve">Перечень требуемых для заполнения полей в зависимости от указанной причины описан в </w:t>
      </w:r>
      <w:r w:rsidRPr="00A10693">
        <w:rPr>
          <w:rFonts w:ascii="Arial" w:hAnsi="Arial" w:cs="Arial"/>
          <w:color w:val="000000" w:themeColor="text1"/>
          <w:szCs w:val="24"/>
        </w:rPr>
        <w:t>КД</w:t>
      </w:r>
      <w:r>
        <w:rPr>
          <w:rFonts w:ascii="Arial" w:hAnsi="Arial" w:cs="Arial"/>
          <w:color w:val="000000" w:themeColor="text1"/>
          <w:szCs w:val="24"/>
        </w:rPr>
        <w:t xml:space="preserve"> </w:t>
      </w:r>
      <w:r w:rsidR="00D2138A">
        <w:rPr>
          <w:rFonts w:ascii="Arial" w:hAnsi="Arial" w:cs="Arial"/>
          <w:color w:val="000000" w:themeColor="text1"/>
          <w:szCs w:val="24"/>
        </w:rPr>
        <w:t>ERP.</w:t>
      </w:r>
      <w:ins w:id="1147" w:author="SintsovaMA" w:date="2021-03-22T17:27:00Z">
        <w:r w:rsidR="003F4990" w:rsidRPr="003F4990">
          <w:rPr>
            <w:rFonts w:ascii="Arial" w:hAnsi="Arial" w:cs="Arial"/>
            <w:color w:val="000000" w:themeColor="text1"/>
            <w:szCs w:val="24"/>
            <w:rPrChange w:author="SintsovaMA" w:date="2021-03-22T17:27:00Z" w:id="1148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13.</w:t>
        </w:r>
      </w:ins>
      <w:r w:rsidR="00D2138A">
        <w:rPr>
          <w:rFonts w:ascii="Arial" w:hAnsi="Arial" w:cs="Arial"/>
          <w:color w:val="000000" w:themeColor="text1"/>
          <w:szCs w:val="24"/>
        </w:rPr>
        <w:t>9</w:t>
      </w:r>
      <w:ins w:id="1149" w:author="SintsovaMA" w:date="2021-03-22T17:27:00Z">
        <w:r w:rsidR="003F4990" w:rsidRPr="003F4990">
          <w:rPr>
            <w:rFonts w:ascii="Arial" w:hAnsi="Arial" w:cs="Arial"/>
            <w:color w:val="000000" w:themeColor="text1"/>
            <w:szCs w:val="24"/>
            <w:rPrChange w:author="SintsovaMA" w:date="2021-03-22T17:27:00Z" w:id="1150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_2_</w:t>
        </w:r>
      </w:ins>
      <w:del w:id="1151" w:author="SintsovaMA" w:date="2021-03-22T17:27:00Z">
        <w:r w:rsidR="00D2138A" w:rsidDel="003F4990">
          <w:rPr>
            <w:rFonts w:ascii="Arial" w:hAnsi="Arial" w:cs="Arial"/>
            <w:color w:val="000000" w:themeColor="text1"/>
            <w:szCs w:val="24"/>
          </w:rPr>
          <w:delText>.</w:delText>
        </w:r>
        <w:r w:rsidRPr="0044380A" w:rsidDel="003F4990">
          <w:rPr>
            <w:rFonts w:ascii="Arial" w:hAnsi="Arial" w:cs="Arial"/>
            <w:color w:val="000000" w:themeColor="text1"/>
            <w:szCs w:val="24"/>
          </w:rPr>
          <w:delText>1.</w:delText>
        </w:r>
      </w:del>
      <w:r w:rsidRPr="0044380A">
        <w:rPr>
          <w:rFonts w:ascii="Arial" w:hAnsi="Arial" w:cs="Arial"/>
          <w:color w:val="000000" w:themeColor="text1"/>
          <w:szCs w:val="24"/>
        </w:rPr>
        <w:t>58</w:t>
      </w:r>
      <w:ins w:id="1152" w:author="SintsovaMA" w:date="2021-03-22T17:27:00Z">
        <w:r w:rsidR="003F4990" w:rsidRPr="004908FD">
          <w:rPr>
            <w:rFonts w:ascii="Arial" w:hAnsi="Arial" w:cs="Arial"/>
            <w:color w:val="000000" w:themeColor="text1"/>
            <w:szCs w:val="24"/>
            <w:rPrChange w:author="SintsovaMA" w:date="2021-03-22T17:27:00Z" w:id="1153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</w:t>
        </w:r>
        <w:r w:rsidR="003F4990">
          <w:rPr>
            <w:rFonts w:ascii="Arial" w:hAnsi="Arial" w:cs="Arial"/>
            <w:color w:val="000000" w:themeColor="text1"/>
            <w:szCs w:val="24"/>
            <w:lang w:val="en-US"/>
          </w:rPr>
          <w:t>MM</w:t>
        </w:r>
      </w:ins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</w:rPr>
        <w:t xml:space="preserve"> «Планирование обеспечения МТР, работ, услуг» в п.5.10 Описание разработки ММ07 «</w:t>
      </w:r>
      <w:r w:rsidRPr="002236DA">
        <w:rPr>
          <w:rFonts w:ascii="Arial" w:hAnsi="Arial" w:cs="Arial"/>
        </w:rPr>
        <w:t>Управление запросами на корректировку</w:t>
      </w:r>
      <w:r>
        <w:rPr>
          <w:rFonts w:ascii="Arial" w:hAnsi="Arial" w:cs="Arial"/>
        </w:rPr>
        <w:t>».</w:t>
      </w:r>
      <w:r w:rsidRPr="00A10693">
        <w:rPr>
          <w:rFonts w:ascii="Arial" w:hAnsi="Arial" w:cs="Arial"/>
        </w:rPr>
        <w:t xml:space="preserve"> </w:t>
      </w:r>
    </w:p>
    <w:p w14:paraId="7E3506E0" w14:textId="77777777" w:rsidR="00F73625" w:rsidRDefault="00F73625" w:rsidP="00F73625">
      <w:pPr>
        <w:spacing w:after="240" w:line="276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Запрос на корректировку заявки на закупку со стороны закупщика может быть </w:t>
      </w:r>
      <w:r w:rsidRPr="00A10693">
        <w:rPr>
          <w:rFonts w:ascii="Arial" w:hAnsi="Arial" w:cs="Arial"/>
        </w:rPr>
        <w:t>сформирован только в случае</w:t>
      </w:r>
      <w:r>
        <w:rPr>
          <w:rFonts w:ascii="Arial" w:hAnsi="Arial" w:cs="Arial"/>
        </w:rPr>
        <w:t>, если:</w:t>
      </w:r>
      <w:r w:rsidRPr="00A10693">
        <w:rPr>
          <w:rFonts w:ascii="Arial" w:hAnsi="Arial" w:cs="Arial"/>
        </w:rPr>
        <w:t xml:space="preserve"> </w:t>
      </w:r>
    </w:p>
    <w:p w14:paraId="5355AEF1" w14:textId="77777777" w:rsidR="00F73625" w:rsidRPr="00E213A1" w:rsidRDefault="00F73625" w:rsidP="00F8304C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отсутствуют </w:t>
      </w:r>
      <w:r w:rsidRPr="00E213A1">
        <w:rPr>
          <w:rFonts w:ascii="Arial" w:hAnsi="Arial" w:cs="Arial"/>
        </w:rPr>
        <w:t>последующие документы</w:t>
      </w:r>
      <w:r>
        <w:rPr>
          <w:rFonts w:ascii="Arial" w:hAnsi="Arial" w:cs="Arial"/>
        </w:rPr>
        <w:t xml:space="preserve"> к позиции заявки на закупку МТР</w:t>
      </w:r>
      <w:r w:rsidRPr="00E213A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(нет спецификации, нет разнарядки)</w:t>
      </w:r>
      <w:r w:rsidRPr="00E213A1">
        <w:rPr>
          <w:rFonts w:ascii="Arial" w:hAnsi="Arial" w:cs="Arial"/>
        </w:rPr>
        <w:t>;</w:t>
      </w:r>
    </w:p>
    <w:p w14:paraId="19253F3A" w14:textId="32726C0F" w:rsidR="00F73625" w:rsidRPr="00D01C7D" w:rsidRDefault="00F73625" w:rsidP="00F8304C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отсутствуют </w:t>
      </w:r>
      <w:r w:rsidRPr="00E213A1">
        <w:rPr>
          <w:rFonts w:ascii="Arial" w:hAnsi="Arial" w:cs="Arial"/>
        </w:rPr>
        <w:t xml:space="preserve">другие запросы </w:t>
      </w:r>
      <w:r>
        <w:rPr>
          <w:rFonts w:ascii="Arial" w:hAnsi="Arial" w:cs="Arial"/>
        </w:rPr>
        <w:t>на корректировку</w:t>
      </w:r>
      <w:r w:rsidR="007A29B1">
        <w:rPr>
          <w:rFonts w:ascii="Arial" w:hAnsi="Arial" w:cs="Arial"/>
        </w:rPr>
        <w:t xml:space="preserve"> </w:t>
      </w:r>
      <w:r w:rsidRPr="00E213A1">
        <w:rPr>
          <w:rFonts w:ascii="Arial" w:hAnsi="Arial" w:cs="Arial"/>
        </w:rPr>
        <w:t xml:space="preserve">– по данной позиции заявки не должно быть других открытых (не согласованных и не отклонённых) запросов на </w:t>
      </w:r>
      <w:r w:rsidRPr="00D01C7D">
        <w:rPr>
          <w:rFonts w:ascii="Arial" w:hAnsi="Arial" w:cs="Arial"/>
        </w:rPr>
        <w:t>корректировку;</w:t>
      </w:r>
    </w:p>
    <w:p w14:paraId="44F74838" w14:textId="4C7CDA67" w:rsidR="00F73625" w:rsidRPr="000737DA" w:rsidRDefault="00F73625" w:rsidP="00F8304C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отсутствует метка удаления – корректируемая позиция заявки не должна быть помечена на удаление</w:t>
      </w:r>
    </w:p>
    <w:p w14:paraId="6CD37EA0" w14:textId="47E9B686" w:rsidR="00AA435A" w:rsidRPr="00F8304C" w:rsidRDefault="00AA435A" w:rsidP="00F8304C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в системе заведена плановая цена материала</w:t>
      </w:r>
    </w:p>
    <w:p w14:paraId="6F152471" w14:textId="070BE9F2" w:rsidR="006B5D8B" w:rsidRPr="00F8304C" w:rsidRDefault="006B5D8B" w:rsidP="00F8304C">
      <w:pPr>
        <w:spacing w:after="240" w:line="276" w:lineRule="auto"/>
        <w:ind w:firstLine="709"/>
        <w:rPr>
          <w:rFonts w:ascii="Arial" w:hAnsi="Arial" w:cs="Arial"/>
        </w:rPr>
      </w:pPr>
      <w:r w:rsidRPr="00F8304C">
        <w:rPr>
          <w:rFonts w:ascii="Arial" w:hAnsi="Arial" w:cs="Arial"/>
        </w:rPr>
        <w:t>Если к заявке нельзя создать запрос на корректировку, то причину этого можно увидеть в соответствующем поле «Статус обработки ЗнК»</w:t>
      </w:r>
      <w:r w:rsidR="00BF0AB1" w:rsidRPr="00D01C7D">
        <w:rPr>
          <w:rFonts w:ascii="Arial" w:hAnsi="Arial" w:cs="Arial"/>
        </w:rPr>
        <w:t xml:space="preserve"> в отчете по документам закупк</w:t>
      </w:r>
      <w:r w:rsidR="00752212" w:rsidRPr="00D01C7D">
        <w:rPr>
          <w:rFonts w:ascii="Arial" w:hAnsi="Arial" w:cs="Arial"/>
        </w:rPr>
        <w:t>и</w:t>
      </w:r>
      <w:r w:rsidR="00BF0AB1" w:rsidRPr="00D01C7D">
        <w:rPr>
          <w:rFonts w:ascii="Arial" w:hAnsi="Arial" w:cs="Arial"/>
        </w:rPr>
        <w:t xml:space="preserve"> к созданию запроса.</w:t>
      </w:r>
    </w:p>
    <w:p w14:paraId="3F75CDDD" w14:textId="334ECFEE" w:rsidR="00EC78A3" w:rsidRPr="00F8304C" w:rsidRDefault="00EC78A3" w:rsidP="00F8304C">
      <w:pPr>
        <w:spacing w:after="240" w:line="276" w:lineRule="auto"/>
        <w:ind w:firstLine="567"/>
        <w:rPr>
          <w:rFonts w:ascii="Arial" w:hAnsi="Arial" w:cs="Arial"/>
        </w:rPr>
      </w:pPr>
      <w:r w:rsidRPr="00F8304C">
        <w:rPr>
          <w:rFonts w:ascii="Arial" w:hAnsi="Arial" w:cs="Arial"/>
        </w:rPr>
        <w:t>Если запрос создается закупщиком, то срабатывает проверка на наличие у него полномочий на закупочную организацию, указанную корректируемой заявке.</w:t>
      </w:r>
    </w:p>
    <w:p w14:paraId="54C69E34" w14:textId="77777777" w:rsidR="00314819" w:rsidRPr="00D01C7D" w:rsidRDefault="00314819" w:rsidP="00314819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>Возможные причины создания запросов на корректировку заявки на закупку МТР:</w:t>
      </w:r>
    </w:p>
    <w:p w14:paraId="62B0197D" w14:textId="77777777" w:rsidR="00314819" w:rsidRPr="00D01C7D" w:rsidRDefault="00314819" w:rsidP="00314819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Невозможно заказать требуемое количество</w:t>
      </w:r>
    </w:p>
    <w:p w14:paraId="18CEC022" w14:textId="77777777" w:rsidR="00314819" w:rsidRPr="00D01C7D" w:rsidRDefault="00314819" w:rsidP="00314819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Комплексная корректировка (изменение минимум двух параметров)</w:t>
      </w:r>
    </w:p>
    <w:p w14:paraId="4EAD8528" w14:textId="77777777" w:rsidR="00314819" w:rsidRPr="00D01C7D" w:rsidRDefault="00314819" w:rsidP="00314819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Запрос дополнительной информации</w:t>
      </w:r>
    </w:p>
    <w:p w14:paraId="71DA4132" w14:textId="77777777" w:rsidR="00314819" w:rsidRPr="00D01C7D" w:rsidRDefault="00314819" w:rsidP="00314819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Замена МТР (снято с производства)</w:t>
      </w:r>
    </w:p>
    <w:p w14:paraId="5D040A0E" w14:textId="77777777" w:rsidR="00314819" w:rsidRPr="00D01C7D" w:rsidRDefault="00314819" w:rsidP="00314819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Замена МТР</w:t>
      </w:r>
    </w:p>
    <w:p w14:paraId="7F02B4B1" w14:textId="77777777" w:rsidR="00314819" w:rsidRPr="00D01C7D" w:rsidRDefault="00314819" w:rsidP="00314819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Не удается выполнить закупку в требуемые сроки</w:t>
      </w:r>
    </w:p>
    <w:p w14:paraId="25DAE2F0" w14:textId="77777777" w:rsidR="00314819" w:rsidRPr="00D01C7D" w:rsidRDefault="00314819" w:rsidP="00314819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Согласована замена МТР</w:t>
      </w:r>
    </w:p>
    <w:p w14:paraId="1FE1E7A1" w14:textId="02563E53" w:rsidR="00AB1197" w:rsidRPr="00D01C7D" w:rsidRDefault="00F73625" w:rsidP="00F73625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 xml:space="preserve">Сформированный запрос на корректировку передается на согласование сток-контролеру. Сток-контролер открывает транзакцию </w:t>
      </w:r>
      <w:r w:rsidR="00985984" w:rsidRPr="00D01C7D">
        <w:rPr>
          <w:rFonts w:ascii="Arial" w:hAnsi="Arial" w:cs="Arial"/>
        </w:rPr>
        <w:t>Создание и обработка запросов на корректировку</w:t>
      </w:r>
      <w:r w:rsidRPr="00D01C7D">
        <w:rPr>
          <w:rFonts w:ascii="Arial" w:hAnsi="Arial" w:cs="Arial"/>
        </w:rPr>
        <w:t xml:space="preserve"> (разработка ММ07 «Управление запросами на корректировку» разработка включена </w:t>
      </w:r>
      <w:r w:rsidRPr="00D01C7D">
        <w:rPr>
          <w:rFonts w:ascii="Arial" w:hAnsi="Arial" w:cs="Arial"/>
        </w:rPr>
        <w:lastRenderedPageBreak/>
        <w:t xml:space="preserve">в КД </w:t>
      </w:r>
      <w:r w:rsidR="00D2138A" w:rsidRPr="00D01C7D">
        <w:rPr>
          <w:rFonts w:ascii="Arial" w:hAnsi="Arial" w:cs="Arial"/>
        </w:rPr>
        <w:t>ERP.</w:t>
      </w:r>
      <w:ins w:id="1154" w:author="SintsovaMA" w:date="2021-03-22T17:27:00Z">
        <w:r w:rsidR="004908FD" w:rsidRPr="004908FD">
          <w:rPr>
            <w:rFonts w:ascii="Arial" w:hAnsi="Arial" w:cs="Arial"/>
            <w:rPrChange w:author="SintsovaMA" w:date="2021-03-22T17:27:00Z" w:id="1155">
              <w:rPr>
                <w:rFonts w:ascii="Arial" w:hAnsi="Arial" w:cs="Arial"/>
                <w:lang w:val="en-US"/>
              </w:rPr>
            </w:rPrChange>
          </w:rPr>
          <w:t>13.</w:t>
        </w:r>
      </w:ins>
      <w:r w:rsidR="00D2138A" w:rsidRPr="00D01C7D">
        <w:rPr>
          <w:rFonts w:ascii="Arial" w:hAnsi="Arial" w:cs="Arial"/>
        </w:rPr>
        <w:t>9</w:t>
      </w:r>
      <w:ins w:id="1156" w:author="SintsovaMA" w:date="2021-03-22T17:27:00Z">
        <w:r w:rsidR="004908FD" w:rsidRPr="004908FD">
          <w:rPr>
            <w:rFonts w:ascii="Arial" w:hAnsi="Arial" w:cs="Arial"/>
            <w:rPrChange w:author="SintsovaMA" w:date="2021-03-22T17:27:00Z" w:id="1157">
              <w:rPr>
                <w:rFonts w:ascii="Arial" w:hAnsi="Arial" w:cs="Arial"/>
                <w:lang w:val="en-US"/>
              </w:rPr>
            </w:rPrChange>
          </w:rPr>
          <w:t>_2_</w:t>
        </w:r>
      </w:ins>
      <w:del w:id="1158" w:author="SintsovaMA" w:date="2021-03-22T17:27:00Z">
        <w:r w:rsidR="00D2138A" w:rsidRPr="00D01C7D" w:rsidDel="004908FD">
          <w:rPr>
            <w:rFonts w:ascii="Arial" w:hAnsi="Arial" w:cs="Arial"/>
          </w:rPr>
          <w:delText>.</w:delText>
        </w:r>
        <w:r w:rsidRPr="00D01C7D" w:rsidDel="004908FD">
          <w:rPr>
            <w:rFonts w:ascii="Arial" w:hAnsi="Arial" w:cs="Arial"/>
          </w:rPr>
          <w:delText>1.</w:delText>
        </w:r>
      </w:del>
      <w:r w:rsidRPr="00D01C7D">
        <w:rPr>
          <w:rFonts w:ascii="Arial" w:hAnsi="Arial" w:cs="Arial"/>
        </w:rPr>
        <w:t>58</w:t>
      </w:r>
      <w:ins w:id="1159" w:author="SintsovaMA" w:date="2021-03-22T17:27:00Z">
        <w:r w:rsidR="004908FD" w:rsidRPr="004908FD">
          <w:rPr>
            <w:rFonts w:ascii="Arial" w:hAnsi="Arial" w:cs="Arial"/>
            <w:rPrChange w:author="SintsovaMA" w:date="2021-03-22T17:27:00Z" w:id="1160">
              <w:rPr>
                <w:rFonts w:ascii="Arial" w:hAnsi="Arial" w:cs="Arial"/>
                <w:lang w:val="en-US"/>
              </w:rPr>
            </w:rPrChange>
          </w:rPr>
          <w:t>_</w:t>
        </w:r>
        <w:r w:rsidR="004908FD">
          <w:rPr>
            <w:rFonts w:ascii="Arial" w:hAnsi="Arial" w:cs="Arial"/>
            <w:lang w:val="en-US"/>
          </w:rPr>
          <w:t>MM</w:t>
        </w:r>
      </w:ins>
      <w:r w:rsidRPr="00D01C7D">
        <w:rPr>
          <w:rFonts w:ascii="Arial" w:hAnsi="Arial" w:cs="Arial"/>
        </w:rPr>
        <w:t xml:space="preserve"> «Планирование обеспечения МТР, работами и услугами») и анализирует предлагаемые закупщиком изменения. </w:t>
      </w:r>
      <w:r w:rsidR="00AB1197" w:rsidRPr="00D01C7D">
        <w:rPr>
          <w:rFonts w:ascii="Arial" w:hAnsi="Arial" w:cs="Arial"/>
        </w:rPr>
        <w:t>Для облегчения поиска запросов для согласования на селекционном экране дополнительно есть возможность ограничить список запросов по МВЗ, автору и статусу запроса.</w:t>
      </w:r>
    </w:p>
    <w:p w14:paraId="5D9A765E" w14:textId="44334A46" w:rsidR="00F73625" w:rsidRPr="00D01C7D" w:rsidRDefault="00F73625" w:rsidP="00F73625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>Для согласования запроса на корректировку сток-контролер нажимает на кнопку «</w:t>
      </w:r>
      <w:r w:rsidR="001F1215" w:rsidRPr="00D01C7D">
        <w:rPr>
          <w:rFonts w:ascii="Arial" w:hAnsi="Arial" w:cs="Arial"/>
        </w:rPr>
        <w:t>Согласовать</w:t>
      </w:r>
      <w:r w:rsidRPr="00D01C7D">
        <w:rPr>
          <w:rFonts w:ascii="Arial" w:hAnsi="Arial" w:cs="Arial"/>
        </w:rPr>
        <w:t>». Для отклонения запроса на корректировку сток-контролер нажимает на кнопку «Отклонить»</w:t>
      </w:r>
      <w:r w:rsidR="0006367E" w:rsidRPr="00D01C7D">
        <w:rPr>
          <w:rFonts w:ascii="Arial" w:hAnsi="Arial" w:cs="Arial"/>
        </w:rPr>
        <w:t>, с указанием причины отклонения</w:t>
      </w:r>
      <w:r w:rsidRPr="00D01C7D">
        <w:rPr>
          <w:rFonts w:ascii="Arial" w:hAnsi="Arial" w:cs="Arial"/>
        </w:rPr>
        <w:t xml:space="preserve">. </w:t>
      </w:r>
      <w:r w:rsidR="00785E1E" w:rsidRPr="00D01C7D">
        <w:rPr>
          <w:rFonts w:ascii="Arial" w:hAnsi="Arial" w:cs="Arial"/>
        </w:rPr>
        <w:t>Возможные причины отклонения запросов на корректировку заявки на закупку МТР:</w:t>
      </w:r>
    </w:p>
    <w:p w14:paraId="2156B442" w14:textId="780E2B17" w:rsidR="00785E1E" w:rsidRPr="00D01C7D" w:rsidRDefault="00785E1E" w:rsidP="00785E1E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Отмена запроса её инициатором</w:t>
      </w:r>
    </w:p>
    <w:p w14:paraId="529810BC" w14:textId="6CA614AD" w:rsidR="00785E1E" w:rsidRPr="00D01C7D" w:rsidRDefault="00785E1E" w:rsidP="00785E1E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Замена МТР не согласована по качественным и техническим характеристикам</w:t>
      </w:r>
    </w:p>
    <w:p w14:paraId="3A742EA7" w14:textId="1EA41BCC" w:rsidR="00785E1E" w:rsidRPr="00D01C7D" w:rsidRDefault="00785E1E" w:rsidP="00785E1E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Изменение количества недопустимо</w:t>
      </w:r>
    </w:p>
    <w:p w14:paraId="18CB144A" w14:textId="1EC1E8E7" w:rsidR="00785E1E" w:rsidRPr="00D01C7D" w:rsidRDefault="00785E1E" w:rsidP="00785E1E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Замена МТР не согласована по стоимостным характеристикам</w:t>
      </w:r>
    </w:p>
    <w:p w14:paraId="1010AFE0" w14:textId="3DD890FC" w:rsidR="00785E1E" w:rsidRPr="00D01C7D" w:rsidRDefault="00785E1E" w:rsidP="00785E1E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Невозможно предоставить дополнительную информацию</w:t>
      </w:r>
    </w:p>
    <w:p w14:paraId="383EF8C7" w14:textId="3119DC54" w:rsidR="00785E1E" w:rsidRPr="00D01C7D" w:rsidRDefault="00785E1E" w:rsidP="00F8304C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МТР заказан/отгружен</w:t>
      </w:r>
    </w:p>
    <w:p w14:paraId="4F979BBE" w14:textId="627D9DAC" w:rsidR="00436788" w:rsidRPr="00D01C7D" w:rsidRDefault="00436788" w:rsidP="00402526">
      <w:pPr>
        <w:spacing w:after="240" w:line="276" w:lineRule="auto"/>
        <w:ind w:firstLine="708"/>
        <w:rPr>
          <w:rFonts w:ascii="Arial" w:hAnsi="Arial" w:cs="Arial"/>
        </w:rPr>
      </w:pPr>
      <w:r w:rsidRPr="00D01C7D">
        <w:rPr>
          <w:rFonts w:ascii="Arial" w:hAnsi="Arial" w:cs="Arial"/>
        </w:rPr>
        <w:t>Согласовывать или отклонить запрос на корректировку может любой пользователь, у кого есть соответствующие полномочия на изменение данной заявки на закупку и добавлена роль на работу с запросами на корректировку к документу закупки</w:t>
      </w:r>
    </w:p>
    <w:p w14:paraId="310FDB0D" w14:textId="1D990194" w:rsidR="00215E9C" w:rsidRPr="00D01C7D" w:rsidRDefault="00F73625" w:rsidP="00F8304C">
      <w:pPr>
        <w:spacing w:after="240" w:line="276" w:lineRule="auto"/>
        <w:ind w:firstLine="708"/>
        <w:rPr>
          <w:rFonts w:ascii="Arial" w:hAnsi="Arial" w:cs="Arial"/>
        </w:rPr>
      </w:pPr>
      <w:r w:rsidRPr="00D01C7D">
        <w:rPr>
          <w:rFonts w:ascii="Arial" w:hAnsi="Arial" w:cs="Arial"/>
        </w:rPr>
        <w:t xml:space="preserve">В случае принятия запроса на корректировку, происходит автоматическое изменение заявки на закупку МТР, указанной в запросе на корректировку (в соответствии с данными самого запроса). </w:t>
      </w:r>
      <w:r w:rsidR="007A29B1" w:rsidRPr="00D01C7D">
        <w:rPr>
          <w:rFonts w:ascii="Arial" w:hAnsi="Arial" w:cs="Arial"/>
        </w:rPr>
        <w:t xml:space="preserve">При </w:t>
      </w:r>
      <w:r w:rsidR="007220E0" w:rsidRPr="00D01C7D">
        <w:rPr>
          <w:rFonts w:ascii="Arial" w:hAnsi="Arial" w:cs="Arial"/>
        </w:rPr>
        <w:t>этом проводится проверка на соответствие бюджету закупок, в случае нехватки бюджета закупок сток-контролер получит уведомление по корпоративной почте о нехватке бюджета, проверка по бюджету закупок не блокирует изменение заявки на закупку МТР.</w:t>
      </w:r>
      <w:r w:rsidR="00AD5F4D" w:rsidRPr="00D01C7D">
        <w:rPr>
          <w:rFonts w:ascii="Arial" w:hAnsi="Arial" w:cs="Arial"/>
        </w:rPr>
        <w:t xml:space="preserve"> </w:t>
      </w:r>
    </w:p>
    <w:p w14:paraId="7B570D2F" w14:textId="77C48A84" w:rsidR="00F73625" w:rsidRPr="00D01C7D" w:rsidRDefault="00D96223" w:rsidP="00F73625">
      <w:pPr>
        <w:spacing w:after="240" w:line="276" w:lineRule="auto"/>
        <w:ind w:firstLine="708"/>
        <w:rPr>
          <w:rFonts w:ascii="Arial" w:hAnsi="Arial" w:cs="Arial"/>
        </w:rPr>
      </w:pPr>
      <w:r w:rsidRPr="00D01C7D">
        <w:rPr>
          <w:rFonts w:ascii="Arial" w:hAnsi="Arial" w:cs="Arial"/>
        </w:rPr>
        <w:t xml:space="preserve">В случае, если для аналога отсутствует код ЕК МТР, закупщик формирует заявку </w:t>
      </w:r>
      <w:r w:rsidR="00480169" w:rsidRPr="00D01C7D">
        <w:rPr>
          <w:rFonts w:ascii="Arial" w:hAnsi="Arial" w:cs="Arial"/>
        </w:rPr>
        <w:t xml:space="preserve">в группу НСИ </w:t>
      </w:r>
      <w:r w:rsidRPr="00D01C7D">
        <w:rPr>
          <w:rFonts w:ascii="Arial" w:hAnsi="Arial" w:cs="Arial"/>
        </w:rPr>
        <w:t>на создание нового кода ЕК МТР</w:t>
      </w:r>
      <w:r w:rsidR="00480169" w:rsidRPr="00D01C7D">
        <w:rPr>
          <w:rFonts w:ascii="Arial" w:hAnsi="Arial" w:cs="Arial"/>
        </w:rPr>
        <w:t>.</w:t>
      </w:r>
      <w:r w:rsidRPr="00D01C7D">
        <w:rPr>
          <w:rFonts w:ascii="Arial" w:hAnsi="Arial" w:cs="Arial"/>
        </w:rPr>
        <w:t xml:space="preserve"> </w:t>
      </w:r>
      <w:r w:rsidR="00480169" w:rsidRPr="00D01C7D">
        <w:rPr>
          <w:rFonts w:ascii="Arial" w:hAnsi="Arial" w:cs="Arial"/>
        </w:rPr>
        <w:t xml:space="preserve">После </w:t>
      </w:r>
      <w:r w:rsidRPr="00D01C7D">
        <w:rPr>
          <w:rFonts w:ascii="Arial" w:hAnsi="Arial" w:cs="Arial"/>
        </w:rPr>
        <w:t xml:space="preserve">создания кода ЕК МТР для аналога, закупщик формирует запрос на корректировку заявки на закупку МТР. </w:t>
      </w:r>
      <w:r w:rsidR="00D03AB9" w:rsidRPr="00D01C7D">
        <w:rPr>
          <w:rFonts w:ascii="Arial" w:hAnsi="Arial" w:cs="Arial"/>
        </w:rPr>
        <w:t>В результате согласования запроса на корректировку, автоматически изменяется соответствующая заявка на закупку МТР.</w:t>
      </w:r>
      <w:r w:rsidR="00F73625" w:rsidRPr="00D01C7D">
        <w:rPr>
          <w:rFonts w:ascii="Arial" w:hAnsi="Arial" w:cs="Arial"/>
        </w:rPr>
        <w:t xml:space="preserve"> </w:t>
      </w:r>
    </w:p>
    <w:p w14:paraId="28B5758B" w14:textId="11563A93" w:rsidR="000944C2" w:rsidRPr="00D01C7D" w:rsidRDefault="000944C2" w:rsidP="00F8304C">
      <w:pPr>
        <w:pStyle w:val="a"/>
        <w:numPr>
          <w:ilvl w:val="0"/>
          <w:numId w:val="0"/>
        </w:numPr>
        <w:tabs>
          <w:tab w:val="left" w:pos="450"/>
        </w:tabs>
        <w:spacing w:after="0" w:line="276" w:lineRule="auto"/>
        <w:ind w:firstLine="709"/>
        <w:rPr>
          <w:color w:val="000000" w:themeColor="text1"/>
        </w:rPr>
      </w:pPr>
      <w:r w:rsidRPr="00F8304C">
        <w:rPr>
          <w:color w:val="000000" w:themeColor="text1"/>
        </w:rPr>
        <w:t>Если запрос на корректировку сформирован для замены на аналог, по после согласования запроса, заменяемая позиция в заявке на закупку МТР помечается на удаление и создается новая позиция с материалом-аналогом.  В случае частичной замены на аналог – количество в корректируемой позиции уменьшается и создается новая позиция с материалом-аналогом. При замене на аналог, единица измерения которого отличается от еди</w:t>
      </w:r>
      <w:r w:rsidRPr="00F8304C">
        <w:rPr>
          <w:color w:val="000000" w:themeColor="text1"/>
        </w:rPr>
        <w:lastRenderedPageBreak/>
        <w:t>ницы измерения корректируемого материала, пользователь должен указать количества заменяемого и заменяющего материалов.</w:t>
      </w:r>
    </w:p>
    <w:p w14:paraId="27A9E851" w14:textId="16F3A222" w:rsidR="00A52EF0" w:rsidRPr="00D01C7D" w:rsidRDefault="00A52EF0" w:rsidP="00F8304C">
      <w:pPr>
        <w:pStyle w:val="a"/>
        <w:numPr>
          <w:ilvl w:val="0"/>
          <w:numId w:val="0"/>
        </w:numPr>
        <w:tabs>
          <w:tab w:val="left" w:pos="450"/>
        </w:tabs>
        <w:spacing w:after="0" w:line="276" w:lineRule="auto"/>
        <w:ind w:firstLine="709"/>
        <w:rPr>
          <w:color w:val="000000" w:themeColor="text1"/>
        </w:rPr>
      </w:pPr>
      <w:r w:rsidRPr="00D01C7D">
        <w:rPr>
          <w:color w:val="000000" w:themeColor="text1"/>
        </w:rPr>
        <w:t xml:space="preserve">Если к моменту согласования запроса на корректировку в данные в корректируемом документе (код ОЗМ, дата поставки, количество) отличаются от тех, что были на момент </w:t>
      </w:r>
      <w:r w:rsidRPr="00C55D18">
        <w:rPr>
          <w:color w:val="000000" w:themeColor="text1"/>
        </w:rPr>
        <w:t xml:space="preserve">создания запроса – то такой запрос переходит в статус «Не активен», изменения в документе </w:t>
      </w:r>
      <w:r w:rsidR="00C64689" w:rsidRPr="00C55D18">
        <w:rPr>
          <w:color w:val="000000" w:themeColor="text1"/>
        </w:rPr>
        <w:t>по данной позиции</w:t>
      </w:r>
      <w:r w:rsidR="00C64689">
        <w:rPr>
          <w:color w:val="000000" w:themeColor="text1"/>
        </w:rPr>
        <w:t xml:space="preserve"> </w:t>
      </w:r>
      <w:r w:rsidRPr="00D01C7D">
        <w:rPr>
          <w:color w:val="000000" w:themeColor="text1"/>
        </w:rPr>
        <w:t>не производятся.</w:t>
      </w:r>
    </w:p>
    <w:p w14:paraId="425E85F6" w14:textId="73A0CFAF" w:rsidR="00C55D18" w:rsidRPr="00F8304C" w:rsidRDefault="00F73625" w:rsidP="00F8304C">
      <w:pPr>
        <w:pStyle w:val="a"/>
        <w:numPr>
          <w:ilvl w:val="0"/>
          <w:numId w:val="0"/>
        </w:numPr>
        <w:tabs>
          <w:tab w:val="left" w:pos="450"/>
        </w:tabs>
        <w:spacing w:after="0" w:line="276" w:lineRule="auto"/>
        <w:ind w:firstLine="709"/>
        <w:rPr>
          <w:color w:val="000000" w:themeColor="text1"/>
        </w:rPr>
      </w:pPr>
      <w:r w:rsidRPr="00D01C7D">
        <w:rPr>
          <w:color w:val="000000" w:themeColor="text1"/>
        </w:rPr>
        <w:t xml:space="preserve">Запрос на корректировку заявки на закупку может быть согласован автоматически в случае, если обработка запроса не была выполнена сток-контролером в течение определенного времени (предварительно10 рабочих дней). Количество дней до автосогласования определяется настройками разработки MM07 «Управление запросами на корректировку» (разработка включена и описана в КД </w:t>
      </w:r>
      <w:del w:id="1161" w:author="SintsovaMA" w:date="2021-03-22T17:28:00Z">
        <w:r w:rsidR="00D2138A" w:rsidRPr="00D01C7D" w:rsidDel="004908FD">
          <w:rPr>
            <w:color w:val="000000" w:themeColor="text1"/>
          </w:rPr>
          <w:delText>ERP.9.</w:delText>
        </w:r>
        <w:r w:rsidRPr="00D01C7D" w:rsidDel="004908FD">
          <w:rPr>
            <w:color w:val="000000" w:themeColor="text1"/>
          </w:rPr>
          <w:delText xml:space="preserve">1.58 </w:delText>
        </w:r>
      </w:del>
      <w:ins w:id="1162" w:author="SintsovaMA" w:date="2021-03-22T17:28:00Z">
        <w:r w:rsidR="004908FD">
          <w:rPr>
            <w:color w:val="000000" w:themeColor="text1"/>
          </w:rPr>
          <w:t xml:space="preserve">ERP.13.9_2_58_MM </w:t>
        </w:r>
      </w:ins>
      <w:r w:rsidRPr="00D01C7D">
        <w:rPr>
          <w:color w:val="000000" w:themeColor="text1"/>
        </w:rPr>
        <w:t>«Планирование обеспечения МТР работами и услугами»).</w:t>
      </w:r>
    </w:p>
    <w:p w14:paraId="3437D258" w14:textId="2ED15AA1" w:rsidR="00B45A85" w:rsidRPr="00D01C7D" w:rsidRDefault="00402526" w:rsidP="00B45A85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D01C7D">
        <w:rPr>
          <w:rFonts w:ascii="Arial" w:hAnsi="Arial" w:cs="Arial"/>
        </w:rPr>
        <w:t xml:space="preserve">В случае, если в ходе проведения закупочной процедуры необходимо изменить заявку на закупку работ, услуг, то закупщик в транзакции </w:t>
      </w:r>
      <w:r w:rsidR="00E04EB2" w:rsidRPr="00D01C7D">
        <w:rPr>
          <w:rFonts w:ascii="Arial" w:hAnsi="Arial" w:cs="Arial"/>
        </w:rPr>
        <w:t>«</w:t>
      </w:r>
      <w:r w:rsidR="002A73BB" w:rsidRPr="00D01C7D">
        <w:rPr>
          <w:rFonts w:ascii="Arial" w:hAnsi="Arial" w:cs="Arial"/>
          <w:color w:val="000000" w:themeColor="text1"/>
          <w:szCs w:val="24"/>
        </w:rPr>
        <w:t>Групповое деблокирование заявок</w:t>
      </w:r>
      <w:r w:rsidR="00E04EB2" w:rsidRPr="00D01C7D">
        <w:rPr>
          <w:rFonts w:ascii="Arial" w:hAnsi="Arial" w:cs="Arial"/>
          <w:color w:val="000000" w:themeColor="text1"/>
          <w:szCs w:val="24"/>
        </w:rPr>
        <w:t>»</w:t>
      </w:r>
      <w:r w:rsidR="002A73BB" w:rsidRPr="00D01C7D">
        <w:rPr>
          <w:rFonts w:ascii="Arial" w:hAnsi="Arial" w:cs="Arial"/>
        </w:rPr>
        <w:t xml:space="preserve"> </w:t>
      </w:r>
      <w:r w:rsidR="00B45A85" w:rsidRPr="00D01C7D">
        <w:rPr>
          <w:rFonts w:ascii="Arial" w:hAnsi="Arial" w:cs="Arial"/>
        </w:rPr>
        <w:t>отклоняет заявку на закупку</w:t>
      </w:r>
      <w:r w:rsidRPr="00D01C7D">
        <w:rPr>
          <w:rFonts w:ascii="Arial" w:hAnsi="Arial" w:cs="Arial"/>
        </w:rPr>
        <w:t xml:space="preserve"> работ, услуг</w:t>
      </w:r>
      <w:r w:rsidR="00B45A85" w:rsidRPr="00D01C7D">
        <w:rPr>
          <w:rFonts w:ascii="Arial" w:hAnsi="Arial" w:cs="Arial"/>
          <w:color w:val="000000" w:themeColor="text1"/>
          <w:szCs w:val="24"/>
        </w:rPr>
        <w:t>, указав соответствующую причину о</w:t>
      </w:r>
      <w:r w:rsidR="002A73BB" w:rsidRPr="00D01C7D">
        <w:rPr>
          <w:rFonts w:ascii="Arial" w:hAnsi="Arial" w:cs="Arial"/>
          <w:color w:val="000000" w:themeColor="text1"/>
          <w:szCs w:val="24"/>
        </w:rPr>
        <w:t>тклонения из справочника причин</w:t>
      </w:r>
      <w:r w:rsidRPr="00D01C7D">
        <w:rPr>
          <w:rFonts w:ascii="Arial" w:hAnsi="Arial" w:cs="Arial"/>
          <w:color w:val="000000" w:themeColor="text1"/>
          <w:szCs w:val="24"/>
        </w:rPr>
        <w:t xml:space="preserve">. </w:t>
      </w:r>
    </w:p>
    <w:p w14:paraId="550A12F5" w14:textId="32C6CAAE" w:rsidR="00F35830" w:rsidRDefault="002A73BB" w:rsidP="00B45A85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D01C7D">
        <w:rPr>
          <w:rFonts w:ascii="Arial" w:hAnsi="Arial" w:cs="Arial"/>
          <w:color w:val="000000" w:themeColor="text1"/>
          <w:szCs w:val="24"/>
        </w:rPr>
        <w:t>В качестве</w:t>
      </w:r>
      <w:r w:rsidR="00F35830" w:rsidRPr="00D01C7D">
        <w:rPr>
          <w:rFonts w:ascii="Arial" w:hAnsi="Arial" w:cs="Arial"/>
          <w:color w:val="000000" w:themeColor="text1"/>
          <w:szCs w:val="24"/>
        </w:rPr>
        <w:t xml:space="preserve"> причины отклонения заявок на закупку работ, услуг в ходе проведения закупочных процедур</w:t>
      </w:r>
      <w:r w:rsidRPr="00D01C7D">
        <w:rPr>
          <w:rFonts w:ascii="Arial" w:hAnsi="Arial" w:cs="Arial"/>
          <w:color w:val="000000" w:themeColor="text1"/>
          <w:szCs w:val="24"/>
        </w:rPr>
        <w:t xml:space="preserve"> закупщик может выбрать следующие</w:t>
      </w:r>
      <w:r>
        <w:rPr>
          <w:rFonts w:ascii="Arial" w:hAnsi="Arial" w:cs="Arial"/>
          <w:color w:val="000000" w:themeColor="text1"/>
          <w:szCs w:val="24"/>
        </w:rPr>
        <w:t xml:space="preserve"> причины из справочника причин</w:t>
      </w:r>
      <w:r w:rsidR="00F35830">
        <w:rPr>
          <w:rFonts w:ascii="Arial" w:hAnsi="Arial" w:cs="Arial"/>
          <w:color w:val="000000" w:themeColor="text1"/>
          <w:szCs w:val="24"/>
        </w:rPr>
        <w:t>:</w:t>
      </w:r>
    </w:p>
    <w:p w14:paraId="25BB9E74" w14:textId="0F5A4982" w:rsidR="00F35830" w:rsidRPr="005876E0" w:rsidRDefault="00F35830" w:rsidP="00766F6C">
      <w:pPr>
        <w:pStyle w:val="a"/>
        <w:numPr>
          <w:ilvl w:val="0"/>
          <w:numId w:val="26"/>
        </w:numPr>
        <w:tabs>
          <w:tab w:val="left" w:pos="450"/>
        </w:tabs>
        <w:spacing w:after="0" w:line="276" w:lineRule="auto"/>
        <w:ind w:firstLine="0"/>
        <w:rPr>
          <w:rFonts w:eastAsia="Times New Roman"/>
          <w:color w:val="000000" w:themeColor="text1"/>
          <w:lang w:eastAsia="en-US"/>
        </w:rPr>
      </w:pPr>
      <w:r w:rsidRPr="005876E0">
        <w:rPr>
          <w:rFonts w:eastAsia="Times New Roman"/>
          <w:color w:val="000000" w:themeColor="text1"/>
          <w:lang w:eastAsia="en-US"/>
        </w:rPr>
        <w:t>Невозможно выполнить Заявку на закупку</w:t>
      </w:r>
      <w:r w:rsidR="00022002">
        <w:rPr>
          <w:rFonts w:eastAsia="Times New Roman"/>
          <w:color w:val="000000" w:themeColor="text1"/>
          <w:lang w:eastAsia="en-US"/>
        </w:rPr>
        <w:t xml:space="preserve"> </w:t>
      </w:r>
      <w:r w:rsidRPr="005876E0">
        <w:rPr>
          <w:rFonts w:eastAsia="Times New Roman"/>
          <w:color w:val="000000" w:themeColor="text1"/>
          <w:lang w:eastAsia="en-US"/>
        </w:rPr>
        <w:t>Работ и Услуг в требуемые сроки;</w:t>
      </w:r>
    </w:p>
    <w:p w14:paraId="29BA9CA9" w14:textId="77777777" w:rsidR="00F35830" w:rsidRDefault="00F35830" w:rsidP="00766F6C">
      <w:pPr>
        <w:pStyle w:val="a"/>
        <w:numPr>
          <w:ilvl w:val="0"/>
          <w:numId w:val="26"/>
        </w:numPr>
        <w:tabs>
          <w:tab w:val="left" w:pos="450"/>
        </w:tabs>
        <w:spacing w:after="0" w:line="276" w:lineRule="auto"/>
        <w:ind w:firstLine="0"/>
        <w:rPr>
          <w:rFonts w:eastAsia="Times New Roman"/>
          <w:color w:val="000000" w:themeColor="text1"/>
          <w:lang w:eastAsia="en-US"/>
        </w:rPr>
      </w:pPr>
      <w:r w:rsidRPr="005876E0">
        <w:rPr>
          <w:rFonts w:eastAsia="Times New Roman"/>
          <w:color w:val="000000" w:themeColor="text1"/>
          <w:lang w:eastAsia="en-US"/>
        </w:rPr>
        <w:t>Невозможно закупить требуемый объем Работ / Услуг;</w:t>
      </w:r>
    </w:p>
    <w:p w14:paraId="7718D509" w14:textId="248C211F" w:rsidR="00F35830" w:rsidRPr="00B727FB" w:rsidRDefault="00F35830" w:rsidP="00766F6C">
      <w:pPr>
        <w:pStyle w:val="a"/>
        <w:numPr>
          <w:ilvl w:val="0"/>
          <w:numId w:val="26"/>
        </w:numPr>
        <w:tabs>
          <w:tab w:val="left" w:pos="450"/>
        </w:tabs>
        <w:spacing w:after="0" w:line="276" w:lineRule="auto"/>
        <w:ind w:firstLine="0"/>
        <w:rPr>
          <w:rFonts w:eastAsia="Times New Roman"/>
          <w:color w:val="000000" w:themeColor="text1"/>
          <w:lang w:eastAsia="en-US"/>
        </w:rPr>
      </w:pPr>
      <w:r w:rsidRPr="005876E0">
        <w:rPr>
          <w:color w:val="000000" w:themeColor="text1"/>
        </w:rPr>
        <w:t>Недоступность требуемых</w:t>
      </w:r>
      <w:r w:rsidR="00022002">
        <w:rPr>
          <w:color w:val="000000" w:themeColor="text1"/>
        </w:rPr>
        <w:t xml:space="preserve"> </w:t>
      </w:r>
      <w:r w:rsidRPr="005876E0">
        <w:rPr>
          <w:color w:val="000000" w:themeColor="text1"/>
        </w:rPr>
        <w:t>Работ/Услуг на рынке</w:t>
      </w:r>
      <w:r w:rsidR="009B711D">
        <w:rPr>
          <w:color w:val="000000" w:themeColor="text1"/>
        </w:rPr>
        <w:t>;</w:t>
      </w:r>
    </w:p>
    <w:p w14:paraId="30CD6DA5" w14:textId="0836C54E" w:rsidR="004C504E" w:rsidRPr="004C504E" w:rsidRDefault="004C504E" w:rsidP="004C504E">
      <w:pPr>
        <w:widowControl w:val="0"/>
        <w:numPr>
          <w:ilvl w:val="0"/>
          <w:numId w:val="26"/>
        </w:numPr>
        <w:tabs>
          <w:tab w:val="left" w:pos="450"/>
          <w:tab w:val="left" w:pos="709"/>
        </w:tabs>
        <w:autoSpaceDE w:val="0"/>
        <w:autoSpaceDN w:val="0"/>
        <w:adjustRightInd w:val="0"/>
        <w:spacing w:before="120" w:line="276" w:lineRule="auto"/>
        <w:ind w:firstLine="0"/>
        <w:rPr>
          <w:rFonts w:ascii="Arial" w:hAnsi="Arial" w:cs="Arial"/>
          <w:color w:val="000000" w:themeColor="text1"/>
          <w:szCs w:val="24"/>
        </w:rPr>
      </w:pPr>
      <w:r w:rsidRPr="004C504E">
        <w:rPr>
          <w:rFonts w:ascii="Arial" w:hAnsi="Arial" w:cs="Arial" w:eastAsiaTheme="minorEastAsia"/>
          <w:color w:val="000000" w:themeColor="text1"/>
          <w:szCs w:val="24"/>
          <w:lang w:eastAsia="ru-RU"/>
        </w:rPr>
        <w:t>Передача заключения договора в БЕ</w:t>
      </w:r>
    </w:p>
    <w:p w14:paraId="53F42B5B" w14:textId="77777777" w:rsidR="004C504E" w:rsidRPr="004C504E" w:rsidRDefault="004C504E" w:rsidP="004C504E">
      <w:pPr>
        <w:widowControl w:val="0"/>
        <w:tabs>
          <w:tab w:val="left" w:pos="450"/>
          <w:tab w:val="left" w:pos="709"/>
        </w:tabs>
        <w:autoSpaceDE w:val="0"/>
        <w:autoSpaceDN w:val="0"/>
        <w:adjustRightInd w:val="0"/>
        <w:spacing w:before="120" w:line="276" w:lineRule="auto"/>
        <w:ind w:left="360"/>
        <w:rPr>
          <w:rFonts w:ascii="Arial" w:eastAsiaTheme="minorEastAsia" w:hAnsi="Arial" w:cs="Arial"/>
          <w:color w:val="000000" w:themeColor="text1"/>
          <w:szCs w:val="24"/>
          <w:lang w:eastAsia="ru-RU"/>
        </w:rPr>
      </w:pPr>
    </w:p>
    <w:p w14:paraId="593028C9" w14:textId="72A8BBAC" w:rsidR="004C504E" w:rsidRDefault="004C504E" w:rsidP="00B727FB">
      <w:pPr>
        <w:widowControl w:val="0"/>
        <w:tabs>
          <w:tab w:val="left" w:pos="450"/>
          <w:tab w:val="left" w:pos="709"/>
        </w:tabs>
        <w:autoSpaceDE w:val="0"/>
        <w:autoSpaceDN w:val="0"/>
        <w:adjustRightInd w:val="0"/>
        <w:spacing w:before="120" w:after="120" w:line="276" w:lineRule="auto"/>
        <w:rPr>
          <w:rFonts w:ascii="Arial" w:eastAsiaTheme="minorEastAsia" w:hAnsi="Arial" w:cs="Arial"/>
          <w:color w:val="000000" w:themeColor="text1"/>
          <w:szCs w:val="24"/>
          <w:lang w:eastAsia="ru-RU"/>
        </w:rPr>
      </w:pPr>
      <w:r>
        <w:rPr>
          <w:rFonts w:ascii="Arial" w:hAnsi="Arial" w:cs="Arial" w:eastAsiaTheme="minorEastAsia"/>
          <w:color w:val="000000" w:themeColor="text1"/>
          <w:szCs w:val="24"/>
          <w:lang w:eastAsia="ru-RU"/>
        </w:rPr>
        <w:tab/>
      </w:r>
      <w:r w:rsidRPr="004C504E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В случае выбора причины «Передача заключения договора в БЕ», закупщик, после отклонения заявки, изменяет значения в полях «Закупочная организация» и «Группа закупок» на закупочную организация и группу закупок </w:t>
      </w:r>
      <w:r w:rsidR="00515B11">
        <w:rPr>
          <w:rFonts w:ascii="Arial" w:hAnsi="Arial" w:cs="Arial" w:eastAsiaTheme="minorEastAsia"/>
          <w:color w:val="000000" w:themeColor="text1"/>
          <w:szCs w:val="24"/>
          <w:lang w:eastAsia="ru-RU"/>
        </w:rPr>
        <w:t>исполнителя</w:t>
      </w:r>
      <w:r w:rsidRPr="004C504E">
        <w:rPr>
          <w:rFonts w:ascii="Arial" w:hAnsi="Arial" w:cs="Arial" w:eastAsiaTheme="minorEastAsia"/>
          <w:color w:val="000000" w:themeColor="text1"/>
          <w:szCs w:val="24"/>
          <w:lang w:eastAsia="ru-RU"/>
        </w:rPr>
        <w:t>, который будет выполнять роль менеджера по сопровождению данного договора (при этом первоначальное значение полей «Закупочная организация» и «Группа закупок» сохраняется в дополнительных полях Заявки на закупку), разработка ММ83 «Статус «Повторная передача в закуп», доп. поля в Заявке на закупку».</w:t>
      </w:r>
    </w:p>
    <w:p w14:paraId="1074B3E2" w14:textId="4FD21819" w:rsidR="009A2AC5" w:rsidRPr="004C504E" w:rsidRDefault="00B00CB5">
      <w:pPr>
        <w:widowControl w:val="0"/>
        <w:tabs>
          <w:tab w:val="left" w:pos="450"/>
          <w:tab w:val="left" w:pos="709"/>
        </w:tabs>
        <w:autoSpaceDE w:val="0"/>
        <w:autoSpaceDN w:val="0"/>
        <w:adjustRightInd w:val="0"/>
        <w:spacing w:before="120" w:after="120" w:line="276" w:lineRule="auto"/>
        <w:rPr>
          <w:rFonts w:ascii="Arial" w:eastAsiaTheme="minorEastAsia" w:hAnsi="Arial" w:cs="Arial"/>
          <w:color w:val="000000" w:themeColor="text1"/>
          <w:szCs w:val="24"/>
          <w:lang w:eastAsia="ru-RU"/>
        </w:rPr>
      </w:pPr>
      <w:r>
        <w:rPr>
          <w:rFonts w:ascii="Arial" w:hAnsi="Arial" w:cs="Arial" w:eastAsiaTheme="minorEastAsia"/>
          <w:color w:val="000000" w:themeColor="text1"/>
          <w:szCs w:val="24"/>
          <w:lang w:eastAsia="ru-RU"/>
        </w:rPr>
        <w:tab/>
      </w:r>
      <w:r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В случае, если закупщик, для Заявок на закупку работ, услуг, созданных </w:t>
      </w:r>
      <w:r w:rsidR="001A1CAE">
        <w:rPr>
          <w:rFonts w:ascii="Arial" w:hAnsi="Arial" w:cs="Arial" w:eastAsiaTheme="minorEastAsia"/>
          <w:color w:val="000000" w:themeColor="text1"/>
          <w:szCs w:val="24"/>
          <w:lang w:eastAsia="ru-RU"/>
        </w:rPr>
        <w:t>автоматически из документов</w:t>
      </w:r>
      <w:r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 потребности ТОиР, КС, Производства после выбора причины отклонения «</w:t>
      </w:r>
      <w:r w:rsidRPr="004C504E">
        <w:rPr>
          <w:rFonts w:ascii="Arial" w:hAnsi="Arial" w:cs="Arial" w:eastAsiaTheme="minorEastAsia"/>
          <w:color w:val="000000" w:themeColor="text1"/>
          <w:szCs w:val="24"/>
          <w:lang w:eastAsia="ru-RU"/>
        </w:rPr>
        <w:t>Передача заключения договора в БЕ</w:t>
      </w:r>
      <w:r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» не изменил значение </w:t>
      </w:r>
      <w:r w:rsidRPr="004C504E">
        <w:rPr>
          <w:rFonts w:ascii="Arial" w:hAnsi="Arial" w:cs="Arial" w:eastAsiaTheme="minorEastAsia"/>
          <w:color w:val="000000" w:themeColor="text1"/>
          <w:szCs w:val="24"/>
          <w:lang w:eastAsia="ru-RU"/>
        </w:rPr>
        <w:t>пол</w:t>
      </w:r>
      <w:r w:rsidR="001A1CAE">
        <w:rPr>
          <w:rFonts w:ascii="Arial" w:hAnsi="Arial" w:cs="Arial" w:eastAsiaTheme="minorEastAsia"/>
          <w:color w:val="000000" w:themeColor="text1"/>
          <w:szCs w:val="24"/>
          <w:lang w:eastAsia="ru-RU"/>
        </w:rPr>
        <w:t>я</w:t>
      </w:r>
      <w:r w:rsidRPr="004C504E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 «Группа закупок»</w:t>
      </w:r>
      <w:r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, то при сохранении </w:t>
      </w:r>
      <w:r w:rsidR="003E4A88">
        <w:rPr>
          <w:rFonts w:ascii="Arial" w:hAnsi="Arial" w:cs="Arial" w:eastAsiaTheme="minorEastAsia"/>
          <w:color w:val="000000" w:themeColor="text1"/>
          <w:szCs w:val="24"/>
          <w:lang w:eastAsia="ru-RU"/>
        </w:rPr>
        <w:t>заявки</w:t>
      </w:r>
      <w:r w:rsidR="00B90554">
        <w:rPr>
          <w:rFonts w:ascii="Arial" w:hAnsi="Arial" w:cs="Arial" w:eastAsiaTheme="minorEastAsia"/>
          <w:color w:val="000000" w:themeColor="text1"/>
          <w:szCs w:val="24"/>
          <w:lang w:eastAsia="ru-RU"/>
        </w:rPr>
        <w:t>,</w:t>
      </w:r>
      <w:r w:rsidR="003E4A88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 </w:t>
      </w:r>
      <w:r>
        <w:rPr>
          <w:rFonts w:ascii="Arial" w:hAnsi="Arial" w:cs="Arial" w:eastAsiaTheme="minorEastAsia"/>
          <w:color w:val="000000" w:themeColor="text1"/>
          <w:szCs w:val="24"/>
          <w:lang w:eastAsia="ru-RU"/>
        </w:rPr>
        <w:t>группа закупок исполнителя определ</w:t>
      </w:r>
      <w:r w:rsidR="00B90554">
        <w:rPr>
          <w:rFonts w:ascii="Arial" w:hAnsi="Arial" w:cs="Arial" w:eastAsiaTheme="minorEastAsia"/>
          <w:color w:val="000000" w:themeColor="text1"/>
          <w:szCs w:val="24"/>
          <w:lang w:eastAsia="ru-RU"/>
        </w:rPr>
        <w:t>ит</w:t>
      </w:r>
      <w:r>
        <w:rPr>
          <w:rFonts w:ascii="Arial" w:hAnsi="Arial" w:cs="Arial" w:eastAsiaTheme="minorEastAsia"/>
          <w:color w:val="000000" w:themeColor="text1"/>
          <w:szCs w:val="24"/>
          <w:lang w:eastAsia="ru-RU"/>
        </w:rPr>
        <w:t>ся автоматически из документ</w:t>
      </w:r>
      <w:r w:rsidR="003E4A88">
        <w:rPr>
          <w:rFonts w:ascii="Arial" w:hAnsi="Arial" w:cs="Arial" w:eastAsiaTheme="minorEastAsia"/>
          <w:color w:val="000000" w:themeColor="text1"/>
          <w:szCs w:val="24"/>
          <w:lang w:eastAsia="ru-RU"/>
        </w:rPr>
        <w:t>а</w:t>
      </w:r>
      <w:r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 потребности</w:t>
      </w:r>
      <w:r w:rsidR="003E4A88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. </w:t>
      </w:r>
      <w:r w:rsidR="009A2AC5">
        <w:rPr>
          <w:rFonts w:ascii="Arial" w:hAnsi="Arial" w:cs="Arial" w:eastAsiaTheme="minorEastAsia"/>
          <w:color w:val="000000" w:themeColor="text1"/>
          <w:szCs w:val="24"/>
          <w:lang w:eastAsia="ru-RU"/>
        </w:rPr>
        <w:tab/>
      </w:r>
    </w:p>
    <w:p w14:paraId="6B05B903" w14:textId="77777777" w:rsidR="00B34D02" w:rsidRPr="004C504E" w:rsidRDefault="00B34D02" w:rsidP="00B34D02">
      <w:pPr>
        <w:widowControl w:val="0"/>
        <w:tabs>
          <w:tab w:val="left" w:pos="450"/>
          <w:tab w:val="left" w:pos="709"/>
        </w:tabs>
        <w:autoSpaceDE w:val="0"/>
        <w:autoSpaceDN w:val="0"/>
        <w:adjustRightInd w:val="0"/>
        <w:spacing w:before="120" w:after="120" w:line="276" w:lineRule="auto"/>
        <w:rPr>
          <w:rFonts w:ascii="Arial" w:eastAsiaTheme="minorEastAsia" w:hAnsi="Arial" w:cs="Arial"/>
          <w:szCs w:val="24"/>
          <w:lang w:eastAsia="ru-RU"/>
        </w:rPr>
      </w:pPr>
      <w:r>
        <w:rPr>
          <w:rFonts w:ascii="Arial" w:hAnsi="Arial" w:cs="Arial" w:eastAsiaTheme="minorEastAsia"/>
          <w:szCs w:val="24"/>
          <w:lang w:eastAsia="ru-RU"/>
        </w:rPr>
        <w:tab/>
      </w:r>
      <w:r w:rsidRPr="00F8304C">
        <w:rPr>
          <w:rFonts w:ascii="Arial" w:hAnsi="Arial" w:cs="Arial" w:eastAsiaTheme="minorEastAsia"/>
          <w:szCs w:val="24"/>
          <w:lang w:eastAsia="ru-RU"/>
        </w:rPr>
        <w:t>В случае если по результатам проведения закупочной процедуры в системе взаимо</w:t>
      </w:r>
      <w:r w:rsidRPr="00F8304C">
        <w:rPr>
          <w:rFonts w:ascii="Arial" w:hAnsi="Arial" w:cs="Arial" w:eastAsiaTheme="minorEastAsia"/>
          <w:szCs w:val="24"/>
          <w:lang w:eastAsia="ru-RU"/>
        </w:rPr>
        <w:lastRenderedPageBreak/>
        <w:t xml:space="preserve">действия с поставщиками </w:t>
      </w:r>
      <w:r w:rsidRPr="00F8304C">
        <w:rPr>
          <w:rFonts w:ascii="Arial" w:hAnsi="Arial" w:cs="Arial" w:eastAsiaTheme="minorEastAsia"/>
          <w:szCs w:val="24"/>
          <w:lang w:val="en-US" w:eastAsia="ru-RU"/>
        </w:rPr>
        <w:t>SAP</w:t>
      </w:r>
      <w:r w:rsidRPr="00F8304C">
        <w:rPr>
          <w:rFonts w:ascii="Arial" w:hAnsi="Arial" w:cs="Arial" w:eastAsiaTheme="minorEastAsia"/>
          <w:szCs w:val="24"/>
          <w:lang w:eastAsia="ru-RU"/>
        </w:rPr>
        <w:t xml:space="preserve"> </w:t>
      </w:r>
      <w:r w:rsidRPr="00F8304C">
        <w:rPr>
          <w:rFonts w:ascii="Arial" w:hAnsi="Arial" w:cs="Arial" w:eastAsiaTheme="minorEastAsia"/>
          <w:szCs w:val="24"/>
          <w:lang w:val="en-US" w:eastAsia="ru-RU"/>
        </w:rPr>
        <w:t>Ariba</w:t>
      </w:r>
      <w:r w:rsidRPr="00F8304C">
        <w:rPr>
          <w:rFonts w:ascii="Arial" w:hAnsi="Arial" w:cs="Arial" w:eastAsiaTheme="minorEastAsia"/>
          <w:szCs w:val="24"/>
          <w:lang w:eastAsia="ru-RU"/>
        </w:rPr>
        <w:t>, в SAP S/4HANA</w:t>
      </w:r>
      <w:r w:rsidRPr="00B34D02">
        <w:rPr>
          <w:rFonts w:ascii="Arial" w:hAnsi="Arial" w:cs="Arial" w:eastAsiaTheme="minorEastAsia"/>
          <w:szCs w:val="24"/>
          <w:lang w:eastAsia="ru-RU"/>
        </w:rPr>
        <w:t xml:space="preserve"> </w:t>
      </w:r>
      <w:r w:rsidRPr="00F8304C">
        <w:rPr>
          <w:rFonts w:ascii="Arial" w:hAnsi="Arial" w:cs="Arial" w:eastAsiaTheme="minorEastAsia"/>
          <w:szCs w:val="24"/>
          <w:lang w:eastAsia="ru-RU"/>
        </w:rPr>
        <w:t>закупщик или менеджер по сопровождению договоров создали системные документы Контракт или Заказ на поставку</w:t>
      </w:r>
      <w:r w:rsidRPr="00B34D02">
        <w:rPr>
          <w:rFonts w:ascii="Arial" w:hAnsi="Arial" w:cs="Arial" w:eastAsiaTheme="minorEastAsia"/>
          <w:szCs w:val="24"/>
          <w:lang w:eastAsia="ru-RU"/>
        </w:rPr>
        <w:t xml:space="preserve">, но необходимо передать его на нижестоящий уровень, то закупщик в SAP S/4HANA формирует отчет «Мои позиции документов закупок», либо «Управление контрактами на закупку», находит соответствующий контракт либо Заказ на поставку и </w:t>
      </w:r>
      <w:r w:rsidRPr="00B34D02">
        <w:rPr>
          <w:rFonts w:ascii="Arial" w:hAnsi="Arial" w:cs="Arial" w:eastAsiaTheme="minorEastAsia"/>
          <w:color w:val="000000" w:themeColor="text1"/>
          <w:szCs w:val="24"/>
          <w:lang w:eastAsia="ru-RU"/>
        </w:rPr>
        <w:t>изменяет значения в полях «Закупочная организация» и «Группа закупок» на закупочную организация и группу закупок закупщика, который будет выполнять роль менеджера по сопровождению данного договора.</w:t>
      </w:r>
    </w:p>
    <w:p w14:paraId="27D6570D" w14:textId="0373A220" w:rsidR="00202369" w:rsidRPr="006B54DB" w:rsidRDefault="00145E29" w:rsidP="006B54DB">
      <w:pPr>
        <w:spacing w:line="276" w:lineRule="auto"/>
        <w:rPr>
          <w:rFonts w:ascii="Arial" w:hAnsi="Arial" w:cs="Arial"/>
          <w:color w:val="000000" w:themeColor="text1"/>
          <w:szCs w:val="24"/>
        </w:rPr>
      </w:pPr>
      <w:r>
        <w:rPr>
          <w:color w:val="000000" w:themeColor="text1"/>
        </w:rPr>
        <w:tab/>
      </w:r>
      <w:r w:rsidR="00317953" w:rsidRPr="00317953">
        <w:rPr>
          <w:rFonts w:ascii="Arial" w:hAnsi="Arial" w:cs="Arial" w:eastAsiaTheme="minorEastAsia"/>
          <w:color w:val="000000" w:themeColor="text1"/>
          <w:szCs w:val="24"/>
          <w:lang w:eastAsia="ru-RU"/>
        </w:rPr>
        <w:t>В случае, если закупочная процедура проводилась по з</w:t>
      </w:r>
      <w:r w:rsidR="00317953">
        <w:rPr>
          <w:rFonts w:ascii="Arial" w:hAnsi="Arial" w:cs="Arial" w:eastAsiaTheme="minorEastAsia"/>
          <w:color w:val="000000" w:themeColor="text1"/>
          <w:szCs w:val="24"/>
          <w:lang w:eastAsia="ru-RU"/>
        </w:rPr>
        <w:t>аявке на закупку ОДЦИ (вид заяв</w:t>
      </w:r>
      <w:r w:rsidR="00317953" w:rsidRPr="00317953">
        <w:rPr>
          <w:rFonts w:ascii="Arial" w:hAnsi="Arial" w:cs="Arial" w:eastAsiaTheme="minorEastAsia"/>
          <w:color w:val="000000" w:themeColor="text1"/>
          <w:szCs w:val="24"/>
          <w:lang w:eastAsia="ru-RU"/>
        </w:rPr>
        <w:t>ки ZDCI), то менеджер по сопровождению договора отклоняет заявку на закупку ОДЦИ с указанием причины отклонения «Расценка ОДЦИ выполнена», в раку</w:t>
      </w:r>
      <w:r w:rsidR="00317953">
        <w:rPr>
          <w:rFonts w:ascii="Arial" w:hAnsi="Arial" w:cs="Arial" w:eastAsiaTheme="minorEastAsia"/>
          <w:color w:val="000000" w:themeColor="text1"/>
          <w:szCs w:val="24"/>
          <w:lang w:eastAsia="ru-RU"/>
        </w:rPr>
        <w:t>рсе «Вложения» за</w:t>
      </w:r>
      <w:r w:rsidR="00317953" w:rsidRPr="00317953">
        <w:rPr>
          <w:rFonts w:ascii="Arial" w:hAnsi="Arial" w:cs="Arial" w:eastAsiaTheme="minorEastAsia"/>
          <w:color w:val="000000" w:themeColor="text1"/>
          <w:szCs w:val="24"/>
          <w:lang w:eastAsia="ru-RU"/>
        </w:rPr>
        <w:t>купщик прикладывает в качестве вложения матрицу оце</w:t>
      </w:r>
      <w:r w:rsidR="00317953">
        <w:rPr>
          <w:rFonts w:ascii="Arial" w:hAnsi="Arial" w:cs="Arial" w:eastAsiaTheme="minorEastAsia"/>
          <w:color w:val="000000" w:themeColor="text1"/>
          <w:szCs w:val="24"/>
          <w:lang w:eastAsia="ru-RU"/>
        </w:rPr>
        <w:t>нки. Далее сток-контролер в рам</w:t>
      </w:r>
      <w:r w:rsidR="00317953" w:rsidRPr="00317953">
        <w:rPr>
          <w:rFonts w:ascii="Arial" w:hAnsi="Arial" w:cs="Arial" w:eastAsiaTheme="minorEastAsia"/>
          <w:color w:val="000000" w:themeColor="text1"/>
          <w:szCs w:val="24"/>
          <w:lang w:eastAsia="ru-RU"/>
        </w:rPr>
        <w:t>ках процесса ПП-10.03.04 «Оперативное планиров</w:t>
      </w:r>
      <w:r w:rsidR="00317953">
        <w:rPr>
          <w:rFonts w:ascii="Arial" w:hAnsi="Arial" w:cs="Arial" w:eastAsiaTheme="minorEastAsia"/>
          <w:color w:val="000000" w:themeColor="text1"/>
          <w:szCs w:val="24"/>
          <w:lang w:eastAsia="ru-RU"/>
        </w:rPr>
        <w:t>ание обеспечения» оповещает ком</w:t>
      </w:r>
      <w:r w:rsidR="00317953" w:rsidRPr="00317953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плектовщика ОДЦИ о проведенной расценке (в КД </w:t>
      </w:r>
      <w:del w:id="1163" w:author="SintsovaMA" w:date="2021-03-22T17:28:00Z">
        <w:r w:rsidR="00D2138A" w:rsidDel="004908FD">
          <w:rPr>
            <w:rFonts w:ascii="Arial" w:hAnsi="Arial" w:cs="Arial" w:eastAsiaTheme="minorEastAsia"/>
            <w:color w:val="000000" w:themeColor="text1"/>
            <w:szCs w:val="24"/>
            <w:lang w:eastAsia="ru-RU"/>
          </w:rPr>
          <w:delText>ERP.9.</w:delText>
        </w:r>
        <w:r w:rsidR="003021C3" w:rsidRPr="003021C3" w:rsidDel="004908FD">
          <w:rPr>
            <w:rFonts w:ascii="Arial" w:hAnsi="Arial" w:cs="Arial" w:eastAsiaTheme="minorEastAsia"/>
            <w:color w:val="000000" w:themeColor="text1"/>
            <w:szCs w:val="24"/>
            <w:lang w:eastAsia="ru-RU"/>
          </w:rPr>
          <w:delText>1.58</w:delText>
        </w:r>
        <w:r w:rsidR="003021C3" w:rsidDel="004908FD">
          <w:rPr>
            <w:rFonts w:ascii="Arial" w:hAnsi="Arial" w:cs="Arial" w:eastAsiaTheme="minorEastAsia"/>
            <w:color w:val="000000" w:themeColor="text1"/>
            <w:szCs w:val="24"/>
            <w:lang w:eastAsia="ru-RU"/>
          </w:rPr>
          <w:delText xml:space="preserve"> </w:delText>
        </w:r>
      </w:del>
      <w:ins w:id="1164" w:author="SintsovaMA" w:date="2021-03-22T17:28:00Z">
        <w:r w:rsidR="004908FD">
          <w:rPr>
            <w:rFonts w:ascii="Arial" w:hAnsi="Arial" w:cs="Arial" w:eastAsiaTheme="minorEastAsia"/>
            <w:color w:val="000000" w:themeColor="text1"/>
            <w:szCs w:val="24"/>
            <w:lang w:eastAsia="ru-RU"/>
          </w:rPr>
          <w:t xml:space="preserve">ERP.13.9_2_58_MM </w:t>
        </w:r>
      </w:ins>
      <w:r w:rsidR="003021C3">
        <w:rPr>
          <w:rFonts w:ascii="Arial" w:hAnsi="Arial" w:cs="Arial" w:eastAsiaTheme="minorEastAsia"/>
          <w:color w:val="000000" w:themeColor="text1"/>
          <w:szCs w:val="24"/>
          <w:lang w:eastAsia="ru-RU"/>
        </w:rPr>
        <w:t>«</w:t>
      </w:r>
      <w:r w:rsidR="003021C3" w:rsidRPr="003021C3">
        <w:rPr>
          <w:rFonts w:ascii="Arial" w:hAnsi="Arial" w:cs="Arial" w:eastAsiaTheme="minorEastAsia"/>
          <w:color w:val="000000" w:themeColor="text1"/>
          <w:szCs w:val="24"/>
          <w:lang w:eastAsia="ru-RU"/>
        </w:rPr>
        <w:t>Планирование обеспечения МТР работами и услугами</w:t>
      </w:r>
      <w:r w:rsidR="003021C3">
        <w:rPr>
          <w:rFonts w:ascii="Arial" w:hAnsi="Arial" w:cs="Arial" w:eastAsiaTheme="minorEastAsia"/>
          <w:color w:val="000000" w:themeColor="text1"/>
          <w:szCs w:val="24"/>
          <w:lang w:eastAsia="ru-RU"/>
        </w:rPr>
        <w:t>»</w:t>
      </w:r>
      <w:r w:rsidR="00317953" w:rsidRPr="00317953">
        <w:rPr>
          <w:rFonts w:ascii="Arial" w:hAnsi="Arial" w:cs="Arial" w:eastAsiaTheme="minorEastAsia"/>
          <w:color w:val="000000" w:themeColor="text1"/>
          <w:szCs w:val="24"/>
          <w:lang w:eastAsia="ru-RU"/>
        </w:rPr>
        <w:t>).</w:t>
      </w:r>
      <w:r w:rsidR="00202369" w:rsidRPr="00FB7C88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 Комплектовщик ОДЦИ в отчете </w:t>
      </w:r>
      <w:r w:rsidR="00985984" w:rsidRPr="00985984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PS02 </w:t>
      </w:r>
      <w:r w:rsidR="00202369" w:rsidRPr="00985984">
        <w:rPr>
          <w:rFonts w:ascii="Arial" w:hAnsi="Arial" w:cs="Arial" w:eastAsiaTheme="minorEastAsia"/>
          <w:color w:val="000000" w:themeColor="text1"/>
          <w:szCs w:val="24"/>
          <w:lang w:eastAsia="ru-RU"/>
        </w:rPr>
        <w:t>«Фактическое исполнение по отдельным документам Заказчика»</w:t>
      </w:r>
      <w:r w:rsidR="00985984" w:rsidRPr="00985984">
        <w:rPr>
          <w:rFonts w:ascii="Arial" w:hAnsi="Arial" w:cs="Arial" w:eastAsiaTheme="minorEastAsia"/>
          <w:color w:val="000000" w:themeColor="text1"/>
          <w:szCs w:val="24"/>
          <w:lang w:eastAsia="ru-RU"/>
        </w:rPr>
        <w:t xml:space="preserve"> (подробнее см. </w:t>
      </w:r>
      <w:del w:id="1165" w:author="SintsovaMA" w:date="2021-03-22T17:28:00Z">
        <w:r w:rsidR="00D2138A" w:rsidDel="004908FD">
          <w:rPr>
            <w:rFonts w:ascii="Arial" w:hAnsi="Arial" w:cs="Arial" w:eastAsiaTheme="minorEastAsia"/>
            <w:color w:val="000000" w:themeColor="text1"/>
            <w:szCs w:val="24"/>
            <w:lang w:eastAsia="ru-RU"/>
          </w:rPr>
          <w:delText>ERP.9.</w:delText>
        </w:r>
        <w:r w:rsidR="00985984" w:rsidRPr="00985984" w:rsidDel="004908FD">
          <w:rPr>
            <w:rFonts w:ascii="Arial" w:hAnsi="Arial" w:cs="Arial" w:eastAsiaTheme="minorEastAsia"/>
            <w:color w:val="000000" w:themeColor="text1"/>
            <w:szCs w:val="24"/>
            <w:lang w:eastAsia="ru-RU"/>
          </w:rPr>
          <w:delText xml:space="preserve">1.71 </w:delText>
        </w:r>
      </w:del>
      <w:r w:rsidR="00985984" w:rsidRPr="00985984">
        <w:rPr>
          <w:rFonts w:ascii="Arial" w:hAnsi="Arial" w:cs="Arial" w:eastAsiaTheme="minorEastAsia"/>
          <w:color w:val="000000" w:themeColor="text1"/>
          <w:szCs w:val="24"/>
          <w:lang w:eastAsia="ru-RU"/>
        </w:rPr>
        <w:t>«Альбом форм по направлению КСиИ») сможет увидеть факт выполнения своей потребности</w:t>
      </w:r>
      <w:r w:rsidR="00985984">
        <w:rPr>
          <w:rFonts w:ascii="Arial" w:hAnsi="Arial" w:cs="Arial"/>
          <w:color w:val="000000" w:themeColor="text1"/>
          <w:szCs w:val="24"/>
        </w:rPr>
        <w:t>.</w:t>
      </w:r>
    </w:p>
    <w:p w14:paraId="72A61EC9" w14:textId="3D382893" w:rsidR="002929E6" w:rsidRPr="00145E29" w:rsidRDefault="002929E6" w:rsidP="00145E29">
      <w:pPr>
        <w:pStyle w:val="a"/>
        <w:numPr>
          <w:ilvl w:val="0"/>
          <w:numId w:val="0"/>
        </w:numPr>
        <w:tabs>
          <w:tab w:val="left" w:pos="450"/>
        </w:tabs>
        <w:spacing w:after="0" w:line="276" w:lineRule="auto"/>
        <w:rPr>
          <w:rFonts w:eastAsia="Times New Roman"/>
          <w:color w:val="000000" w:themeColor="text1"/>
          <w:lang w:eastAsia="en-US"/>
        </w:rPr>
      </w:pPr>
      <w:r>
        <w:rPr>
          <w:rFonts w:eastAsia="Times New Roman"/>
          <w:color w:val="000000" w:themeColor="text1"/>
          <w:lang w:eastAsia="en-US"/>
        </w:rPr>
        <w:tab/>
      </w:r>
      <w:r>
        <w:rPr>
          <w:rFonts w:eastAsia="Times New Roman"/>
          <w:color w:val="000000" w:themeColor="text1"/>
          <w:lang w:eastAsia="en-US"/>
        </w:rPr>
        <w:t xml:space="preserve">В случае, если в ходе закупочных процедур, возникла необходимость закупки ЗИП, вместе с основной потребностью, то закупщик оповещает </w:t>
      </w:r>
      <w:r w:rsidR="008C2F72">
        <w:rPr>
          <w:rFonts w:eastAsia="Times New Roman"/>
          <w:color w:val="000000" w:themeColor="text1"/>
          <w:lang w:eastAsia="en-US"/>
        </w:rPr>
        <w:t xml:space="preserve">об этом </w:t>
      </w:r>
      <w:r>
        <w:rPr>
          <w:rFonts w:eastAsia="Times New Roman"/>
          <w:color w:val="000000" w:themeColor="text1"/>
          <w:lang w:eastAsia="en-US"/>
        </w:rPr>
        <w:t xml:space="preserve">сток-контролера </w:t>
      </w:r>
      <w:r w:rsidR="008C2F72">
        <w:rPr>
          <w:rFonts w:eastAsia="Times New Roman"/>
          <w:color w:val="000000" w:themeColor="text1"/>
          <w:lang w:eastAsia="en-US"/>
        </w:rPr>
        <w:t xml:space="preserve">письмом по корпоративной электронной почте. Далее сток-контролер формирует вручную заявку на закупку МТР (на ЗИП), подробнее см в </w:t>
      </w:r>
      <w:r w:rsidR="0044380A" w:rsidRPr="00A10693">
        <w:rPr>
          <w:color w:val="000000" w:themeColor="text1"/>
        </w:rPr>
        <w:t>КД</w:t>
      </w:r>
      <w:r w:rsidR="0044380A">
        <w:rPr>
          <w:color w:val="000000" w:themeColor="text1"/>
        </w:rPr>
        <w:t xml:space="preserve"> </w:t>
      </w:r>
      <w:del w:id="1166" w:author="SintsovaMA" w:date="2021-03-22T17:28:00Z">
        <w:r w:rsidR="00D2138A" w:rsidDel="004908FD">
          <w:rPr>
            <w:color w:val="000000" w:themeColor="text1"/>
          </w:rPr>
          <w:delText>ERP.9.</w:delText>
        </w:r>
        <w:r w:rsidR="0044380A" w:rsidRPr="0044380A" w:rsidDel="004908FD">
          <w:rPr>
            <w:color w:val="000000" w:themeColor="text1"/>
          </w:rPr>
          <w:delText>1.58</w:delText>
        </w:r>
        <w:r w:rsidR="0044380A" w:rsidRPr="00A10693" w:rsidDel="004908FD">
          <w:rPr>
            <w:color w:val="000000" w:themeColor="text1"/>
          </w:rPr>
          <w:delText xml:space="preserve"> </w:delText>
        </w:r>
      </w:del>
      <w:ins w:id="1167" w:author="SintsovaMA" w:date="2021-03-22T17:28:00Z">
        <w:r w:rsidR="004908FD">
          <w:rPr>
            <w:color w:val="000000" w:themeColor="text1"/>
          </w:rPr>
          <w:t xml:space="preserve">ERP.13.9_2_58_MM </w:t>
        </w:r>
      </w:ins>
      <w:r w:rsidR="0044380A">
        <w:rPr>
          <w:color w:val="000000" w:themeColor="text1"/>
        </w:rPr>
        <w:t>«</w:t>
      </w:r>
      <w:r w:rsidR="0044380A" w:rsidRPr="0044380A">
        <w:rPr>
          <w:color w:val="000000" w:themeColor="text1"/>
        </w:rPr>
        <w:t>Планирование обеспечения МТР работами и услугами</w:t>
      </w:r>
      <w:r w:rsidR="0044380A">
        <w:rPr>
          <w:color w:val="000000" w:themeColor="text1"/>
        </w:rPr>
        <w:t>»</w:t>
      </w:r>
      <w:r w:rsidR="008C2F72">
        <w:rPr>
          <w:color w:val="000000" w:themeColor="text1"/>
        </w:rPr>
        <w:t>.</w:t>
      </w:r>
    </w:p>
    <w:p w14:paraId="15272489" w14:textId="34023CA1" w:rsidR="00C9438A" w:rsidRPr="00DC3985" w:rsidRDefault="00C9438A" w:rsidP="00C9438A">
      <w:pPr>
        <w:pStyle w:val="a8"/>
        <w:jc w:val="righ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Т</w:t>
      </w:r>
      <w:r w:rsidRPr="00DC3985">
        <w:rPr>
          <w:rFonts w:ascii="Arial" w:hAnsi="Arial" w:cs="Arial"/>
          <w:b/>
          <w:sz w:val="22"/>
        </w:rPr>
        <w:t xml:space="preserve">аблица </w:t>
      </w:r>
      <w:r w:rsidRPr="00DC3985">
        <w:rPr>
          <w:rFonts w:ascii="Arial" w:hAnsi="Arial" w:cs="Arial"/>
          <w:b/>
          <w:sz w:val="22"/>
        </w:rPr>
        <w:fldChar w:fldCharType="begin"/>
      </w:r>
      <w:r w:rsidRPr="00DC3985">
        <w:rPr>
          <w:rFonts w:ascii="Arial" w:hAnsi="Arial" w:cs="Arial"/>
          <w:b/>
          <w:sz w:val="22"/>
        </w:rPr>
        <w:instrText xml:space="preserve"> SEQ Таблица \* ARABIC </w:instrText>
      </w:r>
      <w:r w:rsidRPr="00DC3985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19</w:t>
      </w:r>
      <w:r w:rsidRPr="00DC3985">
        <w:rPr>
          <w:rFonts w:ascii="Arial" w:hAnsi="Arial" w:cs="Arial"/>
          <w:b/>
          <w:sz w:val="22"/>
        </w:rPr>
        <w:fldChar w:fldCharType="end"/>
      </w:r>
      <w:r>
        <w:rPr>
          <w:rFonts w:ascii="Arial" w:hAnsi="Arial" w:cs="Arial"/>
          <w:b/>
          <w:sz w:val="22"/>
        </w:rPr>
        <w:t>. Описание шага «Отклонение заявки на закупку»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2"/>
        <w:gridCol w:w="955"/>
        <w:gridCol w:w="814"/>
        <w:gridCol w:w="2310"/>
        <w:gridCol w:w="2310"/>
        <w:gridCol w:w="1221"/>
        <w:gridCol w:w="1494"/>
      </w:tblGrid>
      <w:tr w:rsidR="00C9438A" w:rsidRPr="00F94454" w14:paraId="6A6B6B80" w14:textId="77777777" w:rsidTr="00F8304C">
        <w:trPr>
          <w:trHeight w:val="397"/>
          <w:tblHeader/>
        </w:trPr>
        <w:tc>
          <w:tcPr>
            <w:tcW w:w="527" w:type="pct"/>
            <w:shd w:val="clear" w:color="auto" w:fill="FFC000"/>
            <w:vAlign w:val="center"/>
          </w:tcPr>
          <w:p w14:paraId="19B162CE" w14:textId="77777777" w:rsidR="00C9438A" w:rsidRPr="00D36A72" w:rsidRDefault="00C9438A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469" w:type="pct"/>
            <w:shd w:val="clear" w:color="auto" w:fill="FFC000"/>
            <w:vAlign w:val="center"/>
          </w:tcPr>
          <w:p w14:paraId="452833CE" w14:textId="77777777" w:rsidR="00C9438A" w:rsidRDefault="00C9438A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00" w:type="pct"/>
            <w:shd w:val="clear" w:color="auto" w:fill="FFC000"/>
            <w:vAlign w:val="center"/>
          </w:tcPr>
          <w:p w14:paraId="32583DCE" w14:textId="77777777" w:rsidR="00C9438A" w:rsidRPr="00F94454" w:rsidRDefault="00C9438A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1135" w:type="pct"/>
            <w:shd w:val="clear" w:color="auto" w:fill="FFC000"/>
            <w:vAlign w:val="center"/>
          </w:tcPr>
          <w:p w14:paraId="7E47C4C0" w14:textId="77777777" w:rsidR="00C9438A" w:rsidRDefault="00C9438A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1135" w:type="pct"/>
            <w:shd w:val="clear" w:color="auto" w:fill="FFC000"/>
            <w:vAlign w:val="center"/>
          </w:tcPr>
          <w:p w14:paraId="2253ED71" w14:textId="77777777" w:rsidR="00C9438A" w:rsidRDefault="00C9438A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600" w:type="pct"/>
            <w:shd w:val="clear" w:color="auto" w:fill="FFC000"/>
            <w:vAlign w:val="center"/>
          </w:tcPr>
          <w:p w14:paraId="08C8CCEA" w14:textId="77777777" w:rsidR="00C9438A" w:rsidRDefault="00C9438A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  <w:tc>
          <w:tcPr>
            <w:tcW w:w="734" w:type="pct"/>
            <w:shd w:val="clear" w:color="auto" w:fill="FFC000"/>
          </w:tcPr>
          <w:p w14:paraId="1A69DDB7" w14:textId="77777777" w:rsidR="00C9438A" w:rsidRDefault="00C9438A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Актуально для сценария </w:t>
            </w:r>
          </w:p>
        </w:tc>
      </w:tr>
      <w:tr w:rsidR="00162796" w14:paraId="7BF2BD7B" w14:textId="77777777" w:rsidTr="00F8304C">
        <w:trPr>
          <w:trHeight w:val="450"/>
        </w:trPr>
        <w:tc>
          <w:tcPr>
            <w:tcW w:w="527" w:type="pct"/>
          </w:tcPr>
          <w:p w14:paraId="36080C48" w14:textId="0FD61513" w:rsidR="00162796" w:rsidRPr="00B613A3" w:rsidRDefault="00162796" w:rsidP="004322A8">
            <w:pPr>
              <w:rPr>
                <w:rFonts w:ascii="Arial" w:hAnsi="Arial" w:cs="Arial"/>
                <w:sz w:val="20"/>
                <w:szCs w:val="20"/>
              </w:rPr>
            </w:pPr>
            <w:r w:rsidRPr="00B613A3">
              <w:rPr>
                <w:rFonts w:ascii="Arial" w:hAnsi="Arial" w:cs="Arial"/>
                <w:sz w:val="20"/>
                <w:szCs w:val="20"/>
              </w:rPr>
              <w:t>ПП-10.04.03.0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B613A3">
              <w:rPr>
                <w:rFonts w:ascii="Arial" w:hAnsi="Arial" w:cs="Arial"/>
                <w:sz w:val="20"/>
                <w:szCs w:val="20"/>
              </w:rPr>
              <w:t>.0</w:t>
            </w:r>
            <w:r w:rsidR="00404305">
              <w:rPr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469" w:type="pct"/>
          </w:tcPr>
          <w:p w14:paraId="42575748" w14:textId="587E02BF" w:rsidR="00162796" w:rsidRDefault="00162796" w:rsidP="004322A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Требуется отклонение заявки на закупку</w:t>
            </w:r>
          </w:p>
          <w:p w14:paraId="2BBC2C6A" w14:textId="77777777" w:rsidR="00162796" w:rsidRDefault="00162796" w:rsidP="004322A8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400" w:type="pct"/>
            <w:shd w:val="clear" w:color="auto" w:fill="auto"/>
          </w:tcPr>
          <w:p w14:paraId="658E5970" w14:textId="77777777" w:rsidR="00162796" w:rsidRDefault="00162796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B613A3">
              <w:rPr>
                <w:rFonts w:ascii="Arial" w:hAnsi="Arial" w:cs="Arial"/>
                <w:sz w:val="20"/>
              </w:rPr>
              <w:t>ME</w:t>
            </w:r>
            <w:r>
              <w:rPr>
                <w:rFonts w:ascii="Arial" w:hAnsi="Arial" w:cs="Arial"/>
                <w:sz w:val="20"/>
              </w:rPr>
              <w:t>55</w:t>
            </w:r>
          </w:p>
          <w:p w14:paraId="6D00AE61" w14:textId="47440352" w:rsidR="00CC3108" w:rsidRPr="00B727FB" w:rsidRDefault="00CC3108" w:rsidP="004322A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Fiori: </w:t>
            </w:r>
            <w:r w:rsidRPr="00B727FB">
              <w:rPr>
                <w:rFonts w:ascii="Arial" w:hAnsi="Arial" w:cs="Arial"/>
                <w:sz w:val="20"/>
              </w:rPr>
              <w:t>Мои позиции документов закупок, Управление контрактами на закупку</w:t>
            </w:r>
          </w:p>
        </w:tc>
        <w:tc>
          <w:tcPr>
            <w:tcW w:w="1135" w:type="pct"/>
          </w:tcPr>
          <w:p w14:paraId="4E2EB134" w14:textId="77777777" w:rsidR="00162796" w:rsidRDefault="00162796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CB29F9">
              <w:rPr>
                <w:rFonts w:ascii="Arial" w:hAnsi="Arial" w:cs="Arial"/>
                <w:sz w:val="20"/>
              </w:rPr>
              <w:t>NB-Заявка на закупку создаваемая ППМ</w:t>
            </w:r>
            <w:r>
              <w:rPr>
                <w:rFonts w:ascii="Arial" w:hAnsi="Arial" w:cs="Arial"/>
                <w:sz w:val="20"/>
              </w:rPr>
              <w:t>;</w:t>
            </w:r>
            <w:r w:rsidRPr="00CB29F9">
              <w:rPr>
                <w:rFonts w:ascii="Arial" w:hAnsi="Arial" w:cs="Arial"/>
                <w:sz w:val="20"/>
              </w:rPr>
              <w:t xml:space="preserve"> </w:t>
            </w:r>
          </w:p>
          <w:p w14:paraId="7050FC5E" w14:textId="1DD5747E" w:rsidR="00162796" w:rsidRDefault="00162796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CB29F9">
              <w:rPr>
                <w:rFonts w:ascii="Arial" w:hAnsi="Arial" w:cs="Arial"/>
                <w:sz w:val="20"/>
              </w:rPr>
              <w:t>ZNB-Заявка на закупку создаваемая вручную</w:t>
            </w:r>
            <w:r>
              <w:rPr>
                <w:rFonts w:ascii="Arial" w:hAnsi="Arial" w:cs="Arial"/>
                <w:sz w:val="20"/>
              </w:rPr>
              <w:t xml:space="preserve"> (с </w:t>
            </w:r>
            <w:r w:rsidR="000531B9">
              <w:rPr>
                <w:rFonts w:ascii="Arial" w:hAnsi="Arial" w:cs="Arial"/>
                <w:sz w:val="20"/>
              </w:rPr>
              <w:t>не присвоенным</w:t>
            </w:r>
            <w:r>
              <w:rPr>
                <w:rFonts w:ascii="Arial" w:hAnsi="Arial" w:cs="Arial"/>
                <w:sz w:val="20"/>
              </w:rPr>
              <w:t xml:space="preserve"> источником поставки);</w:t>
            </w:r>
          </w:p>
          <w:p w14:paraId="6DEE923D" w14:textId="72904C74" w:rsidR="00162796" w:rsidRDefault="00162796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CB29F9">
              <w:rPr>
                <w:rFonts w:ascii="Arial" w:hAnsi="Arial" w:cs="Arial"/>
                <w:sz w:val="20"/>
              </w:rPr>
              <w:t>ZOL- Заявка на закупку с ОЛ\ТЗ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0531B9">
              <w:rPr>
                <w:rFonts w:ascii="Arial" w:hAnsi="Arial" w:cs="Arial"/>
                <w:sz w:val="20"/>
              </w:rPr>
              <w:t>(с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0531B9">
              <w:rPr>
                <w:rFonts w:ascii="Arial" w:hAnsi="Arial" w:cs="Arial"/>
                <w:sz w:val="20"/>
              </w:rPr>
              <w:t>не присвоенным</w:t>
            </w:r>
            <w:r>
              <w:rPr>
                <w:rFonts w:ascii="Arial" w:hAnsi="Arial" w:cs="Arial"/>
                <w:sz w:val="20"/>
              </w:rPr>
              <w:t xml:space="preserve"> источником </w:t>
            </w:r>
            <w:r w:rsidR="000531B9">
              <w:rPr>
                <w:rFonts w:ascii="Arial" w:hAnsi="Arial" w:cs="Arial"/>
                <w:sz w:val="20"/>
              </w:rPr>
              <w:t>поставки)</w:t>
            </w:r>
            <w:r>
              <w:rPr>
                <w:rFonts w:ascii="Arial" w:hAnsi="Arial" w:cs="Arial"/>
                <w:sz w:val="20"/>
              </w:rPr>
              <w:t>;</w:t>
            </w:r>
          </w:p>
          <w:p w14:paraId="2DC63BB6" w14:textId="66F14622" w:rsidR="00162796" w:rsidRDefault="00162796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CB29F9">
              <w:rPr>
                <w:rFonts w:ascii="Arial" w:hAnsi="Arial" w:cs="Arial"/>
                <w:sz w:val="20"/>
              </w:rPr>
              <w:t xml:space="preserve">ZUSL- </w:t>
            </w:r>
            <w:r w:rsidR="000531B9" w:rsidRPr="00CB29F9">
              <w:rPr>
                <w:rFonts w:ascii="Arial" w:hAnsi="Arial" w:cs="Arial"/>
                <w:sz w:val="20"/>
              </w:rPr>
              <w:t>Заявка</w:t>
            </w:r>
            <w:r w:rsidRPr="00CB29F9">
              <w:rPr>
                <w:rFonts w:ascii="Arial" w:hAnsi="Arial" w:cs="Arial"/>
                <w:sz w:val="20"/>
              </w:rPr>
              <w:t xml:space="preserve"> на закупку работ/услуг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0531B9">
              <w:rPr>
                <w:rFonts w:ascii="Arial" w:hAnsi="Arial" w:cs="Arial"/>
                <w:sz w:val="20"/>
              </w:rPr>
              <w:t>(с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0531B9">
              <w:rPr>
                <w:rFonts w:ascii="Arial" w:hAnsi="Arial" w:cs="Arial"/>
                <w:sz w:val="20"/>
              </w:rPr>
              <w:t>не присвоенным</w:t>
            </w:r>
            <w:r>
              <w:rPr>
                <w:rFonts w:ascii="Arial" w:hAnsi="Arial" w:cs="Arial"/>
                <w:sz w:val="20"/>
              </w:rPr>
              <w:t xml:space="preserve"> источником </w:t>
            </w:r>
            <w:r w:rsidR="000531B9">
              <w:rPr>
                <w:rFonts w:ascii="Arial" w:hAnsi="Arial" w:cs="Arial"/>
                <w:sz w:val="20"/>
              </w:rPr>
              <w:t>поставки)</w:t>
            </w:r>
            <w:r>
              <w:rPr>
                <w:rFonts w:ascii="Arial" w:hAnsi="Arial" w:cs="Arial"/>
                <w:sz w:val="20"/>
              </w:rPr>
              <w:t>;</w:t>
            </w:r>
          </w:p>
        </w:tc>
        <w:tc>
          <w:tcPr>
            <w:tcW w:w="1135" w:type="pct"/>
          </w:tcPr>
          <w:p w14:paraId="52890BC2" w14:textId="64E02D39" w:rsidR="00162796" w:rsidRDefault="00D03AB9" w:rsidP="004322A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Запрос на корректировку заявки на закупку;</w:t>
            </w:r>
          </w:p>
          <w:p w14:paraId="63E8DF04" w14:textId="26EB1DFC" w:rsidR="00162796" w:rsidRDefault="00162796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CB29F9">
              <w:rPr>
                <w:rFonts w:ascii="Arial" w:hAnsi="Arial" w:cs="Arial"/>
                <w:sz w:val="20"/>
              </w:rPr>
              <w:t xml:space="preserve">ZUSL- </w:t>
            </w:r>
            <w:r w:rsidR="000531B9" w:rsidRPr="00CB29F9">
              <w:rPr>
                <w:rFonts w:ascii="Arial" w:hAnsi="Arial" w:cs="Arial"/>
                <w:sz w:val="20"/>
              </w:rPr>
              <w:t>Заявка</w:t>
            </w:r>
            <w:r w:rsidRPr="00CB29F9">
              <w:rPr>
                <w:rFonts w:ascii="Arial" w:hAnsi="Arial" w:cs="Arial"/>
                <w:sz w:val="20"/>
              </w:rPr>
              <w:t xml:space="preserve"> на закупку работ/услуг</w:t>
            </w:r>
            <w:r>
              <w:rPr>
                <w:rFonts w:ascii="Arial" w:hAnsi="Arial" w:cs="Arial"/>
                <w:sz w:val="20"/>
              </w:rPr>
              <w:t xml:space="preserve"> (отклонена закупщиком</w:t>
            </w:r>
            <w:r w:rsidR="00404305">
              <w:rPr>
                <w:rFonts w:ascii="Arial" w:hAnsi="Arial" w:cs="Arial"/>
                <w:sz w:val="20"/>
              </w:rPr>
              <w:t>)</w:t>
            </w:r>
          </w:p>
          <w:p w14:paraId="28ED799A" w14:textId="32E609B1" w:rsidR="00162796" w:rsidRDefault="00162796" w:rsidP="004322A8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600" w:type="pct"/>
          </w:tcPr>
          <w:p w14:paraId="395EE389" w14:textId="77777777" w:rsidR="00162796" w:rsidDel="00C25609" w:rsidRDefault="00162796" w:rsidP="004322A8">
            <w:pPr>
              <w:jc w:val="left"/>
              <w:rPr>
                <w:del w:id="1168" w:author="ParamonovaEA" w:date="2021-03-29T10:09:00Z"/>
                <w:rFonts w:ascii="Arial" w:hAnsi="Arial" w:cs="Arial"/>
                <w:sz w:val="20"/>
              </w:rPr>
            </w:pPr>
            <w:del w:id="1169" w:author="ParamonovaEA" w:date="2021-03-29T10:09:00Z">
              <w:r w:rsidDel="00C25609">
                <w:rPr>
                  <w:rFonts w:ascii="Arial" w:hAnsi="Arial" w:cs="Arial"/>
                  <w:sz w:val="20"/>
                </w:rPr>
                <w:delText>-Ответственный закупщик УК;</w:delText>
              </w:r>
            </w:del>
          </w:p>
          <w:p w14:paraId="084BC967" w14:textId="0799CCFC" w:rsidR="00162796" w:rsidRDefault="00162796" w:rsidP="004322A8">
            <w:pPr>
              <w:jc w:val="left"/>
              <w:rPr>
                <w:rFonts w:ascii="Arial" w:hAnsi="Arial" w:cs="Arial"/>
                <w:sz w:val="20"/>
              </w:rPr>
            </w:pPr>
            <w:del w:id="1170" w:author="ParamonovaEA" w:date="2021-03-29T10:09:00Z">
              <w:r w:rsidDel="00C25609">
                <w:rPr>
                  <w:rFonts w:ascii="Arial" w:hAnsi="Arial" w:cs="Arial"/>
                  <w:sz w:val="20"/>
                </w:rPr>
                <w:delText>- Ответственный закупщик БЕ Управление.</w:delText>
              </w:r>
            </w:del>
            <w:ins w:id="1171" w:author="ParamonovaEA" w:date="2021-03-29T10:09:00Z">
              <w:r w:rsidR="00C25609">
                <w:rPr>
                  <w:rFonts w:ascii="Arial" w:hAnsi="Arial" w:cs="Arial"/>
                  <w:sz w:val="20"/>
                </w:rPr>
                <w:t>-Закупщик</w:t>
              </w:r>
            </w:ins>
          </w:p>
          <w:p w14:paraId="5E7A2498" w14:textId="77777777" w:rsidR="00162796" w:rsidRDefault="00162796" w:rsidP="004322A8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734" w:type="pct"/>
          </w:tcPr>
          <w:p w14:paraId="046F8F2D" w14:textId="4F651934" w:rsidR="00162796" w:rsidRDefault="00162796" w:rsidP="004322A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Сценарий </w:t>
            </w:r>
            <w:r w:rsidR="00CB762F">
              <w:rPr>
                <w:rFonts w:ascii="Arial" w:hAnsi="Arial" w:cs="Arial"/>
                <w:sz w:val="20"/>
              </w:rPr>
              <w:t>1</w:t>
            </w:r>
            <w:r>
              <w:rPr>
                <w:rFonts w:ascii="Arial" w:hAnsi="Arial" w:cs="Arial"/>
                <w:sz w:val="20"/>
              </w:rPr>
              <w:t xml:space="preserve">, </w:t>
            </w:r>
          </w:p>
          <w:p w14:paraId="0EDAD38F" w14:textId="7484B874" w:rsidR="00162796" w:rsidRDefault="00404305" w:rsidP="004322A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Сценарий 2, </w:t>
            </w:r>
          </w:p>
        </w:tc>
      </w:tr>
    </w:tbl>
    <w:p w14:paraId="3108B8D9" w14:textId="36A82344" w:rsidR="00D03AB9" w:rsidRDefault="00D03AB9" w:rsidP="00D03AB9">
      <w:pPr>
        <w:rPr>
          <w:b/>
          <w:i/>
          <w:szCs w:val="24"/>
        </w:rPr>
      </w:pPr>
    </w:p>
    <w:p w14:paraId="6B5DB7A6" w14:textId="77777777" w:rsidR="00D03AB9" w:rsidRPr="00D03AB9" w:rsidRDefault="00D03AB9" w:rsidP="00D03AB9"/>
    <w:p w14:paraId="21B07318" w14:textId="05BFFAE4" w:rsidR="00404305" w:rsidRPr="00BA667C" w:rsidRDefault="00404305" w:rsidP="00404305">
      <w:pPr>
        <w:pStyle w:val="4"/>
        <w:rPr>
          <w:b/>
          <w:i w:val="0"/>
          <w:sz w:val="24"/>
          <w:szCs w:val="24"/>
        </w:rPr>
      </w:pPr>
      <w:r w:rsidRPr="003E1B38">
        <w:rPr>
          <w:b/>
          <w:i w:val="0"/>
          <w:caps w:val="0"/>
          <w:sz w:val="24"/>
          <w:szCs w:val="24"/>
        </w:rPr>
        <w:lastRenderedPageBreak/>
        <w:t>ПП-10.04.</w:t>
      </w:r>
      <w:r>
        <w:rPr>
          <w:b/>
          <w:i w:val="0"/>
          <w:caps w:val="0"/>
          <w:sz w:val="24"/>
          <w:szCs w:val="24"/>
        </w:rPr>
        <w:t>03.01.</w:t>
      </w:r>
      <w:r w:rsidRPr="003E1B38">
        <w:rPr>
          <w:b/>
          <w:i w:val="0"/>
          <w:caps w:val="0"/>
          <w:sz w:val="24"/>
          <w:szCs w:val="24"/>
        </w:rPr>
        <w:t>0</w:t>
      </w:r>
      <w:r>
        <w:rPr>
          <w:b/>
          <w:i w:val="0"/>
          <w:caps w:val="0"/>
          <w:sz w:val="24"/>
          <w:szCs w:val="24"/>
        </w:rPr>
        <w:t>80</w:t>
      </w:r>
      <w:r>
        <w:rPr>
          <w:rFonts w:cs="Arial"/>
        </w:rPr>
        <w:t xml:space="preserve"> </w:t>
      </w:r>
      <w:r>
        <w:rPr>
          <w:b/>
          <w:i w:val="0"/>
          <w:caps w:val="0"/>
          <w:sz w:val="24"/>
          <w:szCs w:val="24"/>
        </w:rPr>
        <w:t>Актуализация статуса выполнения закупочной процедуры.</w:t>
      </w:r>
    </w:p>
    <w:p w14:paraId="46590006" w14:textId="77777777" w:rsidR="00C67008" w:rsidRDefault="00C67008" w:rsidP="00C67008">
      <w:pPr>
        <w:pStyle w:val="afff6"/>
        <w:tabs>
          <w:tab w:val="left" w:pos="4370"/>
        </w:tabs>
        <w:rPr>
          <w:rFonts w:ascii="Arial" w:eastAsia="Calibri" w:hAnsi="Arial" w:cs="Times New Roman"/>
          <w:szCs w:val="28"/>
        </w:rPr>
      </w:pPr>
    </w:p>
    <w:p w14:paraId="43D491EC" w14:textId="6D4FFC76" w:rsidR="00550ADC" w:rsidRDefault="004B42A9" w:rsidP="00C67008">
      <w:pPr>
        <w:pStyle w:val="afff6"/>
        <w:tabs>
          <w:tab w:val="left" w:pos="4370"/>
        </w:tabs>
        <w:rPr>
          <w:rFonts w:ascii="Arial" w:eastAsia="Calibri" w:hAnsi="Arial" w:cs="Times New Roman"/>
          <w:szCs w:val="28"/>
        </w:rPr>
      </w:pPr>
      <w:r>
        <w:rPr>
          <w:rFonts w:ascii="Arial" w:hAnsi="Arial" w:eastAsia="Calibri" w:cs="Times New Roman"/>
          <w:szCs w:val="28"/>
        </w:rPr>
        <w:t xml:space="preserve">Фактические </w:t>
      </w:r>
      <w:r w:rsidR="00105398">
        <w:rPr>
          <w:rFonts w:ascii="Arial" w:hAnsi="Arial" w:eastAsia="Calibri" w:cs="Times New Roman"/>
          <w:szCs w:val="28"/>
        </w:rPr>
        <w:t xml:space="preserve">даты этапов </w:t>
      </w:r>
      <w:r w:rsidR="00C67008">
        <w:rPr>
          <w:rFonts w:ascii="Arial" w:hAnsi="Arial" w:eastAsia="Calibri" w:cs="Times New Roman"/>
          <w:szCs w:val="28"/>
        </w:rPr>
        <w:t xml:space="preserve">проведения закупочных процедур в </w:t>
      </w:r>
      <w:r w:rsidR="00C67008">
        <w:rPr>
          <w:rFonts w:ascii="Arial" w:hAnsi="Arial" w:eastAsia="Calibri" w:cs="Times New Roman"/>
          <w:szCs w:val="28"/>
          <w:lang w:val="en-US"/>
        </w:rPr>
        <w:t>SAP</w:t>
      </w:r>
      <w:r w:rsidR="00C67008" w:rsidRPr="00C67008">
        <w:rPr>
          <w:rFonts w:ascii="Arial" w:hAnsi="Arial" w:eastAsia="Calibri" w:cs="Times New Roman"/>
          <w:szCs w:val="28"/>
        </w:rPr>
        <w:t xml:space="preserve"> </w:t>
      </w:r>
      <w:r w:rsidR="00C67008">
        <w:rPr>
          <w:rFonts w:ascii="Arial" w:hAnsi="Arial" w:eastAsia="Calibri" w:cs="Times New Roman"/>
          <w:szCs w:val="28"/>
          <w:lang w:val="en-US"/>
        </w:rPr>
        <w:t>S</w:t>
      </w:r>
      <w:r w:rsidR="00C67008" w:rsidRPr="00C67008">
        <w:rPr>
          <w:rFonts w:ascii="Arial" w:hAnsi="Arial" w:eastAsia="Calibri" w:cs="Times New Roman"/>
          <w:szCs w:val="28"/>
        </w:rPr>
        <w:t xml:space="preserve">/4 </w:t>
      </w:r>
      <w:r w:rsidR="00C67008">
        <w:rPr>
          <w:rFonts w:ascii="Arial" w:hAnsi="Arial" w:eastAsia="Calibri" w:cs="Times New Roman"/>
          <w:szCs w:val="28"/>
          <w:lang w:val="en-US"/>
        </w:rPr>
        <w:t>HANA</w:t>
      </w:r>
      <w:r w:rsidR="00C67008">
        <w:rPr>
          <w:rFonts w:ascii="Arial" w:hAnsi="Arial" w:eastAsia="Calibri" w:cs="Times New Roman"/>
          <w:szCs w:val="28"/>
        </w:rPr>
        <w:t xml:space="preserve"> </w:t>
      </w:r>
      <w:r w:rsidR="00550ADC">
        <w:rPr>
          <w:rFonts w:ascii="Arial" w:hAnsi="Arial" w:eastAsia="Calibri" w:cs="Times New Roman"/>
          <w:szCs w:val="28"/>
        </w:rPr>
        <w:t>отслеживаются на уровне системного документа Запрос</w:t>
      </w:r>
      <w:r w:rsidR="00705CFF">
        <w:rPr>
          <w:rFonts w:ascii="Arial" w:hAnsi="Arial" w:eastAsia="Calibri" w:cs="Times New Roman"/>
          <w:szCs w:val="28"/>
        </w:rPr>
        <w:t xml:space="preserve"> (разработка </w:t>
      </w:r>
      <w:r w:rsidR="00A82FC1">
        <w:rPr>
          <w:rFonts w:ascii="Arial" w:hAnsi="Arial" w:eastAsia="Calibri" w:cs="Times New Roman"/>
          <w:szCs w:val="28"/>
        </w:rPr>
        <w:t>ММ52 «</w:t>
      </w:r>
      <w:r w:rsidR="00705CFF">
        <w:rPr>
          <w:rFonts w:ascii="Arial" w:hAnsi="Arial" w:eastAsia="Calibri" w:cs="Times New Roman"/>
          <w:szCs w:val="28"/>
        </w:rPr>
        <w:t>Ведение статусов запросов</w:t>
      </w:r>
      <w:r w:rsidR="00A82FC1">
        <w:rPr>
          <w:rFonts w:ascii="Arial" w:hAnsi="Arial" w:eastAsia="Calibri" w:cs="Times New Roman"/>
          <w:szCs w:val="28"/>
        </w:rPr>
        <w:t>»</w:t>
      </w:r>
      <w:r w:rsidR="00705CFF">
        <w:rPr>
          <w:rFonts w:ascii="Arial" w:hAnsi="Arial" w:eastAsia="Calibri" w:cs="Times New Roman"/>
          <w:szCs w:val="28"/>
        </w:rPr>
        <w:t>)</w:t>
      </w:r>
      <w:r w:rsidR="00550ADC">
        <w:rPr>
          <w:rFonts w:ascii="Arial" w:hAnsi="Arial" w:eastAsia="Calibri" w:cs="Times New Roman"/>
          <w:szCs w:val="28"/>
        </w:rPr>
        <w:t xml:space="preserve">. </w:t>
      </w:r>
    </w:p>
    <w:p w14:paraId="741B1A6E" w14:textId="2E797348" w:rsidR="004B42A9" w:rsidRDefault="004B42A9" w:rsidP="00C67008">
      <w:pPr>
        <w:pStyle w:val="afff6"/>
        <w:tabs>
          <w:tab w:val="left" w:pos="4370"/>
        </w:tabs>
        <w:rPr>
          <w:rFonts w:ascii="Arial" w:eastAsia="Calibri" w:hAnsi="Arial" w:cs="Times New Roman"/>
          <w:szCs w:val="28"/>
        </w:rPr>
      </w:pPr>
      <w:r>
        <w:rPr>
          <w:rFonts w:ascii="Arial" w:hAnsi="Arial" w:eastAsia="Calibri" w:cs="Times New Roman"/>
          <w:szCs w:val="28"/>
        </w:rPr>
        <w:t xml:space="preserve">Плановые и прогнозные даты проведения закупочных процедур отслеживаются на уровне заявки на закупку МТР (подробнее см. </w:t>
      </w:r>
      <w:r w:rsidR="0044380A" w:rsidRPr="00A10693">
        <w:rPr>
          <w:rFonts w:ascii="Arial" w:hAnsi="Arial" w:cs="Arial"/>
          <w:color w:val="000000" w:themeColor="text1"/>
          <w:szCs w:val="24"/>
        </w:rPr>
        <w:t>КД</w:t>
      </w:r>
      <w:r w:rsidR="0044380A">
        <w:rPr>
          <w:rFonts w:ascii="Arial" w:hAnsi="Arial" w:cs="Arial"/>
          <w:color w:val="000000" w:themeColor="text1"/>
          <w:szCs w:val="24"/>
        </w:rPr>
        <w:t xml:space="preserve"> </w:t>
      </w:r>
      <w:del w:id="1172" w:author="SintsovaMA" w:date="2021-03-22T17:28:00Z">
        <w:r w:rsidR="00D2138A" w:rsidDel="004908FD">
          <w:rPr>
            <w:rFonts w:ascii="Arial" w:hAnsi="Arial" w:cs="Arial"/>
            <w:color w:val="000000" w:themeColor="text1"/>
            <w:szCs w:val="24"/>
          </w:rPr>
          <w:delText>ERP.9.</w:delText>
        </w:r>
        <w:r w:rsidR="0044380A" w:rsidRPr="0044380A" w:rsidDel="004908FD">
          <w:rPr>
            <w:rFonts w:ascii="Arial" w:hAnsi="Arial" w:cs="Arial"/>
            <w:color w:val="000000" w:themeColor="text1"/>
            <w:szCs w:val="24"/>
          </w:rPr>
          <w:delText>1.58</w:delText>
        </w:r>
        <w:r w:rsidR="0044380A" w:rsidRPr="00A10693" w:rsidDel="004908FD">
          <w:rPr>
            <w:rFonts w:ascii="Arial" w:hAnsi="Arial" w:cs="Arial"/>
            <w:color w:val="000000" w:themeColor="text1"/>
            <w:szCs w:val="24"/>
          </w:rPr>
          <w:delText xml:space="preserve"> </w:delText>
        </w:r>
      </w:del>
      <w:ins w:id="1173" w:author="SintsovaMA" w:date="2021-03-22T17:28:00Z">
        <w:r w:rsidR="004908FD">
          <w:rPr>
            <w:rFonts w:ascii="Arial" w:hAnsi="Arial" w:cs="Arial"/>
            <w:color w:val="000000" w:themeColor="text1"/>
            <w:szCs w:val="24"/>
          </w:rPr>
          <w:t xml:space="preserve">ERP.13.9_2_58_MM </w:t>
        </w:r>
      </w:ins>
      <w:r>
        <w:rPr>
          <w:rFonts w:ascii="Arial" w:hAnsi="Arial" w:eastAsia="Calibri" w:cs="Times New Roman"/>
          <w:szCs w:val="28"/>
        </w:rPr>
        <w:t>«Планирование обеспечения МТР, работами, услугами»)</w:t>
      </w:r>
      <w:r w:rsidR="003E4D70">
        <w:rPr>
          <w:rFonts w:ascii="Arial" w:hAnsi="Arial" w:eastAsia="Calibri" w:cs="Times New Roman"/>
          <w:szCs w:val="28"/>
        </w:rPr>
        <w:t>.</w:t>
      </w:r>
    </w:p>
    <w:p w14:paraId="3D4E4F2F" w14:textId="63372D24" w:rsidR="00550ADC" w:rsidRDefault="00550ADC" w:rsidP="00550ADC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Сценарий 1: Закупочная процедура проводится в системе взаимодействия с поставщиками</w:t>
      </w:r>
      <w:r w:rsidR="00E41CF8">
        <w:rPr>
          <w:rFonts w:ascii="Arial" w:hAnsi="Arial" w:cs="Arial"/>
          <w:color w:val="000000" w:themeColor="text1"/>
          <w:szCs w:val="24"/>
        </w:rPr>
        <w:t xml:space="preserve"> </w:t>
      </w:r>
      <w:r w:rsidR="00E41CF8">
        <w:rPr>
          <w:rFonts w:ascii="Arial" w:hAnsi="Arial" w:cs="Arial"/>
          <w:color w:val="000000" w:themeColor="text1"/>
          <w:szCs w:val="24"/>
          <w:lang w:val="en-US"/>
        </w:rPr>
        <w:t>SAP</w:t>
      </w:r>
      <w:r w:rsidR="00E41CF8" w:rsidRPr="00F8304C">
        <w:rPr>
          <w:rFonts w:ascii="Arial" w:hAnsi="Arial" w:cs="Arial"/>
          <w:color w:val="000000" w:themeColor="text1"/>
          <w:szCs w:val="24"/>
        </w:rPr>
        <w:t xml:space="preserve"> </w:t>
      </w:r>
      <w:r w:rsidR="00E41CF8">
        <w:rPr>
          <w:rFonts w:ascii="Arial" w:hAnsi="Arial" w:cs="Arial"/>
          <w:color w:val="000000" w:themeColor="text1"/>
          <w:szCs w:val="24"/>
          <w:lang w:val="en-US"/>
        </w:rPr>
        <w:t>Ariba</w:t>
      </w:r>
      <w:r>
        <w:rPr>
          <w:rFonts w:ascii="Arial" w:hAnsi="Arial" w:cs="Arial"/>
          <w:color w:val="000000" w:themeColor="text1"/>
          <w:szCs w:val="24"/>
        </w:rPr>
        <w:t>.</w:t>
      </w:r>
    </w:p>
    <w:p w14:paraId="2A76FD6C" w14:textId="2DE66DE9" w:rsidR="00E41CF8" w:rsidRPr="00F8304C" w:rsidRDefault="00E41CF8" w:rsidP="00E41CF8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Статусы проведения закупочной процедуры запросов, созданных из заявок на закупку, актуализируются автоматически на основании данных из системы взаимодействия с поставщиками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 или вручную (</w:t>
      </w:r>
      <w:r w:rsidR="00EF78A1">
        <w:rPr>
          <w:rFonts w:ascii="Arial" w:hAnsi="Arial" w:cs="Arial"/>
        </w:rPr>
        <w:t>резервный вариант</w:t>
      </w:r>
      <w:r w:rsidRPr="00F8304C">
        <w:rPr>
          <w:rFonts w:ascii="Arial" w:hAnsi="Arial" w:cs="Arial"/>
        </w:rPr>
        <w:t xml:space="preserve">) в отчете по ведению статусов запросов (тр. </w:t>
      </w:r>
      <w:r w:rsidRPr="00F8304C">
        <w:rPr>
          <w:rFonts w:ascii="Arial" w:hAnsi="Arial" w:cs="Arial"/>
          <w:lang w:val="en-US"/>
        </w:rPr>
        <w:t>ZMM</w:t>
      </w:r>
      <w:r w:rsidRPr="00F8304C">
        <w:rPr>
          <w:rFonts w:ascii="Arial" w:hAnsi="Arial" w:cs="Arial"/>
        </w:rPr>
        <w:t>_</w:t>
      </w:r>
      <w:r w:rsidRPr="00F8304C">
        <w:rPr>
          <w:rFonts w:ascii="Arial" w:hAnsi="Arial" w:cs="Arial"/>
          <w:lang w:val="en-US"/>
        </w:rPr>
        <w:t>RFQ</w:t>
      </w:r>
      <w:r w:rsidRPr="00F8304C">
        <w:rPr>
          <w:rFonts w:ascii="Arial" w:hAnsi="Arial" w:cs="Arial"/>
        </w:rPr>
        <w:t>_</w:t>
      </w:r>
      <w:r w:rsidRPr="00F8304C">
        <w:rPr>
          <w:rFonts w:ascii="Arial" w:hAnsi="Arial" w:cs="Arial"/>
          <w:lang w:val="en-US"/>
        </w:rPr>
        <w:t>STATUS</w:t>
      </w:r>
      <w:r w:rsidRPr="00F8304C">
        <w:rPr>
          <w:rFonts w:ascii="Arial" w:hAnsi="Arial" w:cs="Arial"/>
        </w:rPr>
        <w:t>) (</w:t>
      </w:r>
      <w:r w:rsidR="00EF78A1">
        <w:rPr>
          <w:rFonts w:ascii="Arial" w:hAnsi="Arial" w:cs="Arial"/>
        </w:rPr>
        <w:t>ФС</w:t>
      </w:r>
      <w:r w:rsidRPr="00F8304C">
        <w:rPr>
          <w:rFonts w:ascii="Arial" w:hAnsi="Arial" w:cs="Arial"/>
        </w:rPr>
        <w:t xml:space="preserve"> ММ52-01 «Ведение статусов запросов»). Загруженные в </w:t>
      </w:r>
      <w:r w:rsidRPr="00F8304C">
        <w:rPr>
          <w:rFonts w:ascii="Arial" w:hAnsi="Arial" w:cs="Arial"/>
          <w:lang w:val="en-US"/>
        </w:rPr>
        <w:t>S</w:t>
      </w:r>
      <w:r w:rsidRPr="00F8304C">
        <w:rPr>
          <w:rFonts w:ascii="Arial" w:hAnsi="Arial" w:cs="Arial"/>
        </w:rPr>
        <w:t xml:space="preserve">/4 из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 статусы закупочных процедур для заявок непилотных предприятий автоматически передаются в систему АСБНУ (ММ52-02 «Синхронизация статусов закупочных процедур»). </w:t>
      </w:r>
      <w:r w:rsidR="00D95283">
        <w:rPr>
          <w:rFonts w:ascii="Arial" w:hAnsi="Arial" w:cs="Arial"/>
        </w:rPr>
        <w:t>В систему АСУ МТО не выполняется выгрузка фактических дат этапов закупочных процедур.</w:t>
      </w:r>
    </w:p>
    <w:p w14:paraId="31E4E3D7" w14:textId="600A267E" w:rsidR="00E41CF8" w:rsidRPr="00F8304C" w:rsidRDefault="00E41CF8" w:rsidP="00E41CF8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>Актуализация статусов выполняется с помощью указания фактической даты наступления определенного этапа процедур</w:t>
      </w:r>
      <w:r w:rsidR="00EF78A1">
        <w:rPr>
          <w:rFonts w:ascii="Arial" w:hAnsi="Arial" w:cs="Arial"/>
        </w:rPr>
        <w:t>ы</w:t>
      </w:r>
      <w:r w:rsidRPr="00F8304C">
        <w:rPr>
          <w:rFonts w:ascii="Arial" w:hAnsi="Arial" w:cs="Arial"/>
        </w:rPr>
        <w:t>. При актуализации статусов запросов автоматически обновляются фактические и прогнозные даты этапов закупочной процедур</w:t>
      </w:r>
      <w:r w:rsidR="00EF78A1">
        <w:rPr>
          <w:rFonts w:ascii="Arial" w:hAnsi="Arial" w:cs="Arial"/>
        </w:rPr>
        <w:t>ы для заявок, входящих в запрос</w:t>
      </w:r>
      <w:r w:rsidRPr="00F8304C">
        <w:rPr>
          <w:rFonts w:ascii="Arial" w:hAnsi="Arial" w:cs="Arial"/>
        </w:rPr>
        <w:t>. Актуализация статусов запросов выполняется для следующих этапов закупочной процедуры:</w:t>
      </w:r>
    </w:p>
    <w:p w14:paraId="35056D26" w14:textId="77777777" w:rsidR="00E41CF8" w:rsidRPr="00F8304C" w:rsidRDefault="00E41CF8" w:rsidP="00E41CF8">
      <w:pPr>
        <w:pStyle w:val="afa"/>
        <w:numPr>
          <w:ilvl w:val="0"/>
          <w:numId w:val="70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3-й Создание, согласование и отправка Приглашений;</w:t>
      </w:r>
    </w:p>
    <w:p w14:paraId="2C390D91" w14:textId="77777777" w:rsidR="00E41CF8" w:rsidRPr="00F8304C" w:rsidRDefault="00E41CF8" w:rsidP="00E41CF8">
      <w:pPr>
        <w:pStyle w:val="afa"/>
        <w:numPr>
          <w:ilvl w:val="0"/>
          <w:numId w:val="70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4-й Разработка предложений поставщиками;</w:t>
      </w:r>
    </w:p>
    <w:p w14:paraId="23CA4773" w14:textId="77777777" w:rsidR="00E41CF8" w:rsidRPr="00F8304C" w:rsidRDefault="00E41CF8" w:rsidP="00E41CF8">
      <w:pPr>
        <w:pStyle w:val="afa"/>
        <w:numPr>
          <w:ilvl w:val="0"/>
          <w:numId w:val="70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5-й Обработка полученных предложений;</w:t>
      </w:r>
    </w:p>
    <w:p w14:paraId="2223BD1A" w14:textId="77777777" w:rsidR="00E41CF8" w:rsidRPr="00F8304C" w:rsidRDefault="00E41CF8" w:rsidP="00E41CF8">
      <w:pPr>
        <w:pStyle w:val="afa"/>
        <w:numPr>
          <w:ilvl w:val="0"/>
          <w:numId w:val="70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6-й Техническое согласование БЕ;</w:t>
      </w:r>
    </w:p>
    <w:p w14:paraId="501A5C5F" w14:textId="77777777" w:rsidR="00E41CF8" w:rsidRPr="00F8304C" w:rsidRDefault="00E41CF8" w:rsidP="00E41CF8">
      <w:pPr>
        <w:pStyle w:val="afa"/>
        <w:numPr>
          <w:ilvl w:val="0"/>
          <w:numId w:val="70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7-й Устранения замечаний участниками процедуры;</w:t>
      </w:r>
    </w:p>
    <w:p w14:paraId="1E567EC2" w14:textId="77777777" w:rsidR="00E41CF8" w:rsidRPr="00F8304C" w:rsidRDefault="00E41CF8" w:rsidP="00E41CF8">
      <w:pPr>
        <w:pStyle w:val="afa"/>
        <w:numPr>
          <w:ilvl w:val="0"/>
          <w:numId w:val="70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8-й Проведение конкурентных процедур и выбор поставщика.</w:t>
      </w:r>
    </w:p>
    <w:p w14:paraId="48786489" w14:textId="77777777" w:rsidR="00550ADC" w:rsidRDefault="00550ADC" w:rsidP="00550ADC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Сценарий 2: Закупочная процедура проводится вне системы взаимодействия с поставщиками.</w:t>
      </w:r>
    </w:p>
    <w:p w14:paraId="31A32852" w14:textId="77777777" w:rsidR="00EF60F5" w:rsidRDefault="00EF60F5" w:rsidP="00EF60F5">
      <w:pPr>
        <w:pStyle w:val="afff6"/>
        <w:tabs>
          <w:tab w:val="left" w:pos="4370"/>
        </w:tabs>
        <w:rPr>
          <w:rFonts w:ascii="Arial" w:eastAsia="Calibri" w:hAnsi="Arial" w:cs="Times New Roman"/>
          <w:szCs w:val="28"/>
        </w:rPr>
      </w:pPr>
      <w:r w:rsidRPr="00EF60F5">
        <w:rPr>
          <w:rFonts w:ascii="Arial" w:hAnsi="Arial" w:eastAsia="Calibri" w:cs="Times New Roman"/>
          <w:szCs w:val="28"/>
        </w:rPr>
        <w:t xml:space="preserve">Закупщик, по мере прохождения закупочной процедуры, обновляет статусы запроса, </w:t>
      </w:r>
      <w:r w:rsidRPr="00F8304C">
        <w:rPr>
          <w:rFonts w:ascii="Arial" w:hAnsi="Arial" w:eastAsia="Calibri" w:cs="Times New Roman"/>
          <w:szCs w:val="28"/>
        </w:rPr>
        <w:t xml:space="preserve">созданного со ссылкой на заявки на закупку (вид </w:t>
      </w:r>
      <w:r w:rsidRPr="00F8304C">
        <w:rPr>
          <w:rFonts w:ascii="Arial" w:hAnsi="Arial" w:eastAsia="Calibri" w:cs="Times New Roman"/>
          <w:szCs w:val="28"/>
          <w:lang w:val="en-US"/>
        </w:rPr>
        <w:t>ZAZ</w:t>
      </w:r>
      <w:r w:rsidRPr="00F8304C">
        <w:rPr>
          <w:rFonts w:ascii="Arial" w:hAnsi="Arial" w:eastAsia="Calibri" w:cs="Times New Roman"/>
          <w:szCs w:val="28"/>
        </w:rPr>
        <w:t>)</w:t>
      </w:r>
      <w:r w:rsidRPr="00EF60F5">
        <w:rPr>
          <w:rFonts w:ascii="Arial" w:hAnsi="Arial" w:eastAsia="Calibri" w:cs="Times New Roman"/>
          <w:szCs w:val="28"/>
        </w:rPr>
        <w:t xml:space="preserve">, в отчете «Ведение статусов запросов» (тр. </w:t>
      </w:r>
      <w:r w:rsidRPr="00EF60F5">
        <w:rPr>
          <w:rFonts w:ascii="Arial" w:hAnsi="Arial" w:eastAsia="Calibri" w:cs="Times New Roman"/>
          <w:szCs w:val="28"/>
          <w:lang w:val="en-US"/>
        </w:rPr>
        <w:t>ZMM</w:t>
      </w:r>
      <w:r w:rsidRPr="00EF60F5">
        <w:rPr>
          <w:rFonts w:ascii="Arial" w:hAnsi="Arial" w:eastAsia="Calibri" w:cs="Times New Roman"/>
          <w:szCs w:val="28"/>
        </w:rPr>
        <w:t>_</w:t>
      </w:r>
      <w:r w:rsidRPr="00EF60F5">
        <w:rPr>
          <w:rFonts w:ascii="Arial" w:hAnsi="Arial" w:eastAsia="Calibri" w:cs="Times New Roman"/>
          <w:szCs w:val="28"/>
          <w:lang w:val="en-US"/>
        </w:rPr>
        <w:t>RFQ</w:t>
      </w:r>
      <w:r w:rsidRPr="00EF60F5">
        <w:rPr>
          <w:rFonts w:ascii="Arial" w:hAnsi="Arial" w:eastAsia="Calibri" w:cs="Times New Roman"/>
          <w:szCs w:val="28"/>
        </w:rPr>
        <w:t>_</w:t>
      </w:r>
      <w:r w:rsidRPr="00EF60F5">
        <w:rPr>
          <w:rFonts w:ascii="Arial" w:hAnsi="Arial" w:eastAsia="Calibri" w:cs="Times New Roman"/>
          <w:szCs w:val="28"/>
          <w:lang w:val="en-US"/>
        </w:rPr>
        <w:t>STATUS</w:t>
      </w:r>
      <w:r w:rsidRPr="00EF60F5">
        <w:rPr>
          <w:rFonts w:ascii="Arial" w:hAnsi="Arial" w:eastAsia="Calibri" w:cs="Times New Roman"/>
          <w:szCs w:val="28"/>
        </w:rPr>
        <w:t>) (разработка ММ52-01 «Ведение статусов запросов»).</w:t>
      </w:r>
    </w:p>
    <w:p w14:paraId="593C5A52" w14:textId="77777777" w:rsidR="00D95283" w:rsidRDefault="00EF60F5" w:rsidP="00EF60F5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lastRenderedPageBreak/>
        <w:t xml:space="preserve">Ведение фактической даты 9-го этапа закупочной процедуры «Согласование и подписание спецификации» для запросов и заявок выполняется </w:t>
      </w:r>
      <w:r w:rsidR="00D95283">
        <w:rPr>
          <w:rFonts w:ascii="Arial" w:hAnsi="Arial" w:cs="Arial"/>
        </w:rPr>
        <w:t>автоматически</w:t>
      </w:r>
      <w:r w:rsidRPr="00F8304C">
        <w:rPr>
          <w:rFonts w:ascii="Arial" w:hAnsi="Arial" w:cs="Arial"/>
        </w:rPr>
        <w:t xml:space="preserve"> при получении в </w:t>
      </w:r>
      <w:r w:rsidRPr="00F8304C">
        <w:rPr>
          <w:rFonts w:ascii="Arial" w:hAnsi="Arial" w:cs="Arial"/>
          <w:lang w:val="en-US"/>
        </w:rPr>
        <w:t>S</w:t>
      </w:r>
      <w:r w:rsidRPr="00F8304C">
        <w:rPr>
          <w:rFonts w:ascii="Arial" w:hAnsi="Arial" w:cs="Arial"/>
        </w:rPr>
        <w:t xml:space="preserve">/4 из СЭД даты регистрации спецификации. </w:t>
      </w:r>
      <w:r w:rsidR="00D95283">
        <w:rPr>
          <w:rFonts w:ascii="Arial" w:hAnsi="Arial" w:cs="Arial"/>
        </w:rPr>
        <w:t>Ручное в</w:t>
      </w:r>
      <w:r w:rsidRPr="00F8304C">
        <w:rPr>
          <w:rFonts w:ascii="Arial" w:hAnsi="Arial" w:cs="Arial"/>
        </w:rPr>
        <w:t xml:space="preserve">едение дат этапов закупочных процедур для заявок на закупку выполняется с помощью отчета «Ведение графика закупки» (тр. </w:t>
      </w:r>
      <w:r w:rsidRPr="00F8304C">
        <w:rPr>
          <w:rFonts w:ascii="Arial" w:hAnsi="Arial" w:cs="Arial"/>
          <w:lang w:val="en-US"/>
        </w:rPr>
        <w:t>ZMM</w:t>
      </w:r>
      <w:r w:rsidRPr="00F8304C">
        <w:rPr>
          <w:rFonts w:ascii="Arial" w:hAnsi="Arial" w:cs="Arial"/>
        </w:rPr>
        <w:t>_</w:t>
      </w:r>
      <w:r w:rsidRPr="00F8304C">
        <w:rPr>
          <w:rFonts w:ascii="Arial" w:hAnsi="Arial" w:cs="Arial"/>
          <w:lang w:val="en-US"/>
        </w:rPr>
        <w:t>PROCUR</w:t>
      </w:r>
      <w:r w:rsidRPr="00F8304C">
        <w:rPr>
          <w:rFonts w:ascii="Arial" w:hAnsi="Arial" w:cs="Arial"/>
        </w:rPr>
        <w:t>_</w:t>
      </w:r>
      <w:r w:rsidRPr="00F8304C">
        <w:rPr>
          <w:rFonts w:ascii="Arial" w:hAnsi="Arial" w:cs="Arial"/>
          <w:lang w:val="en-US"/>
        </w:rPr>
        <w:t>SCHED</w:t>
      </w:r>
      <w:r w:rsidRPr="00F8304C">
        <w:rPr>
          <w:rFonts w:ascii="Arial" w:hAnsi="Arial" w:cs="Arial"/>
        </w:rPr>
        <w:t>).</w:t>
      </w:r>
      <w:r w:rsidRPr="00EF60F5">
        <w:rPr>
          <w:rFonts w:ascii="Arial" w:hAnsi="Arial" w:cs="Arial"/>
        </w:rPr>
        <w:t xml:space="preserve"> </w:t>
      </w:r>
    </w:p>
    <w:p w14:paraId="6C07A434" w14:textId="6DD38764" w:rsidR="00EF60F5" w:rsidRPr="00A10251" w:rsidRDefault="00EF60F5" w:rsidP="00EF60F5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Автоматическая синхронизация статусов между системами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 – </w:t>
      </w:r>
      <w:r w:rsidRPr="00F8304C">
        <w:rPr>
          <w:rFonts w:ascii="Arial" w:hAnsi="Arial" w:cs="Arial"/>
          <w:lang w:val="en-US"/>
        </w:rPr>
        <w:t>S</w:t>
      </w:r>
      <w:r w:rsidRPr="00F8304C">
        <w:rPr>
          <w:rFonts w:ascii="Arial" w:hAnsi="Arial" w:cs="Arial"/>
        </w:rPr>
        <w:t xml:space="preserve">/4 и АСБНУ, а также автоматическое ведение даты 9-го этапа закупочной процедуры для запросов и заявок на закупку </w:t>
      </w:r>
      <w:r w:rsidR="00D95283">
        <w:rPr>
          <w:rFonts w:ascii="Arial" w:hAnsi="Arial" w:cs="Arial"/>
        </w:rPr>
        <w:t>р</w:t>
      </w:r>
      <w:r w:rsidRPr="00F8304C">
        <w:rPr>
          <w:rFonts w:ascii="Arial" w:hAnsi="Arial" w:cs="Arial"/>
        </w:rPr>
        <w:t>еализовано</w:t>
      </w:r>
      <w:r w:rsidR="00D95283">
        <w:rPr>
          <w:rFonts w:ascii="Arial" w:hAnsi="Arial" w:cs="Arial"/>
        </w:rPr>
        <w:t xml:space="preserve"> в рамках ФС </w:t>
      </w:r>
      <w:r w:rsidRPr="00F8304C">
        <w:rPr>
          <w:rFonts w:ascii="Arial" w:hAnsi="Arial" w:cs="Arial"/>
        </w:rPr>
        <w:t>ММ52-02 «Синхронизаци</w:t>
      </w:r>
      <w:r w:rsidR="00D95283">
        <w:rPr>
          <w:rFonts w:ascii="Arial" w:hAnsi="Arial" w:cs="Arial"/>
        </w:rPr>
        <w:t>я статусов закупочных процедур»</w:t>
      </w:r>
      <w:r w:rsidRPr="00F8304C">
        <w:rPr>
          <w:rFonts w:ascii="Arial" w:hAnsi="Arial" w:cs="Arial"/>
        </w:rPr>
        <w:t>.</w:t>
      </w:r>
    </w:p>
    <w:p w14:paraId="1ACE23DF" w14:textId="58FCE3AE" w:rsidR="00404305" w:rsidRPr="00DC3985" w:rsidRDefault="00404305" w:rsidP="00404305">
      <w:pPr>
        <w:pStyle w:val="a8"/>
        <w:jc w:val="righ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Т</w:t>
      </w:r>
      <w:r w:rsidRPr="00DC3985">
        <w:rPr>
          <w:rFonts w:ascii="Arial" w:hAnsi="Arial" w:cs="Arial"/>
          <w:b/>
          <w:sz w:val="22"/>
        </w:rPr>
        <w:t xml:space="preserve">аблица </w:t>
      </w:r>
      <w:r w:rsidRPr="00DC3985">
        <w:rPr>
          <w:rFonts w:ascii="Arial" w:hAnsi="Arial" w:cs="Arial"/>
          <w:b/>
          <w:sz w:val="22"/>
        </w:rPr>
        <w:fldChar w:fldCharType="begin"/>
      </w:r>
      <w:r w:rsidRPr="00DC3985">
        <w:rPr>
          <w:rFonts w:ascii="Arial" w:hAnsi="Arial" w:cs="Arial"/>
          <w:b/>
          <w:sz w:val="22"/>
        </w:rPr>
        <w:instrText xml:space="preserve"> SEQ Таблица \* ARABIC </w:instrText>
      </w:r>
      <w:r w:rsidRPr="00DC3985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20</w:t>
      </w:r>
      <w:r w:rsidRPr="00DC3985">
        <w:rPr>
          <w:rFonts w:ascii="Arial" w:hAnsi="Arial" w:cs="Arial"/>
          <w:b/>
          <w:sz w:val="22"/>
        </w:rPr>
        <w:fldChar w:fldCharType="end"/>
      </w:r>
      <w:r>
        <w:rPr>
          <w:rFonts w:ascii="Arial" w:hAnsi="Arial" w:cs="Arial"/>
          <w:b/>
          <w:sz w:val="22"/>
        </w:rPr>
        <w:t>. Описание шага «Актуализация статуса выполнения закупочной процедуры»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5"/>
        <w:gridCol w:w="2031"/>
        <w:gridCol w:w="991"/>
        <w:gridCol w:w="1054"/>
        <w:gridCol w:w="1921"/>
        <w:gridCol w:w="1610"/>
        <w:gridCol w:w="1494"/>
      </w:tblGrid>
      <w:tr w:rsidR="00404305" w:rsidRPr="00F94454" w14:paraId="26A4F5DE" w14:textId="77777777" w:rsidTr="00F8304C">
        <w:trPr>
          <w:trHeight w:val="397"/>
          <w:tblHeader/>
        </w:trPr>
        <w:tc>
          <w:tcPr>
            <w:tcW w:w="528" w:type="pct"/>
            <w:shd w:val="clear" w:color="auto" w:fill="FFC000"/>
            <w:vAlign w:val="center"/>
          </w:tcPr>
          <w:p w14:paraId="7142F075" w14:textId="77777777" w:rsidR="00404305" w:rsidRPr="00D36A72" w:rsidRDefault="00404305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998" w:type="pct"/>
            <w:shd w:val="clear" w:color="auto" w:fill="FFC000"/>
            <w:vAlign w:val="center"/>
          </w:tcPr>
          <w:p w14:paraId="300FBF87" w14:textId="77777777" w:rsidR="00404305" w:rsidRDefault="00404305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87" w:type="pct"/>
            <w:shd w:val="clear" w:color="auto" w:fill="FFC000"/>
            <w:vAlign w:val="center"/>
          </w:tcPr>
          <w:p w14:paraId="67335DCE" w14:textId="77777777" w:rsidR="00404305" w:rsidRPr="00F94454" w:rsidRDefault="00404305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518" w:type="pct"/>
            <w:shd w:val="clear" w:color="auto" w:fill="FFC000"/>
            <w:vAlign w:val="center"/>
          </w:tcPr>
          <w:p w14:paraId="38A297C8" w14:textId="77777777" w:rsidR="00404305" w:rsidRDefault="00404305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944" w:type="pct"/>
            <w:shd w:val="clear" w:color="auto" w:fill="FFC000"/>
            <w:vAlign w:val="center"/>
          </w:tcPr>
          <w:p w14:paraId="50A5955E" w14:textId="77777777" w:rsidR="00404305" w:rsidRDefault="00404305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791" w:type="pct"/>
            <w:shd w:val="clear" w:color="auto" w:fill="FFC000"/>
            <w:vAlign w:val="center"/>
          </w:tcPr>
          <w:p w14:paraId="7B601C73" w14:textId="77777777" w:rsidR="00404305" w:rsidRDefault="00404305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  <w:tc>
          <w:tcPr>
            <w:tcW w:w="734" w:type="pct"/>
            <w:shd w:val="clear" w:color="auto" w:fill="FFC000"/>
          </w:tcPr>
          <w:p w14:paraId="313057CC" w14:textId="77777777" w:rsidR="00404305" w:rsidRDefault="00404305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Актуально для сценария </w:t>
            </w:r>
          </w:p>
        </w:tc>
      </w:tr>
      <w:tr w:rsidR="005060F8" w14:paraId="2DB94860" w14:textId="77777777" w:rsidTr="00F8304C">
        <w:trPr>
          <w:trHeight w:val="1103"/>
        </w:trPr>
        <w:tc>
          <w:tcPr>
            <w:tcW w:w="528" w:type="pct"/>
          </w:tcPr>
          <w:p w14:paraId="5EF8794D" w14:textId="763FC51A" w:rsidR="005060F8" w:rsidRPr="005060F8" w:rsidRDefault="005060F8" w:rsidP="005060F8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ПП-10.04.03.01.080</w:t>
            </w:r>
          </w:p>
        </w:tc>
        <w:tc>
          <w:tcPr>
            <w:tcW w:w="998" w:type="pct"/>
          </w:tcPr>
          <w:p w14:paraId="557E0FA9" w14:textId="77777777" w:rsidR="005060F8" w:rsidRPr="005060F8" w:rsidRDefault="005060F8" w:rsidP="005060F8">
            <w:pPr>
              <w:jc w:val="left"/>
              <w:rPr>
                <w:rFonts w:ascii="Arial" w:hAnsi="Arial" w:cs="Arial"/>
                <w:sz w:val="20"/>
              </w:rPr>
            </w:pPr>
            <w:r w:rsidRPr="005060F8">
              <w:rPr>
                <w:rFonts w:ascii="Arial" w:hAnsi="Arial" w:cs="Arial"/>
                <w:sz w:val="20"/>
              </w:rPr>
              <w:t>Требуется актуализация статуса выполнения закупочной процедуры</w:t>
            </w:r>
          </w:p>
          <w:p w14:paraId="7D5266AC" w14:textId="77777777" w:rsidR="005060F8" w:rsidRPr="005060F8" w:rsidRDefault="005060F8" w:rsidP="005060F8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487" w:type="pct"/>
            <w:shd w:val="clear" w:color="auto" w:fill="auto"/>
          </w:tcPr>
          <w:p w14:paraId="5D39BD4F" w14:textId="1D0C92D4" w:rsidR="005060F8" w:rsidRPr="00F8304C" w:rsidRDefault="005060F8" w:rsidP="005060F8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  <w:lang w:val="en-US"/>
              </w:rPr>
              <w:t>ZMM</w:t>
            </w:r>
            <w:r w:rsidRPr="00F8304C">
              <w:rPr>
                <w:rFonts w:ascii="Arial" w:hAnsi="Arial" w:cs="Arial"/>
                <w:sz w:val="20"/>
              </w:rPr>
              <w:t>_</w:t>
            </w:r>
            <w:r w:rsidRPr="00F8304C">
              <w:rPr>
                <w:rFonts w:ascii="Arial" w:hAnsi="Arial" w:cs="Arial"/>
                <w:sz w:val="20"/>
                <w:lang w:val="en-US"/>
              </w:rPr>
              <w:t>RFQ</w:t>
            </w:r>
            <w:r w:rsidRPr="00F8304C">
              <w:rPr>
                <w:rFonts w:ascii="Arial" w:hAnsi="Arial" w:cs="Arial"/>
                <w:sz w:val="20"/>
              </w:rPr>
              <w:t>_</w:t>
            </w:r>
            <w:r w:rsidRPr="00F8304C">
              <w:rPr>
                <w:rFonts w:ascii="Arial" w:hAnsi="Arial" w:cs="Arial"/>
                <w:sz w:val="20"/>
                <w:lang w:val="en-US"/>
              </w:rPr>
              <w:t>STATUS</w:t>
            </w:r>
            <w:r w:rsidRPr="00F8304C">
              <w:rPr>
                <w:rFonts w:ascii="Arial" w:hAnsi="Arial" w:cs="Arial"/>
                <w:sz w:val="20"/>
              </w:rPr>
              <w:t xml:space="preserve"> «Ведение статусов запросов»</w:t>
            </w:r>
          </w:p>
        </w:tc>
        <w:tc>
          <w:tcPr>
            <w:tcW w:w="518" w:type="pct"/>
          </w:tcPr>
          <w:p w14:paraId="0B205E0A" w14:textId="0669898A" w:rsidR="005060F8" w:rsidRPr="005060F8" w:rsidRDefault="005060F8" w:rsidP="005060F8">
            <w:pPr>
              <w:jc w:val="left"/>
              <w:rPr>
                <w:rFonts w:ascii="Arial" w:hAnsi="Arial" w:cs="Arial"/>
                <w:sz w:val="20"/>
              </w:rPr>
            </w:pPr>
            <w:r w:rsidRPr="005060F8">
              <w:rPr>
                <w:rFonts w:ascii="Arial" w:hAnsi="Arial" w:cs="Arial"/>
                <w:sz w:val="20"/>
              </w:rPr>
              <w:t xml:space="preserve">Запрос </w:t>
            </w:r>
            <w:r w:rsidRPr="005060F8">
              <w:rPr>
                <w:rFonts w:ascii="Arial" w:hAnsi="Arial" w:cs="Arial"/>
                <w:sz w:val="20"/>
                <w:lang w:val="en-US"/>
              </w:rPr>
              <w:t>ZAN</w:t>
            </w:r>
          </w:p>
        </w:tc>
        <w:tc>
          <w:tcPr>
            <w:tcW w:w="944" w:type="pct"/>
          </w:tcPr>
          <w:p w14:paraId="73C44D0B" w14:textId="13DFE987" w:rsidR="005060F8" w:rsidRPr="005060F8" w:rsidRDefault="005060F8" w:rsidP="005060F8">
            <w:pPr>
              <w:jc w:val="left"/>
              <w:rPr>
                <w:rFonts w:ascii="Arial" w:hAnsi="Arial" w:cs="Arial"/>
                <w:sz w:val="20"/>
              </w:rPr>
            </w:pPr>
            <w:r w:rsidRPr="005060F8">
              <w:rPr>
                <w:rFonts w:ascii="Arial" w:hAnsi="Arial" w:cs="Arial"/>
                <w:sz w:val="20"/>
              </w:rPr>
              <w:t>Актуализирован статус запроса</w:t>
            </w:r>
          </w:p>
        </w:tc>
        <w:tc>
          <w:tcPr>
            <w:tcW w:w="791" w:type="pct"/>
          </w:tcPr>
          <w:p w14:paraId="6A9B563B" w14:textId="3E6863A9" w:rsidR="005060F8" w:rsidRPr="00F8304C" w:rsidDel="00C25609" w:rsidRDefault="00C25609" w:rsidP="005060F8">
            <w:pPr>
              <w:jc w:val="left"/>
              <w:rPr>
                <w:del w:id="1174" w:author="ParamonovaEA" w:date="2021-03-29T10:09:00Z"/>
                <w:rFonts w:ascii="Arial" w:hAnsi="Arial" w:cs="Arial"/>
                <w:sz w:val="20"/>
              </w:rPr>
            </w:pPr>
            <w:ins w:id="1175" w:author="ParamonovaEA" w:date="2021-03-29T10:09:00Z">
              <w:r>
                <w:rPr>
                  <w:rFonts w:ascii="Arial" w:hAnsi="Arial" w:cs="Arial"/>
                  <w:sz w:val="20"/>
                </w:rPr>
                <w:t>Закупщик</w:t>
              </w:r>
            </w:ins>
            <w:del w:id="1176" w:author="ParamonovaEA" w:date="2021-03-29T10:09:00Z">
              <w:r w:rsidR="005060F8" w:rsidRPr="00F8304C" w:rsidDel="00C25609">
                <w:rPr>
                  <w:rFonts w:ascii="Arial" w:hAnsi="Arial" w:cs="Arial"/>
                  <w:sz w:val="20"/>
                </w:rPr>
                <w:delText>Закупщик УК;</w:delText>
              </w:r>
            </w:del>
          </w:p>
          <w:p w14:paraId="6447F5DD" w14:textId="77777777" w:rsidR="005060F8" w:rsidRPr="00F8304C" w:rsidDel="00C25609" w:rsidRDefault="005060F8" w:rsidP="005060F8">
            <w:pPr>
              <w:jc w:val="left"/>
              <w:rPr>
                <w:del w:id="1177" w:author="ParamonovaEA" w:date="2021-03-29T10:09:00Z"/>
                <w:rFonts w:ascii="Arial" w:hAnsi="Arial" w:cs="Arial"/>
                <w:sz w:val="20"/>
              </w:rPr>
            </w:pPr>
            <w:del w:id="1178" w:author="ParamonovaEA" w:date="2021-03-29T10:09:00Z">
              <w:r w:rsidRPr="00F8304C" w:rsidDel="00C25609">
                <w:rPr>
                  <w:rFonts w:ascii="Arial" w:hAnsi="Arial" w:cs="Arial"/>
                  <w:sz w:val="20"/>
                </w:rPr>
                <w:delText>Закупщик ПВ;</w:delText>
              </w:r>
            </w:del>
          </w:p>
          <w:p w14:paraId="37B016B9" w14:textId="77777777" w:rsidR="005060F8" w:rsidRPr="00F8304C" w:rsidDel="00C25609" w:rsidRDefault="005060F8" w:rsidP="005060F8">
            <w:pPr>
              <w:jc w:val="left"/>
              <w:rPr>
                <w:del w:id="1179" w:author="ParamonovaEA" w:date="2021-03-29T10:09:00Z"/>
                <w:rFonts w:ascii="Arial" w:hAnsi="Arial" w:cs="Arial"/>
                <w:sz w:val="20"/>
              </w:rPr>
            </w:pPr>
            <w:del w:id="1180" w:author="ParamonovaEA" w:date="2021-03-29T10:09:00Z">
              <w:r w:rsidRPr="00F8304C" w:rsidDel="00C25609">
                <w:rPr>
                  <w:rFonts w:ascii="Arial" w:hAnsi="Arial" w:cs="Arial"/>
                  <w:sz w:val="20"/>
                </w:rPr>
                <w:delText>Закупщик ПЛ;</w:delText>
              </w:r>
            </w:del>
          </w:p>
          <w:p w14:paraId="4CCC8DAA" w14:textId="100EAB20" w:rsidR="005060F8" w:rsidRPr="005060F8" w:rsidRDefault="005060F8" w:rsidP="005060F8">
            <w:pPr>
              <w:jc w:val="left"/>
              <w:rPr>
                <w:rFonts w:ascii="Arial" w:hAnsi="Arial" w:cs="Arial"/>
                <w:sz w:val="20"/>
              </w:rPr>
            </w:pPr>
            <w:del w:id="1181" w:author="ParamonovaEA" w:date="2021-03-29T10:09:00Z">
              <w:r w:rsidRPr="00F8304C" w:rsidDel="00C25609">
                <w:rPr>
                  <w:rFonts w:ascii="Arial" w:hAnsi="Arial" w:cs="Arial"/>
                  <w:sz w:val="20"/>
                </w:rPr>
                <w:delText>Закупщик ДРЗ.</w:delText>
              </w:r>
            </w:del>
          </w:p>
        </w:tc>
        <w:tc>
          <w:tcPr>
            <w:tcW w:w="734" w:type="pct"/>
          </w:tcPr>
          <w:p w14:paraId="5E639789" w14:textId="1DC79E41" w:rsidR="005060F8" w:rsidRPr="005060F8" w:rsidRDefault="005060F8" w:rsidP="005060F8">
            <w:pPr>
              <w:jc w:val="left"/>
              <w:rPr>
                <w:rFonts w:ascii="Arial" w:hAnsi="Arial" w:cs="Arial"/>
                <w:sz w:val="20"/>
              </w:rPr>
            </w:pPr>
            <w:r w:rsidRPr="005060F8">
              <w:rPr>
                <w:rFonts w:ascii="Arial" w:hAnsi="Arial" w:cs="Arial"/>
                <w:sz w:val="20"/>
              </w:rPr>
              <w:t>Сценарий 1</w:t>
            </w:r>
          </w:p>
        </w:tc>
      </w:tr>
      <w:tr w:rsidR="005060F8" w14:paraId="7063BC65" w14:textId="77777777" w:rsidTr="00F8304C">
        <w:trPr>
          <w:trHeight w:val="1644"/>
        </w:trPr>
        <w:tc>
          <w:tcPr>
            <w:tcW w:w="528" w:type="pct"/>
          </w:tcPr>
          <w:p w14:paraId="21790770" w14:textId="0E0EDCDD" w:rsidR="005060F8" w:rsidRPr="005060F8" w:rsidRDefault="005060F8" w:rsidP="005060F8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ПП-10.04.03.01.080</w:t>
            </w:r>
          </w:p>
        </w:tc>
        <w:tc>
          <w:tcPr>
            <w:tcW w:w="998" w:type="pct"/>
          </w:tcPr>
          <w:p w14:paraId="6140C8F6" w14:textId="77777777" w:rsidR="005060F8" w:rsidRPr="005060F8" w:rsidRDefault="005060F8" w:rsidP="005060F8">
            <w:pPr>
              <w:jc w:val="left"/>
              <w:rPr>
                <w:rFonts w:ascii="Arial" w:hAnsi="Arial" w:cs="Arial"/>
                <w:sz w:val="20"/>
              </w:rPr>
            </w:pPr>
            <w:r w:rsidRPr="005060F8">
              <w:rPr>
                <w:rFonts w:ascii="Arial" w:hAnsi="Arial" w:cs="Arial"/>
                <w:sz w:val="20"/>
              </w:rPr>
              <w:t>Требуется актуализация статуса выполнения закупочной процедуры</w:t>
            </w:r>
          </w:p>
          <w:p w14:paraId="3325C81E" w14:textId="77777777" w:rsidR="005060F8" w:rsidRPr="005060F8" w:rsidRDefault="005060F8" w:rsidP="005060F8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487" w:type="pct"/>
            <w:shd w:val="clear" w:color="auto" w:fill="auto"/>
          </w:tcPr>
          <w:p w14:paraId="4B7AEFF4" w14:textId="27C2B0B5" w:rsidR="005060F8" w:rsidRPr="00F8304C" w:rsidRDefault="005060F8" w:rsidP="005060F8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  <w:lang w:val="en-US"/>
              </w:rPr>
              <w:t>ZMM</w:t>
            </w:r>
            <w:r w:rsidRPr="00F8304C">
              <w:rPr>
                <w:rFonts w:ascii="Arial" w:hAnsi="Arial" w:cs="Arial"/>
                <w:sz w:val="20"/>
              </w:rPr>
              <w:t>_</w:t>
            </w:r>
            <w:r w:rsidRPr="00F8304C">
              <w:rPr>
                <w:rFonts w:ascii="Arial" w:hAnsi="Arial" w:cs="Arial"/>
                <w:sz w:val="20"/>
                <w:lang w:val="en-US"/>
              </w:rPr>
              <w:t>RFQ</w:t>
            </w:r>
            <w:r w:rsidRPr="00F8304C">
              <w:rPr>
                <w:rFonts w:ascii="Arial" w:hAnsi="Arial" w:cs="Arial"/>
                <w:sz w:val="20"/>
              </w:rPr>
              <w:t>_</w:t>
            </w:r>
            <w:r w:rsidRPr="00F8304C">
              <w:rPr>
                <w:rFonts w:ascii="Arial" w:hAnsi="Arial" w:cs="Arial"/>
                <w:sz w:val="20"/>
                <w:lang w:val="en-US"/>
              </w:rPr>
              <w:t>STATUS</w:t>
            </w:r>
            <w:r w:rsidRPr="00F8304C">
              <w:rPr>
                <w:rFonts w:ascii="Arial" w:hAnsi="Arial" w:cs="Arial"/>
                <w:sz w:val="20"/>
              </w:rPr>
              <w:t xml:space="preserve"> «Ведение статусов запросов»</w:t>
            </w:r>
          </w:p>
        </w:tc>
        <w:tc>
          <w:tcPr>
            <w:tcW w:w="518" w:type="pct"/>
          </w:tcPr>
          <w:p w14:paraId="36C1E503" w14:textId="7301CCBE" w:rsidR="005060F8" w:rsidRPr="005060F8" w:rsidRDefault="005060F8" w:rsidP="005060F8">
            <w:pPr>
              <w:jc w:val="left"/>
              <w:rPr>
                <w:rFonts w:ascii="Arial" w:hAnsi="Arial" w:cs="Arial"/>
                <w:sz w:val="20"/>
              </w:rPr>
            </w:pPr>
            <w:r w:rsidRPr="005060F8">
              <w:rPr>
                <w:rFonts w:ascii="Arial" w:hAnsi="Arial" w:cs="Arial"/>
                <w:sz w:val="20"/>
              </w:rPr>
              <w:t>Запрос</w:t>
            </w:r>
            <w:r w:rsidRPr="005060F8">
              <w:rPr>
                <w:rFonts w:ascii="Arial" w:hAnsi="Arial" w:cs="Arial"/>
                <w:sz w:val="20"/>
                <w:lang w:val="en-US"/>
              </w:rPr>
              <w:t xml:space="preserve"> ZAZ</w:t>
            </w:r>
            <w:r w:rsidRPr="005060F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944" w:type="pct"/>
          </w:tcPr>
          <w:p w14:paraId="1A7A60E4" w14:textId="27188FAF" w:rsidR="005060F8" w:rsidRPr="005060F8" w:rsidRDefault="005060F8" w:rsidP="005060F8">
            <w:pPr>
              <w:jc w:val="left"/>
              <w:rPr>
                <w:rFonts w:ascii="Arial" w:hAnsi="Arial" w:cs="Arial"/>
                <w:sz w:val="20"/>
              </w:rPr>
            </w:pPr>
            <w:r w:rsidRPr="005060F8">
              <w:rPr>
                <w:rFonts w:ascii="Arial" w:hAnsi="Arial" w:cs="Arial"/>
                <w:sz w:val="20"/>
              </w:rPr>
              <w:t>Актуализирован статус запроса</w:t>
            </w:r>
          </w:p>
        </w:tc>
        <w:tc>
          <w:tcPr>
            <w:tcW w:w="791" w:type="pct"/>
          </w:tcPr>
          <w:p w14:paraId="6C60D00A" w14:textId="46DFE1CA" w:rsidR="005060F8" w:rsidRPr="00F8304C" w:rsidDel="00C25609" w:rsidRDefault="00C25609" w:rsidP="005060F8">
            <w:pPr>
              <w:jc w:val="left"/>
              <w:rPr>
                <w:del w:id="1182" w:author="ParamonovaEA" w:date="2021-03-29T10:09:00Z"/>
                <w:rFonts w:ascii="Arial" w:hAnsi="Arial" w:cs="Arial"/>
                <w:sz w:val="20"/>
              </w:rPr>
            </w:pPr>
            <w:ins w:id="1183" w:author="ParamonovaEA" w:date="2021-03-29T10:09:00Z">
              <w:r>
                <w:rPr>
                  <w:rFonts w:ascii="Arial" w:hAnsi="Arial" w:cs="Arial"/>
                  <w:sz w:val="20"/>
                </w:rPr>
                <w:t>Закупщик</w:t>
              </w:r>
            </w:ins>
            <w:del w:id="1184" w:author="ParamonovaEA" w:date="2021-03-29T10:09:00Z">
              <w:r w:rsidR="005060F8" w:rsidRPr="00F8304C" w:rsidDel="00C25609">
                <w:rPr>
                  <w:rFonts w:ascii="Arial" w:hAnsi="Arial" w:cs="Arial"/>
                  <w:sz w:val="20"/>
                </w:rPr>
                <w:delText>Закупщик УК;</w:delText>
              </w:r>
            </w:del>
          </w:p>
          <w:p w14:paraId="591A0379" w14:textId="77777777" w:rsidR="005060F8" w:rsidRPr="00F8304C" w:rsidDel="00C25609" w:rsidRDefault="005060F8" w:rsidP="005060F8">
            <w:pPr>
              <w:jc w:val="left"/>
              <w:rPr>
                <w:del w:id="1185" w:author="ParamonovaEA" w:date="2021-03-29T10:09:00Z"/>
                <w:rFonts w:ascii="Arial" w:hAnsi="Arial" w:cs="Arial"/>
                <w:sz w:val="20"/>
              </w:rPr>
            </w:pPr>
            <w:del w:id="1186" w:author="ParamonovaEA" w:date="2021-03-29T10:09:00Z">
              <w:r w:rsidRPr="00F8304C" w:rsidDel="00C25609">
                <w:rPr>
                  <w:rFonts w:ascii="Arial" w:hAnsi="Arial" w:cs="Arial"/>
                  <w:sz w:val="20"/>
                </w:rPr>
                <w:delText>Закупщик ПВ;</w:delText>
              </w:r>
            </w:del>
          </w:p>
          <w:p w14:paraId="56040BE7" w14:textId="77777777" w:rsidR="005060F8" w:rsidRPr="00F8304C" w:rsidDel="00C25609" w:rsidRDefault="005060F8" w:rsidP="005060F8">
            <w:pPr>
              <w:jc w:val="left"/>
              <w:rPr>
                <w:del w:id="1187" w:author="ParamonovaEA" w:date="2021-03-29T10:09:00Z"/>
                <w:rFonts w:ascii="Arial" w:hAnsi="Arial" w:cs="Arial"/>
                <w:sz w:val="20"/>
              </w:rPr>
            </w:pPr>
            <w:del w:id="1188" w:author="ParamonovaEA" w:date="2021-03-29T10:09:00Z">
              <w:r w:rsidRPr="00F8304C" w:rsidDel="00C25609">
                <w:rPr>
                  <w:rFonts w:ascii="Arial" w:hAnsi="Arial" w:cs="Arial"/>
                  <w:sz w:val="20"/>
                </w:rPr>
                <w:delText>Закупщик ПЛ;</w:delText>
              </w:r>
            </w:del>
          </w:p>
          <w:p w14:paraId="7EFD0975" w14:textId="3C7E87F2" w:rsidR="005060F8" w:rsidRPr="005060F8" w:rsidRDefault="005060F8" w:rsidP="005060F8">
            <w:pPr>
              <w:jc w:val="left"/>
              <w:rPr>
                <w:rFonts w:ascii="Arial" w:hAnsi="Arial" w:cs="Arial"/>
                <w:sz w:val="20"/>
              </w:rPr>
            </w:pPr>
            <w:del w:id="1189" w:author="ParamonovaEA" w:date="2021-03-29T10:09:00Z">
              <w:r w:rsidRPr="00F8304C" w:rsidDel="00C25609">
                <w:rPr>
                  <w:rFonts w:ascii="Arial" w:hAnsi="Arial" w:cs="Arial"/>
                  <w:sz w:val="20"/>
                </w:rPr>
                <w:delText>Закупщик ДРЗ.</w:delText>
              </w:r>
            </w:del>
          </w:p>
        </w:tc>
        <w:tc>
          <w:tcPr>
            <w:tcW w:w="734" w:type="pct"/>
          </w:tcPr>
          <w:p w14:paraId="37591ABE" w14:textId="5D323424" w:rsidR="005060F8" w:rsidRPr="005060F8" w:rsidRDefault="005060F8" w:rsidP="005060F8">
            <w:pPr>
              <w:jc w:val="left"/>
              <w:rPr>
                <w:rFonts w:ascii="Arial" w:hAnsi="Arial" w:cs="Arial"/>
                <w:sz w:val="20"/>
              </w:rPr>
            </w:pPr>
            <w:r w:rsidRPr="005060F8">
              <w:rPr>
                <w:rFonts w:ascii="Arial" w:hAnsi="Arial" w:cs="Arial"/>
                <w:sz w:val="20"/>
              </w:rPr>
              <w:t>Сценарий 2</w:t>
            </w:r>
          </w:p>
        </w:tc>
      </w:tr>
    </w:tbl>
    <w:p w14:paraId="6233B80A" w14:textId="77777777" w:rsidR="00184301" w:rsidRDefault="00184301" w:rsidP="00732420">
      <w:pPr>
        <w:spacing w:after="240" w:line="276" w:lineRule="auto"/>
        <w:ind w:firstLine="567"/>
        <w:rPr>
          <w:rFonts w:ascii="Arial" w:hAnsi="Arial" w:cs="Arial"/>
        </w:rPr>
      </w:pPr>
    </w:p>
    <w:p w14:paraId="28A6071F" w14:textId="429B7DBE" w:rsidR="00732420" w:rsidRDefault="00732420" w:rsidP="00732420">
      <w:pPr>
        <w:spacing w:after="240" w:line="276" w:lineRule="auto"/>
        <w:ind w:firstLine="567"/>
        <w:rPr>
          <w:rFonts w:ascii="Arial" w:hAnsi="Arial" w:cs="Arial"/>
        </w:rPr>
      </w:pPr>
      <w:r w:rsidRPr="00D5251F">
        <w:rPr>
          <w:rFonts w:ascii="Arial" w:hAnsi="Arial" w:cs="Arial"/>
        </w:rPr>
        <w:t xml:space="preserve">Детальное описание шагов приведено в Приложении </w:t>
      </w:r>
      <w:r>
        <w:rPr>
          <w:rFonts w:ascii="Arial" w:hAnsi="Arial" w:cs="Arial"/>
        </w:rPr>
        <w:t>№ 3</w:t>
      </w:r>
      <w:r w:rsidRPr="00D5251F">
        <w:rPr>
          <w:rFonts w:ascii="Arial" w:hAnsi="Arial" w:cs="Arial"/>
        </w:rPr>
        <w:t>.</w:t>
      </w:r>
    </w:p>
    <w:p w14:paraId="57BA932F" w14:textId="77777777" w:rsidR="00B13A0D" w:rsidRDefault="00B13A0D">
      <w:pPr>
        <w:spacing w:after="200" w:line="276" w:lineRule="auto"/>
        <w:jc w:val="left"/>
        <w:rPr>
          <w:rFonts w:ascii="Arial" w:eastAsia="Calibri" w:hAnsi="Arial"/>
          <w:b/>
          <w:caps/>
          <w:sz w:val="20"/>
          <w:szCs w:val="20"/>
        </w:rPr>
      </w:pPr>
      <w:bookmarkStart w:id="1190" w:name="_Toc514340554"/>
      <w:bookmarkStart w:id="1191" w:name="_Toc516329640"/>
      <w:r>
        <w:br w:type="page"/>
      </w:r>
    </w:p>
    <w:p w14:paraId="046BECE2" w14:textId="31605571" w:rsidR="00732420" w:rsidRDefault="00732420" w:rsidP="00D01C7D">
      <w:pPr>
        <w:pStyle w:val="3"/>
      </w:pPr>
      <w:bookmarkStart w:id="1192" w:name="_Toc64879347"/>
      <w:r w:rsidRPr="000835FE">
        <w:lastRenderedPageBreak/>
        <w:t xml:space="preserve">Описание </w:t>
      </w:r>
      <w:r>
        <w:t xml:space="preserve">шагов </w:t>
      </w:r>
      <w:r w:rsidRPr="000835FE">
        <w:t xml:space="preserve">бизнес-процесса </w:t>
      </w:r>
      <w:bookmarkEnd w:id="1190"/>
      <w:r w:rsidRPr="00DC3D3A">
        <w:t>ПП-10.04.03.02-ERP Заключение договора закупки</w:t>
      </w:r>
      <w:bookmarkEnd w:id="1191"/>
      <w:bookmarkEnd w:id="1192"/>
    </w:p>
    <w:p w14:paraId="4DEA0708" w14:textId="7AE686F7" w:rsidR="00F91235" w:rsidRDefault="00F91235" w:rsidP="00F91235">
      <w:pPr>
        <w:rPr>
          <w:rFonts w:eastAsiaTheme="majorEastAsia"/>
        </w:rPr>
      </w:pPr>
    </w:p>
    <w:p w14:paraId="6C7860E6" w14:textId="77777777" w:rsidR="00F91235" w:rsidRDefault="00F91235" w:rsidP="00F91235">
      <w:pPr>
        <w:spacing w:after="240" w:line="276" w:lineRule="auto"/>
        <w:ind w:left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В рамках процесса реализуются следующие сценарии:</w:t>
      </w:r>
    </w:p>
    <w:p w14:paraId="365EFD7B" w14:textId="77777777" w:rsidR="003E644A" w:rsidRDefault="003E644A" w:rsidP="003E644A">
      <w:pPr>
        <w:pStyle w:val="afa"/>
        <w:spacing w:after="240" w:line="276" w:lineRule="auto"/>
        <w:ind w:left="92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Сценарий 1: Заключение рамочных договоров на закупку МТР работ, услуг;</w:t>
      </w:r>
    </w:p>
    <w:p w14:paraId="752F27A1" w14:textId="77777777" w:rsidR="003E644A" w:rsidRDefault="003E644A" w:rsidP="003E644A">
      <w:pPr>
        <w:pStyle w:val="afa"/>
        <w:spacing w:after="240" w:line="276" w:lineRule="auto"/>
        <w:ind w:left="92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Сценарий 2: Заключение дополнительных соглашений к рамочному договору;</w:t>
      </w:r>
    </w:p>
    <w:p w14:paraId="2D10446D" w14:textId="77777777" w:rsidR="003E644A" w:rsidRDefault="003E644A" w:rsidP="003E644A">
      <w:pPr>
        <w:pStyle w:val="afa"/>
        <w:spacing w:after="240" w:line="276" w:lineRule="auto"/>
        <w:ind w:left="92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Сценарий 3: Заключение разового договора\спецификации на закупку МТР, работ, услуг.</w:t>
      </w:r>
    </w:p>
    <w:p w14:paraId="148DB872" w14:textId="77777777" w:rsidR="00A801C6" w:rsidRPr="00F91235" w:rsidRDefault="00A801C6" w:rsidP="00F91235">
      <w:pPr>
        <w:rPr>
          <w:rFonts w:eastAsiaTheme="majorEastAsia"/>
        </w:rPr>
      </w:pPr>
    </w:p>
    <w:p w14:paraId="4639CDB3" w14:textId="6EED2106" w:rsidR="00776E6A" w:rsidRPr="00BA667C" w:rsidRDefault="003E1B38" w:rsidP="00776E6A">
      <w:pPr>
        <w:pStyle w:val="4"/>
        <w:rPr>
          <w:b/>
          <w:i w:val="0"/>
          <w:sz w:val="24"/>
          <w:szCs w:val="24"/>
        </w:rPr>
      </w:pPr>
      <w:bookmarkStart w:id="1193" w:name="_Ref517190289"/>
      <w:r w:rsidRPr="003E1B38">
        <w:rPr>
          <w:b/>
          <w:i w:val="0"/>
          <w:caps w:val="0"/>
          <w:sz w:val="24"/>
          <w:szCs w:val="24"/>
        </w:rPr>
        <w:t>ПП-10.04.03.02.050</w:t>
      </w:r>
      <w:r>
        <w:rPr>
          <w:rFonts w:cs="Arial"/>
        </w:rPr>
        <w:t xml:space="preserve"> </w:t>
      </w:r>
      <w:r w:rsidR="00DE2FE2">
        <w:rPr>
          <w:b/>
          <w:i w:val="0"/>
          <w:caps w:val="0"/>
          <w:sz w:val="24"/>
          <w:szCs w:val="24"/>
        </w:rPr>
        <w:t>Ф</w:t>
      </w:r>
      <w:r>
        <w:rPr>
          <w:b/>
          <w:i w:val="0"/>
          <w:caps w:val="0"/>
          <w:sz w:val="24"/>
          <w:szCs w:val="24"/>
        </w:rPr>
        <w:t>о</w:t>
      </w:r>
      <w:r w:rsidR="00776E6A">
        <w:rPr>
          <w:b/>
          <w:i w:val="0"/>
          <w:caps w:val="0"/>
          <w:sz w:val="24"/>
          <w:szCs w:val="24"/>
        </w:rPr>
        <w:t>рмирование проекта рамочного договора</w:t>
      </w:r>
      <w:r w:rsidR="007F65BF">
        <w:rPr>
          <w:b/>
          <w:i w:val="0"/>
          <w:caps w:val="0"/>
          <w:sz w:val="24"/>
          <w:szCs w:val="24"/>
        </w:rPr>
        <w:t xml:space="preserve"> (вручную)</w:t>
      </w:r>
      <w:r w:rsidR="00776E6A" w:rsidRPr="00BA667C">
        <w:rPr>
          <w:b/>
          <w:i w:val="0"/>
          <w:sz w:val="24"/>
          <w:szCs w:val="24"/>
        </w:rPr>
        <w:t>.</w:t>
      </w:r>
      <w:bookmarkEnd w:id="1193"/>
    </w:p>
    <w:p w14:paraId="0C14FC58" w14:textId="0756E4A9" w:rsidR="006B4B89" w:rsidRDefault="006B4B89" w:rsidP="00776E6A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4AD8F16E" w14:textId="1C0AC46F" w:rsidR="00034601" w:rsidRDefault="00034601" w:rsidP="00DC64A0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Шаг актуален для сценария 1. </w:t>
      </w:r>
      <w:r>
        <w:rPr>
          <w:rFonts w:ascii="Arial" w:hAnsi="Arial" w:cs="Arial"/>
          <w:color w:val="000000" w:themeColor="text1"/>
          <w:szCs w:val="24"/>
        </w:rPr>
        <w:t>Заключение рамочных договоров на закупку МТР работ, услуг</w:t>
      </w:r>
      <w:r w:rsidR="007F65BF">
        <w:rPr>
          <w:rFonts w:ascii="Arial" w:hAnsi="Arial" w:cs="Arial"/>
          <w:color w:val="000000" w:themeColor="text1"/>
          <w:szCs w:val="24"/>
        </w:rPr>
        <w:t xml:space="preserve"> в случае проведения </w:t>
      </w:r>
      <w:r w:rsidR="007F65BF" w:rsidRPr="007168DB">
        <w:rPr>
          <w:rFonts w:ascii="Arial" w:hAnsi="Arial" w:cs="Arial"/>
        </w:rPr>
        <w:t>закупочных процедур</w:t>
      </w:r>
      <w:r w:rsidR="007F65BF">
        <w:rPr>
          <w:rFonts w:ascii="Arial" w:hAnsi="Arial" w:cs="Arial"/>
        </w:rPr>
        <w:t xml:space="preserve"> </w:t>
      </w:r>
      <w:r w:rsidR="007F65BF" w:rsidRPr="007168DB">
        <w:rPr>
          <w:rFonts w:ascii="Arial" w:hAnsi="Arial" w:cs="Arial"/>
        </w:rPr>
        <w:t xml:space="preserve">вне системы </w:t>
      </w:r>
      <w:r w:rsidR="007F65BF">
        <w:rPr>
          <w:rFonts w:ascii="Arial" w:hAnsi="Arial" w:cs="Arial"/>
        </w:rPr>
        <w:t>взаимодействия с поставщик</w:t>
      </w:r>
      <w:r w:rsidR="001A38D9">
        <w:rPr>
          <w:rFonts w:ascii="Arial" w:hAnsi="Arial" w:cs="Arial"/>
        </w:rPr>
        <w:t>ами</w:t>
      </w:r>
      <w:r>
        <w:rPr>
          <w:rFonts w:ascii="Arial" w:hAnsi="Arial" w:cs="Arial"/>
          <w:color w:val="000000" w:themeColor="text1"/>
          <w:szCs w:val="24"/>
        </w:rPr>
        <w:t>.</w:t>
      </w:r>
    </w:p>
    <w:p w14:paraId="69FEF6BE" w14:textId="395B2ADA" w:rsidR="00DC64A0" w:rsidRDefault="007F65BF" w:rsidP="00DC64A0">
      <w:pPr>
        <w:spacing w:after="240" w:line="276" w:lineRule="auto"/>
        <w:ind w:firstLine="567"/>
        <w:rPr>
          <w:rFonts w:ascii="Arial" w:hAnsi="Arial" w:cs="Arial"/>
        </w:rPr>
      </w:pPr>
      <w:r w:rsidRPr="007168DB">
        <w:rPr>
          <w:rFonts w:ascii="Arial" w:hAnsi="Arial" w:cs="Arial"/>
        </w:rPr>
        <w:t>Закупщик</w:t>
      </w:r>
      <w:r w:rsidR="00034601">
        <w:rPr>
          <w:rFonts w:ascii="Arial" w:hAnsi="Arial" w:cs="Arial"/>
        </w:rPr>
        <w:t>,</w:t>
      </w:r>
      <w:r w:rsidR="00DC64A0" w:rsidRPr="007168DB">
        <w:rPr>
          <w:rFonts w:ascii="Arial" w:hAnsi="Arial" w:cs="Arial"/>
        </w:rPr>
        <w:t xml:space="preserve"> </w:t>
      </w:r>
      <w:r w:rsidR="00034601">
        <w:rPr>
          <w:rFonts w:ascii="Arial" w:hAnsi="Arial" w:cs="Arial"/>
        </w:rPr>
        <w:t xml:space="preserve">в рамках процесса ПП-10.04.03.01 </w:t>
      </w:r>
      <w:r w:rsidR="00EF5097">
        <w:rPr>
          <w:rFonts w:ascii="Arial" w:hAnsi="Arial" w:cs="Arial"/>
        </w:rPr>
        <w:t>«</w:t>
      </w:r>
      <w:r w:rsidR="00034601">
        <w:rPr>
          <w:rFonts w:ascii="Arial" w:hAnsi="Arial" w:cs="Arial"/>
        </w:rPr>
        <w:t>Выполнение закупки</w:t>
      </w:r>
      <w:r w:rsidR="00EF5097">
        <w:rPr>
          <w:rFonts w:ascii="Arial" w:hAnsi="Arial" w:cs="Arial"/>
        </w:rPr>
        <w:t>»</w:t>
      </w:r>
      <w:r w:rsidR="00034601">
        <w:rPr>
          <w:rFonts w:ascii="Arial" w:hAnsi="Arial" w:cs="Arial"/>
        </w:rPr>
        <w:t xml:space="preserve">, </w:t>
      </w:r>
      <w:r w:rsidR="00DC64A0" w:rsidRPr="007168DB">
        <w:rPr>
          <w:rFonts w:ascii="Arial" w:hAnsi="Arial" w:cs="Arial"/>
        </w:rPr>
        <w:t xml:space="preserve">оповещает менеджера по сопровождению договора о необходимости заключения </w:t>
      </w:r>
      <w:r w:rsidR="00DC64A0">
        <w:rPr>
          <w:rFonts w:ascii="Arial" w:hAnsi="Arial" w:cs="Arial"/>
        </w:rPr>
        <w:t xml:space="preserve">рамочного </w:t>
      </w:r>
      <w:r w:rsidR="00DC64A0" w:rsidRPr="007168DB">
        <w:rPr>
          <w:rFonts w:ascii="Arial" w:hAnsi="Arial" w:cs="Arial"/>
        </w:rPr>
        <w:t xml:space="preserve">договора </w:t>
      </w:r>
      <w:r w:rsidR="00DA3D36">
        <w:rPr>
          <w:rFonts w:ascii="Arial" w:hAnsi="Arial" w:cs="Arial"/>
        </w:rPr>
        <w:t>путём создания в СЭД служебной записки с прикрепленным пакетом документов (в случае если закупщик и менеджер по сопровождению договора являются разными сотрудниками).</w:t>
      </w:r>
      <w:r w:rsidR="00DC64A0">
        <w:rPr>
          <w:rFonts w:ascii="Arial" w:hAnsi="Arial" w:cs="Arial"/>
        </w:rPr>
        <w:t xml:space="preserve"> </w:t>
      </w:r>
      <w:r w:rsidR="004F2322">
        <w:rPr>
          <w:rFonts w:ascii="Arial" w:hAnsi="Arial" w:cs="Arial"/>
        </w:rPr>
        <w:t>П</w:t>
      </w:r>
      <w:r w:rsidR="00034601">
        <w:rPr>
          <w:rFonts w:ascii="Arial" w:hAnsi="Arial" w:cs="Arial"/>
        </w:rPr>
        <w:t>еречень</w:t>
      </w:r>
      <w:r w:rsidR="00DC64A0">
        <w:rPr>
          <w:rFonts w:ascii="Arial" w:hAnsi="Arial" w:cs="Arial"/>
        </w:rPr>
        <w:t xml:space="preserve"> документ</w:t>
      </w:r>
      <w:r w:rsidR="00034601">
        <w:rPr>
          <w:rFonts w:ascii="Arial" w:hAnsi="Arial" w:cs="Arial"/>
        </w:rPr>
        <w:t>ов</w:t>
      </w:r>
      <w:r w:rsidR="00DC64A0">
        <w:rPr>
          <w:rFonts w:ascii="Arial" w:hAnsi="Arial" w:cs="Arial"/>
        </w:rPr>
        <w:t xml:space="preserve"> описан</w:t>
      </w:r>
      <w:r w:rsidR="00034601">
        <w:rPr>
          <w:rFonts w:ascii="Arial" w:hAnsi="Arial" w:cs="Arial"/>
        </w:rPr>
        <w:t xml:space="preserve"> в</w:t>
      </w:r>
      <w:r w:rsidR="004F2322">
        <w:rPr>
          <w:rFonts w:ascii="Arial" w:hAnsi="Arial" w:cs="Arial"/>
        </w:rPr>
        <w:t xml:space="preserve">о </w:t>
      </w:r>
      <w:r w:rsidR="00034601">
        <w:rPr>
          <w:rFonts w:ascii="Arial" w:hAnsi="Arial" w:cs="Arial"/>
        </w:rPr>
        <w:t>«</w:t>
      </w:r>
      <w:r w:rsidR="004F2322" w:rsidRPr="007168DB">
        <w:rPr>
          <w:rFonts w:ascii="Arial" w:hAnsi="Arial" w:cs="Arial"/>
        </w:rPr>
        <w:t>Временн</w:t>
      </w:r>
      <w:r w:rsidR="004F2322">
        <w:rPr>
          <w:rFonts w:ascii="Arial" w:hAnsi="Arial" w:cs="Arial"/>
        </w:rPr>
        <w:t>ом</w:t>
      </w:r>
      <w:r w:rsidR="004F2322" w:rsidRPr="007168DB">
        <w:rPr>
          <w:rFonts w:ascii="Arial" w:hAnsi="Arial" w:cs="Arial"/>
        </w:rPr>
        <w:t xml:space="preserve"> </w:t>
      </w:r>
      <w:r w:rsidR="00DC64A0" w:rsidRPr="007168DB">
        <w:rPr>
          <w:rFonts w:ascii="Arial" w:hAnsi="Arial" w:cs="Arial"/>
        </w:rPr>
        <w:t>регламент</w:t>
      </w:r>
      <w:r w:rsidR="004F2322">
        <w:rPr>
          <w:rFonts w:ascii="Arial" w:hAnsi="Arial" w:cs="Arial"/>
        </w:rPr>
        <w:t>е</w:t>
      </w:r>
      <w:r w:rsidR="00DC64A0" w:rsidRPr="007168DB">
        <w:rPr>
          <w:rFonts w:ascii="Arial" w:hAnsi="Arial" w:cs="Arial"/>
        </w:rPr>
        <w:t xml:space="preserve"> выполнения закупки и заключения договор</w:t>
      </w:r>
      <w:r w:rsidR="00DC64A0">
        <w:rPr>
          <w:rFonts w:ascii="Arial" w:hAnsi="Arial" w:cs="Arial"/>
        </w:rPr>
        <w:t>а</w:t>
      </w:r>
      <w:r w:rsidR="00034601">
        <w:rPr>
          <w:rFonts w:ascii="Arial" w:hAnsi="Arial" w:cs="Arial"/>
        </w:rPr>
        <w:t>»</w:t>
      </w:r>
      <w:r w:rsidR="00DC64A0">
        <w:rPr>
          <w:rFonts w:ascii="Arial" w:hAnsi="Arial" w:cs="Arial"/>
        </w:rPr>
        <w:t xml:space="preserve">. </w:t>
      </w:r>
    </w:p>
    <w:p w14:paraId="64E84831" w14:textId="03940226" w:rsidR="003E644A" w:rsidRPr="00A10693" w:rsidRDefault="00DC64A0" w:rsidP="00DC64A0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</w:rPr>
        <w:t xml:space="preserve">Рамочный договор регистрируется в </w:t>
      </w:r>
      <w:r w:rsidRPr="00181541">
        <w:rPr>
          <w:rFonts w:ascii="Arial" w:hAnsi="Arial" w:cs="Arial"/>
        </w:rPr>
        <w:t>SAP S</w:t>
      </w:r>
      <w:r w:rsidRPr="00A7402F">
        <w:rPr>
          <w:rFonts w:ascii="Arial" w:hAnsi="Arial" w:cs="Arial"/>
        </w:rPr>
        <w:t>/4</w:t>
      </w:r>
      <w:r w:rsidRPr="00181541">
        <w:rPr>
          <w:rFonts w:ascii="Arial" w:hAnsi="Arial" w:cs="Arial"/>
        </w:rPr>
        <w:t>HANA</w:t>
      </w:r>
      <w:r>
        <w:rPr>
          <w:rFonts w:ascii="Arial" w:hAnsi="Arial" w:cs="Arial"/>
        </w:rPr>
        <w:t xml:space="preserve"> как системный документ Контракт и может быть создан </w:t>
      </w:r>
      <w:r w:rsidRPr="00A10693">
        <w:rPr>
          <w:rFonts w:ascii="Arial" w:hAnsi="Arial" w:cs="Arial"/>
        </w:rPr>
        <w:t xml:space="preserve">как со ссылкой на </w:t>
      </w:r>
      <w:r w:rsidR="007A1422">
        <w:rPr>
          <w:rFonts w:ascii="Arial" w:hAnsi="Arial" w:cs="Arial"/>
        </w:rPr>
        <w:t>З</w:t>
      </w:r>
      <w:r w:rsidR="007A1422" w:rsidRPr="00A10693">
        <w:rPr>
          <w:rFonts w:ascii="Arial" w:hAnsi="Arial" w:cs="Arial"/>
        </w:rPr>
        <w:t xml:space="preserve">аявку </w:t>
      </w:r>
      <w:r w:rsidRPr="00A10693">
        <w:rPr>
          <w:rFonts w:ascii="Arial" w:hAnsi="Arial" w:cs="Arial"/>
        </w:rPr>
        <w:t xml:space="preserve">на закупку МТР, </w:t>
      </w:r>
      <w:r w:rsidR="007A1422">
        <w:rPr>
          <w:rFonts w:ascii="Arial" w:hAnsi="Arial" w:cs="Arial"/>
        </w:rPr>
        <w:t>З</w:t>
      </w:r>
      <w:r w:rsidR="007A1422" w:rsidRPr="00A10693">
        <w:rPr>
          <w:rFonts w:ascii="Arial" w:hAnsi="Arial" w:cs="Arial"/>
        </w:rPr>
        <w:t xml:space="preserve">аявку </w:t>
      </w:r>
      <w:r w:rsidRPr="00A10693">
        <w:rPr>
          <w:rFonts w:ascii="Arial" w:hAnsi="Arial" w:cs="Arial"/>
        </w:rPr>
        <w:t xml:space="preserve">на закупку работ, услуг, </w:t>
      </w:r>
      <w:r w:rsidR="007A1422">
        <w:rPr>
          <w:rFonts w:ascii="Arial" w:hAnsi="Arial" w:cs="Arial"/>
        </w:rPr>
        <w:t>З</w:t>
      </w:r>
      <w:r w:rsidR="007A1422" w:rsidRPr="00A10693">
        <w:rPr>
          <w:rFonts w:ascii="Arial" w:hAnsi="Arial" w:cs="Arial"/>
        </w:rPr>
        <w:t xml:space="preserve">аявку </w:t>
      </w:r>
      <w:r w:rsidR="00964593" w:rsidRPr="00A10693">
        <w:rPr>
          <w:rFonts w:ascii="Arial" w:hAnsi="Arial" w:cs="Arial"/>
        </w:rPr>
        <w:t>на закупку с ОЛ/ТЗ</w:t>
      </w:r>
      <w:r w:rsidR="007F65BF">
        <w:rPr>
          <w:rFonts w:ascii="Arial" w:hAnsi="Arial" w:cs="Arial"/>
        </w:rPr>
        <w:t>,</w:t>
      </w:r>
      <w:r w:rsidR="00964593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>так и без ссылки</w:t>
      </w:r>
      <w:r w:rsidR="00DB0A15" w:rsidRPr="00A10693">
        <w:rPr>
          <w:rFonts w:ascii="Arial" w:hAnsi="Arial" w:cs="Arial"/>
        </w:rPr>
        <w:t xml:space="preserve">. </w:t>
      </w:r>
    </w:p>
    <w:p w14:paraId="635D56D0" w14:textId="7CE67729" w:rsidR="003E644A" w:rsidRPr="00A10693" w:rsidRDefault="00DB0A15" w:rsidP="00776E6A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</w:rPr>
        <w:t xml:space="preserve">Менеджер по сопровождению договора регистрирует проект рамочного договора в </w:t>
      </w:r>
      <w:r w:rsidRPr="00A10693">
        <w:rPr>
          <w:rFonts w:ascii="Arial" w:hAnsi="Arial" w:cs="Arial"/>
          <w:lang w:val="en-US"/>
        </w:rPr>
        <w:t>SAP</w:t>
      </w:r>
      <w:r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  <w:lang w:val="en-US"/>
        </w:rPr>
        <w:t>S</w:t>
      </w:r>
      <w:r w:rsidRPr="00A10693">
        <w:rPr>
          <w:rFonts w:ascii="Arial" w:hAnsi="Arial" w:cs="Arial"/>
        </w:rPr>
        <w:t xml:space="preserve">/4 </w:t>
      </w:r>
      <w:r w:rsidRPr="00A10693">
        <w:rPr>
          <w:rFonts w:ascii="Arial" w:hAnsi="Arial" w:cs="Arial"/>
          <w:lang w:val="en-US"/>
        </w:rPr>
        <w:t>HANA</w:t>
      </w:r>
      <w:r w:rsidR="00964593" w:rsidRPr="00A10693">
        <w:rPr>
          <w:rFonts w:ascii="Arial" w:hAnsi="Arial" w:cs="Arial"/>
        </w:rPr>
        <w:t xml:space="preserve"> в транзакции </w:t>
      </w:r>
      <w:r w:rsidR="003E4D70">
        <w:rPr>
          <w:rFonts w:ascii="Arial" w:hAnsi="Arial" w:cs="Arial"/>
        </w:rPr>
        <w:t>«</w:t>
      </w:r>
      <w:r w:rsidR="00964593" w:rsidRPr="00A10693">
        <w:rPr>
          <w:rFonts w:ascii="Arial" w:hAnsi="Arial" w:cs="Arial"/>
        </w:rPr>
        <w:t>Создание контракта</w:t>
      </w:r>
      <w:r w:rsidR="003E4D70">
        <w:rPr>
          <w:rFonts w:ascii="Arial" w:hAnsi="Arial" w:cs="Arial"/>
        </w:rPr>
        <w:t>»</w:t>
      </w:r>
      <w:r w:rsidR="00011AF3" w:rsidRPr="00A10693">
        <w:rPr>
          <w:rFonts w:ascii="Arial" w:hAnsi="Arial" w:cs="Arial"/>
        </w:rPr>
        <w:t xml:space="preserve">, </w:t>
      </w:r>
      <w:r w:rsidR="00AB437F">
        <w:rPr>
          <w:rFonts w:ascii="Arial" w:hAnsi="Arial" w:cs="Arial"/>
        </w:rPr>
        <w:t xml:space="preserve">при необходимости </w:t>
      </w:r>
      <w:r w:rsidR="00011AF3" w:rsidRPr="00A10693">
        <w:rPr>
          <w:rFonts w:ascii="Arial" w:hAnsi="Arial" w:cs="Arial"/>
        </w:rPr>
        <w:t xml:space="preserve">копируя позиции заявок на закупку в контракт </w:t>
      </w:r>
      <w:r w:rsidR="003B69EA" w:rsidRPr="00A10693">
        <w:rPr>
          <w:rFonts w:ascii="Arial" w:hAnsi="Arial" w:cs="Arial"/>
        </w:rPr>
        <w:t>(в случае создания рамочного договора на основании плана долгосрочных закупочных процедур)</w:t>
      </w:r>
      <w:r w:rsidR="00964593" w:rsidRPr="00A10693">
        <w:rPr>
          <w:rFonts w:ascii="Arial" w:hAnsi="Arial" w:cs="Arial"/>
        </w:rPr>
        <w:t>.</w:t>
      </w:r>
      <w:r w:rsidRPr="00A10693">
        <w:rPr>
          <w:rFonts w:ascii="Arial" w:hAnsi="Arial" w:cs="Arial"/>
        </w:rPr>
        <w:t xml:space="preserve"> </w:t>
      </w:r>
    </w:p>
    <w:p w14:paraId="1CCEF35D" w14:textId="5B2BCE85" w:rsidR="003E644A" w:rsidRPr="00A10693" w:rsidRDefault="00F64A5A" w:rsidP="00776E6A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 заголовке </w:t>
      </w:r>
      <w:r w:rsidR="001139A1">
        <w:rPr>
          <w:rFonts w:ascii="Arial" w:hAnsi="Arial" w:cs="Arial"/>
          <w:color w:val="000000" w:themeColor="text1"/>
          <w:szCs w:val="24"/>
        </w:rPr>
        <w:t>документа</w:t>
      </w:r>
      <w:r w:rsidRPr="00A10693">
        <w:rPr>
          <w:rFonts w:ascii="Arial" w:hAnsi="Arial" w:cs="Arial"/>
          <w:color w:val="000000" w:themeColor="text1"/>
          <w:szCs w:val="24"/>
        </w:rPr>
        <w:t xml:space="preserve"> менеджер по сопровождению договора указывает:</w:t>
      </w:r>
    </w:p>
    <w:p w14:paraId="23D65792" w14:textId="6980EF37" w:rsidR="00F64A5A" w:rsidRPr="00A10693" w:rsidRDefault="00F64A5A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Вид создаваемого контракта ZPL – Рамочный договор</w:t>
      </w:r>
      <w:r w:rsidR="003415EC">
        <w:rPr>
          <w:rFonts w:ascii="Arial" w:hAnsi="Arial" w:cs="Arial"/>
          <w:color w:val="000000" w:themeColor="text1"/>
          <w:szCs w:val="24"/>
        </w:rPr>
        <w:t xml:space="preserve"> либо</w:t>
      </w:r>
      <w:r w:rsidR="003415EC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480DAA">
        <w:rPr>
          <w:rFonts w:ascii="Arial" w:hAnsi="Arial" w:cs="Arial"/>
          <w:color w:val="000000" w:themeColor="text1"/>
          <w:szCs w:val="24"/>
        </w:rPr>
        <w:t>ZKS – Рамочный договор, предполагающий создание квартальной спецификации.</w:t>
      </w:r>
    </w:p>
    <w:p w14:paraId="713A6F61" w14:textId="716127B9" w:rsidR="00F64A5A" w:rsidRDefault="00110927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Даты начала и окончания договора</w:t>
      </w:r>
      <w:r w:rsidR="00B200FE" w:rsidRPr="00A10693">
        <w:rPr>
          <w:rFonts w:ascii="Arial" w:hAnsi="Arial" w:cs="Arial"/>
          <w:color w:val="000000" w:themeColor="text1"/>
          <w:szCs w:val="24"/>
        </w:rPr>
        <w:t>;</w:t>
      </w:r>
    </w:p>
    <w:p w14:paraId="644336DD" w14:textId="24E342C3" w:rsidR="009C2F01" w:rsidRDefault="009C2F01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Поставщика из справочника </w:t>
      </w:r>
      <w:r w:rsidR="00F35002">
        <w:rPr>
          <w:rFonts w:ascii="Arial" w:hAnsi="Arial" w:cs="Arial"/>
          <w:color w:val="000000" w:themeColor="text1"/>
          <w:szCs w:val="24"/>
        </w:rPr>
        <w:t>«</w:t>
      </w:r>
      <w:r>
        <w:rPr>
          <w:rFonts w:ascii="Arial" w:hAnsi="Arial" w:cs="Arial"/>
          <w:color w:val="000000" w:themeColor="text1"/>
          <w:szCs w:val="24"/>
        </w:rPr>
        <w:t>Деловые партнеры</w:t>
      </w:r>
      <w:r w:rsidR="00F35002">
        <w:rPr>
          <w:rFonts w:ascii="Arial" w:hAnsi="Arial" w:cs="Arial"/>
          <w:color w:val="000000" w:themeColor="text1"/>
          <w:szCs w:val="24"/>
        </w:rPr>
        <w:t>»</w:t>
      </w:r>
      <w:r>
        <w:rPr>
          <w:rFonts w:ascii="Arial" w:hAnsi="Arial" w:cs="Arial"/>
          <w:color w:val="000000" w:themeColor="text1"/>
          <w:szCs w:val="24"/>
        </w:rPr>
        <w:t>;</w:t>
      </w:r>
    </w:p>
    <w:p w14:paraId="24784950" w14:textId="38CB2BF7" w:rsidR="009C2F01" w:rsidRPr="00A10693" w:rsidRDefault="009C2F01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lastRenderedPageBreak/>
        <w:t>Закупочная организация – указывается закупочная организация, осуществляющая закупку;</w:t>
      </w:r>
    </w:p>
    <w:p w14:paraId="22A61D17" w14:textId="60232BA4" w:rsidR="00110927" w:rsidRPr="00A10693" w:rsidRDefault="00110927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Стоимость договора</w:t>
      </w:r>
      <w:r w:rsidR="00B200FE" w:rsidRPr="00A10693">
        <w:rPr>
          <w:rFonts w:ascii="Arial" w:hAnsi="Arial" w:cs="Arial"/>
          <w:color w:val="000000" w:themeColor="text1"/>
          <w:szCs w:val="24"/>
        </w:rPr>
        <w:t>;</w:t>
      </w:r>
    </w:p>
    <w:p w14:paraId="137C1806" w14:textId="6562620B" w:rsidR="00F635FF" w:rsidRPr="00A10693" w:rsidRDefault="00F635FF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Валюта договора</w:t>
      </w:r>
      <w:r w:rsidR="009C2F01">
        <w:rPr>
          <w:rFonts w:ascii="Arial" w:hAnsi="Arial" w:cs="Arial"/>
          <w:color w:val="000000" w:themeColor="text1"/>
          <w:szCs w:val="24"/>
        </w:rPr>
        <w:t>;</w:t>
      </w:r>
    </w:p>
    <w:p w14:paraId="610D2725" w14:textId="426052D3" w:rsidR="00F635FF" w:rsidRPr="00A10693" w:rsidRDefault="00F635FF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Условия платежа – выбирается код условия платежа из справочника</w:t>
      </w:r>
    </w:p>
    <w:p w14:paraId="4CC75E4C" w14:textId="404E297D" w:rsidR="00110927" w:rsidRPr="00A10693" w:rsidRDefault="003415EC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Поле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110927" w:rsidRPr="00A10693">
        <w:rPr>
          <w:rFonts w:ascii="Arial" w:hAnsi="Arial" w:cs="Arial"/>
          <w:color w:val="000000" w:themeColor="text1"/>
          <w:szCs w:val="24"/>
        </w:rPr>
        <w:t>«</w:t>
      </w:r>
      <w:r>
        <w:rPr>
          <w:rFonts w:ascii="Arial" w:hAnsi="Arial" w:cs="Arial"/>
          <w:color w:val="000000" w:themeColor="text1"/>
          <w:szCs w:val="24"/>
        </w:rPr>
        <w:t>Базис поставки</w:t>
      </w:r>
      <w:r w:rsidR="00110927" w:rsidRPr="00A10693">
        <w:rPr>
          <w:rFonts w:ascii="Arial" w:hAnsi="Arial" w:cs="Arial"/>
          <w:color w:val="000000" w:themeColor="text1"/>
          <w:szCs w:val="24"/>
        </w:rPr>
        <w:t>»</w:t>
      </w:r>
      <w:r>
        <w:rPr>
          <w:rFonts w:ascii="Arial" w:hAnsi="Arial" w:cs="Arial"/>
          <w:color w:val="000000" w:themeColor="text1"/>
          <w:szCs w:val="24"/>
        </w:rPr>
        <w:t xml:space="preserve"> выбор из списка со следующими значениями «Дальний базис; Ближний базис» </w:t>
      </w:r>
      <w:r w:rsidR="00110927" w:rsidRPr="00A10693">
        <w:rPr>
          <w:rFonts w:ascii="Arial" w:hAnsi="Arial" w:cs="Arial"/>
          <w:color w:val="000000" w:themeColor="text1"/>
          <w:szCs w:val="24"/>
        </w:rPr>
        <w:t>(</w:t>
      </w:r>
      <w:r w:rsidR="00821711" w:rsidRPr="00A10693">
        <w:rPr>
          <w:rFonts w:ascii="Arial" w:hAnsi="Arial" w:cs="Arial"/>
          <w:color w:val="000000" w:themeColor="text1"/>
          <w:szCs w:val="24"/>
        </w:rPr>
        <w:t xml:space="preserve">разработка </w:t>
      </w:r>
      <w:r w:rsidR="00DE26E1">
        <w:rPr>
          <w:rFonts w:ascii="Arial" w:hAnsi="Arial" w:cs="Arial"/>
          <w:color w:val="000000" w:themeColor="text1"/>
          <w:szCs w:val="24"/>
          <w:lang w:val="en-US"/>
        </w:rPr>
        <w:t>MM</w:t>
      </w:r>
      <w:r w:rsidR="00DE26E1" w:rsidRPr="00DE26E1">
        <w:rPr>
          <w:rFonts w:ascii="Arial" w:hAnsi="Arial" w:cs="Arial"/>
          <w:color w:val="000000" w:themeColor="text1"/>
          <w:szCs w:val="24"/>
        </w:rPr>
        <w:t>55</w:t>
      </w:r>
      <w:r w:rsidR="00821711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141C41">
        <w:rPr>
          <w:rFonts w:ascii="Arial" w:hAnsi="Arial" w:cs="Arial"/>
          <w:color w:val="000000" w:themeColor="text1"/>
          <w:szCs w:val="24"/>
        </w:rPr>
        <w:t>«Расширение полей контракта/заказа»</w:t>
      </w:r>
      <w:r w:rsidR="00110927" w:rsidRPr="00A10693">
        <w:rPr>
          <w:rFonts w:ascii="Arial" w:hAnsi="Arial" w:cs="Arial"/>
          <w:color w:val="000000" w:themeColor="text1"/>
          <w:szCs w:val="24"/>
        </w:rPr>
        <w:t xml:space="preserve">) – </w:t>
      </w:r>
      <w:r>
        <w:rPr>
          <w:rFonts w:ascii="Arial" w:hAnsi="Arial" w:cs="Arial"/>
          <w:color w:val="000000" w:themeColor="text1"/>
          <w:szCs w:val="24"/>
        </w:rPr>
        <w:t>поле обязательно для заполнения,</w:t>
      </w:r>
      <w:r w:rsidR="00110927" w:rsidRPr="00A10693">
        <w:rPr>
          <w:rFonts w:ascii="Arial" w:hAnsi="Arial" w:cs="Arial"/>
          <w:color w:val="000000" w:themeColor="text1"/>
          <w:szCs w:val="24"/>
        </w:rPr>
        <w:t xml:space="preserve"> в случае, если переход права собственности по данному договора будет переходить на дальнем базисе</w:t>
      </w:r>
      <w:r>
        <w:rPr>
          <w:rFonts w:ascii="Arial" w:hAnsi="Arial" w:cs="Arial"/>
          <w:color w:val="000000" w:themeColor="text1"/>
          <w:szCs w:val="24"/>
        </w:rPr>
        <w:t>, то указывается «Дальний базис», иначе «Ближний базис»</w:t>
      </w:r>
      <w:r w:rsidR="005E255B">
        <w:rPr>
          <w:rFonts w:ascii="Arial" w:hAnsi="Arial" w:cs="Arial"/>
          <w:color w:val="000000" w:themeColor="text1"/>
          <w:szCs w:val="24"/>
        </w:rPr>
        <w:t>, по умолчанию устанавливается значение «Ближний базис»;</w:t>
      </w:r>
    </w:p>
    <w:p w14:paraId="26D1A5D5" w14:textId="192ACACB" w:rsidR="00110927" w:rsidRDefault="003415EC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Поле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110927" w:rsidRPr="00A10693">
        <w:rPr>
          <w:rFonts w:ascii="Arial" w:hAnsi="Arial" w:cs="Arial"/>
          <w:color w:val="000000" w:themeColor="text1"/>
          <w:szCs w:val="24"/>
        </w:rPr>
        <w:t>«Гос. Финансирование»</w:t>
      </w:r>
      <w:r>
        <w:rPr>
          <w:rFonts w:ascii="Arial" w:hAnsi="Arial" w:cs="Arial"/>
          <w:color w:val="000000" w:themeColor="text1"/>
          <w:szCs w:val="24"/>
        </w:rPr>
        <w:t xml:space="preserve"> выбор из списка со следующими значениями «Да; нет</w:t>
      </w:r>
      <w:r w:rsidR="00110927" w:rsidRPr="00A10693">
        <w:rPr>
          <w:rFonts w:ascii="Arial" w:hAnsi="Arial" w:cs="Arial"/>
          <w:color w:val="000000" w:themeColor="text1"/>
          <w:szCs w:val="24"/>
        </w:rPr>
        <w:t>» (</w:t>
      </w:r>
      <w:r w:rsidR="00821711" w:rsidRPr="00A10693">
        <w:rPr>
          <w:rFonts w:ascii="Arial" w:hAnsi="Arial" w:cs="Arial"/>
          <w:color w:val="000000" w:themeColor="text1"/>
          <w:szCs w:val="24"/>
        </w:rPr>
        <w:t xml:space="preserve">разработка </w:t>
      </w:r>
      <w:r w:rsidR="00FD4096">
        <w:rPr>
          <w:rFonts w:ascii="Arial" w:hAnsi="Arial" w:cs="Arial"/>
          <w:color w:val="000000" w:themeColor="text1"/>
          <w:szCs w:val="24"/>
          <w:lang w:val="en-US"/>
        </w:rPr>
        <w:t>MM</w:t>
      </w:r>
      <w:r w:rsidR="00FD4096" w:rsidRPr="00DE26E1">
        <w:rPr>
          <w:rFonts w:ascii="Arial" w:hAnsi="Arial" w:cs="Arial"/>
          <w:color w:val="000000" w:themeColor="text1"/>
          <w:szCs w:val="24"/>
        </w:rPr>
        <w:t>55</w:t>
      </w:r>
      <w:r w:rsidR="00FD4096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FD4096">
        <w:rPr>
          <w:rFonts w:ascii="Arial" w:hAnsi="Arial" w:cs="Arial"/>
          <w:color w:val="000000" w:themeColor="text1"/>
          <w:szCs w:val="24"/>
        </w:rPr>
        <w:t>«</w:t>
      </w:r>
      <w:r w:rsidR="00141C41">
        <w:rPr>
          <w:rFonts w:ascii="Arial" w:hAnsi="Arial" w:cs="Arial"/>
          <w:color w:val="000000" w:themeColor="text1"/>
          <w:szCs w:val="24"/>
        </w:rPr>
        <w:t>Расширение полей</w:t>
      </w:r>
      <w:r w:rsidR="00FD4096" w:rsidRPr="00A10693">
        <w:rPr>
          <w:rFonts w:ascii="Arial" w:hAnsi="Arial" w:cs="Arial"/>
          <w:color w:val="000000" w:themeColor="text1"/>
          <w:szCs w:val="24"/>
        </w:rPr>
        <w:t xml:space="preserve"> контракта</w:t>
      </w:r>
      <w:r w:rsidR="00141C41">
        <w:rPr>
          <w:rFonts w:ascii="Arial" w:hAnsi="Arial" w:cs="Arial"/>
          <w:color w:val="000000" w:themeColor="text1"/>
          <w:szCs w:val="24"/>
        </w:rPr>
        <w:t>/заказа</w:t>
      </w:r>
      <w:r w:rsidR="00FD4096">
        <w:rPr>
          <w:rFonts w:ascii="Arial" w:hAnsi="Arial" w:cs="Arial"/>
          <w:color w:val="000000" w:themeColor="text1"/>
          <w:szCs w:val="24"/>
        </w:rPr>
        <w:t>»</w:t>
      </w:r>
      <w:r w:rsidR="00110927" w:rsidRPr="00A10693">
        <w:rPr>
          <w:rFonts w:ascii="Arial" w:hAnsi="Arial" w:cs="Arial"/>
          <w:color w:val="000000" w:themeColor="text1"/>
          <w:szCs w:val="24"/>
        </w:rPr>
        <w:t xml:space="preserve">) – </w:t>
      </w:r>
      <w:r>
        <w:rPr>
          <w:rFonts w:ascii="Arial" w:hAnsi="Arial" w:cs="Arial"/>
          <w:color w:val="000000" w:themeColor="text1"/>
          <w:szCs w:val="24"/>
        </w:rPr>
        <w:t xml:space="preserve">поле обязательно для заполнения, </w:t>
      </w:r>
      <w:r w:rsidRPr="00A10693">
        <w:rPr>
          <w:rFonts w:ascii="Arial" w:hAnsi="Arial" w:cs="Arial"/>
          <w:color w:val="000000" w:themeColor="text1"/>
          <w:szCs w:val="24"/>
        </w:rPr>
        <w:t xml:space="preserve">в случае </w:t>
      </w:r>
      <w:r w:rsidR="00B200FE" w:rsidRPr="00A10693">
        <w:rPr>
          <w:rFonts w:ascii="Arial" w:hAnsi="Arial" w:cs="Arial"/>
          <w:color w:val="000000" w:themeColor="text1"/>
          <w:szCs w:val="24"/>
        </w:rPr>
        <w:t>целевого финансирования по данному договору</w:t>
      </w:r>
      <w:r>
        <w:rPr>
          <w:rFonts w:ascii="Arial" w:hAnsi="Arial" w:cs="Arial"/>
          <w:color w:val="000000" w:themeColor="text1"/>
          <w:szCs w:val="24"/>
        </w:rPr>
        <w:t xml:space="preserve"> указывается </w:t>
      </w:r>
      <w:r w:rsidR="00BB31A9">
        <w:rPr>
          <w:rFonts w:ascii="Arial" w:hAnsi="Arial" w:cs="Arial"/>
          <w:color w:val="000000" w:themeColor="text1"/>
          <w:szCs w:val="24"/>
        </w:rPr>
        <w:t>соответствующее значение из справочника Гос</w:t>
      </w:r>
      <w:r w:rsidR="00B04023">
        <w:rPr>
          <w:rFonts w:ascii="Arial" w:hAnsi="Arial" w:cs="Arial"/>
          <w:color w:val="000000" w:themeColor="text1"/>
          <w:szCs w:val="24"/>
        </w:rPr>
        <w:t>.</w:t>
      </w:r>
      <w:r w:rsidR="00BB31A9">
        <w:rPr>
          <w:rFonts w:ascii="Arial" w:hAnsi="Arial" w:cs="Arial"/>
          <w:color w:val="000000" w:themeColor="text1"/>
          <w:szCs w:val="24"/>
        </w:rPr>
        <w:t xml:space="preserve"> финансирование: 1-Федеральный бюджет; 2-Региональный бюджет; 3- Муниципальный бюджет</w:t>
      </w:r>
      <w:r>
        <w:rPr>
          <w:rFonts w:ascii="Arial" w:hAnsi="Arial" w:cs="Arial"/>
          <w:color w:val="000000" w:themeColor="text1"/>
          <w:szCs w:val="24"/>
        </w:rPr>
        <w:t xml:space="preserve">, иначе </w:t>
      </w:r>
      <w:r w:rsidR="00BB31A9">
        <w:rPr>
          <w:rFonts w:ascii="Arial" w:hAnsi="Arial" w:cs="Arial"/>
          <w:color w:val="000000" w:themeColor="text1"/>
          <w:szCs w:val="24"/>
        </w:rPr>
        <w:t>4-Отсутствует.</w:t>
      </w:r>
      <w:r w:rsidR="005E255B">
        <w:rPr>
          <w:rFonts w:ascii="Arial" w:hAnsi="Arial" w:cs="Arial"/>
          <w:color w:val="000000" w:themeColor="text1"/>
          <w:szCs w:val="24"/>
        </w:rPr>
        <w:t xml:space="preserve"> По умолчанию устанавливается значение 4-Отсутствует;</w:t>
      </w:r>
    </w:p>
    <w:p w14:paraId="10060BD6" w14:textId="119A845E" w:rsidR="00E07AA3" w:rsidRDefault="00E07AA3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Допуск недопоставки</w:t>
      </w:r>
      <w:r w:rsidR="00B72183">
        <w:rPr>
          <w:rFonts w:ascii="Arial" w:hAnsi="Arial" w:cs="Arial"/>
          <w:color w:val="000000" w:themeColor="text1"/>
          <w:szCs w:val="24"/>
        </w:rPr>
        <w:t xml:space="preserve"> и сверхпоставки</w:t>
      </w:r>
      <w:r w:rsidRPr="00A10693">
        <w:rPr>
          <w:rFonts w:ascii="Arial" w:hAnsi="Arial" w:cs="Arial"/>
          <w:color w:val="000000" w:themeColor="text1"/>
          <w:szCs w:val="24"/>
        </w:rPr>
        <w:t xml:space="preserve"> – указывае</w:t>
      </w:r>
      <w:r>
        <w:rPr>
          <w:rFonts w:ascii="Arial" w:hAnsi="Arial" w:cs="Arial"/>
          <w:color w:val="000000" w:themeColor="text1"/>
          <w:szCs w:val="24"/>
        </w:rPr>
        <w:t xml:space="preserve">тся % </w:t>
      </w:r>
      <w:r w:rsidR="006E0218">
        <w:rPr>
          <w:rFonts w:ascii="Arial" w:hAnsi="Arial" w:cs="Arial"/>
          <w:color w:val="000000" w:themeColor="text1"/>
          <w:szCs w:val="24"/>
        </w:rPr>
        <w:t>допустимых отклонений</w:t>
      </w:r>
      <w:r>
        <w:rPr>
          <w:rFonts w:ascii="Arial" w:hAnsi="Arial" w:cs="Arial"/>
          <w:color w:val="000000" w:themeColor="text1"/>
          <w:szCs w:val="24"/>
        </w:rPr>
        <w:t xml:space="preserve"> по договору. </w:t>
      </w:r>
      <w:r w:rsidRPr="00A10693">
        <w:rPr>
          <w:rFonts w:ascii="Arial" w:hAnsi="Arial" w:cs="Arial"/>
          <w:color w:val="000000" w:themeColor="text1"/>
          <w:szCs w:val="24"/>
        </w:rPr>
        <w:t xml:space="preserve"> Данные из этого поля будут автоматически скопированы во все позиции спецификации (разработка </w:t>
      </w:r>
      <w:r>
        <w:rPr>
          <w:rFonts w:ascii="Arial" w:hAnsi="Arial" w:cs="Arial"/>
          <w:color w:val="000000" w:themeColor="text1"/>
          <w:szCs w:val="24"/>
          <w:lang w:val="en-US"/>
        </w:rPr>
        <w:t>MM</w:t>
      </w:r>
      <w:r w:rsidRPr="00DE26E1">
        <w:rPr>
          <w:rFonts w:ascii="Arial" w:hAnsi="Arial" w:cs="Arial"/>
          <w:color w:val="000000" w:themeColor="text1"/>
          <w:szCs w:val="24"/>
        </w:rPr>
        <w:t>55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>«Расширение полей контракта/заказа»</w:t>
      </w:r>
      <w:r w:rsidRPr="00A10693">
        <w:rPr>
          <w:rFonts w:ascii="Arial" w:hAnsi="Arial" w:cs="Arial"/>
          <w:color w:val="000000" w:themeColor="text1"/>
          <w:szCs w:val="24"/>
        </w:rPr>
        <w:t>)</w:t>
      </w:r>
      <w:r>
        <w:rPr>
          <w:rFonts w:ascii="Arial" w:hAnsi="Arial" w:cs="Arial"/>
          <w:color w:val="000000" w:themeColor="text1"/>
          <w:szCs w:val="24"/>
        </w:rPr>
        <w:t>. В случае необходимости данные значения могут быть определены отдельно для конкретных позиций.</w:t>
      </w:r>
    </w:p>
    <w:p w14:paraId="0A4E9E24" w14:textId="7831408E" w:rsidR="00B26E93" w:rsidRPr="00A10693" w:rsidRDefault="00B26E93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Индикатор «</w:t>
      </w:r>
      <w:r>
        <w:rPr>
          <w:rFonts w:ascii="Arial" w:hAnsi="Arial" w:cs="Arial"/>
        </w:rPr>
        <w:t xml:space="preserve">Допустима неограниченная сверхпоставка» - по умолчанию </w:t>
      </w:r>
      <w:r w:rsidR="00B04023">
        <w:rPr>
          <w:rFonts w:ascii="Arial" w:hAnsi="Arial" w:cs="Arial"/>
        </w:rPr>
        <w:t>не заполнен</w:t>
      </w:r>
      <w:r w:rsidR="00E65EF6">
        <w:rPr>
          <w:rFonts w:ascii="Arial" w:hAnsi="Arial" w:cs="Arial"/>
        </w:rPr>
        <w:t xml:space="preserve">. </w:t>
      </w:r>
      <w:r w:rsidR="00E65EF6" w:rsidRPr="00A10693">
        <w:rPr>
          <w:rFonts w:ascii="Arial" w:hAnsi="Arial" w:cs="Arial"/>
          <w:color w:val="000000" w:themeColor="text1"/>
          <w:szCs w:val="24"/>
        </w:rPr>
        <w:t xml:space="preserve">Данные из этого поля будут автоматически скопированы во все позиции </w:t>
      </w:r>
      <w:r w:rsidR="00B04023">
        <w:rPr>
          <w:rFonts w:ascii="Arial" w:hAnsi="Arial" w:cs="Arial"/>
          <w:color w:val="000000" w:themeColor="text1"/>
          <w:szCs w:val="24"/>
        </w:rPr>
        <w:t>документа</w:t>
      </w:r>
      <w:r w:rsidR="00E65EF6" w:rsidRPr="00A10693">
        <w:rPr>
          <w:rFonts w:ascii="Arial" w:hAnsi="Arial" w:cs="Arial"/>
          <w:color w:val="000000" w:themeColor="text1"/>
          <w:szCs w:val="24"/>
        </w:rPr>
        <w:t xml:space="preserve"> (разработка </w:t>
      </w:r>
      <w:r w:rsidR="00E65EF6">
        <w:rPr>
          <w:rFonts w:ascii="Arial" w:hAnsi="Arial" w:cs="Arial"/>
          <w:color w:val="000000" w:themeColor="text1"/>
          <w:szCs w:val="24"/>
          <w:lang w:val="en-US"/>
        </w:rPr>
        <w:t>MM</w:t>
      </w:r>
      <w:r w:rsidR="00E65EF6" w:rsidRPr="00DE26E1">
        <w:rPr>
          <w:rFonts w:ascii="Arial" w:hAnsi="Arial" w:cs="Arial"/>
          <w:color w:val="000000" w:themeColor="text1"/>
          <w:szCs w:val="24"/>
        </w:rPr>
        <w:t>55</w:t>
      </w:r>
      <w:r w:rsidR="00E65EF6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E65EF6">
        <w:rPr>
          <w:rFonts w:ascii="Arial" w:hAnsi="Arial" w:cs="Arial"/>
          <w:color w:val="000000" w:themeColor="text1"/>
          <w:szCs w:val="24"/>
        </w:rPr>
        <w:t>«Расширение полей контракта/заказа»</w:t>
      </w:r>
      <w:r w:rsidR="00E65EF6" w:rsidRPr="00A10693">
        <w:rPr>
          <w:rFonts w:ascii="Arial" w:hAnsi="Arial" w:cs="Arial"/>
          <w:color w:val="000000" w:themeColor="text1"/>
          <w:szCs w:val="24"/>
        </w:rPr>
        <w:t>)</w:t>
      </w:r>
      <w:r w:rsidR="00E65EF6">
        <w:rPr>
          <w:rFonts w:ascii="Arial" w:hAnsi="Arial" w:cs="Arial"/>
          <w:color w:val="000000" w:themeColor="text1"/>
          <w:szCs w:val="24"/>
        </w:rPr>
        <w:t>. В случае необходимости данные значения могут быть определены отдельно для конкретных позиций.</w:t>
      </w:r>
    </w:p>
    <w:p w14:paraId="55CD15AE" w14:textId="6FD4C976" w:rsidR="009A3348" w:rsidRDefault="002A79E3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2A79E3">
        <w:rPr>
          <w:rFonts w:ascii="Arial" w:hAnsi="Arial" w:cs="Arial"/>
          <w:color w:val="000000" w:themeColor="text1"/>
          <w:szCs w:val="24"/>
        </w:rPr>
        <w:t>Поле</w:t>
      </w:r>
      <w:r w:rsidR="00722274" w:rsidRPr="00A10693">
        <w:rPr>
          <w:rFonts w:ascii="Arial" w:hAnsi="Arial" w:cs="Arial"/>
          <w:color w:val="000000" w:themeColor="text1"/>
          <w:szCs w:val="24"/>
        </w:rPr>
        <w:t xml:space="preserve"> «Налоговый агент» </w:t>
      </w:r>
      <w:r w:rsidR="001D3CB7">
        <w:rPr>
          <w:rFonts w:ascii="Arial" w:hAnsi="Arial" w:cs="Arial"/>
          <w:color w:val="000000" w:themeColor="text1"/>
          <w:szCs w:val="24"/>
        </w:rPr>
        <w:t>выбор из списка со следующими значениями «Да; нет»</w:t>
      </w:r>
      <w:r w:rsidR="001D3CB7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722274" w:rsidRPr="00A10693">
        <w:rPr>
          <w:rFonts w:ascii="Arial" w:hAnsi="Arial" w:cs="Arial"/>
          <w:color w:val="000000" w:themeColor="text1"/>
          <w:szCs w:val="24"/>
        </w:rPr>
        <w:t xml:space="preserve">(разработка </w:t>
      </w:r>
      <w:r w:rsidR="00FD4096">
        <w:rPr>
          <w:rFonts w:ascii="Arial" w:hAnsi="Arial" w:cs="Arial"/>
          <w:color w:val="000000" w:themeColor="text1"/>
          <w:szCs w:val="24"/>
          <w:lang w:val="en-US"/>
        </w:rPr>
        <w:t>MM</w:t>
      </w:r>
      <w:r w:rsidR="00FD4096" w:rsidRPr="00DE26E1">
        <w:rPr>
          <w:rFonts w:ascii="Arial" w:hAnsi="Arial" w:cs="Arial"/>
          <w:color w:val="000000" w:themeColor="text1"/>
          <w:szCs w:val="24"/>
        </w:rPr>
        <w:t>55</w:t>
      </w:r>
      <w:r w:rsidR="00FD4096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FD4096">
        <w:rPr>
          <w:rFonts w:ascii="Arial" w:hAnsi="Arial" w:cs="Arial"/>
          <w:color w:val="000000" w:themeColor="text1"/>
          <w:szCs w:val="24"/>
        </w:rPr>
        <w:t>«</w:t>
      </w:r>
      <w:r w:rsidR="00141C41">
        <w:rPr>
          <w:rFonts w:ascii="Arial" w:hAnsi="Arial" w:cs="Arial"/>
          <w:color w:val="000000" w:themeColor="text1"/>
          <w:szCs w:val="24"/>
        </w:rPr>
        <w:t>Расширение полей</w:t>
      </w:r>
      <w:r w:rsidR="00FD4096" w:rsidRPr="00A10693">
        <w:rPr>
          <w:rFonts w:ascii="Arial" w:hAnsi="Arial" w:cs="Arial"/>
          <w:color w:val="000000" w:themeColor="text1"/>
          <w:szCs w:val="24"/>
        </w:rPr>
        <w:t xml:space="preserve"> контракта</w:t>
      </w:r>
      <w:r w:rsidR="00141C41">
        <w:rPr>
          <w:rFonts w:ascii="Arial" w:hAnsi="Arial" w:cs="Arial"/>
          <w:color w:val="000000" w:themeColor="text1"/>
          <w:szCs w:val="24"/>
        </w:rPr>
        <w:t>/заказа</w:t>
      </w:r>
      <w:r w:rsidR="00FD4096">
        <w:rPr>
          <w:rFonts w:ascii="Arial" w:hAnsi="Arial" w:cs="Arial"/>
          <w:color w:val="000000" w:themeColor="text1"/>
          <w:szCs w:val="24"/>
        </w:rPr>
        <w:t>»</w:t>
      </w:r>
      <w:r w:rsidR="00722274" w:rsidRPr="00A10693">
        <w:rPr>
          <w:rFonts w:ascii="Arial" w:hAnsi="Arial" w:cs="Arial"/>
          <w:color w:val="000000" w:themeColor="text1"/>
          <w:szCs w:val="24"/>
        </w:rPr>
        <w:t>) –</w:t>
      </w:r>
      <w:r w:rsidR="001D3CB7">
        <w:rPr>
          <w:rFonts w:ascii="Arial" w:hAnsi="Arial" w:cs="Arial"/>
          <w:color w:val="000000" w:themeColor="text1"/>
          <w:szCs w:val="24"/>
        </w:rPr>
        <w:t>поле обязательно для заполнения, для</w:t>
      </w:r>
      <w:r w:rsidR="00722274" w:rsidRPr="00A10693">
        <w:rPr>
          <w:rFonts w:ascii="Arial" w:hAnsi="Arial" w:cs="Arial"/>
          <w:color w:val="000000" w:themeColor="text1"/>
          <w:szCs w:val="24"/>
        </w:rPr>
        <w:t xml:space="preserve"> иностранных поставщиков</w:t>
      </w:r>
      <w:r w:rsidR="001D3CB7">
        <w:rPr>
          <w:rFonts w:ascii="Arial" w:hAnsi="Arial" w:cs="Arial"/>
          <w:color w:val="000000" w:themeColor="text1"/>
          <w:szCs w:val="24"/>
        </w:rPr>
        <w:t xml:space="preserve"> устанавливается автоматически значение «Да»</w:t>
      </w:r>
      <w:r w:rsidR="005A76A8">
        <w:rPr>
          <w:rFonts w:ascii="Arial" w:hAnsi="Arial" w:cs="Arial"/>
          <w:color w:val="000000" w:themeColor="text1"/>
          <w:szCs w:val="24"/>
        </w:rPr>
        <w:t>.</w:t>
      </w:r>
      <w:r w:rsidR="00722274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1D3CB7">
        <w:rPr>
          <w:rFonts w:ascii="Arial" w:hAnsi="Arial" w:cs="Arial"/>
          <w:color w:val="000000" w:themeColor="text1"/>
          <w:szCs w:val="24"/>
        </w:rPr>
        <w:t>Д</w:t>
      </w:r>
      <w:r w:rsidR="00B120FD" w:rsidRPr="00A10693">
        <w:rPr>
          <w:rFonts w:ascii="Arial" w:hAnsi="Arial" w:cs="Arial"/>
          <w:color w:val="000000" w:themeColor="text1"/>
          <w:szCs w:val="24"/>
        </w:rPr>
        <w:t xml:space="preserve">ля </w:t>
      </w:r>
      <w:r w:rsidR="00722274" w:rsidRPr="00A10693">
        <w:rPr>
          <w:rFonts w:ascii="Arial" w:hAnsi="Arial" w:cs="Arial"/>
          <w:color w:val="000000" w:themeColor="text1"/>
          <w:szCs w:val="24"/>
        </w:rPr>
        <w:t xml:space="preserve">муниципальных поставщиков и госпредприятий </w:t>
      </w:r>
      <w:r w:rsidR="00B120FD" w:rsidRPr="00A10693">
        <w:rPr>
          <w:rFonts w:ascii="Arial" w:hAnsi="Arial" w:cs="Arial"/>
          <w:color w:val="000000" w:themeColor="text1"/>
          <w:szCs w:val="24"/>
        </w:rPr>
        <w:t>в случае, если по договору предусматривается оказание услуг по схеме налогового агента</w:t>
      </w:r>
      <w:r w:rsidR="00B120FD">
        <w:rPr>
          <w:rFonts w:ascii="Arial" w:hAnsi="Arial" w:cs="Arial"/>
          <w:color w:val="000000" w:themeColor="text1"/>
          <w:szCs w:val="24"/>
        </w:rPr>
        <w:t xml:space="preserve">, </w:t>
      </w:r>
      <w:r w:rsidR="001D3CB7">
        <w:rPr>
          <w:rFonts w:ascii="Arial" w:hAnsi="Arial" w:cs="Arial"/>
          <w:color w:val="000000" w:themeColor="text1"/>
          <w:szCs w:val="24"/>
        </w:rPr>
        <w:t xml:space="preserve">менеджер по сопровождению договора </w:t>
      </w:r>
      <w:r w:rsidR="001D3CB7" w:rsidRPr="00A10693">
        <w:rPr>
          <w:rFonts w:ascii="Arial" w:hAnsi="Arial" w:cs="Arial"/>
          <w:color w:val="000000" w:themeColor="text1"/>
          <w:szCs w:val="24"/>
        </w:rPr>
        <w:t>устанавливает</w:t>
      </w:r>
      <w:r w:rsidR="001D3CB7">
        <w:rPr>
          <w:rFonts w:ascii="Arial" w:hAnsi="Arial" w:cs="Arial"/>
          <w:color w:val="000000" w:themeColor="text1"/>
          <w:szCs w:val="24"/>
        </w:rPr>
        <w:t xml:space="preserve"> значение «Да»</w:t>
      </w:r>
      <w:r w:rsidR="001D3CB7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013234" w:rsidRPr="00A10693">
        <w:rPr>
          <w:rFonts w:ascii="Arial" w:hAnsi="Arial" w:cs="Arial"/>
          <w:color w:val="000000" w:themeColor="text1"/>
          <w:szCs w:val="24"/>
        </w:rPr>
        <w:t>вручную.</w:t>
      </w:r>
      <w:r w:rsidR="001D3CB7">
        <w:rPr>
          <w:rFonts w:ascii="Arial" w:hAnsi="Arial" w:cs="Arial"/>
          <w:color w:val="000000" w:themeColor="text1"/>
          <w:szCs w:val="24"/>
        </w:rPr>
        <w:t xml:space="preserve"> </w:t>
      </w:r>
      <w:r w:rsidR="005E255B">
        <w:rPr>
          <w:rFonts w:ascii="Arial" w:hAnsi="Arial" w:cs="Arial"/>
          <w:color w:val="000000" w:themeColor="text1"/>
          <w:szCs w:val="24"/>
        </w:rPr>
        <w:t xml:space="preserve">По </w:t>
      </w:r>
      <w:r w:rsidR="006B25E0">
        <w:rPr>
          <w:rFonts w:ascii="Arial" w:hAnsi="Arial" w:cs="Arial"/>
          <w:color w:val="000000" w:themeColor="text1"/>
          <w:szCs w:val="24"/>
        </w:rPr>
        <w:t>у</w:t>
      </w:r>
      <w:r w:rsidR="005E255B">
        <w:rPr>
          <w:rFonts w:ascii="Arial" w:hAnsi="Arial" w:cs="Arial"/>
          <w:color w:val="000000" w:themeColor="text1"/>
          <w:szCs w:val="24"/>
        </w:rPr>
        <w:t>молчанию, д</w:t>
      </w:r>
      <w:r w:rsidR="001D3CB7">
        <w:rPr>
          <w:rFonts w:ascii="Arial" w:hAnsi="Arial" w:cs="Arial"/>
          <w:color w:val="000000" w:themeColor="text1"/>
          <w:szCs w:val="24"/>
        </w:rPr>
        <w:t>ля всех остальных договоров</w:t>
      </w:r>
      <w:r w:rsidR="005E255B">
        <w:rPr>
          <w:rFonts w:ascii="Arial" w:hAnsi="Arial" w:cs="Arial"/>
          <w:color w:val="000000" w:themeColor="text1"/>
          <w:szCs w:val="24"/>
        </w:rPr>
        <w:t xml:space="preserve"> с резидентами</w:t>
      </w:r>
      <w:r w:rsidR="001D3CB7">
        <w:rPr>
          <w:rFonts w:ascii="Arial" w:hAnsi="Arial" w:cs="Arial"/>
          <w:color w:val="000000" w:themeColor="text1"/>
          <w:szCs w:val="24"/>
        </w:rPr>
        <w:t>, устанавливается значение «Нет».</w:t>
      </w:r>
    </w:p>
    <w:p w14:paraId="243652C3" w14:textId="04486FDF" w:rsidR="0057289D" w:rsidRPr="00A10693" w:rsidRDefault="0057289D" w:rsidP="003E68B5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lastRenderedPageBreak/>
        <w:t>Менеджер по сопровождению договора – указывает сотрудник</w:t>
      </w:r>
      <w:r w:rsidR="00357028">
        <w:rPr>
          <w:rFonts w:ascii="Arial" w:hAnsi="Arial" w:cs="Arial"/>
          <w:color w:val="000000" w:themeColor="text1"/>
          <w:szCs w:val="24"/>
        </w:rPr>
        <w:t>а</w:t>
      </w:r>
      <w:r>
        <w:rPr>
          <w:rFonts w:ascii="Arial" w:hAnsi="Arial" w:cs="Arial"/>
          <w:color w:val="000000" w:themeColor="text1"/>
          <w:szCs w:val="24"/>
        </w:rPr>
        <w:t>, который является менеджером по сопровождению договора (выбор из справочника «Деловые сотрудники»). В момент присвоения этого договора как источника поставки для заявки на закупку, данный сотрудник получит соответствующее уведомление по корпоративной электронной почте</w:t>
      </w:r>
      <w:r w:rsidR="00357028">
        <w:rPr>
          <w:rFonts w:ascii="Arial" w:hAnsi="Arial" w:cs="Arial"/>
          <w:color w:val="000000" w:themeColor="text1"/>
          <w:szCs w:val="24"/>
        </w:rPr>
        <w:t xml:space="preserve"> (разработка ММ03 </w:t>
      </w:r>
      <w:r w:rsidR="00400110">
        <w:rPr>
          <w:rFonts w:ascii="Arial" w:hAnsi="Arial" w:cs="Arial"/>
          <w:color w:val="000000" w:themeColor="text1"/>
          <w:szCs w:val="24"/>
        </w:rPr>
        <w:t>«</w:t>
      </w:r>
      <w:r w:rsidR="00F121EB" w:rsidRPr="00F121EB">
        <w:rPr>
          <w:rFonts w:ascii="Arial" w:hAnsi="Arial" w:cs="Arial"/>
          <w:color w:val="000000" w:themeColor="text1"/>
          <w:szCs w:val="24"/>
        </w:rPr>
        <w:t>Автоматическая рассылка уведомлений заинтересованным лицам при возникновении определенных ситуаций в системе</w:t>
      </w:r>
      <w:r w:rsidR="00357028">
        <w:rPr>
          <w:rFonts w:ascii="Arial" w:hAnsi="Arial" w:cs="Arial"/>
          <w:color w:val="000000" w:themeColor="text1"/>
          <w:szCs w:val="24"/>
        </w:rPr>
        <w:t>»</w:t>
      </w:r>
      <w:r w:rsidR="00F121EB">
        <w:rPr>
          <w:rFonts w:ascii="Arial" w:hAnsi="Arial" w:cs="Arial"/>
          <w:color w:val="000000" w:themeColor="text1"/>
          <w:szCs w:val="24"/>
        </w:rPr>
        <w:t xml:space="preserve"> разработка включена в КД </w:t>
      </w:r>
      <w:del w:id="1194" w:author="SintsovaMA" w:date="2021-03-22T17:28:00Z">
        <w:r w:rsidR="00D2138A" w:rsidDel="004908FD">
          <w:rPr>
            <w:rFonts w:ascii="Arial" w:hAnsi="Arial" w:cs="Arial"/>
            <w:color w:val="000000" w:themeColor="text1"/>
            <w:szCs w:val="24"/>
          </w:rPr>
          <w:delText>ERP.9.</w:delText>
        </w:r>
        <w:r w:rsidR="003E68B5" w:rsidRPr="003E68B5" w:rsidDel="004908FD">
          <w:rPr>
            <w:rFonts w:ascii="Arial" w:hAnsi="Arial" w:cs="Arial"/>
            <w:color w:val="000000" w:themeColor="text1"/>
            <w:szCs w:val="24"/>
          </w:rPr>
          <w:delText xml:space="preserve">1.58 </w:delText>
        </w:r>
      </w:del>
      <w:ins w:id="1195" w:author="SintsovaMA" w:date="2021-03-22T17:28:00Z">
        <w:r w:rsidR="004908FD">
          <w:rPr>
            <w:rFonts w:ascii="Arial" w:hAnsi="Arial" w:cs="Arial"/>
            <w:color w:val="000000" w:themeColor="text1"/>
            <w:szCs w:val="24"/>
          </w:rPr>
          <w:t xml:space="preserve">ERP.13.9_2_58_MM </w:t>
        </w:r>
      </w:ins>
      <w:r w:rsidR="003E68B5">
        <w:rPr>
          <w:rFonts w:ascii="Arial" w:hAnsi="Arial" w:cs="Arial"/>
          <w:color w:val="000000" w:themeColor="text1"/>
          <w:szCs w:val="24"/>
        </w:rPr>
        <w:t>«</w:t>
      </w:r>
      <w:r w:rsidR="003E68B5" w:rsidRPr="003E68B5">
        <w:rPr>
          <w:rFonts w:ascii="Arial" w:hAnsi="Arial" w:cs="Arial"/>
          <w:color w:val="000000" w:themeColor="text1"/>
          <w:szCs w:val="24"/>
        </w:rPr>
        <w:t>Планирование обеспечения МТР, работами и услугами</w:t>
      </w:r>
      <w:r w:rsidR="00F121EB">
        <w:rPr>
          <w:rFonts w:ascii="Arial" w:hAnsi="Arial" w:cs="Arial"/>
          <w:color w:val="000000" w:themeColor="text1"/>
          <w:szCs w:val="24"/>
        </w:rPr>
        <w:t>»</w:t>
      </w:r>
      <w:r w:rsidR="00357028">
        <w:rPr>
          <w:rFonts w:ascii="Arial" w:hAnsi="Arial" w:cs="Arial"/>
          <w:color w:val="000000" w:themeColor="text1"/>
          <w:szCs w:val="24"/>
        </w:rPr>
        <w:t>)</w:t>
      </w:r>
      <w:r>
        <w:rPr>
          <w:rFonts w:ascii="Arial" w:hAnsi="Arial" w:cs="Arial"/>
          <w:color w:val="000000" w:themeColor="text1"/>
          <w:szCs w:val="24"/>
        </w:rPr>
        <w:t>.</w:t>
      </w:r>
    </w:p>
    <w:p w14:paraId="52C2F026" w14:textId="25F417FD" w:rsidR="00C82F66" w:rsidRDefault="00D129A9" w:rsidP="00110927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П</w:t>
      </w:r>
      <w:r w:rsidR="00110927" w:rsidRPr="00A10693">
        <w:rPr>
          <w:rFonts w:ascii="Arial" w:hAnsi="Arial" w:cs="Arial"/>
          <w:color w:val="000000" w:themeColor="text1"/>
          <w:szCs w:val="24"/>
        </w:rPr>
        <w:t xml:space="preserve">озиции контракта </w:t>
      </w:r>
      <w:r>
        <w:rPr>
          <w:rFonts w:ascii="Arial" w:hAnsi="Arial" w:cs="Arial"/>
          <w:color w:val="000000" w:themeColor="text1"/>
          <w:szCs w:val="24"/>
        </w:rPr>
        <w:t xml:space="preserve">можно формировать путем </w:t>
      </w:r>
      <w:r w:rsidR="00110927" w:rsidRPr="00A10693">
        <w:rPr>
          <w:rFonts w:ascii="Arial" w:hAnsi="Arial" w:cs="Arial"/>
          <w:color w:val="000000" w:themeColor="text1"/>
          <w:szCs w:val="24"/>
        </w:rPr>
        <w:t>копир</w:t>
      </w:r>
      <w:r>
        <w:rPr>
          <w:rFonts w:ascii="Arial" w:hAnsi="Arial" w:cs="Arial"/>
          <w:color w:val="000000" w:themeColor="text1"/>
          <w:szCs w:val="24"/>
        </w:rPr>
        <w:t>ования</w:t>
      </w:r>
      <w:r w:rsidR="00110927" w:rsidRPr="00A10693">
        <w:rPr>
          <w:rFonts w:ascii="Arial" w:hAnsi="Arial" w:cs="Arial"/>
          <w:color w:val="000000" w:themeColor="text1"/>
          <w:szCs w:val="24"/>
        </w:rPr>
        <w:t xml:space="preserve"> данны</w:t>
      </w:r>
      <w:r>
        <w:rPr>
          <w:rFonts w:ascii="Arial" w:hAnsi="Arial" w:cs="Arial"/>
          <w:color w:val="000000" w:themeColor="text1"/>
          <w:szCs w:val="24"/>
        </w:rPr>
        <w:t>х</w:t>
      </w:r>
      <w:r w:rsidR="00110927" w:rsidRPr="00A10693">
        <w:rPr>
          <w:rFonts w:ascii="Arial" w:hAnsi="Arial" w:cs="Arial"/>
          <w:color w:val="000000" w:themeColor="text1"/>
          <w:szCs w:val="24"/>
        </w:rPr>
        <w:t xml:space="preserve"> из </w:t>
      </w:r>
      <w:r>
        <w:rPr>
          <w:rFonts w:ascii="Arial" w:hAnsi="Arial" w:cs="Arial"/>
          <w:color w:val="000000" w:themeColor="text1"/>
          <w:szCs w:val="24"/>
        </w:rPr>
        <w:t xml:space="preserve">позиций </w:t>
      </w:r>
      <w:r w:rsidR="00110927" w:rsidRPr="00A10693">
        <w:rPr>
          <w:rFonts w:ascii="Arial" w:hAnsi="Arial" w:cs="Arial"/>
          <w:color w:val="000000" w:themeColor="text1"/>
          <w:szCs w:val="24"/>
        </w:rPr>
        <w:t>заявок на закупку</w:t>
      </w:r>
      <w:r>
        <w:rPr>
          <w:rFonts w:ascii="Arial" w:hAnsi="Arial" w:cs="Arial"/>
          <w:color w:val="000000" w:themeColor="text1"/>
          <w:szCs w:val="24"/>
        </w:rPr>
        <w:t>,</w:t>
      </w:r>
      <w:r w:rsidR="00110927" w:rsidRPr="00A10693">
        <w:rPr>
          <w:rFonts w:ascii="Arial" w:hAnsi="Arial" w:cs="Arial"/>
          <w:color w:val="000000" w:themeColor="text1"/>
          <w:szCs w:val="24"/>
        </w:rPr>
        <w:t xml:space="preserve"> либо вручную, указ</w:t>
      </w:r>
      <w:r>
        <w:rPr>
          <w:rFonts w:ascii="Arial" w:hAnsi="Arial" w:cs="Arial"/>
          <w:color w:val="000000" w:themeColor="text1"/>
          <w:szCs w:val="24"/>
        </w:rPr>
        <w:t>ав</w:t>
      </w:r>
      <w:r w:rsidR="00110927" w:rsidRPr="00A10693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>конкретный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110927" w:rsidRPr="00A10693">
        <w:rPr>
          <w:rFonts w:ascii="Arial" w:hAnsi="Arial" w:cs="Arial"/>
          <w:color w:val="000000" w:themeColor="text1"/>
          <w:szCs w:val="24"/>
        </w:rPr>
        <w:t>код ЕК МТР</w:t>
      </w:r>
      <w:r>
        <w:rPr>
          <w:rFonts w:ascii="Arial" w:hAnsi="Arial" w:cs="Arial"/>
          <w:color w:val="000000" w:themeColor="text1"/>
          <w:szCs w:val="24"/>
        </w:rPr>
        <w:t xml:space="preserve"> или</w:t>
      </w:r>
      <w:r w:rsidR="00110927" w:rsidRPr="00A10693">
        <w:rPr>
          <w:rFonts w:ascii="Arial" w:hAnsi="Arial" w:cs="Arial"/>
          <w:color w:val="000000" w:themeColor="text1"/>
          <w:szCs w:val="24"/>
        </w:rPr>
        <w:t xml:space="preserve"> группу материала (в случае, если в рамочном контракте зафиксированы </w:t>
      </w:r>
      <w:r>
        <w:rPr>
          <w:rFonts w:ascii="Arial" w:hAnsi="Arial" w:cs="Arial"/>
          <w:color w:val="000000" w:themeColor="text1"/>
          <w:szCs w:val="24"/>
        </w:rPr>
        <w:t>ППЗ</w:t>
      </w:r>
      <w:r w:rsidR="00110927" w:rsidRPr="00A10693">
        <w:rPr>
          <w:rFonts w:ascii="Arial" w:hAnsi="Arial" w:cs="Arial"/>
          <w:color w:val="000000" w:themeColor="text1"/>
          <w:szCs w:val="24"/>
        </w:rPr>
        <w:t>, которые поставщик может поставлять)</w:t>
      </w:r>
      <w:r w:rsidR="00C82F66">
        <w:rPr>
          <w:rFonts w:ascii="Arial" w:hAnsi="Arial" w:cs="Arial"/>
          <w:color w:val="000000" w:themeColor="text1"/>
          <w:szCs w:val="24"/>
        </w:rPr>
        <w:t>.</w:t>
      </w:r>
      <w:r w:rsidR="00110927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C82F66">
        <w:rPr>
          <w:rFonts w:ascii="Arial" w:hAnsi="Arial" w:cs="Arial"/>
          <w:color w:val="000000" w:themeColor="text1"/>
          <w:szCs w:val="24"/>
        </w:rPr>
        <w:t>При необходимости в позиции контракта можно указать только текстовое описание.</w:t>
      </w:r>
    </w:p>
    <w:p w14:paraId="2CF0BA21" w14:textId="311AE8CB" w:rsidR="00F813E6" w:rsidRPr="00E41CF9" w:rsidRDefault="00110927" w:rsidP="00E41CF9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Также в позиции контракта менеджер по сопровождению договора указ</w:t>
      </w:r>
      <w:r w:rsidR="00D129A9">
        <w:rPr>
          <w:rFonts w:ascii="Arial" w:hAnsi="Arial" w:cs="Arial"/>
          <w:color w:val="000000" w:themeColor="text1"/>
          <w:szCs w:val="24"/>
        </w:rPr>
        <w:t>ывает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C82F66">
        <w:rPr>
          <w:rFonts w:ascii="Arial" w:hAnsi="Arial" w:cs="Arial"/>
          <w:color w:val="000000" w:themeColor="text1"/>
          <w:szCs w:val="24"/>
        </w:rPr>
        <w:t xml:space="preserve">количество и </w:t>
      </w:r>
      <w:r w:rsidRPr="00A10693">
        <w:rPr>
          <w:rFonts w:ascii="Arial" w:hAnsi="Arial" w:cs="Arial"/>
          <w:color w:val="000000" w:themeColor="text1"/>
          <w:szCs w:val="24"/>
        </w:rPr>
        <w:t>цену в случае, если она фиксируется рамочным договором</w:t>
      </w:r>
      <w:r w:rsidR="008F6523">
        <w:rPr>
          <w:rFonts w:ascii="Arial" w:hAnsi="Arial" w:cs="Arial"/>
          <w:color w:val="000000" w:themeColor="text1"/>
          <w:szCs w:val="24"/>
        </w:rPr>
        <w:t xml:space="preserve">, цена может быть так же установлена с помощью </w:t>
      </w:r>
      <w:r w:rsidR="008F6523" w:rsidRPr="00A10693">
        <w:rPr>
          <w:rFonts w:ascii="Arial" w:hAnsi="Arial" w:cs="Arial"/>
          <w:color w:val="000000" w:themeColor="text1"/>
          <w:szCs w:val="24"/>
        </w:rPr>
        <w:t>загрузки файла формата .</w:t>
      </w:r>
      <w:r w:rsidR="008F6523" w:rsidRPr="00F8304C">
        <w:rPr>
          <w:rFonts w:ascii="Arial" w:hAnsi="Arial" w:cs="Arial"/>
          <w:color w:val="000000" w:themeColor="text1"/>
          <w:szCs w:val="24"/>
        </w:rPr>
        <w:t>xlsx</w:t>
      </w:r>
      <w:r w:rsidR="008F6523" w:rsidRPr="00A10693">
        <w:rPr>
          <w:rFonts w:ascii="Arial" w:hAnsi="Arial" w:cs="Arial"/>
          <w:color w:val="000000" w:themeColor="text1"/>
          <w:szCs w:val="24"/>
        </w:rPr>
        <w:t xml:space="preserve"> (разработка </w:t>
      </w:r>
      <w:r w:rsidR="008F6523">
        <w:rPr>
          <w:rFonts w:ascii="Arial" w:hAnsi="Arial" w:cs="Arial"/>
          <w:color w:val="000000" w:themeColor="text1"/>
          <w:szCs w:val="24"/>
        </w:rPr>
        <w:t>ММ54</w:t>
      </w:r>
      <w:r w:rsidR="008F6523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8F6523">
        <w:rPr>
          <w:rFonts w:ascii="Arial" w:hAnsi="Arial" w:cs="Arial"/>
          <w:color w:val="000000" w:themeColor="text1"/>
          <w:szCs w:val="24"/>
        </w:rPr>
        <w:t>«</w:t>
      </w:r>
      <w:r w:rsidR="00BB131B" w:rsidRPr="00BB131B">
        <w:rPr>
          <w:rFonts w:ascii="Arial" w:hAnsi="Arial" w:cs="Arial"/>
          <w:color w:val="000000" w:themeColor="text1"/>
          <w:szCs w:val="24"/>
        </w:rPr>
        <w:t xml:space="preserve">Загрузка цен в заказ на поставку </w:t>
      </w:r>
      <w:r w:rsidR="00056C8A" w:rsidRPr="00F8304C">
        <w:rPr>
          <w:rFonts w:ascii="Arial" w:hAnsi="Arial" w:cs="Arial"/>
          <w:color w:val="000000" w:themeColor="text1"/>
          <w:szCs w:val="24"/>
        </w:rPr>
        <w:t xml:space="preserve">(виды заказов описаны в разделе данного КД 5.2.2.4 ПП-10.04.03.02.010 Формирование проекта спецификации договора (вручную) </w:t>
      </w:r>
      <w:r w:rsidR="00BB131B" w:rsidRPr="00BB131B">
        <w:rPr>
          <w:rFonts w:ascii="Arial" w:hAnsi="Arial" w:cs="Arial"/>
          <w:color w:val="000000" w:themeColor="text1"/>
          <w:szCs w:val="24"/>
        </w:rPr>
        <w:t xml:space="preserve">либо </w:t>
      </w:r>
      <w:r w:rsidR="005060F8" w:rsidRPr="00BB131B">
        <w:rPr>
          <w:rFonts w:ascii="Arial" w:hAnsi="Arial" w:cs="Arial"/>
          <w:color w:val="000000" w:themeColor="text1"/>
          <w:szCs w:val="24"/>
        </w:rPr>
        <w:t>контракт с</w:t>
      </w:r>
      <w:r w:rsidR="00BB131B" w:rsidRPr="00BB131B">
        <w:rPr>
          <w:rFonts w:ascii="Arial" w:hAnsi="Arial" w:cs="Arial"/>
          <w:color w:val="000000" w:themeColor="text1"/>
          <w:szCs w:val="24"/>
        </w:rPr>
        <w:t xml:space="preserve"> помощью выгрузки\загрузки файла в формата Excel</w:t>
      </w:r>
      <w:r w:rsidR="008F6523">
        <w:rPr>
          <w:rFonts w:ascii="Arial" w:hAnsi="Arial" w:cs="Arial"/>
          <w:color w:val="000000" w:themeColor="text1"/>
          <w:szCs w:val="24"/>
        </w:rPr>
        <w:t>»</w:t>
      </w:r>
      <w:r w:rsidR="008F6523" w:rsidRPr="00A10693">
        <w:rPr>
          <w:rFonts w:ascii="Arial" w:hAnsi="Arial" w:cs="Arial"/>
          <w:color w:val="000000" w:themeColor="text1"/>
          <w:szCs w:val="24"/>
        </w:rPr>
        <w:t>)</w:t>
      </w:r>
      <w:r w:rsidR="00B26E93">
        <w:rPr>
          <w:rFonts w:ascii="Arial" w:hAnsi="Arial" w:cs="Arial"/>
          <w:color w:val="000000" w:themeColor="text1"/>
          <w:szCs w:val="24"/>
        </w:rPr>
        <w:t>.</w:t>
      </w:r>
      <w:r w:rsidR="008F6523" w:rsidRPr="00A10693" w:rsidDel="008F6523">
        <w:rPr>
          <w:rFonts w:ascii="Arial" w:hAnsi="Arial" w:cs="Arial"/>
          <w:color w:val="000000" w:themeColor="text1"/>
          <w:szCs w:val="24"/>
        </w:rPr>
        <w:t xml:space="preserve"> </w:t>
      </w:r>
    </w:p>
    <w:p w14:paraId="26FC4481" w14:textId="4319044A" w:rsidR="007769F4" w:rsidRPr="00A10693" w:rsidRDefault="00F813E6" w:rsidP="00A030C4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Рамочный договор возможно определить в качестве источника поставки для заявки на закупку МТР, </w:t>
      </w:r>
      <w:r w:rsidR="008F240F" w:rsidRPr="00A10693">
        <w:rPr>
          <w:rFonts w:ascii="Arial" w:hAnsi="Arial" w:cs="Arial"/>
          <w:color w:val="000000" w:themeColor="text1"/>
          <w:szCs w:val="24"/>
        </w:rPr>
        <w:t xml:space="preserve">заявки на закупку </w:t>
      </w:r>
      <w:r w:rsidRPr="00A10693">
        <w:rPr>
          <w:rFonts w:ascii="Arial" w:hAnsi="Arial" w:cs="Arial"/>
          <w:color w:val="000000" w:themeColor="text1"/>
          <w:szCs w:val="24"/>
        </w:rPr>
        <w:t>работ, услуг, заявк</w:t>
      </w:r>
      <w:r w:rsidR="008F240F" w:rsidRPr="00A10693">
        <w:rPr>
          <w:rFonts w:ascii="Arial" w:hAnsi="Arial" w:cs="Arial"/>
          <w:color w:val="000000" w:themeColor="text1"/>
          <w:szCs w:val="24"/>
        </w:rPr>
        <w:t>и</w:t>
      </w:r>
      <w:r w:rsidRPr="00A10693">
        <w:rPr>
          <w:rFonts w:ascii="Arial" w:hAnsi="Arial" w:cs="Arial"/>
          <w:color w:val="000000" w:themeColor="text1"/>
          <w:szCs w:val="24"/>
        </w:rPr>
        <w:t xml:space="preserve"> на закупку с ОЛ/ТЗ</w:t>
      </w:r>
      <w:r w:rsidR="00E825B5">
        <w:rPr>
          <w:rFonts w:ascii="Arial" w:hAnsi="Arial" w:cs="Arial"/>
          <w:color w:val="000000" w:themeColor="text1"/>
          <w:szCs w:val="24"/>
        </w:rPr>
        <w:t>. Для всех рамочных договоров</w:t>
      </w:r>
      <w:r w:rsidR="008A6F26">
        <w:rPr>
          <w:rFonts w:ascii="Arial" w:hAnsi="Arial" w:cs="Arial"/>
          <w:color w:val="000000" w:themeColor="text1"/>
          <w:szCs w:val="24"/>
        </w:rPr>
        <w:t xml:space="preserve">, </w:t>
      </w:r>
      <w:r w:rsidR="003A5ECD">
        <w:rPr>
          <w:rFonts w:ascii="Arial" w:hAnsi="Arial" w:cs="Arial"/>
          <w:color w:val="000000" w:themeColor="text1"/>
          <w:szCs w:val="24"/>
        </w:rPr>
        <w:t>зарегистрированных в разрезе</w:t>
      </w:r>
      <w:r w:rsidR="008A6F26">
        <w:rPr>
          <w:rFonts w:ascii="Arial" w:hAnsi="Arial" w:cs="Arial"/>
          <w:color w:val="000000" w:themeColor="text1"/>
          <w:szCs w:val="24"/>
        </w:rPr>
        <w:t xml:space="preserve"> код</w:t>
      </w:r>
      <w:r w:rsidR="003A5ECD">
        <w:rPr>
          <w:rFonts w:ascii="Arial" w:hAnsi="Arial" w:cs="Arial"/>
          <w:color w:val="000000" w:themeColor="text1"/>
          <w:szCs w:val="24"/>
        </w:rPr>
        <w:t>ов</w:t>
      </w:r>
      <w:r w:rsidR="008A6F26">
        <w:rPr>
          <w:rFonts w:ascii="Arial" w:hAnsi="Arial" w:cs="Arial"/>
          <w:color w:val="000000" w:themeColor="text1"/>
          <w:szCs w:val="24"/>
        </w:rPr>
        <w:t xml:space="preserve"> ЕК</w:t>
      </w:r>
      <w:r w:rsidR="00E825B5">
        <w:rPr>
          <w:rFonts w:ascii="Arial" w:hAnsi="Arial" w:cs="Arial"/>
          <w:color w:val="000000" w:themeColor="text1"/>
          <w:szCs w:val="24"/>
        </w:rPr>
        <w:t xml:space="preserve"> </w:t>
      </w:r>
      <w:r w:rsidR="008F240F" w:rsidRPr="00A10693">
        <w:rPr>
          <w:rFonts w:ascii="Arial" w:hAnsi="Arial" w:cs="Arial"/>
          <w:color w:val="000000" w:themeColor="text1"/>
          <w:szCs w:val="24"/>
        </w:rPr>
        <w:t xml:space="preserve">МТР, автоматически создается книга источников поставки после </w:t>
      </w:r>
      <w:r w:rsidR="00E83684">
        <w:rPr>
          <w:rFonts w:ascii="Arial" w:hAnsi="Arial" w:cs="Arial"/>
          <w:color w:val="000000" w:themeColor="text1"/>
          <w:szCs w:val="24"/>
        </w:rPr>
        <w:t xml:space="preserve">их </w:t>
      </w:r>
      <w:r w:rsidR="008F240F" w:rsidRPr="00A10693">
        <w:rPr>
          <w:rFonts w:ascii="Arial" w:hAnsi="Arial" w:cs="Arial"/>
          <w:color w:val="000000" w:themeColor="text1"/>
          <w:szCs w:val="24"/>
        </w:rPr>
        <w:t xml:space="preserve">согласования в СЭД (разработка </w:t>
      </w:r>
      <w:r w:rsidR="00060196">
        <w:rPr>
          <w:rFonts w:ascii="Arial" w:hAnsi="Arial" w:cs="Arial"/>
          <w:color w:val="000000" w:themeColor="text1"/>
          <w:szCs w:val="24"/>
        </w:rPr>
        <w:t>ММ53</w:t>
      </w:r>
      <w:r w:rsidR="008F240F" w:rsidRPr="00A10693">
        <w:rPr>
          <w:rFonts w:ascii="Arial" w:hAnsi="Arial" w:cs="Arial"/>
          <w:color w:val="000000" w:themeColor="text1"/>
          <w:szCs w:val="24"/>
        </w:rPr>
        <w:t xml:space="preserve"> </w:t>
      </w:r>
      <w:bookmarkStart w:id="1196" w:name="_Hlk521016427"/>
      <w:r w:rsidR="003E4D70">
        <w:rPr>
          <w:rFonts w:ascii="Arial" w:hAnsi="Arial" w:cs="Arial"/>
          <w:color w:val="000000" w:themeColor="text1"/>
          <w:szCs w:val="24"/>
        </w:rPr>
        <w:t>«</w:t>
      </w:r>
      <w:bookmarkEnd w:id="1196"/>
      <w:r w:rsidR="00AF1021" w:rsidRPr="00AF1021">
        <w:rPr>
          <w:rFonts w:ascii="Arial" w:hAnsi="Arial" w:cs="Arial"/>
          <w:color w:val="000000" w:themeColor="text1"/>
          <w:szCs w:val="24"/>
        </w:rPr>
        <w:t>Автоматическое формирование КИП с проставлением индикатора доступности для ППМ</w:t>
      </w:r>
      <w:r w:rsidR="003E4D70">
        <w:rPr>
          <w:rFonts w:ascii="Arial" w:hAnsi="Arial" w:cs="Arial"/>
          <w:color w:val="000000" w:themeColor="text1"/>
          <w:szCs w:val="24"/>
        </w:rPr>
        <w:t>»</w:t>
      </w:r>
      <w:r w:rsidR="008F240F" w:rsidRPr="00A10693">
        <w:rPr>
          <w:rFonts w:ascii="Arial" w:hAnsi="Arial" w:cs="Arial"/>
          <w:color w:val="000000" w:themeColor="text1"/>
          <w:szCs w:val="24"/>
        </w:rPr>
        <w:t xml:space="preserve">). На основании книги источников поставки, в результате прогона ППМ (процесс ПП-10.03.04-ERP </w:t>
      </w:r>
      <w:r w:rsidR="00EF5097">
        <w:rPr>
          <w:rFonts w:ascii="Arial" w:hAnsi="Arial" w:cs="Arial"/>
          <w:color w:val="000000" w:themeColor="text1"/>
          <w:szCs w:val="24"/>
        </w:rPr>
        <w:t>«</w:t>
      </w:r>
      <w:r w:rsidR="008F240F" w:rsidRPr="00A10693">
        <w:rPr>
          <w:rFonts w:ascii="Arial" w:hAnsi="Arial" w:cs="Arial"/>
          <w:color w:val="000000" w:themeColor="text1"/>
          <w:szCs w:val="24"/>
        </w:rPr>
        <w:t>Оперативное планирование обеспечения</w:t>
      </w:r>
      <w:r w:rsidR="00EF5097">
        <w:rPr>
          <w:rFonts w:ascii="Arial" w:hAnsi="Arial" w:cs="Arial"/>
          <w:color w:val="000000" w:themeColor="text1"/>
          <w:szCs w:val="24"/>
        </w:rPr>
        <w:t>»</w:t>
      </w:r>
      <w:r w:rsidR="008F240F" w:rsidRPr="00A10693">
        <w:rPr>
          <w:rFonts w:ascii="Arial" w:hAnsi="Arial" w:cs="Arial"/>
          <w:color w:val="000000" w:themeColor="text1"/>
          <w:szCs w:val="24"/>
        </w:rPr>
        <w:t>) за</w:t>
      </w:r>
      <w:r w:rsidR="000D7CF1">
        <w:rPr>
          <w:rFonts w:ascii="Arial" w:hAnsi="Arial" w:cs="Arial"/>
          <w:color w:val="000000" w:themeColor="text1"/>
          <w:szCs w:val="24"/>
        </w:rPr>
        <w:t>явки</w:t>
      </w:r>
      <w:r w:rsidR="008F240F" w:rsidRPr="00A10693">
        <w:rPr>
          <w:rFonts w:ascii="Arial" w:hAnsi="Arial" w:cs="Arial"/>
          <w:color w:val="000000" w:themeColor="text1"/>
          <w:szCs w:val="24"/>
        </w:rPr>
        <w:t xml:space="preserve"> на закупку МТР создаются с присвоенным источником поставки (рамочным договором).</w:t>
      </w:r>
    </w:p>
    <w:p w14:paraId="56F04B80" w14:textId="3879495E" w:rsidR="00080855" w:rsidRPr="00A10693" w:rsidRDefault="00080855" w:rsidP="00080855">
      <w:pPr>
        <w:pStyle w:val="a8"/>
        <w:jc w:val="right"/>
        <w:rPr>
          <w:rFonts w:ascii="Arial" w:hAnsi="Arial" w:cs="Arial"/>
          <w:b/>
          <w:sz w:val="22"/>
        </w:rPr>
      </w:pPr>
      <w:r w:rsidRPr="00A10693">
        <w:rPr>
          <w:rFonts w:ascii="Arial" w:hAnsi="Arial" w:cs="Arial"/>
          <w:b/>
          <w:sz w:val="22"/>
        </w:rPr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21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rPr>
          <w:rFonts w:ascii="Arial" w:hAnsi="Arial" w:cs="Arial"/>
          <w:b/>
          <w:sz w:val="22"/>
        </w:rPr>
        <w:t>. Описание шага «Формирование рамочного договора»</w:t>
      </w:r>
    </w:p>
    <w:tbl>
      <w:tblPr>
        <w:tblW w:w="493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"/>
        <w:gridCol w:w="1292"/>
        <w:gridCol w:w="850"/>
        <w:gridCol w:w="2551"/>
        <w:gridCol w:w="1415"/>
        <w:gridCol w:w="3120"/>
      </w:tblGrid>
      <w:tr w:rsidR="00003653" w:rsidRPr="00A10693" w14:paraId="63800E29" w14:textId="799AD7DB" w:rsidTr="00F8304C">
        <w:trPr>
          <w:trHeight w:val="397"/>
          <w:tblHeader/>
        </w:trPr>
        <w:tc>
          <w:tcPr>
            <w:tcW w:w="409" w:type="pct"/>
            <w:shd w:val="clear" w:color="auto" w:fill="FFC000"/>
            <w:vAlign w:val="center"/>
          </w:tcPr>
          <w:p w14:paraId="3391BEA5" w14:textId="35DE7DF6" w:rsidR="00003653" w:rsidRPr="00A10693" w:rsidRDefault="000036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643" w:type="pct"/>
            <w:shd w:val="clear" w:color="auto" w:fill="FFC000"/>
            <w:vAlign w:val="center"/>
          </w:tcPr>
          <w:p w14:paraId="794B8E17" w14:textId="77777777" w:rsidR="00003653" w:rsidRPr="00A10693" w:rsidRDefault="00003653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23" w:type="pct"/>
            <w:shd w:val="clear" w:color="auto" w:fill="FFC000"/>
            <w:vAlign w:val="center"/>
          </w:tcPr>
          <w:p w14:paraId="6296F380" w14:textId="77777777" w:rsidR="00003653" w:rsidRPr="00A10693" w:rsidRDefault="000036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1269" w:type="pct"/>
            <w:shd w:val="clear" w:color="auto" w:fill="FFC000"/>
            <w:vAlign w:val="center"/>
          </w:tcPr>
          <w:p w14:paraId="54086C1C" w14:textId="77777777" w:rsidR="00003653" w:rsidRPr="00A10693" w:rsidRDefault="000036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704" w:type="pct"/>
            <w:shd w:val="clear" w:color="auto" w:fill="FFC000"/>
            <w:vAlign w:val="center"/>
          </w:tcPr>
          <w:p w14:paraId="62285C9D" w14:textId="77777777" w:rsidR="00003653" w:rsidRPr="00A10693" w:rsidRDefault="000036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1552" w:type="pct"/>
            <w:shd w:val="clear" w:color="auto" w:fill="FFC000"/>
            <w:vAlign w:val="center"/>
          </w:tcPr>
          <w:p w14:paraId="4175E933" w14:textId="77777777" w:rsidR="00003653" w:rsidRPr="00A10693" w:rsidRDefault="000036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003653" w:rsidRPr="00A10693" w14:paraId="25B8E0E2" w14:textId="79C16200" w:rsidTr="00F8304C">
        <w:tc>
          <w:tcPr>
            <w:tcW w:w="409" w:type="pct"/>
          </w:tcPr>
          <w:p w14:paraId="42AC236B" w14:textId="2B1427C9" w:rsidR="00003653" w:rsidRPr="00A10693" w:rsidRDefault="00003653" w:rsidP="004322A8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ПП-10.04.03.02.050</w:t>
            </w:r>
          </w:p>
        </w:tc>
        <w:tc>
          <w:tcPr>
            <w:tcW w:w="643" w:type="pct"/>
          </w:tcPr>
          <w:p w14:paraId="1A806A96" w14:textId="249E0858" w:rsidR="00003653" w:rsidRPr="00A10693" w:rsidRDefault="00003653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Требуется заключение рамочного договора</w:t>
            </w:r>
          </w:p>
          <w:p w14:paraId="60D7A89F" w14:textId="5A04DFE5" w:rsidR="00003653" w:rsidRPr="00A10693" w:rsidRDefault="00003653" w:rsidP="004322A8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423" w:type="pct"/>
            <w:shd w:val="clear" w:color="auto" w:fill="auto"/>
          </w:tcPr>
          <w:p w14:paraId="4C6CB30E" w14:textId="77777777" w:rsidR="00003653" w:rsidRPr="00A10693" w:rsidRDefault="00003653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ME31K</w:t>
            </w:r>
          </w:p>
        </w:tc>
        <w:tc>
          <w:tcPr>
            <w:tcW w:w="1269" w:type="pct"/>
          </w:tcPr>
          <w:p w14:paraId="701DB8D5" w14:textId="77777777" w:rsidR="00003653" w:rsidRPr="00A10693" w:rsidRDefault="00003653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- Заявка на закупку МТР;</w:t>
            </w:r>
          </w:p>
          <w:p w14:paraId="629F96F5" w14:textId="77777777" w:rsidR="00003653" w:rsidRPr="00A10693" w:rsidRDefault="00003653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-Заявка на закупку работ, услуг.</w:t>
            </w:r>
          </w:p>
          <w:p w14:paraId="0C240D84" w14:textId="77777777" w:rsidR="00003653" w:rsidRPr="00A10693" w:rsidRDefault="00003653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-Заявка на закупку с ОЛ/ТЗ</w:t>
            </w:r>
          </w:p>
          <w:p w14:paraId="011DEB05" w14:textId="52E4845D" w:rsidR="00003653" w:rsidRPr="00A10693" w:rsidRDefault="00003653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-Лот</w:t>
            </w:r>
          </w:p>
        </w:tc>
        <w:tc>
          <w:tcPr>
            <w:tcW w:w="704" w:type="pct"/>
          </w:tcPr>
          <w:p w14:paraId="73CDC481" w14:textId="18CA4628" w:rsidR="00003653" w:rsidRPr="00A10693" w:rsidRDefault="00003653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- Проект рамочного договора</w:t>
            </w:r>
          </w:p>
        </w:tc>
        <w:tc>
          <w:tcPr>
            <w:tcW w:w="1552" w:type="pct"/>
          </w:tcPr>
          <w:p w14:paraId="395D2396" w14:textId="77777777" w:rsidR="00DA64D1" w:rsidRDefault="00003653" w:rsidP="004322A8">
            <w:pPr>
              <w:jc w:val="left"/>
              <w:rPr>
                <w:ins w:id="1197" w:author="ParamonovaEA" w:date="2021-03-29T10:00:00Z"/>
                <w:rFonts w:ascii="Arial" w:hAnsi="Arial" w:cs="Arial"/>
                <w:sz w:val="20"/>
              </w:rPr>
            </w:pPr>
            <w:del w:id="1198" w:author="ParamonovaEA" w:date="2021-03-29T09:59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УК;</w:delText>
              </w:r>
            </w:del>
            <w:ins w:id="1199" w:author="ParamonovaEA" w:date="2021-03-29T09:59:00Z">
              <w:r w:rsidR="00DA64D1">
                <w:rPr>
                  <w:rFonts w:ascii="Arial" w:hAnsi="Arial" w:cs="Arial"/>
                  <w:sz w:val="20"/>
                </w:rPr>
                <w:t xml:space="preserve">-Менеджер по сопровождению договора МТР </w:t>
              </w:r>
            </w:ins>
          </w:p>
          <w:p w14:paraId="37F870B7" w14:textId="50E9EE05" w:rsidR="00003653" w:rsidRPr="00A10693" w:rsidRDefault="00DA64D1" w:rsidP="004322A8">
            <w:pPr>
              <w:jc w:val="left"/>
              <w:rPr>
                <w:rFonts w:ascii="Arial" w:hAnsi="Arial" w:cs="Arial"/>
                <w:sz w:val="20"/>
              </w:rPr>
            </w:pPr>
            <w:ins w:id="1200" w:author="ParamonovaEA" w:date="2021-03-29T09:59:00Z">
              <w:r>
                <w:rPr>
                  <w:rFonts w:ascii="Arial" w:hAnsi="Arial" w:cs="Arial"/>
                  <w:sz w:val="20"/>
                </w:rPr>
                <w:t>-Менеджер по сопровождению договора Услуги</w:t>
              </w:r>
            </w:ins>
          </w:p>
          <w:p w14:paraId="5108F86B" w14:textId="77777777" w:rsidR="00003653" w:rsidRPr="00A10693" w:rsidDel="00DA64D1" w:rsidRDefault="00003653" w:rsidP="004322A8">
            <w:pPr>
              <w:jc w:val="left"/>
              <w:rPr>
                <w:del w:id="1201" w:author="ParamonovaEA" w:date="2021-03-29T10:01:00Z"/>
                <w:rFonts w:ascii="Arial" w:hAnsi="Arial" w:cs="Arial"/>
                <w:sz w:val="20"/>
              </w:rPr>
            </w:pPr>
            <w:del w:id="1202" w:author="ParamonovaEA" w:date="2021-03-29T10:01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БЕ Управление;</w:delText>
              </w:r>
            </w:del>
          </w:p>
          <w:p w14:paraId="602EF5D7" w14:textId="77777777" w:rsidR="00003653" w:rsidRPr="00A10693" w:rsidDel="00DA64D1" w:rsidRDefault="00003653" w:rsidP="004322A8">
            <w:pPr>
              <w:jc w:val="left"/>
              <w:rPr>
                <w:del w:id="1203" w:author="ParamonovaEA" w:date="2021-03-29T10:01:00Z"/>
                <w:rFonts w:ascii="Arial" w:hAnsi="Arial" w:cs="Arial"/>
                <w:sz w:val="20"/>
              </w:rPr>
            </w:pPr>
            <w:del w:id="1204" w:author="ParamonovaEA" w:date="2021-03-29T10:01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БЕ ГОК;</w:delText>
              </w:r>
            </w:del>
          </w:p>
          <w:p w14:paraId="049A1233" w14:textId="77777777" w:rsidR="00003653" w:rsidRPr="00A10693" w:rsidRDefault="00003653" w:rsidP="00DA64D1">
            <w:pPr>
              <w:jc w:val="left"/>
              <w:rPr>
                <w:rFonts w:ascii="Arial" w:hAnsi="Arial" w:cs="Arial"/>
                <w:sz w:val="20"/>
              </w:rPr>
            </w:pPr>
            <w:del w:id="1205" w:author="ParamonovaEA" w:date="2021-03-29T10:01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БЕ СП.</w:delText>
              </w:r>
            </w:del>
          </w:p>
        </w:tc>
      </w:tr>
    </w:tbl>
    <w:p w14:paraId="1383985E" w14:textId="3A7919FA" w:rsidR="003E4D70" w:rsidRDefault="003E4D70" w:rsidP="003E4D70">
      <w:pPr>
        <w:rPr>
          <w:b/>
          <w:i/>
          <w:szCs w:val="24"/>
        </w:rPr>
      </w:pPr>
    </w:p>
    <w:p w14:paraId="52E65EC4" w14:textId="77777777" w:rsidR="003E4D70" w:rsidRPr="003E4D70" w:rsidRDefault="003E4D70" w:rsidP="003E4D70"/>
    <w:p w14:paraId="7D42369F" w14:textId="4EFE7963" w:rsidR="00776E6A" w:rsidRPr="00A10693" w:rsidRDefault="003E1B38" w:rsidP="00776E6A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lastRenderedPageBreak/>
        <w:t xml:space="preserve">ПП-10.04.03.02.051 </w:t>
      </w:r>
      <w:r w:rsidR="00A801C6" w:rsidRPr="00A10693">
        <w:rPr>
          <w:b/>
          <w:i w:val="0"/>
          <w:caps w:val="0"/>
          <w:sz w:val="24"/>
          <w:szCs w:val="24"/>
        </w:rPr>
        <w:t>Ф</w:t>
      </w:r>
      <w:r w:rsidR="00776E6A" w:rsidRPr="00A10693">
        <w:rPr>
          <w:b/>
          <w:i w:val="0"/>
          <w:caps w:val="0"/>
          <w:sz w:val="24"/>
          <w:szCs w:val="24"/>
        </w:rPr>
        <w:t>ормирование проекта рамочного договора (автоматически)</w:t>
      </w:r>
      <w:r w:rsidR="00776E6A" w:rsidRPr="00A10693">
        <w:rPr>
          <w:b/>
          <w:i w:val="0"/>
          <w:sz w:val="24"/>
          <w:szCs w:val="24"/>
        </w:rPr>
        <w:t>.</w:t>
      </w:r>
    </w:p>
    <w:p w14:paraId="43CC498C" w14:textId="77777777" w:rsidR="005060F8" w:rsidRPr="005060F8" w:rsidRDefault="005060F8" w:rsidP="005060F8">
      <w:pPr>
        <w:spacing w:after="240" w:line="276" w:lineRule="auto"/>
        <w:ind w:firstLine="567"/>
        <w:rPr>
          <w:rFonts w:ascii="Arial" w:hAnsi="Arial" w:cs="Arial"/>
        </w:rPr>
      </w:pPr>
      <w:r w:rsidRPr="005060F8">
        <w:rPr>
          <w:rFonts w:ascii="Arial" w:hAnsi="Arial" w:cs="Arial"/>
        </w:rPr>
        <w:t xml:space="preserve">Шаг актуален для сценария 1. </w:t>
      </w:r>
      <w:r w:rsidRPr="005060F8">
        <w:rPr>
          <w:rFonts w:ascii="Arial" w:hAnsi="Arial" w:cs="Arial"/>
          <w:color w:val="000000" w:themeColor="text1"/>
          <w:szCs w:val="24"/>
        </w:rPr>
        <w:t xml:space="preserve">Заключение рамочных договоров на закупку МТР работ, услуг в случае проведения </w:t>
      </w:r>
      <w:r w:rsidRPr="005060F8">
        <w:rPr>
          <w:rFonts w:ascii="Arial" w:hAnsi="Arial" w:cs="Arial"/>
        </w:rPr>
        <w:t xml:space="preserve">закупочных процедур в системе взаимодействия с поставщиками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5060F8">
        <w:rPr>
          <w:rFonts w:ascii="Arial" w:hAnsi="Arial" w:cs="Arial"/>
          <w:color w:val="000000" w:themeColor="text1"/>
          <w:szCs w:val="24"/>
        </w:rPr>
        <w:t>.</w:t>
      </w:r>
    </w:p>
    <w:p w14:paraId="0F2E4EC3" w14:textId="4AF8065D" w:rsidR="005060F8" w:rsidRPr="005060F8" w:rsidRDefault="005060F8" w:rsidP="005060F8">
      <w:pPr>
        <w:spacing w:after="240" w:line="276" w:lineRule="auto"/>
        <w:ind w:firstLine="567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По результатам проведения закупочной процедуры в системе взаимодействия с поставщиками, в SAP S/4HANA автоматически загружаются результаты закупочных процедур (разработка ММ107 «Загрузка результатов тендера из Ariba в отдельный промежуточный объект или таблицу на стороне ERP»). Подробнее о интеграции с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 см. СОИ </w:t>
      </w:r>
      <w:del w:id="1206" w:author="SintsovaMA" w:date="2021-03-22T17:28:00Z">
        <w:r w:rsidR="00B61236" w:rsidDel="004908FD">
          <w:rPr>
            <w:rFonts w:ascii="Arial" w:hAnsi="Arial" w:cs="Arial"/>
          </w:rPr>
          <w:delText xml:space="preserve">ERP.9.9_3_MM </w:delText>
        </w:r>
      </w:del>
      <w:r w:rsidR="00B61236">
        <w:rPr>
          <w:rFonts w:ascii="Arial" w:hAnsi="Arial" w:cs="Arial"/>
        </w:rPr>
        <w:t>«</w:t>
      </w:r>
      <w:r w:rsidR="00B61236" w:rsidRPr="00B61236">
        <w:rPr>
          <w:rFonts w:ascii="Arial" w:hAnsi="Arial" w:cs="Arial"/>
        </w:rPr>
        <w:t>Соглашение об интеграции SAP ERP - SAP Ariba</w:t>
      </w:r>
      <w:r w:rsidR="00B61236">
        <w:rPr>
          <w:rFonts w:ascii="Arial" w:hAnsi="Arial" w:cs="Arial"/>
        </w:rPr>
        <w:t>».</w:t>
      </w:r>
    </w:p>
    <w:p w14:paraId="7E904C94" w14:textId="7B678C92" w:rsidR="005060F8" w:rsidRDefault="005060F8" w:rsidP="005060F8">
      <w:pPr>
        <w:spacing w:after="240" w:line="276" w:lineRule="auto"/>
        <w:ind w:firstLine="567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Если в ходе закупочных процедур поставщиком был предложен аналог, то в </w:t>
      </w:r>
      <w:r w:rsidRPr="00F8304C">
        <w:rPr>
          <w:rFonts w:ascii="Arial" w:hAnsi="Arial" w:cs="Arial"/>
          <w:lang w:val="en-US"/>
        </w:rPr>
        <w:t>S</w:t>
      </w:r>
      <w:r w:rsidRPr="00F8304C">
        <w:rPr>
          <w:rFonts w:ascii="Arial" w:hAnsi="Arial" w:cs="Arial"/>
        </w:rPr>
        <w:t>/4 будет загружено наименование предлагаемого товара. Закупщик принимает решение об использовании оригинального кода ЕКМТР или о замене его на аналог. Замена кода ЕКМТР выполняется в заявках на закупку путем создания запроса на корректировку.</w:t>
      </w:r>
    </w:p>
    <w:p w14:paraId="4E88C6FB" w14:textId="210B501F" w:rsidR="009801E2" w:rsidRPr="009801E2" w:rsidRDefault="009801E2" w:rsidP="005060F8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Результаты процедур выгружаются из </w:t>
      </w:r>
      <w:r>
        <w:rPr>
          <w:rFonts w:ascii="Arial" w:hAnsi="Arial" w:cs="Arial"/>
          <w:lang w:val="en-US"/>
        </w:rPr>
        <w:t>S</w:t>
      </w:r>
      <w:r w:rsidRPr="00F8304C">
        <w:rPr>
          <w:rFonts w:ascii="Arial" w:hAnsi="Arial" w:cs="Arial"/>
        </w:rPr>
        <w:t xml:space="preserve">/4 </w:t>
      </w:r>
      <w:r>
        <w:rPr>
          <w:rFonts w:ascii="Arial" w:hAnsi="Arial" w:cs="Arial"/>
        </w:rPr>
        <w:t>в АСБНУ для заявок 1-го, 2-го и 3-го перечня (ФС ММ104-02).</w:t>
      </w:r>
    </w:p>
    <w:p w14:paraId="00D6BD62" w14:textId="77777777" w:rsidR="005060F8" w:rsidRPr="005060F8" w:rsidRDefault="005060F8" w:rsidP="005060F8">
      <w:pPr>
        <w:spacing w:after="240" w:line="276" w:lineRule="auto"/>
        <w:ind w:firstLine="567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При загрузке в </w:t>
      </w:r>
      <w:r w:rsidRPr="00F8304C">
        <w:rPr>
          <w:rFonts w:ascii="Arial" w:hAnsi="Arial" w:cs="Arial"/>
          <w:lang w:val="en-US"/>
        </w:rPr>
        <w:t>S</w:t>
      </w:r>
      <w:r w:rsidRPr="00F8304C">
        <w:rPr>
          <w:rFonts w:ascii="Arial" w:hAnsi="Arial" w:cs="Arial"/>
        </w:rPr>
        <w:t xml:space="preserve">/4 результатов закупочных процедур выполняется попытка идентификации контрагента на основании ИНН, КПП и наименования КА. Если в ходе закупочных процедур был выбран контрагент, данных о котором нет в системе </w:t>
      </w:r>
      <w:r w:rsidRPr="00F8304C">
        <w:rPr>
          <w:rFonts w:ascii="Arial" w:hAnsi="Arial" w:cs="Arial"/>
          <w:lang w:val="en-US"/>
        </w:rPr>
        <w:t>S</w:t>
      </w:r>
      <w:r w:rsidRPr="00F8304C">
        <w:rPr>
          <w:rFonts w:ascii="Arial" w:hAnsi="Arial" w:cs="Arial"/>
        </w:rPr>
        <w:t>/4, то закупщик может указать код контрагента вручную или выгрузить данные в систему КСУ НСИ (данная разработка будет реализована в рамках ММ110 «Интеграция с КСУ НСИ по контрагентам»).</w:t>
      </w:r>
    </w:p>
    <w:p w14:paraId="492C1691" w14:textId="77777777" w:rsidR="005060F8" w:rsidRPr="00F8304C" w:rsidRDefault="005060F8" w:rsidP="005060F8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Закупщик или менеджер по сопровождению договоров с помощью АРМ </w:t>
      </w:r>
      <w:r w:rsidRPr="00F8304C">
        <w:rPr>
          <w:rFonts w:ascii="Arial" w:hAnsi="Arial" w:cs="Arial"/>
          <w:lang w:val="en-US"/>
        </w:rPr>
        <w:t>ZMM</w:t>
      </w:r>
      <w:r w:rsidRPr="00F8304C">
        <w:rPr>
          <w:rFonts w:ascii="Arial" w:hAnsi="Arial" w:cs="Arial"/>
        </w:rPr>
        <w:t>_</w:t>
      </w:r>
      <w:r w:rsidRPr="00F8304C">
        <w:rPr>
          <w:rFonts w:ascii="Arial" w:hAnsi="Arial" w:cs="Arial"/>
          <w:lang w:val="en-US"/>
        </w:rPr>
        <w:t>AWARD</w:t>
      </w:r>
      <w:r w:rsidRPr="00F8304C">
        <w:rPr>
          <w:rFonts w:ascii="Arial" w:hAnsi="Arial" w:cs="Arial"/>
        </w:rPr>
        <w:t>_</w:t>
      </w:r>
      <w:r w:rsidRPr="00F8304C">
        <w:rPr>
          <w:rFonts w:ascii="Arial" w:hAnsi="Arial" w:cs="Arial"/>
          <w:lang w:val="en-US"/>
        </w:rPr>
        <w:t>RESULT</w:t>
      </w:r>
      <w:r w:rsidRPr="00F8304C">
        <w:rPr>
          <w:rFonts w:ascii="Arial" w:hAnsi="Arial" w:cs="Arial"/>
        </w:rPr>
        <w:t xml:space="preserve"> проверяет загруженные данные и, при необходимости, может создать последующие закупочные документы (разработка ММ108 «Монитор полученных на стороне ERP результатов тендера, инициация и формирование контрактов\заказов (только в части пилотов ERP), мониторинг ошибок (отсутствие контрагентов, статус замены МТР и т.п.)»):</w:t>
      </w:r>
    </w:p>
    <w:p w14:paraId="3B6A9AD5" w14:textId="77777777" w:rsidR="005060F8" w:rsidRPr="00F8304C" w:rsidRDefault="005060F8" w:rsidP="005060F8">
      <w:pPr>
        <w:pStyle w:val="afa"/>
        <w:numPr>
          <w:ilvl w:val="0"/>
          <w:numId w:val="71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Контракт вида </w:t>
      </w:r>
      <w:r w:rsidRPr="00F8304C">
        <w:rPr>
          <w:rFonts w:ascii="Arial" w:hAnsi="Arial" w:cs="Arial"/>
          <w:lang w:val="en-US"/>
        </w:rPr>
        <w:t>ZPL</w:t>
      </w:r>
      <w:r w:rsidRPr="00F8304C">
        <w:rPr>
          <w:rFonts w:ascii="Arial" w:hAnsi="Arial" w:cs="Arial"/>
        </w:rPr>
        <w:t xml:space="preserve"> «Рамочный договор»:</w:t>
      </w:r>
    </w:p>
    <w:p w14:paraId="03C2C0BD" w14:textId="77777777" w:rsidR="005060F8" w:rsidRPr="00F8304C" w:rsidRDefault="005060F8" w:rsidP="005060F8">
      <w:pPr>
        <w:pStyle w:val="afa"/>
        <w:numPr>
          <w:ilvl w:val="1"/>
          <w:numId w:val="71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С текстовой позицией;</w:t>
      </w:r>
    </w:p>
    <w:p w14:paraId="6168C097" w14:textId="77777777" w:rsidR="005060F8" w:rsidRPr="00F8304C" w:rsidRDefault="005060F8" w:rsidP="005060F8">
      <w:pPr>
        <w:pStyle w:val="afa"/>
        <w:numPr>
          <w:ilvl w:val="1"/>
          <w:numId w:val="71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С позициями из заявок на закупку, входящими в запрос.</w:t>
      </w:r>
    </w:p>
    <w:p w14:paraId="0AB147F6" w14:textId="77777777" w:rsidR="005060F8" w:rsidRPr="00F8304C" w:rsidRDefault="005060F8" w:rsidP="005060F8">
      <w:pPr>
        <w:pStyle w:val="a8"/>
        <w:spacing w:line="276" w:lineRule="auto"/>
        <w:ind w:firstLine="567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При создании последующих документов с помощью АРМ по обработке результатов закупочных процедур (тр. </w:t>
      </w:r>
      <w:r w:rsidRPr="00F8304C">
        <w:rPr>
          <w:rFonts w:ascii="Arial" w:hAnsi="Arial" w:cs="Arial"/>
          <w:lang w:val="en-US"/>
        </w:rPr>
        <w:t>ZMM</w:t>
      </w:r>
      <w:r w:rsidRPr="00F8304C">
        <w:rPr>
          <w:rFonts w:ascii="Arial" w:hAnsi="Arial" w:cs="Arial"/>
        </w:rPr>
        <w:t>_</w:t>
      </w:r>
      <w:r w:rsidRPr="00F8304C">
        <w:rPr>
          <w:rFonts w:ascii="Arial" w:hAnsi="Arial" w:cs="Arial"/>
          <w:lang w:val="en-US"/>
        </w:rPr>
        <w:t>AWARD</w:t>
      </w:r>
      <w:r w:rsidRPr="00F8304C">
        <w:rPr>
          <w:rFonts w:ascii="Arial" w:hAnsi="Arial" w:cs="Arial"/>
        </w:rPr>
        <w:t>_</w:t>
      </w:r>
      <w:r w:rsidRPr="00F8304C">
        <w:rPr>
          <w:rFonts w:ascii="Arial" w:hAnsi="Arial" w:cs="Arial"/>
          <w:lang w:val="en-US"/>
        </w:rPr>
        <w:t>RESULT</w:t>
      </w:r>
      <w:r w:rsidRPr="00F8304C">
        <w:rPr>
          <w:rFonts w:ascii="Arial" w:hAnsi="Arial" w:cs="Arial"/>
        </w:rPr>
        <w:t>) закупщик или менеджер по сопровождению договора вводят или выбирают из загруженных результатов закупочных процедур следующие данные:</w:t>
      </w:r>
    </w:p>
    <w:p w14:paraId="4E225972" w14:textId="77777777" w:rsidR="005060F8" w:rsidRPr="00F8304C" w:rsidRDefault="005060F8" w:rsidP="005060F8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Закупочную организацию;</w:t>
      </w:r>
    </w:p>
    <w:p w14:paraId="16CE4348" w14:textId="77777777" w:rsidR="005060F8" w:rsidRPr="00F8304C" w:rsidRDefault="005060F8" w:rsidP="005060F8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lastRenderedPageBreak/>
        <w:t>Балансовую единицу;</w:t>
      </w:r>
    </w:p>
    <w:p w14:paraId="01F7E4F8" w14:textId="77777777" w:rsidR="005060F8" w:rsidRPr="00F8304C" w:rsidRDefault="005060F8" w:rsidP="005060F8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Группу закупок;</w:t>
      </w:r>
    </w:p>
    <w:p w14:paraId="1E17C055" w14:textId="77777777" w:rsidR="005060F8" w:rsidRPr="00F8304C" w:rsidRDefault="005060F8" w:rsidP="005060F8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Тип и вид документа закупки;</w:t>
      </w:r>
    </w:p>
    <w:p w14:paraId="103A463D" w14:textId="77777777" w:rsidR="005060F8" w:rsidRPr="00F8304C" w:rsidRDefault="005060F8" w:rsidP="005060F8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Дату создания документа;</w:t>
      </w:r>
    </w:p>
    <w:p w14:paraId="26A555F9" w14:textId="77777777" w:rsidR="005060F8" w:rsidRPr="00F8304C" w:rsidRDefault="005060F8" w:rsidP="005060F8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Дата начала и окончания действия;</w:t>
      </w:r>
    </w:p>
    <w:p w14:paraId="2FDFF3B2" w14:textId="77777777" w:rsidR="005060F8" w:rsidRPr="00F8304C" w:rsidRDefault="005060F8" w:rsidP="005060F8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Процент авансового платежа и срок оплаты аванса;</w:t>
      </w:r>
    </w:p>
    <w:p w14:paraId="3D94BD05" w14:textId="77777777" w:rsidR="005060F8" w:rsidRPr="00F8304C" w:rsidRDefault="005060F8" w:rsidP="005060F8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Условие платежа;</w:t>
      </w:r>
    </w:p>
    <w:p w14:paraId="0E243BFD" w14:textId="77777777" w:rsidR="005060F8" w:rsidRPr="00F8304C" w:rsidRDefault="005060F8" w:rsidP="005060F8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Валюту;</w:t>
      </w:r>
    </w:p>
    <w:p w14:paraId="1F1E2437" w14:textId="77777777" w:rsidR="005060F8" w:rsidRPr="00F8304C" w:rsidRDefault="005060F8" w:rsidP="005060F8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Базис поставки (дальний\ближний);</w:t>
      </w:r>
    </w:p>
    <w:p w14:paraId="62601A82" w14:textId="3E10BD36" w:rsidR="005060F8" w:rsidRPr="00F8304C" w:rsidRDefault="009801E2" w:rsidP="005060F8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Гос. ф</w:t>
      </w:r>
      <w:r w:rsidR="005060F8" w:rsidRPr="00F8304C">
        <w:rPr>
          <w:rFonts w:ascii="Arial" w:hAnsi="Arial" w:cs="Arial"/>
        </w:rPr>
        <w:t>инансирование (да\нет);</w:t>
      </w:r>
    </w:p>
    <w:p w14:paraId="1BE5E6D6" w14:textId="77777777" w:rsidR="005060F8" w:rsidRPr="00F8304C" w:rsidRDefault="005060F8" w:rsidP="005060F8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Допуск недопоставки и сверхпоставки;</w:t>
      </w:r>
    </w:p>
    <w:p w14:paraId="5DD57203" w14:textId="77777777" w:rsidR="005060F8" w:rsidRPr="00F8304C" w:rsidRDefault="005060F8" w:rsidP="005060F8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Допустима неограниченная сверхпоставка;</w:t>
      </w:r>
    </w:p>
    <w:p w14:paraId="6083C7DC" w14:textId="77777777" w:rsidR="005060F8" w:rsidRPr="00F8304C" w:rsidRDefault="005060F8" w:rsidP="005060F8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Цену товара;</w:t>
      </w:r>
    </w:p>
    <w:p w14:paraId="3A973CE8" w14:textId="5504855C" w:rsidR="005060F8" w:rsidRPr="00F8304C" w:rsidRDefault="009801E2" w:rsidP="005060F8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И др.</w:t>
      </w:r>
    </w:p>
    <w:p w14:paraId="6EF621E7" w14:textId="52F8F08F" w:rsidR="00776E6A" w:rsidRPr="00A10693" w:rsidRDefault="00776E6A" w:rsidP="00CC3BE4">
      <w:pPr>
        <w:spacing w:after="240" w:line="276" w:lineRule="auto"/>
        <w:ind w:firstLine="567"/>
        <w:rPr>
          <w:rFonts w:ascii="Arial" w:hAnsi="Arial" w:cs="Arial"/>
          <w:b/>
          <w:sz w:val="22"/>
        </w:rPr>
      </w:pPr>
      <w:bookmarkStart w:id="1207" w:name="_Ref516313253"/>
      <w:r w:rsidRPr="00A10693">
        <w:rPr>
          <w:rFonts w:ascii="Arial" w:hAnsi="Arial" w:cs="Arial"/>
          <w:b/>
          <w:sz w:val="22"/>
        </w:rPr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22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t xml:space="preserve">. </w:t>
      </w:r>
      <w:r w:rsidRPr="00A10693">
        <w:rPr>
          <w:rFonts w:ascii="Arial" w:hAnsi="Arial" w:cs="Arial"/>
          <w:b/>
          <w:sz w:val="22"/>
        </w:rPr>
        <w:t>Описание шага «Формирование рамочного договора (автоматически)»</w:t>
      </w:r>
      <w:bookmarkEnd w:id="1207"/>
    </w:p>
    <w:tbl>
      <w:tblPr>
        <w:tblW w:w="493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4"/>
        <w:gridCol w:w="1996"/>
        <w:gridCol w:w="995"/>
        <w:gridCol w:w="2408"/>
        <w:gridCol w:w="1700"/>
        <w:gridCol w:w="2127"/>
        <w:tblGridChange w:id="1208">
          <w:tblGrid>
            <w:gridCol w:w="824"/>
            <w:gridCol w:w="1996"/>
            <w:gridCol w:w="995"/>
            <w:gridCol w:w="2408"/>
            <w:gridCol w:w="1700"/>
            <w:gridCol w:w="2127"/>
          </w:tblGrid>
        </w:tblGridChange>
      </w:tblGrid>
      <w:tr w:rsidR="00003653" w:rsidRPr="00A10693" w14:paraId="0C4E5C2F" w14:textId="1BA7BC12" w:rsidTr="00F8304C">
        <w:trPr>
          <w:trHeight w:val="397"/>
          <w:tblHeader/>
        </w:trPr>
        <w:tc>
          <w:tcPr>
            <w:tcW w:w="410" w:type="pct"/>
            <w:shd w:val="clear" w:color="auto" w:fill="FFC000"/>
            <w:vAlign w:val="center"/>
          </w:tcPr>
          <w:p w14:paraId="2FE9CA45" w14:textId="39859CB3" w:rsidR="00003653" w:rsidRPr="00A10693" w:rsidRDefault="000036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993" w:type="pct"/>
            <w:shd w:val="clear" w:color="auto" w:fill="FFC000"/>
            <w:vAlign w:val="center"/>
          </w:tcPr>
          <w:p w14:paraId="37018292" w14:textId="77777777" w:rsidR="00003653" w:rsidRPr="00A10693" w:rsidRDefault="00003653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95" w:type="pct"/>
            <w:shd w:val="clear" w:color="auto" w:fill="FFC000"/>
            <w:vAlign w:val="center"/>
          </w:tcPr>
          <w:p w14:paraId="4FFAFC25" w14:textId="77777777" w:rsidR="00003653" w:rsidRPr="00A10693" w:rsidRDefault="000036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1198" w:type="pct"/>
            <w:shd w:val="clear" w:color="auto" w:fill="FFC000"/>
            <w:vAlign w:val="center"/>
          </w:tcPr>
          <w:p w14:paraId="6AA800DD" w14:textId="77777777" w:rsidR="00003653" w:rsidRPr="00A10693" w:rsidRDefault="000036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846" w:type="pct"/>
            <w:shd w:val="clear" w:color="auto" w:fill="FFC000"/>
            <w:vAlign w:val="center"/>
          </w:tcPr>
          <w:p w14:paraId="4A360DEE" w14:textId="77777777" w:rsidR="00003653" w:rsidRPr="00A10693" w:rsidRDefault="000036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1058" w:type="pct"/>
            <w:shd w:val="clear" w:color="auto" w:fill="FFC000"/>
            <w:vAlign w:val="center"/>
          </w:tcPr>
          <w:p w14:paraId="16C12FAA" w14:textId="77777777" w:rsidR="00003653" w:rsidRPr="00A10693" w:rsidRDefault="000036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771F6C" w:rsidRPr="00A10693" w14:paraId="04E8AD97" w14:textId="0C39333F" w:rsidTr="00DA64D1">
        <w:tblPrEx>
          <w:tblW w:w="4938" w:type="pc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Layout w:type="fixed"/>
          <w:tblLook w:val="0000" w:firstRow="0" w:lastRow="0" w:firstColumn="0" w:lastColumn="0" w:noHBand="0" w:noVBand="0"/>
          <w:tblPrExChange w:id="1209" w:author="ParamonovaEA" w:date="2021-03-29T10:04:00Z">
            <w:tblPrEx>
              <w:tblW w:w="4938" w:type="pct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val="3784"/>
        </w:trPr>
        <w:tc>
          <w:tcPr>
            <w:tcW w:w="410" w:type="pct"/>
            <w:tcPrChange w:id="1210" w:author="ParamonovaEA" w:date="2021-03-29T10:04:00Z">
              <w:tcPr>
                <w:tcW w:w="410" w:type="pct"/>
              </w:tcPr>
            </w:tcPrChange>
          </w:tcPr>
          <w:p w14:paraId="45883867" w14:textId="687BE9F6" w:rsidR="00771F6C" w:rsidRPr="00771F6C" w:rsidRDefault="00771F6C" w:rsidP="00771F6C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ПП-10.04.03.02.051</w:t>
            </w:r>
          </w:p>
        </w:tc>
        <w:tc>
          <w:tcPr>
            <w:tcW w:w="993" w:type="pct"/>
            <w:tcPrChange w:id="1211" w:author="ParamonovaEA" w:date="2021-03-29T10:04:00Z">
              <w:tcPr>
                <w:tcW w:w="993" w:type="pct"/>
              </w:tcPr>
            </w:tcPrChange>
          </w:tcPr>
          <w:p w14:paraId="1D467BFC" w14:textId="77777777" w:rsidR="00771F6C" w:rsidRPr="00F8304C" w:rsidRDefault="00771F6C" w:rsidP="00771F6C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Требуется заключение рамочного договора</w:t>
            </w:r>
          </w:p>
          <w:p w14:paraId="1AC0F8A8" w14:textId="3C68C337" w:rsidR="00771F6C" w:rsidRPr="00771F6C" w:rsidRDefault="00771F6C" w:rsidP="00771F6C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Результат закупочной процедуры, загруженный в </w:t>
            </w:r>
            <w:r w:rsidRPr="00F8304C">
              <w:rPr>
                <w:rFonts w:ascii="Arial" w:hAnsi="Arial" w:cs="Arial"/>
                <w:sz w:val="20"/>
                <w:lang w:val="en-US"/>
              </w:rPr>
              <w:t>S</w:t>
            </w:r>
            <w:r w:rsidRPr="00F8304C">
              <w:rPr>
                <w:rFonts w:ascii="Arial" w:hAnsi="Arial" w:cs="Arial"/>
                <w:sz w:val="20"/>
              </w:rPr>
              <w:t>/4</w:t>
            </w:r>
          </w:p>
        </w:tc>
        <w:tc>
          <w:tcPr>
            <w:tcW w:w="495" w:type="pct"/>
            <w:shd w:val="clear" w:color="auto" w:fill="auto"/>
            <w:tcPrChange w:id="1212" w:author="ParamonovaEA" w:date="2021-03-29T10:04:00Z">
              <w:tcPr>
                <w:tcW w:w="495" w:type="pct"/>
                <w:shd w:val="clear" w:color="auto" w:fill="auto"/>
              </w:tcPr>
            </w:tcPrChange>
          </w:tcPr>
          <w:p w14:paraId="781007B7" w14:textId="1A15E289" w:rsidR="00771F6C" w:rsidRPr="00771F6C" w:rsidRDefault="00771F6C" w:rsidP="00771F6C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ZMM_AWARD_RESULT «Обработка результатов закупочных процедур»</w:t>
            </w:r>
          </w:p>
        </w:tc>
        <w:tc>
          <w:tcPr>
            <w:tcW w:w="1198" w:type="pct"/>
            <w:tcPrChange w:id="1213" w:author="ParamonovaEA" w:date="2021-03-29T10:04:00Z">
              <w:tcPr>
                <w:tcW w:w="1198" w:type="pct"/>
              </w:tcPr>
            </w:tcPrChange>
          </w:tcPr>
          <w:p w14:paraId="51B6027A" w14:textId="77777777" w:rsidR="00771F6C" w:rsidRPr="00F8304C" w:rsidRDefault="00771F6C" w:rsidP="00771F6C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Заявка на закупку МТР;</w:t>
            </w:r>
          </w:p>
          <w:p w14:paraId="4E89E7D9" w14:textId="77777777" w:rsidR="00771F6C" w:rsidRPr="00F8304C" w:rsidRDefault="00771F6C" w:rsidP="00771F6C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Заявка на закупку работ, услуг.</w:t>
            </w:r>
          </w:p>
          <w:p w14:paraId="1B904E65" w14:textId="77777777" w:rsidR="00771F6C" w:rsidRPr="00F8304C" w:rsidRDefault="00771F6C" w:rsidP="00771F6C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Заявка на закупку с ОЛ/ТЗ</w:t>
            </w:r>
          </w:p>
          <w:p w14:paraId="0A1C3503" w14:textId="77777777" w:rsidR="00771F6C" w:rsidRPr="00F8304C" w:rsidRDefault="00771F6C" w:rsidP="00771F6C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F8304C">
              <w:rPr>
                <w:rFonts w:ascii="Arial" w:hAnsi="Arial" w:cs="Arial"/>
                <w:sz w:val="20"/>
              </w:rPr>
              <w:t>Лот</w:t>
            </w:r>
            <w:r w:rsidRPr="00F8304C">
              <w:rPr>
                <w:rFonts w:ascii="Arial" w:hAnsi="Arial" w:cs="Arial"/>
                <w:sz w:val="20"/>
                <w:lang w:val="en-US"/>
              </w:rPr>
              <w:t xml:space="preserve"> ZAN</w:t>
            </w:r>
          </w:p>
          <w:p w14:paraId="314F1F2C" w14:textId="7388CDA0" w:rsidR="00771F6C" w:rsidRPr="00771F6C" w:rsidRDefault="00771F6C" w:rsidP="00771F6C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846" w:type="pct"/>
            <w:tcPrChange w:id="1214" w:author="ParamonovaEA" w:date="2021-03-29T10:04:00Z">
              <w:tcPr>
                <w:tcW w:w="846" w:type="pct"/>
              </w:tcPr>
            </w:tcPrChange>
          </w:tcPr>
          <w:p w14:paraId="436BB0A1" w14:textId="624568C3" w:rsidR="00771F6C" w:rsidRPr="00771F6C" w:rsidRDefault="00771F6C" w:rsidP="00771F6C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Контракт на закупку </w:t>
            </w:r>
            <w:r w:rsidRPr="00F8304C">
              <w:rPr>
                <w:rFonts w:ascii="Arial" w:hAnsi="Arial" w:cs="Arial"/>
                <w:sz w:val="20"/>
                <w:lang w:val="en-US"/>
              </w:rPr>
              <w:t>ZPL</w:t>
            </w:r>
            <w:r w:rsidRPr="00F8304C">
              <w:rPr>
                <w:rFonts w:ascii="Arial" w:hAnsi="Arial" w:cs="Arial"/>
                <w:sz w:val="20"/>
              </w:rPr>
              <w:t xml:space="preserve"> «Рамочный договор»</w:t>
            </w:r>
          </w:p>
        </w:tc>
        <w:tc>
          <w:tcPr>
            <w:tcW w:w="1058" w:type="pct"/>
            <w:tcPrChange w:id="1215" w:author="ParamonovaEA" w:date="2021-03-29T10:04:00Z">
              <w:tcPr>
                <w:tcW w:w="1058" w:type="pct"/>
              </w:tcPr>
            </w:tcPrChange>
          </w:tcPr>
          <w:p w14:paraId="681FD037" w14:textId="77777777" w:rsidR="00771F6C" w:rsidRPr="00F8304C" w:rsidDel="00DA64D1" w:rsidRDefault="00771F6C" w:rsidP="00771F6C">
            <w:pPr>
              <w:jc w:val="left"/>
              <w:rPr>
                <w:del w:id="1216" w:author="ParamonovaEA" w:date="2021-03-29T10:04:00Z"/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Закупщик</w:t>
            </w:r>
            <w:del w:id="1217" w:author="ParamonovaEA" w:date="2021-03-29T10:04:00Z">
              <w:r w:rsidRPr="00F8304C" w:rsidDel="00DA64D1">
                <w:rPr>
                  <w:rFonts w:ascii="Arial" w:hAnsi="Arial" w:cs="Arial"/>
                  <w:sz w:val="20"/>
                </w:rPr>
                <w:delText xml:space="preserve"> УК;</w:delText>
              </w:r>
            </w:del>
          </w:p>
          <w:p w14:paraId="2783ADD1" w14:textId="77777777" w:rsidR="00771F6C" w:rsidRPr="00F8304C" w:rsidDel="00DA64D1" w:rsidRDefault="00771F6C" w:rsidP="00771F6C">
            <w:pPr>
              <w:jc w:val="left"/>
              <w:rPr>
                <w:del w:id="1218" w:author="ParamonovaEA" w:date="2021-03-29T10:04:00Z"/>
                <w:rFonts w:ascii="Arial" w:hAnsi="Arial" w:cs="Arial"/>
                <w:sz w:val="20"/>
              </w:rPr>
            </w:pPr>
            <w:del w:id="1219" w:author="ParamonovaEA" w:date="2021-03-29T10:04:00Z">
              <w:r w:rsidRPr="00F8304C" w:rsidDel="00DA64D1">
                <w:rPr>
                  <w:rFonts w:ascii="Arial" w:hAnsi="Arial" w:cs="Arial"/>
                  <w:sz w:val="20"/>
                </w:rPr>
                <w:delText>Закупщик ПВ;</w:delText>
              </w:r>
            </w:del>
          </w:p>
          <w:p w14:paraId="01AFEA9E" w14:textId="77777777" w:rsidR="00771F6C" w:rsidRPr="00F8304C" w:rsidDel="00DA64D1" w:rsidRDefault="00771F6C" w:rsidP="00771F6C">
            <w:pPr>
              <w:jc w:val="left"/>
              <w:rPr>
                <w:del w:id="1220" w:author="ParamonovaEA" w:date="2021-03-29T10:04:00Z"/>
                <w:rFonts w:ascii="Arial" w:hAnsi="Arial" w:cs="Arial"/>
                <w:sz w:val="20"/>
              </w:rPr>
            </w:pPr>
            <w:del w:id="1221" w:author="ParamonovaEA" w:date="2021-03-29T10:04:00Z">
              <w:r w:rsidRPr="00F8304C" w:rsidDel="00DA64D1">
                <w:rPr>
                  <w:rFonts w:ascii="Arial" w:hAnsi="Arial" w:cs="Arial"/>
                  <w:sz w:val="20"/>
                </w:rPr>
                <w:delText>Закупщик ПЛ;</w:delText>
              </w:r>
            </w:del>
          </w:p>
          <w:p w14:paraId="54C87202" w14:textId="77777777" w:rsidR="00771F6C" w:rsidRPr="00F8304C" w:rsidRDefault="00771F6C" w:rsidP="00DA64D1">
            <w:pPr>
              <w:jc w:val="left"/>
              <w:rPr>
                <w:rFonts w:ascii="Arial" w:hAnsi="Arial" w:cs="Arial"/>
                <w:sz w:val="20"/>
              </w:rPr>
            </w:pPr>
            <w:del w:id="1222" w:author="ParamonovaEA" w:date="2021-03-29T10:04:00Z">
              <w:r w:rsidRPr="00F8304C" w:rsidDel="00DA64D1">
                <w:rPr>
                  <w:rFonts w:ascii="Arial" w:hAnsi="Arial" w:cs="Arial"/>
                  <w:sz w:val="20"/>
                </w:rPr>
                <w:delText>Закупщик ДРЗ</w:delText>
              </w:r>
            </w:del>
            <w:r w:rsidRPr="00F8304C">
              <w:rPr>
                <w:rFonts w:ascii="Arial" w:hAnsi="Arial" w:cs="Arial"/>
                <w:sz w:val="20"/>
              </w:rPr>
              <w:t>;</w:t>
            </w:r>
          </w:p>
          <w:p w14:paraId="42EBA118" w14:textId="2DF76C8C" w:rsidR="00DA64D1" w:rsidRDefault="00771F6C" w:rsidP="00DA64D1">
            <w:pPr>
              <w:jc w:val="left"/>
              <w:rPr>
                <w:ins w:id="1223" w:author="ParamonovaEA" w:date="2021-03-29T10:04:00Z"/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Менеджер по сопровождению договора </w:t>
            </w:r>
            <w:ins w:id="1224" w:author="ParamonovaEA" w:date="2021-03-29T10:04:00Z">
              <w:r w:rsidR="00DA64D1">
                <w:rPr>
                  <w:rFonts w:ascii="Arial" w:hAnsi="Arial" w:cs="Arial"/>
                  <w:sz w:val="20"/>
                </w:rPr>
                <w:t>МТР;</w:t>
              </w:r>
            </w:ins>
          </w:p>
          <w:p w14:paraId="34EA3CB3" w14:textId="6FD14283" w:rsidR="00DA64D1" w:rsidRPr="00F8304C" w:rsidRDefault="00DA64D1" w:rsidP="00DA64D1">
            <w:pPr>
              <w:jc w:val="left"/>
              <w:rPr>
                <w:ins w:id="1225" w:author="ParamonovaEA" w:date="2021-03-29T10:04:00Z"/>
                <w:rFonts w:ascii="Arial" w:hAnsi="Arial" w:cs="Arial"/>
                <w:sz w:val="20"/>
              </w:rPr>
            </w:pPr>
            <w:ins w:id="1226" w:author="ParamonovaEA" w:date="2021-03-29T10:04:00Z">
              <w:r w:rsidRPr="00F8304C">
                <w:rPr>
                  <w:rFonts w:ascii="Arial" w:hAnsi="Arial" w:cs="Arial"/>
                  <w:sz w:val="20"/>
                </w:rPr>
                <w:t xml:space="preserve">Менеджер по сопровождению договора </w:t>
              </w:r>
              <w:r>
                <w:rPr>
                  <w:rFonts w:ascii="Arial" w:hAnsi="Arial" w:cs="Arial"/>
                  <w:sz w:val="20"/>
                </w:rPr>
                <w:t>Услуги</w:t>
              </w:r>
              <w:r w:rsidRPr="00F8304C">
                <w:rPr>
                  <w:rFonts w:ascii="Arial" w:hAnsi="Arial" w:cs="Arial"/>
                  <w:sz w:val="20"/>
                </w:rPr>
                <w:t>;</w:t>
              </w:r>
            </w:ins>
          </w:p>
          <w:p w14:paraId="28CAA2ED" w14:textId="2AB89F97" w:rsidR="00771F6C" w:rsidRPr="00F8304C" w:rsidDel="00DA64D1" w:rsidRDefault="00771F6C" w:rsidP="00771F6C">
            <w:pPr>
              <w:jc w:val="left"/>
              <w:rPr>
                <w:del w:id="1227" w:author="ParamonovaEA" w:date="2021-03-29T10:04:00Z"/>
                <w:rFonts w:ascii="Arial" w:hAnsi="Arial" w:cs="Arial"/>
                <w:sz w:val="20"/>
              </w:rPr>
            </w:pPr>
            <w:del w:id="1228" w:author="ParamonovaEA" w:date="2021-03-29T10:04:00Z">
              <w:r w:rsidRPr="00F8304C" w:rsidDel="00DA64D1">
                <w:rPr>
                  <w:rFonts w:ascii="Arial" w:hAnsi="Arial" w:cs="Arial"/>
                  <w:sz w:val="20"/>
                </w:rPr>
                <w:delText>УК;</w:delText>
              </w:r>
            </w:del>
          </w:p>
          <w:p w14:paraId="00D933AC" w14:textId="77777777" w:rsidR="00771F6C" w:rsidRPr="00F8304C" w:rsidDel="00DA64D1" w:rsidRDefault="00771F6C" w:rsidP="00771F6C">
            <w:pPr>
              <w:jc w:val="left"/>
              <w:rPr>
                <w:del w:id="1229" w:author="ParamonovaEA" w:date="2021-03-29T10:04:00Z"/>
                <w:rFonts w:ascii="Arial" w:hAnsi="Arial" w:cs="Arial"/>
                <w:sz w:val="20"/>
              </w:rPr>
            </w:pPr>
            <w:del w:id="1230" w:author="ParamonovaEA" w:date="2021-03-29T10:04:00Z">
              <w:r w:rsidRPr="00F8304C" w:rsidDel="00DA64D1">
                <w:rPr>
                  <w:rFonts w:ascii="Arial" w:hAnsi="Arial" w:cs="Arial"/>
                  <w:sz w:val="20"/>
                </w:rPr>
                <w:delText>Менеджер по сопровождению договора ПВ;</w:delText>
              </w:r>
            </w:del>
          </w:p>
          <w:p w14:paraId="279FEB3C" w14:textId="77777777" w:rsidR="00771F6C" w:rsidRPr="00F8304C" w:rsidDel="00DA64D1" w:rsidRDefault="00771F6C" w:rsidP="00771F6C">
            <w:pPr>
              <w:jc w:val="left"/>
              <w:rPr>
                <w:del w:id="1231" w:author="ParamonovaEA" w:date="2021-03-29T10:04:00Z"/>
                <w:rFonts w:ascii="Arial" w:hAnsi="Arial" w:cs="Arial"/>
                <w:sz w:val="20"/>
              </w:rPr>
            </w:pPr>
            <w:del w:id="1232" w:author="ParamonovaEA" w:date="2021-03-29T10:04:00Z">
              <w:r w:rsidRPr="00F8304C" w:rsidDel="00DA64D1">
                <w:rPr>
                  <w:rFonts w:ascii="Arial" w:hAnsi="Arial" w:cs="Arial"/>
                  <w:sz w:val="20"/>
                </w:rPr>
                <w:delText>Менеджер по сопровождению договора ПЛ;</w:delText>
              </w:r>
            </w:del>
          </w:p>
          <w:p w14:paraId="59B4B74B" w14:textId="1BD0E193" w:rsidR="00771F6C" w:rsidRPr="00771F6C" w:rsidRDefault="00771F6C" w:rsidP="00DA64D1">
            <w:pPr>
              <w:jc w:val="left"/>
              <w:rPr>
                <w:rFonts w:ascii="Arial" w:hAnsi="Arial" w:cs="Arial"/>
                <w:sz w:val="20"/>
              </w:rPr>
            </w:pPr>
            <w:del w:id="1233" w:author="ParamonovaEA" w:date="2021-03-29T10:04:00Z">
              <w:r w:rsidRPr="00F8304C" w:rsidDel="00DA64D1">
                <w:rPr>
                  <w:rFonts w:ascii="Arial" w:hAnsi="Arial" w:cs="Arial"/>
                  <w:sz w:val="20"/>
                </w:rPr>
                <w:delText>Менеджер по сопровождению договора ДРЗ.</w:delText>
              </w:r>
            </w:del>
          </w:p>
        </w:tc>
      </w:tr>
    </w:tbl>
    <w:p w14:paraId="5DD5976B" w14:textId="77777777" w:rsidR="00776E6A" w:rsidRPr="00A10693" w:rsidRDefault="00776E6A" w:rsidP="00776E6A">
      <w:pPr>
        <w:pStyle w:val="afa"/>
        <w:spacing w:after="240" w:line="276" w:lineRule="auto"/>
        <w:ind w:left="927"/>
        <w:rPr>
          <w:rFonts w:ascii="Arial" w:hAnsi="Arial" w:cs="Arial"/>
          <w:color w:val="000000" w:themeColor="text1"/>
          <w:szCs w:val="24"/>
        </w:rPr>
      </w:pPr>
    </w:p>
    <w:p w14:paraId="47B0BAA3" w14:textId="75793E3F" w:rsidR="00776E6A" w:rsidRPr="00A10693" w:rsidRDefault="003E1B38" w:rsidP="00776E6A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ПП-10.04.03.02.0</w:t>
      </w:r>
      <w:r w:rsidR="003609C3" w:rsidRPr="00A10693">
        <w:rPr>
          <w:b/>
          <w:i w:val="0"/>
          <w:caps w:val="0"/>
          <w:sz w:val="24"/>
          <w:szCs w:val="24"/>
        </w:rPr>
        <w:t>52</w:t>
      </w:r>
      <w:r w:rsidRPr="00A10693">
        <w:rPr>
          <w:b/>
          <w:i w:val="0"/>
          <w:caps w:val="0"/>
          <w:sz w:val="24"/>
          <w:szCs w:val="24"/>
        </w:rPr>
        <w:t xml:space="preserve"> </w:t>
      </w:r>
      <w:r w:rsidR="00A801C6" w:rsidRPr="00A10693">
        <w:rPr>
          <w:b/>
          <w:i w:val="0"/>
          <w:caps w:val="0"/>
          <w:sz w:val="24"/>
          <w:szCs w:val="24"/>
        </w:rPr>
        <w:t>О</w:t>
      </w:r>
      <w:r w:rsidR="00776E6A" w:rsidRPr="00A10693">
        <w:rPr>
          <w:b/>
          <w:i w:val="0"/>
          <w:caps w:val="0"/>
          <w:sz w:val="24"/>
          <w:szCs w:val="24"/>
        </w:rPr>
        <w:t xml:space="preserve">тправка проекта рамочного договора в СЭД. </w:t>
      </w:r>
    </w:p>
    <w:p w14:paraId="61F4E484" w14:textId="381F8FC7" w:rsidR="00776E6A" w:rsidRPr="00A10693" w:rsidRDefault="00776E6A" w:rsidP="00776E6A">
      <w:pPr>
        <w:pStyle w:val="afa"/>
        <w:spacing w:after="240" w:line="276" w:lineRule="auto"/>
        <w:ind w:left="927"/>
        <w:rPr>
          <w:rFonts w:ascii="Arial" w:hAnsi="Arial" w:cs="Arial"/>
          <w:color w:val="000000" w:themeColor="text1"/>
          <w:szCs w:val="24"/>
        </w:rPr>
      </w:pPr>
    </w:p>
    <w:p w14:paraId="5AD57B2F" w14:textId="77777777" w:rsidR="00034601" w:rsidRPr="00A10693" w:rsidRDefault="00034601" w:rsidP="00034601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Шаг актуален для сценария 1. </w:t>
      </w:r>
      <w:r w:rsidRPr="00A10693">
        <w:rPr>
          <w:rFonts w:ascii="Arial" w:hAnsi="Arial" w:cs="Arial"/>
          <w:color w:val="000000" w:themeColor="text1"/>
          <w:szCs w:val="24"/>
        </w:rPr>
        <w:t>Заключение рамочных договоров на закупку МТР работ, услуг.</w:t>
      </w:r>
    </w:p>
    <w:p w14:paraId="5E8589E1" w14:textId="70D112E9" w:rsidR="00C3671E" w:rsidRPr="00A10693" w:rsidRDefault="00395A8B" w:rsidP="00C3671E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>Все рамочные договор</w:t>
      </w:r>
      <w:r w:rsidR="00545F41" w:rsidRPr="00A10693">
        <w:rPr>
          <w:rFonts w:ascii="Arial" w:hAnsi="Arial" w:cs="Arial"/>
          <w:color w:val="000000" w:themeColor="text1"/>
          <w:szCs w:val="24"/>
        </w:rPr>
        <w:t>ы</w:t>
      </w:r>
      <w:r w:rsidRPr="00A10693">
        <w:rPr>
          <w:rFonts w:ascii="Arial" w:hAnsi="Arial" w:cs="Arial"/>
          <w:color w:val="000000" w:themeColor="text1"/>
          <w:szCs w:val="24"/>
        </w:rPr>
        <w:t xml:space="preserve"> проходят согласование в СЭД. Для передачи на согласование в СЭД менеджер по сопровождению договора деблокирует в системе</w:t>
      </w:r>
      <w:r w:rsidR="000B3752" w:rsidRPr="00A10693">
        <w:rPr>
          <w:rFonts w:ascii="Arial" w:hAnsi="Arial" w:cs="Arial"/>
          <w:color w:val="000000" w:themeColor="text1"/>
          <w:szCs w:val="24"/>
        </w:rPr>
        <w:t xml:space="preserve"> SAP S/4 HANA</w:t>
      </w:r>
      <w:r w:rsidRPr="00A10693">
        <w:rPr>
          <w:rFonts w:ascii="Arial" w:hAnsi="Arial" w:cs="Arial"/>
          <w:color w:val="000000" w:themeColor="text1"/>
          <w:szCs w:val="24"/>
        </w:rPr>
        <w:t xml:space="preserve"> рамочный договор, которому </w:t>
      </w:r>
      <w:r w:rsidR="002A3683">
        <w:rPr>
          <w:rFonts w:ascii="Arial" w:hAnsi="Arial" w:cs="Arial"/>
          <w:color w:val="000000" w:themeColor="text1"/>
          <w:szCs w:val="24"/>
        </w:rPr>
        <w:t xml:space="preserve">в результате </w:t>
      </w:r>
      <w:r w:rsidRPr="00A10693">
        <w:rPr>
          <w:rFonts w:ascii="Arial" w:hAnsi="Arial" w:cs="Arial"/>
          <w:color w:val="000000" w:themeColor="text1"/>
          <w:szCs w:val="24"/>
        </w:rPr>
        <w:t>присваивается статус «На согласовании в СЭД».</w:t>
      </w:r>
      <w:r w:rsidR="00C3671E">
        <w:rPr>
          <w:rFonts w:ascii="Arial" w:hAnsi="Arial" w:cs="Arial"/>
          <w:color w:val="000000" w:themeColor="text1"/>
          <w:szCs w:val="24"/>
        </w:rPr>
        <w:t xml:space="preserve"> </w:t>
      </w:r>
    </w:p>
    <w:p w14:paraId="4D915044" w14:textId="084D9D8C" w:rsidR="00395A8B" w:rsidRPr="00A10693" w:rsidRDefault="00034601" w:rsidP="00395A8B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A10693">
        <w:rPr>
          <w:rFonts w:ascii="Arial" w:hAnsi="Arial" w:cs="Arial"/>
          <w:szCs w:val="24"/>
        </w:rPr>
        <w:lastRenderedPageBreak/>
        <w:t>Статусы д</w:t>
      </w:r>
      <w:r w:rsidR="00395A8B" w:rsidRPr="00A10693">
        <w:rPr>
          <w:rFonts w:ascii="Arial" w:hAnsi="Arial" w:cs="Arial"/>
          <w:szCs w:val="24"/>
        </w:rPr>
        <w:t>окумент</w:t>
      </w:r>
      <w:r w:rsidRPr="00A10693">
        <w:rPr>
          <w:rFonts w:ascii="Arial" w:hAnsi="Arial" w:cs="Arial"/>
          <w:szCs w:val="24"/>
        </w:rPr>
        <w:t>а</w:t>
      </w:r>
      <w:r w:rsidR="00395A8B" w:rsidRPr="00A10693">
        <w:rPr>
          <w:rFonts w:ascii="Arial" w:hAnsi="Arial" w:cs="Arial"/>
          <w:szCs w:val="24"/>
        </w:rPr>
        <w:t xml:space="preserve"> </w:t>
      </w:r>
      <w:r w:rsidR="00395A8B" w:rsidRPr="00A10693">
        <w:rPr>
          <w:rFonts w:ascii="Arial" w:hAnsi="Arial" w:cs="Arial"/>
          <w:color w:val="000000" w:themeColor="text1"/>
          <w:szCs w:val="24"/>
        </w:rPr>
        <w:t xml:space="preserve">Рамочный договор </w:t>
      </w:r>
      <w:r w:rsidR="00395A8B" w:rsidRPr="00A10693">
        <w:rPr>
          <w:rFonts w:ascii="Arial" w:hAnsi="Arial" w:cs="Arial"/>
          <w:szCs w:val="24"/>
        </w:rPr>
        <w:t>описанные в таблице</w:t>
      </w:r>
      <w:r w:rsidRPr="00A10693">
        <w:rPr>
          <w:rFonts w:ascii="Arial" w:hAnsi="Arial" w:cs="Arial"/>
          <w:szCs w:val="24"/>
        </w:rPr>
        <w:t xml:space="preserve"> ниже</w:t>
      </w:r>
      <w:r w:rsidR="00395A8B" w:rsidRPr="00A10693">
        <w:rPr>
          <w:rFonts w:ascii="Arial" w:hAnsi="Arial" w:cs="Arial"/>
          <w:szCs w:val="24"/>
        </w:rPr>
        <w:t>.</w:t>
      </w:r>
    </w:p>
    <w:p w14:paraId="5AC125A1" w14:textId="2B20A1C6" w:rsidR="00395A8B" w:rsidRPr="00A10693" w:rsidRDefault="00395A8B" w:rsidP="00395A8B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</w:rPr>
      </w:pPr>
      <w:bookmarkStart w:id="1234" w:name="_Ref515890565"/>
      <w:r w:rsidRPr="00A10693">
        <w:rPr>
          <w:rFonts w:ascii="Arial" w:hAnsi="Arial" w:cs="Arial"/>
          <w:b/>
          <w:sz w:val="22"/>
        </w:rPr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23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rPr>
          <w:rFonts w:ascii="Arial" w:hAnsi="Arial" w:cs="Arial"/>
          <w:b/>
          <w:sz w:val="22"/>
        </w:rPr>
        <w:t>. Статусная схема договоров</w:t>
      </w:r>
      <w:bookmarkEnd w:id="1234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538"/>
        <w:gridCol w:w="7638"/>
      </w:tblGrid>
      <w:tr w:rsidR="00395A8B" w:rsidRPr="00A10693" w14:paraId="455EB653" w14:textId="77777777" w:rsidTr="00395A8B">
        <w:trPr>
          <w:cantSplit/>
          <w:trHeight w:val="397"/>
          <w:tblHeader/>
        </w:trPr>
        <w:tc>
          <w:tcPr>
            <w:tcW w:w="1247" w:type="pct"/>
            <w:shd w:val="clear" w:color="auto" w:fill="FFC000"/>
            <w:vAlign w:val="center"/>
          </w:tcPr>
          <w:p w14:paraId="3ECD8507" w14:textId="77777777" w:rsidR="00395A8B" w:rsidRPr="00A10693" w:rsidRDefault="00395A8B" w:rsidP="00395A8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Статус</w:t>
            </w:r>
          </w:p>
        </w:tc>
        <w:tc>
          <w:tcPr>
            <w:tcW w:w="3753" w:type="pct"/>
            <w:shd w:val="clear" w:color="auto" w:fill="FFC000"/>
            <w:vAlign w:val="center"/>
          </w:tcPr>
          <w:p w14:paraId="6D753AD4" w14:textId="77777777" w:rsidR="00395A8B" w:rsidRPr="00A10693" w:rsidRDefault="00395A8B" w:rsidP="00395A8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Доступность полей/возможность формирования последующих документов</w:t>
            </w:r>
          </w:p>
        </w:tc>
      </w:tr>
      <w:tr w:rsidR="00395A8B" w:rsidRPr="00A10693" w14:paraId="2475A6AE" w14:textId="77777777" w:rsidTr="00395A8B">
        <w:trPr>
          <w:cantSplit/>
        </w:trPr>
        <w:tc>
          <w:tcPr>
            <w:tcW w:w="1247" w:type="pct"/>
            <w:vAlign w:val="center"/>
          </w:tcPr>
          <w:p w14:paraId="5D8569CA" w14:textId="77777777" w:rsidR="00395A8B" w:rsidRPr="00A10693" w:rsidRDefault="00395A8B" w:rsidP="00395A8B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  <w:szCs w:val="20"/>
                <w:lang w:eastAsia="ru-RU"/>
              </w:rPr>
              <w:t>На согласовании в СЭД</w:t>
            </w:r>
          </w:p>
        </w:tc>
        <w:tc>
          <w:tcPr>
            <w:tcW w:w="3753" w:type="pct"/>
            <w:shd w:val="clear" w:color="auto" w:fill="auto"/>
            <w:vAlign w:val="center"/>
          </w:tcPr>
          <w:p w14:paraId="623849D7" w14:textId="77777777" w:rsidR="00395A8B" w:rsidRPr="00A10693" w:rsidRDefault="00395A8B" w:rsidP="00395A8B">
            <w:pPr>
              <w:jc w:val="center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 xml:space="preserve">Поля закрыты для редактирования\создание последующих документов не возможно  </w:t>
            </w:r>
          </w:p>
        </w:tc>
      </w:tr>
      <w:tr w:rsidR="00395A8B" w:rsidRPr="00A10693" w14:paraId="607608E8" w14:textId="77777777" w:rsidTr="00395A8B">
        <w:trPr>
          <w:cantSplit/>
        </w:trPr>
        <w:tc>
          <w:tcPr>
            <w:tcW w:w="1247" w:type="pct"/>
            <w:vAlign w:val="center"/>
          </w:tcPr>
          <w:p w14:paraId="5088386D" w14:textId="77777777" w:rsidR="00395A8B" w:rsidRPr="00A10693" w:rsidRDefault="00395A8B" w:rsidP="00395A8B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  <w:szCs w:val="20"/>
                <w:lang w:eastAsia="ru-RU"/>
              </w:rPr>
              <w:t>Действующий</w:t>
            </w:r>
          </w:p>
        </w:tc>
        <w:tc>
          <w:tcPr>
            <w:tcW w:w="3753" w:type="pct"/>
            <w:shd w:val="clear" w:color="auto" w:fill="auto"/>
            <w:vAlign w:val="center"/>
          </w:tcPr>
          <w:p w14:paraId="14E997ED" w14:textId="77777777" w:rsidR="00395A8B" w:rsidRPr="00A10693" w:rsidRDefault="00395A8B" w:rsidP="00395A8B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  <w:szCs w:val="20"/>
                <w:lang w:eastAsia="ru-RU"/>
              </w:rPr>
              <w:t>Закрыты все поля, создание последующих документов возможно </w:t>
            </w:r>
          </w:p>
        </w:tc>
      </w:tr>
    </w:tbl>
    <w:p w14:paraId="2B4093C2" w14:textId="77777777" w:rsidR="00395A8B" w:rsidRPr="00A10693" w:rsidRDefault="00395A8B" w:rsidP="00395A8B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2137E33E" w14:textId="37645D23" w:rsidR="003609C3" w:rsidRPr="00A10693" w:rsidRDefault="003609C3" w:rsidP="003609C3">
      <w:pPr>
        <w:pStyle w:val="afa"/>
        <w:spacing w:after="240" w:line="276" w:lineRule="auto"/>
        <w:ind w:left="927"/>
        <w:rPr>
          <w:rFonts w:ascii="Arial" w:hAnsi="Arial" w:cs="Arial"/>
          <w:b/>
          <w:sz w:val="22"/>
        </w:rPr>
      </w:pPr>
      <w:bookmarkStart w:id="1235" w:name="_Ref515891341"/>
      <w:r w:rsidRPr="00A10693">
        <w:rPr>
          <w:rFonts w:ascii="Arial" w:hAnsi="Arial" w:cs="Arial"/>
          <w:b/>
          <w:sz w:val="22"/>
        </w:rPr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24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rPr>
          <w:rFonts w:ascii="Arial" w:hAnsi="Arial" w:cs="Arial"/>
          <w:b/>
          <w:sz w:val="22"/>
        </w:rPr>
        <w:t>. Описание шага «Отправка проекта рамочного договора в СЭД»</w:t>
      </w:r>
      <w:bookmarkEnd w:id="1235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3"/>
        <w:gridCol w:w="1287"/>
        <w:gridCol w:w="1275"/>
        <w:gridCol w:w="1697"/>
        <w:gridCol w:w="1697"/>
        <w:gridCol w:w="3397"/>
      </w:tblGrid>
      <w:tr w:rsidR="00395A8B" w:rsidRPr="00A10693" w14:paraId="6635B607" w14:textId="6CD0855C" w:rsidTr="004322A8">
        <w:trPr>
          <w:cantSplit/>
          <w:trHeight w:val="397"/>
          <w:tblHeader/>
        </w:trPr>
        <w:tc>
          <w:tcPr>
            <w:tcW w:w="404" w:type="pct"/>
            <w:shd w:val="clear" w:color="auto" w:fill="FFC000"/>
            <w:vAlign w:val="center"/>
          </w:tcPr>
          <w:p w14:paraId="638C4018" w14:textId="77777777" w:rsidR="00395A8B" w:rsidRPr="00A10693" w:rsidRDefault="00395A8B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632" w:type="pct"/>
            <w:shd w:val="clear" w:color="auto" w:fill="FFC000"/>
            <w:vAlign w:val="center"/>
          </w:tcPr>
          <w:p w14:paraId="1683B21C" w14:textId="77777777" w:rsidR="00395A8B" w:rsidRPr="00A10693" w:rsidRDefault="00395A8B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626" w:type="pct"/>
            <w:shd w:val="clear" w:color="auto" w:fill="FFC000"/>
            <w:vAlign w:val="center"/>
          </w:tcPr>
          <w:p w14:paraId="5554AA65" w14:textId="77777777" w:rsidR="00395A8B" w:rsidRPr="00A10693" w:rsidRDefault="00395A8B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834" w:type="pct"/>
            <w:shd w:val="clear" w:color="auto" w:fill="FFC000"/>
            <w:vAlign w:val="center"/>
          </w:tcPr>
          <w:p w14:paraId="2C19D6CF" w14:textId="77777777" w:rsidR="00395A8B" w:rsidRPr="00A10693" w:rsidRDefault="00395A8B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834" w:type="pct"/>
            <w:shd w:val="clear" w:color="auto" w:fill="FFC000"/>
            <w:vAlign w:val="center"/>
          </w:tcPr>
          <w:p w14:paraId="76528F2C" w14:textId="77777777" w:rsidR="00395A8B" w:rsidRPr="00A10693" w:rsidRDefault="00395A8B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1669" w:type="pct"/>
            <w:shd w:val="clear" w:color="auto" w:fill="FFC000"/>
            <w:vAlign w:val="center"/>
          </w:tcPr>
          <w:p w14:paraId="584B923B" w14:textId="77777777" w:rsidR="00395A8B" w:rsidRPr="00A10693" w:rsidRDefault="00395A8B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395A8B" w:rsidRPr="00A10693" w14:paraId="66E64121" w14:textId="09128FB9" w:rsidTr="004322A8">
        <w:trPr>
          <w:cantSplit/>
        </w:trPr>
        <w:tc>
          <w:tcPr>
            <w:tcW w:w="404" w:type="pct"/>
          </w:tcPr>
          <w:p w14:paraId="7C507903" w14:textId="1D6F465E" w:rsidR="00395A8B" w:rsidRPr="00A10693" w:rsidRDefault="00395A8B" w:rsidP="004322A8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ПП-10.04.03.02.052</w:t>
            </w:r>
          </w:p>
        </w:tc>
        <w:tc>
          <w:tcPr>
            <w:tcW w:w="632" w:type="pct"/>
          </w:tcPr>
          <w:p w14:paraId="3AECA745" w14:textId="593C99E5" w:rsidR="00395A8B" w:rsidRPr="00A10693" w:rsidRDefault="00395A8B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Проект рамочный договор </w:t>
            </w:r>
          </w:p>
        </w:tc>
        <w:tc>
          <w:tcPr>
            <w:tcW w:w="626" w:type="pct"/>
            <w:shd w:val="clear" w:color="auto" w:fill="auto"/>
          </w:tcPr>
          <w:p w14:paraId="23D9DB88" w14:textId="02C44AB2" w:rsidR="00395A8B" w:rsidRPr="00A10693" w:rsidRDefault="00395A8B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ME35К</w:t>
            </w:r>
          </w:p>
        </w:tc>
        <w:tc>
          <w:tcPr>
            <w:tcW w:w="834" w:type="pct"/>
          </w:tcPr>
          <w:p w14:paraId="4CF6361E" w14:textId="631367D7" w:rsidR="00395A8B" w:rsidRPr="00A10693" w:rsidRDefault="00395A8B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- </w:t>
            </w:r>
            <w:r w:rsidR="00034601" w:rsidRPr="00A10693">
              <w:rPr>
                <w:rFonts w:ascii="Arial" w:hAnsi="Arial" w:cs="Arial"/>
                <w:sz w:val="20"/>
              </w:rPr>
              <w:t>Проект рамочного договора</w:t>
            </w:r>
          </w:p>
        </w:tc>
        <w:tc>
          <w:tcPr>
            <w:tcW w:w="834" w:type="pct"/>
          </w:tcPr>
          <w:p w14:paraId="1C86FA43" w14:textId="77B8377E" w:rsidR="00395A8B" w:rsidRPr="00A10693" w:rsidRDefault="00395A8B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-  Рамочный договор со статусом «</w:t>
            </w:r>
            <w:r w:rsidR="00034601" w:rsidRPr="00A10693">
              <w:rPr>
                <w:rFonts w:ascii="Arial" w:hAnsi="Arial" w:cs="Arial"/>
                <w:sz w:val="20"/>
              </w:rPr>
              <w:t>На согласовании в СЭД</w:t>
            </w:r>
            <w:r w:rsidRPr="00A10693">
              <w:rPr>
                <w:rFonts w:ascii="Arial" w:hAnsi="Arial" w:cs="Arial"/>
                <w:sz w:val="20"/>
              </w:rPr>
              <w:t>»</w:t>
            </w:r>
          </w:p>
        </w:tc>
        <w:tc>
          <w:tcPr>
            <w:tcW w:w="1669" w:type="pct"/>
          </w:tcPr>
          <w:p w14:paraId="72E61190" w14:textId="77777777" w:rsidR="00DA64D1" w:rsidRDefault="00395A8B" w:rsidP="004322A8">
            <w:pPr>
              <w:jc w:val="left"/>
              <w:rPr>
                <w:ins w:id="1236" w:author="ParamonovaEA" w:date="2021-03-29T10:01:00Z"/>
                <w:rFonts w:ascii="Arial" w:hAnsi="Arial" w:cs="Arial"/>
                <w:sz w:val="20"/>
              </w:rPr>
            </w:pPr>
            <w:del w:id="1237" w:author="ParamonovaEA" w:date="2021-03-29T09:59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УК;</w:delText>
              </w:r>
            </w:del>
            <w:ins w:id="1238" w:author="ParamonovaEA" w:date="2021-03-29T09:59:00Z">
              <w:r w:rsidR="00DA64D1">
                <w:rPr>
                  <w:rFonts w:ascii="Arial" w:hAnsi="Arial" w:cs="Arial"/>
                  <w:sz w:val="20"/>
                </w:rPr>
                <w:t xml:space="preserve">-Менеджер по сопровождению договора МТР </w:t>
              </w:r>
            </w:ins>
          </w:p>
          <w:p w14:paraId="6F9AFBCF" w14:textId="15B59A1D" w:rsidR="00395A8B" w:rsidRPr="00A10693" w:rsidRDefault="00DA64D1" w:rsidP="004322A8">
            <w:pPr>
              <w:jc w:val="left"/>
              <w:rPr>
                <w:rFonts w:ascii="Arial" w:hAnsi="Arial" w:cs="Arial"/>
                <w:sz w:val="20"/>
              </w:rPr>
            </w:pPr>
            <w:ins w:id="1239" w:author="ParamonovaEA" w:date="2021-03-29T09:59:00Z">
              <w:r>
                <w:rPr>
                  <w:rFonts w:ascii="Arial" w:hAnsi="Arial" w:cs="Arial"/>
                  <w:sz w:val="20"/>
                </w:rPr>
                <w:t>-Менеджер по сопровождению договора Услуги</w:t>
              </w:r>
            </w:ins>
          </w:p>
          <w:p w14:paraId="27BB3740" w14:textId="77777777" w:rsidR="00395A8B" w:rsidRPr="00A10693" w:rsidDel="00DA64D1" w:rsidRDefault="00395A8B" w:rsidP="004322A8">
            <w:pPr>
              <w:jc w:val="left"/>
              <w:rPr>
                <w:del w:id="1240" w:author="ParamonovaEA" w:date="2021-03-29T10:02:00Z"/>
                <w:rFonts w:ascii="Arial" w:hAnsi="Arial" w:cs="Arial"/>
                <w:sz w:val="20"/>
              </w:rPr>
            </w:pPr>
            <w:del w:id="1241" w:author="ParamonovaEA" w:date="2021-03-29T10:02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БЕ Управление;</w:delText>
              </w:r>
            </w:del>
          </w:p>
          <w:p w14:paraId="54436040" w14:textId="77777777" w:rsidR="00395A8B" w:rsidRPr="00A10693" w:rsidDel="00DA64D1" w:rsidRDefault="00395A8B" w:rsidP="004322A8">
            <w:pPr>
              <w:jc w:val="left"/>
              <w:rPr>
                <w:del w:id="1242" w:author="ParamonovaEA" w:date="2021-03-29T10:02:00Z"/>
                <w:rFonts w:ascii="Arial" w:hAnsi="Arial" w:cs="Arial"/>
                <w:sz w:val="20"/>
              </w:rPr>
            </w:pPr>
            <w:del w:id="1243" w:author="ParamonovaEA" w:date="2021-03-29T10:02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БЕ ГОК;</w:delText>
              </w:r>
            </w:del>
          </w:p>
          <w:p w14:paraId="013B9C42" w14:textId="37D05476" w:rsidR="00395A8B" w:rsidRPr="00A10693" w:rsidRDefault="00395A8B" w:rsidP="004322A8">
            <w:pPr>
              <w:jc w:val="left"/>
              <w:rPr>
                <w:rFonts w:ascii="Arial" w:hAnsi="Arial" w:cs="Arial"/>
                <w:sz w:val="20"/>
              </w:rPr>
            </w:pPr>
            <w:del w:id="1244" w:author="ParamonovaEA" w:date="2021-03-29T10:02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БЕ СП.</w:delText>
              </w:r>
            </w:del>
          </w:p>
        </w:tc>
      </w:tr>
    </w:tbl>
    <w:p w14:paraId="1383740E" w14:textId="77777777" w:rsidR="00251034" w:rsidRPr="00A10693" w:rsidRDefault="00251034" w:rsidP="003609C3">
      <w:pPr>
        <w:pStyle w:val="afa"/>
        <w:spacing w:after="240" w:line="276" w:lineRule="auto"/>
        <w:ind w:left="927"/>
        <w:rPr>
          <w:rFonts w:ascii="Arial" w:hAnsi="Arial" w:cs="Arial"/>
          <w:b/>
          <w:sz w:val="22"/>
        </w:rPr>
      </w:pPr>
    </w:p>
    <w:p w14:paraId="0FF51285" w14:textId="41DD3294" w:rsidR="00776E6A" w:rsidRPr="00A10693" w:rsidRDefault="003E1B38" w:rsidP="00776E6A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ПП-10.04.03.02.010</w:t>
      </w:r>
      <w:r w:rsidRPr="00A10693">
        <w:rPr>
          <w:rFonts w:cs="Arial"/>
        </w:rPr>
        <w:t xml:space="preserve"> </w:t>
      </w:r>
      <w:r w:rsidR="00776E6A" w:rsidRPr="00A10693">
        <w:rPr>
          <w:b/>
          <w:i w:val="0"/>
          <w:caps w:val="0"/>
          <w:sz w:val="24"/>
          <w:szCs w:val="24"/>
        </w:rPr>
        <w:t>Формирование проекта спецификации договора</w:t>
      </w:r>
      <w:r w:rsidR="00ED1892">
        <w:rPr>
          <w:b/>
          <w:i w:val="0"/>
          <w:caps w:val="0"/>
          <w:sz w:val="24"/>
          <w:szCs w:val="24"/>
        </w:rPr>
        <w:t xml:space="preserve"> (вручную)</w:t>
      </w:r>
      <w:r w:rsidR="00776E6A" w:rsidRPr="00A10693">
        <w:rPr>
          <w:b/>
          <w:i w:val="0"/>
          <w:sz w:val="24"/>
          <w:szCs w:val="24"/>
        </w:rPr>
        <w:t>.</w:t>
      </w:r>
    </w:p>
    <w:p w14:paraId="47D4378E" w14:textId="77777777" w:rsidR="00776E6A" w:rsidRPr="00A10693" w:rsidRDefault="00776E6A" w:rsidP="00776E6A"/>
    <w:p w14:paraId="3D474F8A" w14:textId="4906AD04" w:rsidR="00034601" w:rsidRPr="00A10693" w:rsidRDefault="00034601" w:rsidP="003E23C3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 рамках </w:t>
      </w:r>
      <w:r w:rsidR="00ED1892">
        <w:rPr>
          <w:rFonts w:ascii="Arial" w:hAnsi="Arial" w:cs="Arial"/>
          <w:color w:val="000000" w:themeColor="text1"/>
          <w:szCs w:val="24"/>
        </w:rPr>
        <w:t xml:space="preserve">данного </w:t>
      </w:r>
      <w:r w:rsidRPr="00A10693">
        <w:rPr>
          <w:rFonts w:ascii="Arial" w:hAnsi="Arial" w:cs="Arial"/>
          <w:color w:val="000000" w:themeColor="text1"/>
          <w:szCs w:val="24"/>
        </w:rPr>
        <w:t>шага выполня</w:t>
      </w:r>
      <w:r w:rsidR="00ED1892">
        <w:rPr>
          <w:rFonts w:ascii="Arial" w:hAnsi="Arial" w:cs="Arial"/>
          <w:color w:val="000000" w:themeColor="text1"/>
          <w:szCs w:val="24"/>
        </w:rPr>
        <w:t>ю</w:t>
      </w:r>
      <w:r w:rsidRPr="00A10693">
        <w:rPr>
          <w:rFonts w:ascii="Arial" w:hAnsi="Arial" w:cs="Arial"/>
          <w:color w:val="000000" w:themeColor="text1"/>
          <w:szCs w:val="24"/>
        </w:rPr>
        <w:t xml:space="preserve">тся </w:t>
      </w:r>
      <w:r w:rsidR="00ED1892">
        <w:rPr>
          <w:rFonts w:ascii="Arial" w:hAnsi="Arial" w:cs="Arial"/>
          <w:color w:val="000000" w:themeColor="text1"/>
          <w:szCs w:val="24"/>
        </w:rPr>
        <w:t xml:space="preserve">следующие </w:t>
      </w:r>
      <w:r w:rsidR="00ED1892" w:rsidRPr="00A10693">
        <w:rPr>
          <w:rFonts w:ascii="Arial" w:hAnsi="Arial" w:cs="Arial"/>
          <w:color w:val="000000" w:themeColor="text1"/>
          <w:szCs w:val="24"/>
        </w:rPr>
        <w:t>сценари</w:t>
      </w:r>
      <w:r w:rsidR="00ED1892">
        <w:rPr>
          <w:rFonts w:ascii="Arial" w:hAnsi="Arial" w:cs="Arial"/>
          <w:color w:val="000000" w:themeColor="text1"/>
          <w:szCs w:val="24"/>
        </w:rPr>
        <w:t>и процесса</w:t>
      </w:r>
      <w:r w:rsidRPr="00A10693">
        <w:rPr>
          <w:rFonts w:ascii="Arial" w:hAnsi="Arial" w:cs="Arial"/>
          <w:color w:val="000000" w:themeColor="text1"/>
          <w:szCs w:val="24"/>
        </w:rPr>
        <w:t>:</w:t>
      </w:r>
    </w:p>
    <w:p w14:paraId="0DBCB0C8" w14:textId="77777777" w:rsidR="00034601" w:rsidRPr="00A10693" w:rsidRDefault="00034601" w:rsidP="00034601">
      <w:pPr>
        <w:pStyle w:val="afa"/>
        <w:spacing w:after="240" w:line="276" w:lineRule="auto"/>
        <w:ind w:left="92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2: Заключение дополнительных соглашений к рамочному договору;</w:t>
      </w:r>
    </w:p>
    <w:p w14:paraId="1AD69517" w14:textId="202849E6" w:rsidR="00034601" w:rsidRDefault="00034601" w:rsidP="00034601">
      <w:pPr>
        <w:pStyle w:val="afa"/>
        <w:spacing w:after="240" w:line="276" w:lineRule="auto"/>
        <w:ind w:left="92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3: Заключение разового договора\спецификации на закупку МТР, работ, услуг</w:t>
      </w:r>
      <w:r w:rsidR="00ED1892">
        <w:rPr>
          <w:rFonts w:ascii="Arial" w:hAnsi="Arial" w:cs="Arial"/>
          <w:color w:val="000000" w:themeColor="text1"/>
          <w:szCs w:val="24"/>
        </w:rPr>
        <w:t xml:space="preserve"> в случае, если закупочная процедура проводилась вне </w:t>
      </w:r>
      <w:r w:rsidR="008A033E">
        <w:rPr>
          <w:rFonts w:ascii="Arial" w:hAnsi="Arial" w:cs="Arial"/>
          <w:color w:val="000000" w:themeColor="text1"/>
          <w:szCs w:val="24"/>
        </w:rPr>
        <w:t>системы взаимодействия с поставщиками.</w:t>
      </w:r>
    </w:p>
    <w:p w14:paraId="412B242D" w14:textId="0D62C36F" w:rsidR="00C3697F" w:rsidRDefault="00C3697F" w:rsidP="00F8304C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  <w:color w:val="000000" w:themeColor="text1"/>
          <w:szCs w:val="24"/>
        </w:rPr>
        <w:t>Если у заказа на поставку цена позиции не соответствует договору (прайс-листу), то автоматически происходит добавление согласующего от УК</w:t>
      </w:r>
      <w:r>
        <w:rPr>
          <w:rFonts w:ascii="Arial" w:hAnsi="Arial" w:cs="Arial"/>
          <w:color w:val="000000" w:themeColor="text1"/>
          <w:szCs w:val="24"/>
        </w:rPr>
        <w:t xml:space="preserve"> в стратегию деблокирования</w:t>
      </w:r>
      <w:r w:rsidRPr="00F8304C">
        <w:rPr>
          <w:rFonts w:ascii="Arial" w:hAnsi="Arial" w:cs="Arial"/>
          <w:color w:val="000000" w:themeColor="text1"/>
          <w:szCs w:val="24"/>
        </w:rPr>
        <w:t>.</w:t>
      </w:r>
      <w:r w:rsidR="006104C8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 xml:space="preserve">Это распространяется на </w:t>
      </w:r>
      <w:r w:rsidR="003B7D35">
        <w:rPr>
          <w:rFonts w:ascii="Arial" w:hAnsi="Arial" w:cs="Arial"/>
          <w:color w:val="000000" w:themeColor="text1"/>
          <w:szCs w:val="24"/>
        </w:rPr>
        <w:t>заказы</w:t>
      </w:r>
      <w:r>
        <w:rPr>
          <w:rFonts w:ascii="Arial" w:hAnsi="Arial" w:cs="Arial"/>
          <w:color w:val="000000" w:themeColor="text1"/>
          <w:szCs w:val="24"/>
        </w:rPr>
        <w:t xml:space="preserve"> </w:t>
      </w:r>
      <w:r w:rsidR="003B7D35">
        <w:rPr>
          <w:rFonts w:ascii="Arial" w:hAnsi="Arial" w:cs="Arial"/>
          <w:color w:val="000000" w:themeColor="text1"/>
          <w:szCs w:val="24"/>
        </w:rPr>
        <w:t>н</w:t>
      </w:r>
      <w:r>
        <w:rPr>
          <w:rFonts w:ascii="Arial" w:hAnsi="Arial" w:cs="Arial"/>
          <w:color w:val="000000" w:themeColor="text1"/>
          <w:szCs w:val="24"/>
        </w:rPr>
        <w:t xml:space="preserve">а поставку вида ZNB – Спецификация договора, </w:t>
      </w:r>
      <w:r w:rsidRPr="00792247">
        <w:rPr>
          <w:rFonts w:ascii="Arial" w:hAnsi="Arial" w:cs="Arial"/>
          <w:color w:val="000000" w:themeColor="text1"/>
          <w:szCs w:val="24"/>
        </w:rPr>
        <w:t xml:space="preserve">ZST – </w:t>
      </w:r>
      <w:r w:rsidR="003B7D35" w:rsidRPr="00792247">
        <w:rPr>
          <w:rFonts w:ascii="Arial" w:hAnsi="Arial" w:cs="Arial"/>
          <w:color w:val="000000" w:themeColor="text1"/>
          <w:szCs w:val="24"/>
        </w:rPr>
        <w:t>Спецификация</w:t>
      </w:r>
      <w:r w:rsidRPr="00792247">
        <w:rPr>
          <w:rFonts w:ascii="Arial" w:hAnsi="Arial" w:cs="Arial"/>
          <w:color w:val="000000" w:themeColor="text1"/>
          <w:szCs w:val="24"/>
        </w:rPr>
        <w:t xml:space="preserve"> к типовому договору</w:t>
      </w:r>
      <w:r>
        <w:rPr>
          <w:rFonts w:ascii="Arial" w:hAnsi="Arial" w:cs="Arial"/>
          <w:color w:val="000000" w:themeColor="text1"/>
          <w:szCs w:val="24"/>
        </w:rPr>
        <w:t>.</w:t>
      </w:r>
      <w:r w:rsidR="0011459D">
        <w:rPr>
          <w:rFonts w:ascii="Arial" w:hAnsi="Arial" w:cs="Arial"/>
          <w:color w:val="000000" w:themeColor="text1"/>
          <w:szCs w:val="24"/>
        </w:rPr>
        <w:t xml:space="preserve"> </w:t>
      </w:r>
    </w:p>
    <w:p w14:paraId="72099A4B" w14:textId="4E2FA543" w:rsidR="003B69EA" w:rsidRPr="00A10693" w:rsidRDefault="0051503E" w:rsidP="003B69EA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Особенности с</w:t>
      </w:r>
      <w:r w:rsidR="003B69EA" w:rsidRPr="00A10693">
        <w:rPr>
          <w:rFonts w:ascii="Arial" w:hAnsi="Arial" w:cs="Arial"/>
          <w:color w:val="000000" w:themeColor="text1"/>
          <w:szCs w:val="24"/>
        </w:rPr>
        <w:t>ценари</w:t>
      </w:r>
      <w:r w:rsidRPr="00A10693">
        <w:rPr>
          <w:rFonts w:ascii="Arial" w:hAnsi="Arial" w:cs="Arial"/>
          <w:color w:val="000000" w:themeColor="text1"/>
          <w:szCs w:val="24"/>
        </w:rPr>
        <w:t>я</w:t>
      </w:r>
      <w:r w:rsidR="003B69EA" w:rsidRPr="00A10693">
        <w:rPr>
          <w:rFonts w:ascii="Arial" w:hAnsi="Arial" w:cs="Arial"/>
          <w:color w:val="000000" w:themeColor="text1"/>
          <w:szCs w:val="24"/>
        </w:rPr>
        <w:t xml:space="preserve"> 2: Заключение дополнительных соглашений к рамочному договору;</w:t>
      </w:r>
    </w:p>
    <w:p w14:paraId="21245F57" w14:textId="3E8C84DE" w:rsidR="003B69EA" w:rsidRPr="00A10693" w:rsidRDefault="003B69EA" w:rsidP="003B69EA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Дополнительные соглашения к рамочному договору регистрируются в </w:t>
      </w:r>
      <w:r w:rsidRPr="00A10693">
        <w:rPr>
          <w:rFonts w:ascii="Arial" w:hAnsi="Arial" w:cs="Arial"/>
        </w:rPr>
        <w:t>SAP S/4HANA как системный документ Заказ на поставку</w:t>
      </w:r>
      <w:r w:rsidR="00056C8A">
        <w:rPr>
          <w:rFonts w:ascii="Arial" w:hAnsi="Arial" w:cs="Arial"/>
        </w:rPr>
        <w:t xml:space="preserve"> (подробнее виды заказов описаны ниже)</w:t>
      </w:r>
      <w:r w:rsidRPr="00A10693">
        <w:rPr>
          <w:rFonts w:ascii="Arial" w:hAnsi="Arial" w:cs="Arial"/>
        </w:rPr>
        <w:t xml:space="preserve">. </w:t>
      </w:r>
    </w:p>
    <w:p w14:paraId="7AD2A2EC" w14:textId="44A7AF0E" w:rsidR="00E10F9A" w:rsidRPr="00A10693" w:rsidRDefault="00E10F9A" w:rsidP="00E10F9A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В качестве дополнительных соглашений к рамочному договору </w:t>
      </w:r>
      <w:r w:rsidR="00ED1892">
        <w:rPr>
          <w:rFonts w:ascii="Arial" w:hAnsi="Arial" w:cs="Arial"/>
        </w:rPr>
        <w:t>в рамках данного сценария понимаются следующие виды договорных документов</w:t>
      </w:r>
      <w:r w:rsidRPr="00A10693">
        <w:rPr>
          <w:rFonts w:ascii="Arial" w:hAnsi="Arial" w:cs="Arial"/>
        </w:rPr>
        <w:t>:</w:t>
      </w:r>
    </w:p>
    <w:p w14:paraId="7DC122A7" w14:textId="633E83F0" w:rsidR="00E10F9A" w:rsidRPr="00A10693" w:rsidRDefault="00ED1892" w:rsidP="00925910">
      <w:pPr>
        <w:pStyle w:val="afa"/>
        <w:numPr>
          <w:ilvl w:val="0"/>
          <w:numId w:val="37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Новая спецификация</w:t>
      </w:r>
      <w:r w:rsidR="00E10F9A" w:rsidRPr="00A10693">
        <w:rPr>
          <w:rFonts w:ascii="Arial" w:hAnsi="Arial" w:cs="Arial"/>
          <w:color w:val="000000" w:themeColor="text1"/>
          <w:szCs w:val="24"/>
        </w:rPr>
        <w:t xml:space="preserve"> к рамочному договору</w:t>
      </w:r>
      <w:r w:rsidR="0027068F">
        <w:rPr>
          <w:rFonts w:ascii="Arial" w:hAnsi="Arial" w:cs="Arial"/>
          <w:color w:val="000000" w:themeColor="text1"/>
          <w:szCs w:val="24"/>
        </w:rPr>
        <w:t xml:space="preserve"> (в т.ч. в случае закупки топлива по топливным картам и талонам)</w:t>
      </w:r>
      <w:r w:rsidR="00E10F9A" w:rsidRPr="00A10693">
        <w:rPr>
          <w:rFonts w:ascii="Arial" w:hAnsi="Arial" w:cs="Arial"/>
          <w:color w:val="000000" w:themeColor="text1"/>
          <w:szCs w:val="24"/>
        </w:rPr>
        <w:t>;</w:t>
      </w:r>
    </w:p>
    <w:p w14:paraId="755B68A9" w14:textId="5DB1EA39" w:rsidR="00E10F9A" w:rsidRPr="00A10693" w:rsidRDefault="007C6581" w:rsidP="00925910">
      <w:pPr>
        <w:pStyle w:val="afa"/>
        <w:numPr>
          <w:ilvl w:val="0"/>
          <w:numId w:val="37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lastRenderedPageBreak/>
        <w:t>Дополнительное соглашение к подрядному договору</w:t>
      </w:r>
      <w:r w:rsidR="00E10F9A" w:rsidRPr="00A10693">
        <w:rPr>
          <w:rFonts w:ascii="Arial" w:hAnsi="Arial" w:cs="Arial"/>
          <w:color w:val="000000" w:themeColor="text1"/>
          <w:szCs w:val="24"/>
        </w:rPr>
        <w:t>;</w:t>
      </w:r>
    </w:p>
    <w:p w14:paraId="18B8CE21" w14:textId="6D2F65A0" w:rsidR="000139F4" w:rsidRPr="00A10693" w:rsidRDefault="00E10F9A" w:rsidP="00925910">
      <w:pPr>
        <w:pStyle w:val="afa"/>
        <w:numPr>
          <w:ilvl w:val="0"/>
          <w:numId w:val="37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Приложения к рамочному договору</w:t>
      </w:r>
      <w:r w:rsidR="000139F4">
        <w:rPr>
          <w:rFonts w:ascii="Arial" w:hAnsi="Arial" w:cs="Arial"/>
          <w:color w:val="000000" w:themeColor="text1"/>
          <w:szCs w:val="24"/>
        </w:rPr>
        <w:t>.</w:t>
      </w:r>
    </w:p>
    <w:p w14:paraId="52CCC1D6" w14:textId="4B960083" w:rsidR="001D6578" w:rsidRPr="00F60C15" w:rsidRDefault="00BF373E" w:rsidP="001D6578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  <w:color w:val="000000" w:themeColor="text1"/>
          <w:szCs w:val="24"/>
        </w:rPr>
        <w:t xml:space="preserve">Для создания заказа </w:t>
      </w:r>
      <w:r>
        <w:rPr>
          <w:rFonts w:ascii="Arial" w:hAnsi="Arial" w:cs="Arial"/>
          <w:color w:val="000000" w:themeColor="text1"/>
          <w:szCs w:val="24"/>
        </w:rPr>
        <w:t>М</w:t>
      </w:r>
      <w:r w:rsidRPr="00F8304C">
        <w:rPr>
          <w:rFonts w:ascii="Arial" w:hAnsi="Arial" w:cs="Arial"/>
          <w:color w:val="000000" w:themeColor="text1"/>
          <w:szCs w:val="24"/>
        </w:rPr>
        <w:t>енеджер по сопровождению договора использует транзакцию "Создать заказ на поставку"</w:t>
      </w:r>
      <w:r w:rsidRPr="00BF373E">
        <w:rPr>
          <w:rFonts w:ascii="Arial" w:hAnsi="Arial" w:cs="Arial"/>
          <w:color w:val="000000" w:themeColor="text1"/>
          <w:szCs w:val="24"/>
        </w:rPr>
        <w:t xml:space="preserve">, в </w:t>
      </w:r>
      <w:r w:rsidRPr="00D04F85">
        <w:rPr>
          <w:rFonts w:ascii="Arial" w:hAnsi="Arial" w:cs="Arial"/>
          <w:color w:val="000000" w:themeColor="text1"/>
          <w:szCs w:val="24"/>
        </w:rPr>
        <w:t>заголовке заказа на поставку менеджер по сопровождению договора указывает вид заказа на поставку</w:t>
      </w:r>
      <w:r>
        <w:rPr>
          <w:rFonts w:ascii="Arial" w:hAnsi="Arial" w:cs="Arial"/>
          <w:color w:val="000000" w:themeColor="text1"/>
          <w:szCs w:val="24"/>
        </w:rPr>
        <w:t>.</w:t>
      </w:r>
      <w:r w:rsidRPr="00BF373E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>Затем</w:t>
      </w:r>
      <w:r w:rsidRPr="00FD1200">
        <w:rPr>
          <w:rFonts w:ascii="Arial" w:hAnsi="Arial" w:cs="Arial"/>
          <w:color w:val="000000" w:themeColor="text1"/>
          <w:szCs w:val="24"/>
        </w:rPr>
        <w:t xml:space="preserve"> выбирает заявки, которые требуется туда вк</w:t>
      </w:r>
      <w:r w:rsidRPr="00BF373E">
        <w:rPr>
          <w:rFonts w:ascii="Arial" w:hAnsi="Arial" w:cs="Arial"/>
          <w:color w:val="000000" w:themeColor="text1"/>
          <w:szCs w:val="24"/>
        </w:rPr>
        <w:t>лючить через "Обзор документов"</w:t>
      </w:r>
      <w:r>
        <w:rPr>
          <w:rFonts w:ascii="Arial" w:hAnsi="Arial" w:cs="Arial"/>
          <w:color w:val="000000" w:themeColor="text1"/>
          <w:szCs w:val="24"/>
        </w:rPr>
        <w:t xml:space="preserve"> и в позициях заказа на поставку указывает рамочный договор (при его наличии). </w:t>
      </w:r>
      <w:r w:rsidRPr="00FD1200">
        <w:rPr>
          <w:rFonts w:ascii="Arial" w:hAnsi="Arial" w:cs="Arial"/>
          <w:color w:val="000000" w:themeColor="text1"/>
          <w:szCs w:val="24"/>
        </w:rPr>
        <w:t>Количественные данные из заявок на закупку МТР, заявок на закупку работ, услуг копируются в заказ на поставку, цены копируются из рамочного договора</w:t>
      </w:r>
      <w:r>
        <w:rPr>
          <w:rFonts w:ascii="Arial" w:hAnsi="Arial" w:cs="Arial"/>
          <w:color w:val="000000" w:themeColor="text1"/>
          <w:szCs w:val="24"/>
        </w:rPr>
        <w:t xml:space="preserve"> (при его наличии), либо вводятся вручную</w:t>
      </w:r>
      <w:r w:rsidRPr="00FD1200">
        <w:rPr>
          <w:rFonts w:ascii="Arial" w:hAnsi="Arial" w:cs="Arial"/>
          <w:color w:val="000000" w:themeColor="text1"/>
          <w:szCs w:val="24"/>
        </w:rPr>
        <w:t>.</w:t>
      </w:r>
      <w:r w:rsidR="001D6578" w:rsidRPr="001D6578">
        <w:rPr>
          <w:rFonts w:ascii="Arial" w:hAnsi="Arial" w:cs="Arial"/>
          <w:color w:val="000000" w:themeColor="text1"/>
          <w:szCs w:val="24"/>
        </w:rPr>
        <w:t xml:space="preserve"> </w:t>
      </w:r>
      <w:r w:rsidR="001D6578">
        <w:rPr>
          <w:rFonts w:ascii="Arial" w:hAnsi="Arial" w:cs="Arial"/>
          <w:color w:val="000000" w:themeColor="text1"/>
          <w:szCs w:val="24"/>
        </w:rPr>
        <w:t xml:space="preserve">Непосредственно сам документ спецификации прикладывается в СЭД. Дальнейшая работа со спецификацией в </w:t>
      </w:r>
      <w:r w:rsidR="001D6578">
        <w:rPr>
          <w:rFonts w:ascii="Arial" w:hAnsi="Arial" w:cs="Arial"/>
          <w:color w:val="000000" w:themeColor="text1"/>
          <w:szCs w:val="24"/>
          <w:lang w:val="en-US"/>
        </w:rPr>
        <w:t>SAP</w:t>
      </w:r>
      <w:r w:rsidR="001D6578">
        <w:rPr>
          <w:rFonts w:ascii="Arial" w:hAnsi="Arial" w:cs="Arial"/>
          <w:color w:val="000000" w:themeColor="text1"/>
          <w:szCs w:val="24"/>
        </w:rPr>
        <w:t xml:space="preserve"> (регистрация последующих документов) при отправке ее на согласование в СЭД возможна только после возвращения для нее из СЭД статуса «Действующий».</w:t>
      </w:r>
    </w:p>
    <w:p w14:paraId="78A6992D" w14:textId="69F861E6" w:rsidR="00BF373E" w:rsidRDefault="001D6578" w:rsidP="00F8304C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В случае необходимости ввода количества, большего, чем в заявк</w:t>
      </w:r>
      <w:r w:rsidR="00BC421C">
        <w:rPr>
          <w:rFonts w:ascii="Arial" w:hAnsi="Arial" w:cs="Arial"/>
          <w:color w:val="000000" w:themeColor="text1"/>
          <w:szCs w:val="24"/>
        </w:rPr>
        <w:t>е</w:t>
      </w:r>
      <w:r>
        <w:rPr>
          <w:rFonts w:ascii="Arial" w:hAnsi="Arial" w:cs="Arial"/>
          <w:color w:val="000000" w:themeColor="text1"/>
          <w:szCs w:val="24"/>
        </w:rPr>
        <w:t xml:space="preserve"> на закупку МТР, менеджер по сопровождению договора создает запрос на корректировку заявки на закупку МТР (разработка </w:t>
      </w:r>
      <w:r>
        <w:rPr>
          <w:rFonts w:ascii="Arial" w:hAnsi="Arial" w:cs="Arial"/>
        </w:rPr>
        <w:t>ММ07 «</w:t>
      </w:r>
      <w:r w:rsidRPr="002236DA">
        <w:rPr>
          <w:rFonts w:ascii="Arial" w:hAnsi="Arial" w:cs="Arial"/>
        </w:rPr>
        <w:t>Управление запросами на корректировку</w:t>
      </w:r>
      <w:r>
        <w:rPr>
          <w:rFonts w:ascii="Arial" w:hAnsi="Arial" w:cs="Arial"/>
        </w:rPr>
        <w:t xml:space="preserve">» разработка включена в КД </w:t>
      </w:r>
      <w:del w:id="1245" w:author="SintsovaMA" w:date="2021-03-22T17:28:00Z">
        <w:r w:rsidDel="004908FD">
          <w:rPr>
            <w:rFonts w:ascii="Arial" w:hAnsi="Arial" w:cs="Arial"/>
          </w:rPr>
          <w:delText xml:space="preserve">ERP.9.1.58 </w:delText>
        </w:r>
      </w:del>
      <w:ins w:id="1246" w:author="SintsovaMA" w:date="2021-03-22T17:28:00Z">
        <w:r w:rsidR="004908FD">
          <w:rPr>
            <w:rFonts w:ascii="Arial" w:hAnsi="Arial" w:cs="Arial"/>
          </w:rPr>
          <w:t xml:space="preserve">ERP.13.9_2_58_MM </w:t>
        </w:r>
      </w:ins>
      <w:r>
        <w:rPr>
          <w:rFonts w:ascii="Arial" w:hAnsi="Arial" w:cs="Arial"/>
        </w:rPr>
        <w:t>«</w:t>
      </w:r>
      <w:r w:rsidRPr="002236DA">
        <w:rPr>
          <w:rFonts w:ascii="Arial" w:hAnsi="Arial" w:cs="Arial"/>
        </w:rPr>
        <w:t>Планирование обеспечения МТР, работами и услугами</w:t>
      </w:r>
      <w:r>
        <w:rPr>
          <w:rFonts w:ascii="Arial" w:hAnsi="Arial" w:cs="Arial"/>
        </w:rPr>
        <w:t>»</w:t>
      </w:r>
      <w:r>
        <w:rPr>
          <w:rFonts w:ascii="Arial" w:hAnsi="Arial" w:cs="Arial"/>
          <w:color w:val="000000" w:themeColor="text1"/>
          <w:szCs w:val="24"/>
        </w:rPr>
        <w:t>).</w:t>
      </w:r>
    </w:p>
    <w:p w14:paraId="1BD29FDB" w14:textId="51183426" w:rsidR="003B69EA" w:rsidRPr="00F8304C" w:rsidRDefault="00BF373E" w:rsidP="00F8304C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Для регистрации спецификации к договору используется вид заказа</w:t>
      </w:r>
      <w:r w:rsidRPr="00D04F85">
        <w:rPr>
          <w:rFonts w:ascii="Arial" w:hAnsi="Arial" w:cs="Arial"/>
          <w:color w:val="000000" w:themeColor="text1"/>
          <w:szCs w:val="24"/>
        </w:rPr>
        <w:t xml:space="preserve"> ZNB – Спецификация договора. </w:t>
      </w:r>
      <w:r w:rsidR="001D6578" w:rsidRPr="001D6578">
        <w:rPr>
          <w:rFonts w:ascii="Arial" w:hAnsi="Arial" w:cs="Arial"/>
          <w:color w:val="000000" w:themeColor="text1"/>
          <w:szCs w:val="24"/>
        </w:rPr>
        <w:t>Создается для закупки МТР со ссылкой на заявку на закупку МТР и рамочный договор. Проходит согласование в системе СЭД.</w:t>
      </w:r>
    </w:p>
    <w:p w14:paraId="7451710F" w14:textId="28956BF9" w:rsidR="00792247" w:rsidRPr="00F8304C" w:rsidRDefault="00792247" w:rsidP="00F60C15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Для регистрации спецификации к типовому договору в СЭД используется вид заказа «</w:t>
      </w:r>
      <w:r w:rsidRPr="00792247">
        <w:rPr>
          <w:rFonts w:ascii="Arial" w:hAnsi="Arial" w:cs="Arial"/>
          <w:color w:val="000000" w:themeColor="text1"/>
          <w:szCs w:val="24"/>
        </w:rPr>
        <w:t xml:space="preserve">ZST – </w:t>
      </w:r>
      <w:r w:rsidR="003B7D35" w:rsidRPr="00792247">
        <w:rPr>
          <w:rFonts w:ascii="Arial" w:hAnsi="Arial" w:cs="Arial"/>
          <w:color w:val="000000" w:themeColor="text1"/>
          <w:szCs w:val="24"/>
        </w:rPr>
        <w:t>Спецификация</w:t>
      </w:r>
      <w:r w:rsidRPr="00792247">
        <w:rPr>
          <w:rFonts w:ascii="Arial" w:hAnsi="Arial" w:cs="Arial"/>
          <w:color w:val="000000" w:themeColor="text1"/>
          <w:szCs w:val="24"/>
        </w:rPr>
        <w:t xml:space="preserve"> к типовому договору</w:t>
      </w:r>
      <w:r>
        <w:rPr>
          <w:rFonts w:ascii="Arial" w:hAnsi="Arial" w:cs="Arial"/>
          <w:color w:val="000000" w:themeColor="text1"/>
          <w:szCs w:val="24"/>
        </w:rPr>
        <w:t xml:space="preserve">» </w:t>
      </w:r>
      <w:r w:rsidRPr="00A10693">
        <w:rPr>
          <w:rFonts w:ascii="Arial" w:hAnsi="Arial" w:cs="Arial"/>
        </w:rPr>
        <w:t>со ссылкой на заявку на закупку МТР, заявку на закупку работ, услуг, заявку на закупку с ОЛ/ТЗ</w:t>
      </w:r>
      <w:r w:rsidR="00F60C15">
        <w:rPr>
          <w:rFonts w:ascii="Arial" w:hAnsi="Arial" w:cs="Arial"/>
        </w:rPr>
        <w:t>, данный шаг также выполняет менеджер по сопровождению договора</w:t>
      </w:r>
      <w:r w:rsidR="00F60C15" w:rsidRPr="00A10693">
        <w:rPr>
          <w:rFonts w:ascii="Arial" w:hAnsi="Arial" w:cs="Arial"/>
        </w:rPr>
        <w:t xml:space="preserve">. </w:t>
      </w:r>
      <w:r w:rsidR="001D6578" w:rsidRPr="001D6578">
        <w:rPr>
          <w:rFonts w:ascii="Arial" w:hAnsi="Arial" w:cs="Arial"/>
          <w:color w:val="000000" w:themeColor="text1"/>
          <w:szCs w:val="24"/>
        </w:rPr>
        <w:t>Специфика</w:t>
      </w:r>
      <w:r w:rsidR="001D6578">
        <w:rPr>
          <w:rFonts w:ascii="Arial" w:hAnsi="Arial" w:cs="Arial"/>
          <w:color w:val="000000" w:themeColor="text1"/>
          <w:szCs w:val="24"/>
        </w:rPr>
        <w:t xml:space="preserve">ция к типовому договору </w:t>
      </w:r>
      <w:r w:rsidR="001D6578" w:rsidRPr="001D6578">
        <w:rPr>
          <w:rFonts w:ascii="Arial" w:hAnsi="Arial" w:cs="Arial"/>
          <w:color w:val="000000" w:themeColor="text1"/>
          <w:szCs w:val="24"/>
        </w:rPr>
        <w:t xml:space="preserve">затем </w:t>
      </w:r>
      <w:r w:rsidR="001D6578">
        <w:rPr>
          <w:rFonts w:ascii="Arial" w:hAnsi="Arial" w:cs="Arial"/>
          <w:color w:val="000000" w:themeColor="text1"/>
          <w:szCs w:val="24"/>
        </w:rPr>
        <w:t>путем деблокирования менеджером по сопровождению договора</w:t>
      </w:r>
      <w:r w:rsidR="001D6578" w:rsidRPr="001D6578">
        <w:rPr>
          <w:rFonts w:ascii="Arial" w:hAnsi="Arial" w:cs="Arial"/>
          <w:color w:val="000000" w:themeColor="text1"/>
          <w:szCs w:val="24"/>
        </w:rPr>
        <w:t xml:space="preserve"> отправляется на согласование в СЭД, где осуществляется связка между Заказом на поставку в SAP S/4HANA и Типовым договором, зарегистрированном в системе СЭД.</w:t>
      </w:r>
      <w:r w:rsidR="001D6578">
        <w:rPr>
          <w:rFonts w:ascii="Arial" w:hAnsi="Arial" w:cs="Arial"/>
          <w:color w:val="000000" w:themeColor="text1"/>
          <w:szCs w:val="24"/>
        </w:rPr>
        <w:t xml:space="preserve"> </w:t>
      </w:r>
    </w:p>
    <w:p w14:paraId="2091FD55" w14:textId="5D8EB473" w:rsidR="0051503E" w:rsidRPr="00A10693" w:rsidRDefault="0051503E" w:rsidP="003B69EA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Особенности сценария 3: Заключение разового договора\спецификации на закупку МТР, работ, услуг.</w:t>
      </w:r>
    </w:p>
    <w:p w14:paraId="1641647E" w14:textId="0D23477E" w:rsidR="00F635FF" w:rsidRPr="00A10693" w:rsidRDefault="0051503E" w:rsidP="0051503E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Для закупочных процедур, проходящих вне системы взаимодействия с поставщиком, закупщик в </w:t>
      </w:r>
      <w:r w:rsidRPr="00A10693">
        <w:rPr>
          <w:rFonts w:ascii="Arial" w:hAnsi="Arial" w:cs="Arial"/>
          <w:color w:val="000000" w:themeColor="text1"/>
          <w:szCs w:val="24"/>
        </w:rPr>
        <w:t xml:space="preserve">рамках процесса ПП-10.04.03.01 </w:t>
      </w:r>
      <w:r w:rsidR="00101DB2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Выполнение закупки</w:t>
      </w:r>
      <w:r w:rsidR="00101DB2">
        <w:rPr>
          <w:rFonts w:ascii="Arial" w:hAnsi="Arial" w:cs="Arial"/>
          <w:color w:val="000000" w:themeColor="text1"/>
          <w:szCs w:val="24"/>
        </w:rPr>
        <w:t>»</w:t>
      </w:r>
      <w:r w:rsidR="00F635FF" w:rsidRPr="00A10693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</w:rPr>
        <w:t xml:space="preserve"> оповещает менеджера по сопровождению договора о необходимости заключения разового договора/спецификации, </w:t>
      </w:r>
      <w:r w:rsidR="00DA3D36" w:rsidRPr="00A10693">
        <w:rPr>
          <w:rFonts w:ascii="Arial" w:hAnsi="Arial" w:cs="Arial"/>
        </w:rPr>
        <w:t>путём создания в СЭД служебной записки с прикрепленным пакетом документов (в случае если закупщик и менеджер по сопровождению договора являются разными сотрудниками)</w:t>
      </w:r>
      <w:r w:rsidR="00FA1DE8">
        <w:rPr>
          <w:rFonts w:ascii="Arial" w:hAnsi="Arial" w:cs="Arial"/>
        </w:rPr>
        <w:t>.</w:t>
      </w:r>
      <w:r w:rsidR="00F635FF" w:rsidRPr="00A10693">
        <w:rPr>
          <w:rFonts w:ascii="Arial" w:hAnsi="Arial" w:cs="Arial"/>
        </w:rPr>
        <w:t xml:space="preserve"> </w:t>
      </w:r>
      <w:r w:rsidR="00FA1DE8" w:rsidRPr="00A10693">
        <w:rPr>
          <w:rFonts w:ascii="Arial" w:hAnsi="Arial" w:cs="Arial"/>
        </w:rPr>
        <w:t xml:space="preserve">Требуемые </w:t>
      </w:r>
      <w:r w:rsidR="00F635FF" w:rsidRPr="00A10693">
        <w:rPr>
          <w:rFonts w:ascii="Arial" w:hAnsi="Arial" w:cs="Arial"/>
        </w:rPr>
        <w:t>документы описаны в</w:t>
      </w:r>
      <w:r w:rsidR="00C17271">
        <w:rPr>
          <w:rFonts w:ascii="Arial" w:hAnsi="Arial" w:cs="Arial"/>
        </w:rPr>
        <w:t>о</w:t>
      </w:r>
      <w:r w:rsidR="00F635FF" w:rsidRPr="00A10693">
        <w:rPr>
          <w:rFonts w:ascii="Arial" w:hAnsi="Arial" w:cs="Arial"/>
        </w:rPr>
        <w:t xml:space="preserve"> «</w:t>
      </w:r>
      <w:r w:rsidR="00C17271" w:rsidRPr="00A10693">
        <w:rPr>
          <w:rFonts w:ascii="Arial" w:hAnsi="Arial" w:cs="Arial"/>
        </w:rPr>
        <w:t>Временн</w:t>
      </w:r>
      <w:r w:rsidR="00C17271">
        <w:rPr>
          <w:rFonts w:ascii="Arial" w:hAnsi="Arial" w:cs="Arial"/>
        </w:rPr>
        <w:t>ом</w:t>
      </w:r>
      <w:r w:rsidR="00C17271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>регламент</w:t>
      </w:r>
      <w:r w:rsidR="00C17271">
        <w:rPr>
          <w:rFonts w:ascii="Arial" w:hAnsi="Arial" w:cs="Arial"/>
        </w:rPr>
        <w:t>е</w:t>
      </w:r>
      <w:r w:rsidRPr="00A10693">
        <w:rPr>
          <w:rFonts w:ascii="Arial" w:hAnsi="Arial" w:cs="Arial"/>
        </w:rPr>
        <w:t xml:space="preserve"> выполнения закупки и заключения договора</w:t>
      </w:r>
      <w:r w:rsidR="00F635FF" w:rsidRPr="00A10693">
        <w:rPr>
          <w:rFonts w:ascii="Arial" w:hAnsi="Arial" w:cs="Arial"/>
        </w:rPr>
        <w:t>»</w:t>
      </w:r>
      <w:r w:rsidRPr="00A10693">
        <w:rPr>
          <w:rFonts w:ascii="Arial" w:hAnsi="Arial" w:cs="Arial"/>
        </w:rPr>
        <w:t xml:space="preserve">. </w:t>
      </w:r>
    </w:p>
    <w:p w14:paraId="451EDDE9" w14:textId="35BB5EAC" w:rsidR="0051503E" w:rsidRPr="00A10693" w:rsidRDefault="0051503E" w:rsidP="0051503E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Разовый договор/спецификация регистрируется в SAP S/4HANA как системный документ Заказ на поставку </w:t>
      </w:r>
      <w:r w:rsidR="00F15E5C">
        <w:rPr>
          <w:rFonts w:ascii="Arial" w:hAnsi="Arial" w:cs="Arial"/>
        </w:rPr>
        <w:t>с видом</w:t>
      </w:r>
      <w:r w:rsidR="00792247">
        <w:rPr>
          <w:rFonts w:ascii="Arial" w:hAnsi="Arial" w:cs="Arial"/>
        </w:rPr>
        <w:t xml:space="preserve"> </w:t>
      </w:r>
      <w:r w:rsidR="00792247" w:rsidRPr="00792247">
        <w:rPr>
          <w:rFonts w:ascii="Arial" w:hAnsi="Arial" w:cs="Arial"/>
        </w:rPr>
        <w:t>ZRAZ-Разовый договор</w:t>
      </w:r>
      <w:r w:rsidR="00792247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 xml:space="preserve">со ссылкой на заявку на закупку </w:t>
      </w:r>
      <w:r w:rsidRPr="00A10693">
        <w:rPr>
          <w:rFonts w:ascii="Arial" w:hAnsi="Arial" w:cs="Arial"/>
        </w:rPr>
        <w:lastRenderedPageBreak/>
        <w:t>МТР, заявку на закупку работ,</w:t>
      </w:r>
      <w:r w:rsidR="00F635FF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>услуг, заявку на закупку с ОЛ/ТЗ</w:t>
      </w:r>
      <w:r w:rsidR="001D6578">
        <w:rPr>
          <w:rFonts w:ascii="Arial" w:hAnsi="Arial" w:cs="Arial"/>
          <w:color w:val="000000" w:themeColor="text1"/>
          <w:szCs w:val="24"/>
        </w:rPr>
        <w:t xml:space="preserve">, </w:t>
      </w:r>
      <w:r w:rsidR="001D6578" w:rsidRPr="001D6578">
        <w:rPr>
          <w:rFonts w:ascii="Arial" w:hAnsi="Arial" w:cs="Arial"/>
          <w:color w:val="000000" w:themeColor="text1"/>
          <w:szCs w:val="24"/>
        </w:rPr>
        <w:t>затем проходит согласование в СЭД.</w:t>
      </w:r>
    </w:p>
    <w:p w14:paraId="2B204980" w14:textId="78D0B4FB" w:rsidR="00F072B9" w:rsidRDefault="00F635FF" w:rsidP="00F635FF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</w:rPr>
        <w:t xml:space="preserve">Менеджер по сопровождению договора создает проект разового договора/спецификации в транзакции </w:t>
      </w:r>
      <w:r w:rsidR="009D799F">
        <w:rPr>
          <w:rFonts w:ascii="Arial" w:hAnsi="Arial" w:cs="Arial"/>
        </w:rPr>
        <w:t>«</w:t>
      </w:r>
      <w:r w:rsidRPr="00A10693">
        <w:rPr>
          <w:rFonts w:ascii="Arial" w:hAnsi="Arial" w:cs="Arial"/>
        </w:rPr>
        <w:t>Создание заказа на поставку</w:t>
      </w:r>
      <w:r w:rsidR="009D799F">
        <w:rPr>
          <w:rFonts w:ascii="Arial" w:hAnsi="Arial" w:cs="Arial"/>
        </w:rPr>
        <w:t>»</w:t>
      </w:r>
      <w:r w:rsidRPr="00A10693">
        <w:rPr>
          <w:rFonts w:ascii="Arial" w:hAnsi="Arial" w:cs="Arial"/>
        </w:rPr>
        <w:t xml:space="preserve"> со ссылкой на заявки на закупку МТР, заявки на закупку работ, услуг, заявки на закупку с ОЛ/ТЗ. </w:t>
      </w:r>
      <w:r w:rsidRPr="00A10693">
        <w:rPr>
          <w:rFonts w:ascii="Arial" w:hAnsi="Arial" w:cs="Arial"/>
          <w:color w:val="000000" w:themeColor="text1"/>
          <w:szCs w:val="24"/>
        </w:rPr>
        <w:t>Количественные данные из заявок на закупку копируются в заказ на поставку</w:t>
      </w:r>
      <w:r w:rsidR="00056C8A" w:rsidRPr="00056C8A">
        <w:rPr>
          <w:rFonts w:ascii="Arial" w:hAnsi="Arial" w:cs="Arial"/>
        </w:rPr>
        <w:t xml:space="preserve"> </w:t>
      </w:r>
      <w:r w:rsidR="00056C8A">
        <w:rPr>
          <w:rFonts w:ascii="Arial" w:hAnsi="Arial" w:cs="Arial"/>
        </w:rPr>
        <w:t xml:space="preserve">с видом </w:t>
      </w:r>
      <w:r w:rsidR="00056C8A" w:rsidRPr="00792247">
        <w:rPr>
          <w:rFonts w:ascii="Arial" w:hAnsi="Arial" w:cs="Arial"/>
        </w:rPr>
        <w:t>ZRAZ-Разовый договор</w:t>
      </w:r>
      <w:r w:rsidR="0074201B" w:rsidRPr="00A10693">
        <w:rPr>
          <w:rFonts w:ascii="Arial" w:hAnsi="Arial" w:cs="Arial"/>
          <w:color w:val="000000" w:themeColor="text1"/>
          <w:szCs w:val="24"/>
        </w:rPr>
        <w:t xml:space="preserve"> (при этом объем в заказе н</w:t>
      </w:r>
      <w:r w:rsidR="0016288C" w:rsidRPr="00A10693">
        <w:rPr>
          <w:rFonts w:ascii="Arial" w:hAnsi="Arial" w:cs="Arial"/>
          <w:color w:val="000000" w:themeColor="text1"/>
          <w:szCs w:val="24"/>
        </w:rPr>
        <w:t>а</w:t>
      </w:r>
      <w:r w:rsidR="0074201B" w:rsidRPr="00A10693">
        <w:rPr>
          <w:rFonts w:ascii="Arial" w:hAnsi="Arial" w:cs="Arial"/>
          <w:color w:val="000000" w:themeColor="text1"/>
          <w:szCs w:val="24"/>
        </w:rPr>
        <w:t xml:space="preserve"> поставк</w:t>
      </w:r>
      <w:r w:rsidR="0016288C" w:rsidRPr="00A10693">
        <w:rPr>
          <w:rFonts w:ascii="Arial" w:hAnsi="Arial" w:cs="Arial"/>
          <w:color w:val="000000" w:themeColor="text1"/>
          <w:szCs w:val="24"/>
        </w:rPr>
        <w:t>у</w:t>
      </w:r>
      <w:r w:rsidR="0074201B" w:rsidRPr="00A10693">
        <w:rPr>
          <w:rFonts w:ascii="Arial" w:hAnsi="Arial" w:cs="Arial"/>
          <w:color w:val="000000" w:themeColor="text1"/>
          <w:szCs w:val="24"/>
        </w:rPr>
        <w:t xml:space="preserve"> не должен превышать объем в заявке на закупку, толерансы задаются на уровне позиций в соответствующих полях «% недопоставки» и «% сверхпоставки»)</w:t>
      </w:r>
      <w:r w:rsidRPr="00A10693">
        <w:rPr>
          <w:rFonts w:ascii="Arial" w:hAnsi="Arial" w:cs="Arial"/>
          <w:color w:val="000000" w:themeColor="text1"/>
          <w:szCs w:val="24"/>
        </w:rPr>
        <w:t xml:space="preserve">. </w:t>
      </w:r>
      <w:r w:rsidR="00F072B9">
        <w:rPr>
          <w:rFonts w:ascii="Arial" w:hAnsi="Arial" w:cs="Arial"/>
          <w:color w:val="000000" w:themeColor="text1"/>
          <w:szCs w:val="24"/>
        </w:rPr>
        <w:t>В случае необходимости ввода количества, большего, чем в заявка на закупку МТР, менеджер по сопровождению договора создает запрос на корректировку заявки на закупку МТР</w:t>
      </w:r>
      <w:r w:rsidR="00101DB2">
        <w:rPr>
          <w:rFonts w:ascii="Arial" w:hAnsi="Arial" w:cs="Arial"/>
          <w:color w:val="000000" w:themeColor="text1"/>
          <w:szCs w:val="24"/>
        </w:rPr>
        <w:t xml:space="preserve"> (разработка </w:t>
      </w:r>
      <w:r w:rsidR="00542B7E">
        <w:rPr>
          <w:rFonts w:ascii="Arial" w:hAnsi="Arial" w:cs="Arial"/>
        </w:rPr>
        <w:t>ММ07 «</w:t>
      </w:r>
      <w:r w:rsidR="00542B7E" w:rsidRPr="002236DA">
        <w:rPr>
          <w:rFonts w:ascii="Arial" w:hAnsi="Arial" w:cs="Arial"/>
        </w:rPr>
        <w:t>Управление запросами на корректировку</w:t>
      </w:r>
      <w:r w:rsidR="00542B7E">
        <w:rPr>
          <w:rFonts w:ascii="Arial" w:hAnsi="Arial" w:cs="Arial"/>
        </w:rPr>
        <w:t xml:space="preserve">» разработка включена в КД </w:t>
      </w:r>
      <w:del w:id="1247" w:author="SintsovaMA" w:date="2021-03-22T17:28:00Z">
        <w:r w:rsidR="00D2138A" w:rsidDel="004908FD">
          <w:rPr>
            <w:rFonts w:ascii="Arial" w:hAnsi="Arial" w:cs="Arial"/>
          </w:rPr>
          <w:delText>ERP.9.</w:delText>
        </w:r>
        <w:r w:rsidR="00542B7E" w:rsidDel="004908FD">
          <w:rPr>
            <w:rFonts w:ascii="Arial" w:hAnsi="Arial" w:cs="Arial"/>
          </w:rPr>
          <w:delText xml:space="preserve">1.58 </w:delText>
        </w:r>
      </w:del>
      <w:ins w:id="1248" w:author="SintsovaMA" w:date="2021-03-22T17:28:00Z">
        <w:r w:rsidR="004908FD">
          <w:rPr>
            <w:rFonts w:ascii="Arial" w:hAnsi="Arial" w:cs="Arial"/>
          </w:rPr>
          <w:t xml:space="preserve">ERP.13.9_2_58_MM </w:t>
        </w:r>
      </w:ins>
      <w:r w:rsidR="00542B7E">
        <w:rPr>
          <w:rFonts w:ascii="Arial" w:hAnsi="Arial" w:cs="Arial"/>
        </w:rPr>
        <w:t>«</w:t>
      </w:r>
      <w:r w:rsidR="00542B7E" w:rsidRPr="002236DA">
        <w:rPr>
          <w:rFonts w:ascii="Arial" w:hAnsi="Arial" w:cs="Arial"/>
        </w:rPr>
        <w:t>Планирование обеспечения МТР, работами и услугами</w:t>
      </w:r>
      <w:r w:rsidR="00542B7E">
        <w:rPr>
          <w:rFonts w:ascii="Arial" w:hAnsi="Arial" w:cs="Arial"/>
        </w:rPr>
        <w:t>»</w:t>
      </w:r>
      <w:r w:rsidR="000250BD">
        <w:rPr>
          <w:rFonts w:ascii="Arial" w:hAnsi="Arial" w:cs="Arial"/>
          <w:color w:val="000000" w:themeColor="text1"/>
          <w:szCs w:val="24"/>
        </w:rPr>
        <w:t>)</w:t>
      </w:r>
      <w:r w:rsidR="00F072B9">
        <w:rPr>
          <w:rFonts w:ascii="Arial" w:hAnsi="Arial" w:cs="Arial"/>
          <w:color w:val="000000" w:themeColor="text1"/>
          <w:szCs w:val="24"/>
        </w:rPr>
        <w:t xml:space="preserve">. </w:t>
      </w:r>
    </w:p>
    <w:p w14:paraId="64BF86F7" w14:textId="10897B3F" w:rsidR="00A7257A" w:rsidRPr="00A7257A" w:rsidRDefault="00F635FF" w:rsidP="00A7257A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 заголовке заказа на поставку менеджер по сопровождению договора указывает вид заказа на поставку </w:t>
      </w:r>
      <w:r w:rsidR="00792247" w:rsidRPr="00792247">
        <w:rPr>
          <w:rFonts w:ascii="Arial" w:hAnsi="Arial" w:cs="Arial"/>
          <w:color w:val="000000" w:themeColor="text1"/>
          <w:szCs w:val="24"/>
        </w:rPr>
        <w:t>ZRAZ-Разовый договор</w:t>
      </w:r>
      <w:r w:rsidR="00792247">
        <w:rPr>
          <w:rFonts w:ascii="Arial" w:hAnsi="Arial" w:cs="Arial"/>
          <w:color w:val="000000" w:themeColor="text1"/>
          <w:szCs w:val="24"/>
        </w:rPr>
        <w:t xml:space="preserve">, </w:t>
      </w:r>
      <w:r w:rsidR="00B80AA9">
        <w:rPr>
          <w:rFonts w:ascii="Arial" w:hAnsi="Arial" w:cs="Arial"/>
          <w:color w:val="000000" w:themeColor="text1"/>
          <w:szCs w:val="24"/>
        </w:rPr>
        <w:t>выбирает поставщика, основываясь на данных служебной записки, полученных через СЭД от закупщика</w:t>
      </w:r>
      <w:r w:rsidRPr="00A10693">
        <w:rPr>
          <w:rFonts w:ascii="Arial" w:hAnsi="Arial" w:cs="Arial"/>
          <w:color w:val="000000" w:themeColor="text1"/>
          <w:szCs w:val="24"/>
        </w:rPr>
        <w:t xml:space="preserve">. </w:t>
      </w:r>
      <w:r w:rsidR="00B80AA9">
        <w:rPr>
          <w:rFonts w:ascii="Arial" w:hAnsi="Arial" w:cs="Arial"/>
          <w:color w:val="000000" w:themeColor="text1"/>
          <w:szCs w:val="24"/>
        </w:rPr>
        <w:t>Ц</w:t>
      </w:r>
      <w:r w:rsidRPr="00A10693">
        <w:rPr>
          <w:rFonts w:ascii="Arial" w:hAnsi="Arial" w:cs="Arial"/>
          <w:color w:val="000000" w:themeColor="text1"/>
          <w:szCs w:val="24"/>
        </w:rPr>
        <w:t xml:space="preserve">ену для позиций заказа на поставку менеджер по сопровождению договора указывает </w:t>
      </w:r>
      <w:r w:rsidR="001320EC" w:rsidRPr="00A10693">
        <w:rPr>
          <w:rFonts w:ascii="Arial" w:hAnsi="Arial" w:cs="Arial"/>
          <w:color w:val="000000" w:themeColor="text1"/>
          <w:szCs w:val="24"/>
        </w:rPr>
        <w:t xml:space="preserve">либо </w:t>
      </w:r>
      <w:r w:rsidRPr="00A10693">
        <w:rPr>
          <w:rFonts w:ascii="Arial" w:hAnsi="Arial" w:cs="Arial"/>
          <w:color w:val="000000" w:themeColor="text1"/>
          <w:szCs w:val="24"/>
        </w:rPr>
        <w:t xml:space="preserve">вручную, на основании документов, полученных от закупщика из процесса ПП-10.04.03.01 </w:t>
      </w:r>
      <w:r w:rsidR="00C17271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Выполнение закупки</w:t>
      </w:r>
      <w:r w:rsidR="00C17271">
        <w:rPr>
          <w:rFonts w:ascii="Arial" w:hAnsi="Arial" w:cs="Arial"/>
          <w:color w:val="000000" w:themeColor="text1"/>
          <w:szCs w:val="24"/>
        </w:rPr>
        <w:t>»</w:t>
      </w:r>
      <w:r w:rsidR="001320EC" w:rsidRPr="00A10693">
        <w:rPr>
          <w:rFonts w:ascii="Arial" w:hAnsi="Arial" w:cs="Arial"/>
          <w:color w:val="000000" w:themeColor="text1"/>
          <w:szCs w:val="24"/>
        </w:rPr>
        <w:t>, либо с помощью выгрузки/загрузки файла формата .</w:t>
      </w:r>
      <w:r w:rsidR="001320EC" w:rsidRPr="00A10693">
        <w:rPr>
          <w:rFonts w:ascii="Arial" w:hAnsi="Arial" w:cs="Arial"/>
          <w:color w:val="000000" w:themeColor="text1"/>
          <w:szCs w:val="24"/>
          <w:lang w:val="en-US"/>
        </w:rPr>
        <w:t>xlsx</w:t>
      </w:r>
      <w:r w:rsidR="001320EC" w:rsidRPr="00A10693">
        <w:rPr>
          <w:rFonts w:ascii="Arial" w:hAnsi="Arial" w:cs="Arial"/>
          <w:color w:val="000000" w:themeColor="text1"/>
          <w:szCs w:val="24"/>
        </w:rPr>
        <w:t xml:space="preserve"> (разработка </w:t>
      </w:r>
      <w:r w:rsidR="00DE26E1">
        <w:rPr>
          <w:rFonts w:ascii="Arial" w:hAnsi="Arial" w:cs="Arial"/>
          <w:color w:val="000000" w:themeColor="text1"/>
          <w:szCs w:val="24"/>
        </w:rPr>
        <w:t>ММ54</w:t>
      </w:r>
      <w:r w:rsidR="001320EC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8A34FE">
        <w:rPr>
          <w:rFonts w:ascii="Arial" w:hAnsi="Arial" w:cs="Arial"/>
          <w:color w:val="000000" w:themeColor="text1"/>
          <w:szCs w:val="24"/>
        </w:rPr>
        <w:t>«</w:t>
      </w:r>
      <w:r w:rsidR="00BB131B" w:rsidRPr="00BB131B">
        <w:rPr>
          <w:rFonts w:ascii="Arial" w:hAnsi="Arial" w:cs="Arial"/>
          <w:color w:val="000000" w:themeColor="text1"/>
          <w:szCs w:val="24"/>
        </w:rPr>
        <w:t xml:space="preserve">Загрузка цен в заказ на поставку либо </w:t>
      </w:r>
      <w:r w:rsidR="003B7D35" w:rsidRPr="00BB131B">
        <w:rPr>
          <w:rFonts w:ascii="Arial" w:hAnsi="Arial" w:cs="Arial"/>
          <w:color w:val="000000" w:themeColor="text1"/>
          <w:szCs w:val="24"/>
        </w:rPr>
        <w:t>контракт с</w:t>
      </w:r>
      <w:r w:rsidR="00BB131B" w:rsidRPr="00BB131B">
        <w:rPr>
          <w:rFonts w:ascii="Arial" w:hAnsi="Arial" w:cs="Arial"/>
          <w:color w:val="000000" w:themeColor="text1"/>
          <w:szCs w:val="24"/>
        </w:rPr>
        <w:t xml:space="preserve"> помощью выгрузки\загрузки файла в формата Excel</w:t>
      </w:r>
      <w:r w:rsidR="008A34FE">
        <w:rPr>
          <w:rFonts w:ascii="Arial" w:hAnsi="Arial" w:cs="Arial"/>
          <w:color w:val="000000" w:themeColor="text1"/>
          <w:szCs w:val="24"/>
        </w:rPr>
        <w:t>»</w:t>
      </w:r>
      <w:r w:rsidR="001320EC" w:rsidRPr="00A10693">
        <w:rPr>
          <w:rFonts w:ascii="Arial" w:hAnsi="Arial" w:cs="Arial"/>
          <w:color w:val="000000" w:themeColor="text1"/>
          <w:szCs w:val="24"/>
        </w:rPr>
        <w:t>)</w:t>
      </w:r>
      <w:r w:rsidRPr="00A10693">
        <w:rPr>
          <w:rFonts w:ascii="Arial" w:hAnsi="Arial" w:cs="Arial"/>
          <w:color w:val="000000" w:themeColor="text1"/>
          <w:szCs w:val="24"/>
        </w:rPr>
        <w:t>.</w:t>
      </w:r>
      <w:r w:rsidR="00F072B9">
        <w:rPr>
          <w:rFonts w:ascii="Arial" w:hAnsi="Arial" w:cs="Arial"/>
          <w:color w:val="000000" w:themeColor="text1"/>
          <w:szCs w:val="24"/>
        </w:rPr>
        <w:t xml:space="preserve"> Дата поставки в позиции заказа на поставку копируется из заявки на закупку МТР, но может быть скорректирована менеджером по сопровождению договора вручную, на основании графика поставки, согласованного с поставщиком в рамках закупочной процедуры. </w:t>
      </w:r>
      <w:r w:rsidR="00A7257A">
        <w:rPr>
          <w:rFonts w:ascii="Arial" w:hAnsi="Arial" w:cs="Arial"/>
          <w:color w:val="000000" w:themeColor="text1"/>
          <w:szCs w:val="24"/>
        </w:rPr>
        <w:t>Е</w:t>
      </w:r>
      <w:r w:rsidR="00A7257A" w:rsidRPr="00A7257A">
        <w:rPr>
          <w:rFonts w:ascii="Arial" w:hAnsi="Arial" w:cs="Arial"/>
          <w:color w:val="000000" w:themeColor="text1"/>
          <w:szCs w:val="24"/>
        </w:rPr>
        <w:t>сли в спецификации</w:t>
      </w:r>
      <w:r w:rsidR="00A7257A">
        <w:rPr>
          <w:rFonts w:ascii="Arial" w:hAnsi="Arial" w:cs="Arial"/>
          <w:color w:val="000000" w:themeColor="text1"/>
          <w:szCs w:val="24"/>
        </w:rPr>
        <w:t>,</w:t>
      </w:r>
      <w:r w:rsidR="00A7257A" w:rsidRPr="00A7257A">
        <w:rPr>
          <w:rFonts w:ascii="Arial" w:hAnsi="Arial" w:cs="Arial"/>
          <w:color w:val="000000" w:themeColor="text1"/>
          <w:szCs w:val="24"/>
        </w:rPr>
        <w:t xml:space="preserve"> созданной к контракту измен</w:t>
      </w:r>
      <w:r w:rsidR="00A7257A">
        <w:rPr>
          <w:rFonts w:ascii="Arial" w:hAnsi="Arial" w:cs="Arial"/>
          <w:color w:val="000000" w:themeColor="text1"/>
          <w:szCs w:val="24"/>
        </w:rPr>
        <w:t xml:space="preserve">яется </w:t>
      </w:r>
      <w:r w:rsidR="00A7257A" w:rsidRPr="00A7257A">
        <w:rPr>
          <w:rFonts w:ascii="Arial" w:hAnsi="Arial" w:cs="Arial"/>
          <w:color w:val="000000" w:themeColor="text1"/>
          <w:szCs w:val="24"/>
        </w:rPr>
        <w:t>цен</w:t>
      </w:r>
      <w:r w:rsidR="00A7257A">
        <w:rPr>
          <w:rFonts w:ascii="Arial" w:hAnsi="Arial" w:cs="Arial"/>
          <w:color w:val="000000" w:themeColor="text1"/>
          <w:szCs w:val="24"/>
        </w:rPr>
        <w:t>а</w:t>
      </w:r>
      <w:r w:rsidR="00A7257A" w:rsidRPr="00A7257A">
        <w:rPr>
          <w:rFonts w:ascii="Arial" w:hAnsi="Arial" w:cs="Arial"/>
          <w:color w:val="000000" w:themeColor="text1"/>
          <w:szCs w:val="24"/>
        </w:rPr>
        <w:t xml:space="preserve"> и она отличается от цены контракта, то </w:t>
      </w:r>
      <w:r w:rsidR="00A7257A">
        <w:rPr>
          <w:rFonts w:ascii="Arial" w:hAnsi="Arial" w:cs="Arial"/>
          <w:color w:val="000000" w:themeColor="text1"/>
          <w:szCs w:val="24"/>
        </w:rPr>
        <w:t>в</w:t>
      </w:r>
      <w:r w:rsidR="00A7257A" w:rsidRPr="00A7257A">
        <w:rPr>
          <w:rFonts w:ascii="Arial" w:hAnsi="Arial" w:cs="Arial"/>
          <w:color w:val="000000" w:themeColor="text1"/>
          <w:szCs w:val="24"/>
        </w:rPr>
        <w:t xml:space="preserve"> заказе меняется стратегия деблокирования</w:t>
      </w:r>
      <w:r w:rsidR="00A7257A">
        <w:rPr>
          <w:rFonts w:ascii="Arial" w:hAnsi="Arial" w:cs="Arial"/>
          <w:color w:val="000000" w:themeColor="text1"/>
          <w:szCs w:val="24"/>
        </w:rPr>
        <w:t xml:space="preserve"> (Разработка ММ127)</w:t>
      </w:r>
      <w:r w:rsidR="00A7257A" w:rsidRPr="00A7257A">
        <w:rPr>
          <w:rFonts w:ascii="Arial" w:hAnsi="Arial" w:cs="Arial"/>
          <w:color w:val="000000" w:themeColor="text1"/>
          <w:szCs w:val="24"/>
        </w:rPr>
        <w:t>.</w:t>
      </w:r>
    </w:p>
    <w:p w14:paraId="074CEB30" w14:textId="0A0DCC99" w:rsidR="002A6845" w:rsidRDefault="00A7257A" w:rsidP="007769F4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Е</w:t>
      </w:r>
      <w:r w:rsidRPr="00A7257A">
        <w:rPr>
          <w:rFonts w:ascii="Arial" w:hAnsi="Arial" w:cs="Arial"/>
          <w:color w:val="000000" w:themeColor="text1"/>
          <w:szCs w:val="24"/>
        </w:rPr>
        <w:t>сли в контракте указан % аванса, то в спецификации к этому контракт</w:t>
      </w:r>
      <w:r>
        <w:rPr>
          <w:rFonts w:ascii="Arial" w:hAnsi="Arial" w:cs="Arial"/>
          <w:color w:val="000000" w:themeColor="text1"/>
          <w:szCs w:val="24"/>
        </w:rPr>
        <w:t>у</w:t>
      </w:r>
      <w:r w:rsidRPr="00A7257A">
        <w:rPr>
          <w:rFonts w:ascii="Arial" w:hAnsi="Arial" w:cs="Arial"/>
          <w:color w:val="000000" w:themeColor="text1"/>
          <w:szCs w:val="24"/>
        </w:rPr>
        <w:t xml:space="preserve"> процент аванса заполняется автоматически и проверяется на соответствие</w:t>
      </w:r>
      <w:r>
        <w:rPr>
          <w:rFonts w:ascii="Arial" w:hAnsi="Arial" w:cs="Arial"/>
          <w:color w:val="000000" w:themeColor="text1"/>
          <w:szCs w:val="24"/>
        </w:rPr>
        <w:t xml:space="preserve"> с договором (Разработка ММ128)</w:t>
      </w:r>
      <w:r w:rsidRPr="00A7257A">
        <w:rPr>
          <w:rFonts w:ascii="Arial" w:hAnsi="Arial" w:cs="Arial"/>
          <w:color w:val="000000" w:themeColor="text1"/>
          <w:szCs w:val="24"/>
        </w:rPr>
        <w:t>.</w:t>
      </w:r>
    </w:p>
    <w:p w14:paraId="258046CE" w14:textId="63F9E5A1" w:rsidR="00F635FF" w:rsidRPr="00A10693" w:rsidRDefault="00F635FF" w:rsidP="00F635FF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b/>
          <w:color w:val="000000" w:themeColor="text1"/>
          <w:szCs w:val="24"/>
        </w:rPr>
        <w:t>Особенности создания заказа на поставку вида ZNB – Спецификация договора</w:t>
      </w:r>
      <w:r w:rsidRPr="00A10693">
        <w:rPr>
          <w:rFonts w:ascii="Arial" w:hAnsi="Arial" w:cs="Arial"/>
          <w:color w:val="000000" w:themeColor="text1"/>
          <w:szCs w:val="24"/>
        </w:rPr>
        <w:t>.</w:t>
      </w:r>
    </w:p>
    <w:p w14:paraId="04EB3AC4" w14:textId="7D3952F2" w:rsidR="00F635FF" w:rsidRPr="00A10693" w:rsidRDefault="00F635FF" w:rsidP="00F635FF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>В заголовке заказа на поставку менеджер по сопровождению договора указ</w:t>
      </w:r>
      <w:r w:rsidR="00D3556A">
        <w:rPr>
          <w:rFonts w:ascii="Arial" w:hAnsi="Arial" w:cs="Arial"/>
        </w:rPr>
        <w:t>ывает</w:t>
      </w:r>
      <w:r w:rsidRPr="00A10693">
        <w:rPr>
          <w:rFonts w:ascii="Arial" w:hAnsi="Arial" w:cs="Arial"/>
        </w:rPr>
        <w:t xml:space="preserve"> следующие данные:</w:t>
      </w:r>
    </w:p>
    <w:p w14:paraId="28B934BA" w14:textId="77777777" w:rsidR="00F635FF" w:rsidRPr="00A10693" w:rsidRDefault="00F635FF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Валюта договора</w:t>
      </w:r>
    </w:p>
    <w:p w14:paraId="64288E6C" w14:textId="77777777" w:rsidR="00F635FF" w:rsidRPr="00A10693" w:rsidRDefault="00F635FF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Условия платежа – выбирается код условия платежа из справочника</w:t>
      </w:r>
    </w:p>
    <w:p w14:paraId="02ECB0B0" w14:textId="486C5143" w:rsidR="00F635FF" w:rsidRPr="00A10693" w:rsidRDefault="002A79E3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2A79E3">
        <w:rPr>
          <w:rFonts w:ascii="Arial" w:hAnsi="Arial" w:cs="Arial"/>
          <w:color w:val="000000" w:themeColor="text1"/>
          <w:szCs w:val="24"/>
        </w:rPr>
        <w:t xml:space="preserve">Поле «Базис поставки» выбор из списка со следующими значениями «Дальний базис; Ближний базис» </w:t>
      </w:r>
      <w:r w:rsidR="008F240F" w:rsidRPr="00A10693">
        <w:rPr>
          <w:rFonts w:ascii="Arial" w:hAnsi="Arial" w:cs="Arial"/>
          <w:color w:val="000000" w:themeColor="text1"/>
          <w:szCs w:val="24"/>
        </w:rPr>
        <w:t xml:space="preserve">(разработка </w:t>
      </w:r>
      <w:r w:rsidR="00FD4096">
        <w:rPr>
          <w:rFonts w:ascii="Arial" w:hAnsi="Arial" w:cs="Arial"/>
          <w:color w:val="000000" w:themeColor="text1"/>
          <w:szCs w:val="24"/>
          <w:lang w:val="en-US"/>
        </w:rPr>
        <w:t>MM</w:t>
      </w:r>
      <w:r w:rsidR="00FD4096" w:rsidRPr="00DE26E1">
        <w:rPr>
          <w:rFonts w:ascii="Arial" w:hAnsi="Arial" w:cs="Arial"/>
          <w:color w:val="000000" w:themeColor="text1"/>
          <w:szCs w:val="24"/>
        </w:rPr>
        <w:t>55</w:t>
      </w:r>
      <w:r w:rsidR="00FD4096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FD4096">
        <w:rPr>
          <w:rFonts w:ascii="Arial" w:hAnsi="Arial" w:cs="Arial"/>
          <w:color w:val="000000" w:themeColor="text1"/>
          <w:szCs w:val="24"/>
        </w:rPr>
        <w:t>«</w:t>
      </w:r>
      <w:r w:rsidR="00141C41">
        <w:rPr>
          <w:rFonts w:ascii="Arial" w:hAnsi="Arial" w:cs="Arial"/>
          <w:color w:val="000000" w:themeColor="text1"/>
          <w:szCs w:val="24"/>
        </w:rPr>
        <w:t>Расширение полей</w:t>
      </w:r>
      <w:r w:rsidR="00FD4096" w:rsidRPr="00A10693">
        <w:rPr>
          <w:rFonts w:ascii="Arial" w:hAnsi="Arial" w:cs="Arial"/>
          <w:color w:val="000000" w:themeColor="text1"/>
          <w:szCs w:val="24"/>
        </w:rPr>
        <w:t xml:space="preserve"> контракта</w:t>
      </w:r>
      <w:r w:rsidR="00141C41">
        <w:rPr>
          <w:rFonts w:ascii="Arial" w:hAnsi="Arial" w:cs="Arial"/>
          <w:color w:val="000000" w:themeColor="text1"/>
          <w:szCs w:val="24"/>
        </w:rPr>
        <w:t>/заказа</w:t>
      </w:r>
      <w:r w:rsidR="00FD4096">
        <w:rPr>
          <w:rFonts w:ascii="Arial" w:hAnsi="Arial" w:cs="Arial"/>
          <w:color w:val="000000" w:themeColor="text1"/>
          <w:szCs w:val="24"/>
        </w:rPr>
        <w:t>»</w:t>
      </w:r>
      <w:r w:rsidRPr="002A79E3">
        <w:rPr>
          <w:rFonts w:ascii="Arial" w:hAnsi="Arial" w:cs="Arial"/>
          <w:color w:val="000000" w:themeColor="text1"/>
          <w:szCs w:val="24"/>
        </w:rPr>
        <w:t>) – поле обязательно для заполнения, в случае, если переход права соб</w:t>
      </w:r>
      <w:r w:rsidRPr="002A79E3">
        <w:rPr>
          <w:rFonts w:ascii="Arial" w:hAnsi="Arial" w:cs="Arial"/>
          <w:color w:val="000000" w:themeColor="text1"/>
          <w:szCs w:val="24"/>
        </w:rPr>
        <w:lastRenderedPageBreak/>
        <w:t>ственности по данному договора будет переходить на дальнем базисе, то указывается «Дальний базис», иначе «Ближний базис»</w:t>
      </w:r>
      <w:r w:rsidR="004D0742">
        <w:rPr>
          <w:rFonts w:ascii="Arial" w:hAnsi="Arial" w:cs="Arial"/>
          <w:color w:val="000000" w:themeColor="text1"/>
          <w:szCs w:val="24"/>
        </w:rPr>
        <w:t>.</w:t>
      </w:r>
      <w:r w:rsidR="004D0742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D26271">
        <w:rPr>
          <w:rFonts w:ascii="Arial" w:hAnsi="Arial" w:cs="Arial"/>
          <w:color w:val="000000" w:themeColor="text1"/>
          <w:szCs w:val="24"/>
        </w:rPr>
        <w:t xml:space="preserve">По умолчанию устанавливается значение </w:t>
      </w:r>
      <w:r w:rsidR="00D26271" w:rsidRPr="002A79E3">
        <w:rPr>
          <w:rFonts w:ascii="Arial" w:hAnsi="Arial" w:cs="Arial"/>
          <w:color w:val="000000" w:themeColor="text1"/>
          <w:szCs w:val="24"/>
        </w:rPr>
        <w:t>«Ближний базис»</w:t>
      </w:r>
      <w:r w:rsidR="00D26271">
        <w:rPr>
          <w:rFonts w:ascii="Arial" w:hAnsi="Arial" w:cs="Arial"/>
          <w:color w:val="000000" w:themeColor="text1"/>
          <w:szCs w:val="24"/>
        </w:rPr>
        <w:t>.</w:t>
      </w:r>
      <w:r w:rsidR="00D26271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4D0742">
        <w:rPr>
          <w:rFonts w:ascii="Arial" w:hAnsi="Arial" w:cs="Arial"/>
          <w:color w:val="000000" w:themeColor="text1"/>
          <w:szCs w:val="24"/>
        </w:rPr>
        <w:t>Д</w:t>
      </w:r>
      <w:r w:rsidR="004D0742" w:rsidRPr="00A10693">
        <w:rPr>
          <w:rFonts w:ascii="Arial" w:hAnsi="Arial" w:cs="Arial"/>
          <w:color w:val="000000" w:themeColor="text1"/>
          <w:szCs w:val="24"/>
        </w:rPr>
        <w:t>ля</w:t>
      </w:r>
      <w:r w:rsidR="00F635FF" w:rsidRPr="00A10693">
        <w:rPr>
          <w:rFonts w:ascii="Arial" w:hAnsi="Arial" w:cs="Arial"/>
          <w:color w:val="000000" w:themeColor="text1"/>
          <w:szCs w:val="24"/>
        </w:rPr>
        <w:t xml:space="preserve"> сценария 1 копируется из рамочного договора;</w:t>
      </w:r>
    </w:p>
    <w:p w14:paraId="34B3EAB0" w14:textId="7BD1DA50" w:rsidR="002A79E3" w:rsidRPr="00A10693" w:rsidRDefault="002A79E3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Поле</w:t>
      </w:r>
      <w:r w:rsidR="00F635FF" w:rsidRPr="00A10693">
        <w:rPr>
          <w:rFonts w:ascii="Arial" w:hAnsi="Arial" w:cs="Arial"/>
          <w:color w:val="000000" w:themeColor="text1"/>
          <w:szCs w:val="24"/>
        </w:rPr>
        <w:t xml:space="preserve"> «Гос. Финансирование</w:t>
      </w:r>
      <w:r w:rsidRPr="00A10693">
        <w:rPr>
          <w:rFonts w:ascii="Arial" w:hAnsi="Arial" w:cs="Arial"/>
          <w:color w:val="000000" w:themeColor="text1"/>
          <w:szCs w:val="24"/>
        </w:rPr>
        <w:t>»</w:t>
      </w:r>
      <w:r>
        <w:rPr>
          <w:rFonts w:ascii="Arial" w:hAnsi="Arial" w:cs="Arial"/>
          <w:color w:val="000000" w:themeColor="text1"/>
          <w:szCs w:val="24"/>
        </w:rPr>
        <w:t xml:space="preserve"> выбор из списка со следующими значениями </w:t>
      </w:r>
      <w:r w:rsidR="00F635FF" w:rsidRPr="00A10693">
        <w:rPr>
          <w:rFonts w:ascii="Arial" w:hAnsi="Arial" w:cs="Arial"/>
          <w:color w:val="000000" w:themeColor="text1"/>
          <w:szCs w:val="24"/>
        </w:rPr>
        <w:t>(</w:t>
      </w:r>
      <w:r w:rsidR="008F240F" w:rsidRPr="00A10693">
        <w:rPr>
          <w:rFonts w:ascii="Arial" w:hAnsi="Arial" w:cs="Arial"/>
          <w:color w:val="000000" w:themeColor="text1"/>
          <w:szCs w:val="24"/>
        </w:rPr>
        <w:t xml:space="preserve">разработка </w:t>
      </w:r>
      <w:r w:rsidR="00FD4096">
        <w:rPr>
          <w:rFonts w:ascii="Arial" w:hAnsi="Arial" w:cs="Arial"/>
          <w:color w:val="000000" w:themeColor="text1"/>
          <w:szCs w:val="24"/>
          <w:lang w:val="en-US"/>
        </w:rPr>
        <w:t>MM</w:t>
      </w:r>
      <w:r w:rsidR="00FD4096" w:rsidRPr="00DE26E1">
        <w:rPr>
          <w:rFonts w:ascii="Arial" w:hAnsi="Arial" w:cs="Arial"/>
          <w:color w:val="000000" w:themeColor="text1"/>
          <w:szCs w:val="24"/>
        </w:rPr>
        <w:t>55</w:t>
      </w:r>
      <w:r w:rsidR="00FD4096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FD4096">
        <w:rPr>
          <w:rFonts w:ascii="Arial" w:hAnsi="Arial" w:cs="Arial"/>
          <w:color w:val="000000" w:themeColor="text1"/>
          <w:szCs w:val="24"/>
        </w:rPr>
        <w:t>«</w:t>
      </w:r>
      <w:r w:rsidR="00141C41">
        <w:rPr>
          <w:rFonts w:ascii="Arial" w:hAnsi="Arial" w:cs="Arial"/>
          <w:color w:val="000000" w:themeColor="text1"/>
          <w:szCs w:val="24"/>
        </w:rPr>
        <w:t>Расширение полей</w:t>
      </w:r>
      <w:r w:rsidR="00FD4096" w:rsidRPr="00A10693">
        <w:rPr>
          <w:rFonts w:ascii="Arial" w:hAnsi="Arial" w:cs="Arial"/>
          <w:color w:val="000000" w:themeColor="text1"/>
          <w:szCs w:val="24"/>
        </w:rPr>
        <w:t xml:space="preserve"> контракта</w:t>
      </w:r>
      <w:r w:rsidR="00141C41">
        <w:rPr>
          <w:rFonts w:ascii="Arial" w:hAnsi="Arial" w:cs="Arial"/>
          <w:color w:val="000000" w:themeColor="text1"/>
          <w:szCs w:val="24"/>
        </w:rPr>
        <w:t>/заказа</w:t>
      </w:r>
      <w:r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) – </w:t>
      </w:r>
      <w:r w:rsidR="00BB31A9">
        <w:rPr>
          <w:rFonts w:ascii="Arial" w:hAnsi="Arial" w:cs="Arial"/>
          <w:color w:val="000000" w:themeColor="text1"/>
          <w:szCs w:val="24"/>
        </w:rPr>
        <w:t xml:space="preserve">поле обязательно для заполнения, </w:t>
      </w:r>
      <w:r w:rsidR="00BB31A9" w:rsidRPr="00A10693">
        <w:rPr>
          <w:rFonts w:ascii="Arial" w:hAnsi="Arial" w:cs="Arial"/>
          <w:color w:val="000000" w:themeColor="text1"/>
          <w:szCs w:val="24"/>
        </w:rPr>
        <w:t>в случае целевого финансирования по данному договору</w:t>
      </w:r>
      <w:r w:rsidR="00BB31A9">
        <w:rPr>
          <w:rFonts w:ascii="Arial" w:hAnsi="Arial" w:cs="Arial"/>
          <w:color w:val="000000" w:themeColor="text1"/>
          <w:szCs w:val="24"/>
        </w:rPr>
        <w:t xml:space="preserve"> указывается соответствующее значение из справочника «Гос. Финансирование»: 1-Федеральный бюджет; 2-Региональный бюджет; 3- Муниципальный бюджет, иначе 4-Отсутствует.</w:t>
      </w:r>
      <w:r w:rsidR="00D26271">
        <w:rPr>
          <w:rFonts w:ascii="Arial" w:hAnsi="Arial" w:cs="Arial"/>
          <w:color w:val="000000" w:themeColor="text1"/>
          <w:szCs w:val="24"/>
        </w:rPr>
        <w:t xml:space="preserve"> По умолчанию устанавливается значение 4-Отсутствует. </w:t>
      </w:r>
      <w:r>
        <w:rPr>
          <w:rFonts w:ascii="Arial" w:hAnsi="Arial" w:cs="Arial"/>
          <w:color w:val="000000" w:themeColor="text1"/>
          <w:szCs w:val="24"/>
        </w:rPr>
        <w:t xml:space="preserve"> Д</w:t>
      </w:r>
      <w:r w:rsidRPr="00A10693">
        <w:rPr>
          <w:rFonts w:ascii="Arial" w:hAnsi="Arial" w:cs="Arial"/>
          <w:color w:val="000000" w:themeColor="text1"/>
          <w:szCs w:val="24"/>
        </w:rPr>
        <w:t>ля сценария 1 копируется из рамочного договора</w:t>
      </w:r>
      <w:r w:rsidR="00BB31A9">
        <w:rPr>
          <w:rFonts w:ascii="Arial" w:hAnsi="Arial" w:cs="Arial"/>
          <w:color w:val="000000" w:themeColor="text1"/>
          <w:szCs w:val="24"/>
        </w:rPr>
        <w:t>;</w:t>
      </w:r>
    </w:p>
    <w:p w14:paraId="28440890" w14:textId="612885A4" w:rsidR="00BA44C6" w:rsidRDefault="00BA44C6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Допуск недопоставки</w:t>
      </w:r>
      <w:r w:rsidR="00B72183">
        <w:rPr>
          <w:rFonts w:ascii="Arial" w:hAnsi="Arial" w:cs="Arial"/>
          <w:color w:val="000000" w:themeColor="text1"/>
          <w:szCs w:val="24"/>
        </w:rPr>
        <w:t>, сверхпоставки</w:t>
      </w:r>
      <w:r w:rsidRPr="00A10693">
        <w:rPr>
          <w:rFonts w:ascii="Arial" w:hAnsi="Arial" w:cs="Arial"/>
          <w:color w:val="000000" w:themeColor="text1"/>
          <w:szCs w:val="24"/>
        </w:rPr>
        <w:t xml:space="preserve"> – указывае</w:t>
      </w:r>
      <w:r w:rsidR="00B93D78">
        <w:rPr>
          <w:rFonts w:ascii="Arial" w:hAnsi="Arial" w:cs="Arial"/>
          <w:color w:val="000000" w:themeColor="text1"/>
          <w:szCs w:val="24"/>
        </w:rPr>
        <w:t>тся % недопоставки по договору</w:t>
      </w:r>
      <w:r w:rsidR="00D3556A">
        <w:rPr>
          <w:rFonts w:ascii="Arial" w:hAnsi="Arial" w:cs="Arial"/>
          <w:color w:val="000000" w:themeColor="text1"/>
          <w:szCs w:val="24"/>
        </w:rPr>
        <w:t>.</w:t>
      </w:r>
      <w:r w:rsidR="00B93D78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 w:rsidDel="00D3556A">
        <w:rPr>
          <w:rFonts w:ascii="Arial" w:hAnsi="Arial" w:cs="Arial"/>
          <w:color w:val="000000" w:themeColor="text1"/>
          <w:szCs w:val="24"/>
        </w:rPr>
        <w:t>(</w:t>
      </w:r>
      <w:r w:rsidR="00D3556A" w:rsidRPr="00A10693">
        <w:rPr>
          <w:rFonts w:ascii="Arial" w:hAnsi="Arial" w:cs="Arial"/>
          <w:color w:val="000000" w:themeColor="text1"/>
          <w:szCs w:val="24"/>
        </w:rPr>
        <w:t xml:space="preserve">Данные </w:t>
      </w:r>
      <w:r w:rsidRPr="00A10693">
        <w:rPr>
          <w:rFonts w:ascii="Arial" w:hAnsi="Arial" w:cs="Arial"/>
          <w:color w:val="000000" w:themeColor="text1"/>
          <w:szCs w:val="24"/>
        </w:rPr>
        <w:t>из этого поля будут автоматически скопированы во все позиции спецификации (</w:t>
      </w:r>
      <w:r w:rsidR="008F240F" w:rsidRPr="00A10693">
        <w:rPr>
          <w:rFonts w:ascii="Arial" w:hAnsi="Arial" w:cs="Arial"/>
          <w:color w:val="000000" w:themeColor="text1"/>
          <w:szCs w:val="24"/>
        </w:rPr>
        <w:t xml:space="preserve">разработка </w:t>
      </w:r>
      <w:r w:rsidR="00FD4096">
        <w:rPr>
          <w:rFonts w:ascii="Arial" w:hAnsi="Arial" w:cs="Arial"/>
          <w:color w:val="000000" w:themeColor="text1"/>
          <w:szCs w:val="24"/>
          <w:lang w:val="en-US"/>
        </w:rPr>
        <w:t>MM</w:t>
      </w:r>
      <w:r w:rsidR="00FD4096" w:rsidRPr="00DE26E1">
        <w:rPr>
          <w:rFonts w:ascii="Arial" w:hAnsi="Arial" w:cs="Arial"/>
          <w:color w:val="000000" w:themeColor="text1"/>
          <w:szCs w:val="24"/>
        </w:rPr>
        <w:t>55</w:t>
      </w:r>
      <w:r w:rsidR="00FD4096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FD4096">
        <w:rPr>
          <w:rFonts w:ascii="Arial" w:hAnsi="Arial" w:cs="Arial"/>
          <w:color w:val="000000" w:themeColor="text1"/>
          <w:szCs w:val="24"/>
        </w:rPr>
        <w:t>«</w:t>
      </w:r>
      <w:r w:rsidR="00141C41">
        <w:rPr>
          <w:rFonts w:ascii="Arial" w:hAnsi="Arial" w:cs="Arial"/>
          <w:color w:val="000000" w:themeColor="text1"/>
          <w:szCs w:val="24"/>
        </w:rPr>
        <w:t>Расширение полей</w:t>
      </w:r>
      <w:r w:rsidR="00FD4096" w:rsidRPr="00A10693">
        <w:rPr>
          <w:rFonts w:ascii="Arial" w:hAnsi="Arial" w:cs="Arial"/>
          <w:color w:val="000000" w:themeColor="text1"/>
          <w:szCs w:val="24"/>
        </w:rPr>
        <w:t xml:space="preserve"> контракта</w:t>
      </w:r>
      <w:r w:rsidR="00141C41">
        <w:rPr>
          <w:rFonts w:ascii="Arial" w:hAnsi="Arial" w:cs="Arial"/>
          <w:color w:val="000000" w:themeColor="text1"/>
          <w:szCs w:val="24"/>
        </w:rPr>
        <w:t>/заказа</w:t>
      </w:r>
      <w:r w:rsidR="00FD4096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>)</w:t>
      </w:r>
      <w:r w:rsidR="00D3556A">
        <w:rPr>
          <w:rFonts w:ascii="Arial" w:hAnsi="Arial" w:cs="Arial"/>
          <w:color w:val="000000" w:themeColor="text1"/>
          <w:szCs w:val="24"/>
        </w:rPr>
        <w:t>. В случае необходимости данные значения могут быть определены отдельно для конкретных позиций</w:t>
      </w:r>
      <w:r w:rsidR="00100ADA" w:rsidRPr="00A10693">
        <w:rPr>
          <w:rFonts w:ascii="Arial" w:hAnsi="Arial" w:cs="Arial"/>
          <w:color w:val="000000" w:themeColor="text1"/>
          <w:szCs w:val="24"/>
        </w:rPr>
        <w:t>;</w:t>
      </w:r>
    </w:p>
    <w:p w14:paraId="013BA5A9" w14:textId="77777777" w:rsidR="000D7CF1" w:rsidRPr="00A10693" w:rsidRDefault="000D7CF1" w:rsidP="000D7CF1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Индикатор «</w:t>
      </w:r>
      <w:r>
        <w:rPr>
          <w:rFonts w:ascii="Arial" w:hAnsi="Arial" w:cs="Arial"/>
        </w:rPr>
        <w:t xml:space="preserve">Допустима неограниченная сверхпоставка» - по умолчанию не заполнен. </w:t>
      </w:r>
      <w:r w:rsidRPr="00A10693">
        <w:rPr>
          <w:rFonts w:ascii="Arial" w:hAnsi="Arial" w:cs="Arial"/>
          <w:color w:val="000000" w:themeColor="text1"/>
          <w:szCs w:val="24"/>
        </w:rPr>
        <w:t xml:space="preserve">Данные из этого поля будут автоматически скопированы во все позиции </w:t>
      </w:r>
      <w:r>
        <w:rPr>
          <w:rFonts w:ascii="Arial" w:hAnsi="Arial" w:cs="Arial"/>
          <w:color w:val="000000" w:themeColor="text1"/>
          <w:szCs w:val="24"/>
        </w:rPr>
        <w:t>документа</w:t>
      </w:r>
      <w:r w:rsidRPr="00A10693">
        <w:rPr>
          <w:rFonts w:ascii="Arial" w:hAnsi="Arial" w:cs="Arial"/>
          <w:color w:val="000000" w:themeColor="text1"/>
          <w:szCs w:val="24"/>
        </w:rPr>
        <w:t xml:space="preserve"> (разработка </w:t>
      </w:r>
      <w:r>
        <w:rPr>
          <w:rFonts w:ascii="Arial" w:hAnsi="Arial" w:cs="Arial"/>
          <w:color w:val="000000" w:themeColor="text1"/>
          <w:szCs w:val="24"/>
          <w:lang w:val="en-US"/>
        </w:rPr>
        <w:t>MM</w:t>
      </w:r>
      <w:r w:rsidRPr="00DE26E1">
        <w:rPr>
          <w:rFonts w:ascii="Arial" w:hAnsi="Arial" w:cs="Arial"/>
          <w:color w:val="000000" w:themeColor="text1"/>
          <w:szCs w:val="24"/>
        </w:rPr>
        <w:t>55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>«Расширение полей контракта/заказа»</w:t>
      </w:r>
      <w:r w:rsidRPr="00A10693">
        <w:rPr>
          <w:rFonts w:ascii="Arial" w:hAnsi="Arial" w:cs="Arial"/>
          <w:color w:val="000000" w:themeColor="text1"/>
          <w:szCs w:val="24"/>
        </w:rPr>
        <w:t>)</w:t>
      </w:r>
      <w:r>
        <w:rPr>
          <w:rFonts w:ascii="Arial" w:hAnsi="Arial" w:cs="Arial"/>
          <w:color w:val="000000" w:themeColor="text1"/>
          <w:szCs w:val="24"/>
        </w:rPr>
        <w:t>. В случае необходимости данные значения могут быть определены отдельно для конкретных позиций.</w:t>
      </w:r>
    </w:p>
    <w:p w14:paraId="7E1B6216" w14:textId="2AB80F5F" w:rsidR="00450B96" w:rsidRPr="00A10693" w:rsidRDefault="008F240F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Индикатор необходимости создания входящих поставок (разработка </w:t>
      </w:r>
      <w:r w:rsidR="00FD4096">
        <w:rPr>
          <w:rFonts w:ascii="Arial" w:hAnsi="Arial" w:cs="Arial"/>
          <w:color w:val="000000" w:themeColor="text1"/>
          <w:szCs w:val="24"/>
          <w:lang w:val="en-US"/>
        </w:rPr>
        <w:t>MM</w:t>
      </w:r>
      <w:r w:rsidR="00FD4096" w:rsidRPr="00DE26E1">
        <w:rPr>
          <w:rFonts w:ascii="Arial" w:hAnsi="Arial" w:cs="Arial"/>
          <w:color w:val="000000" w:themeColor="text1"/>
          <w:szCs w:val="24"/>
        </w:rPr>
        <w:t>55</w:t>
      </w:r>
      <w:r w:rsidR="00FD4096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FD4096">
        <w:rPr>
          <w:rFonts w:ascii="Arial" w:hAnsi="Arial" w:cs="Arial"/>
          <w:color w:val="000000" w:themeColor="text1"/>
          <w:szCs w:val="24"/>
        </w:rPr>
        <w:t>«</w:t>
      </w:r>
      <w:r w:rsidR="00141C41">
        <w:rPr>
          <w:rFonts w:ascii="Arial" w:hAnsi="Arial" w:cs="Arial"/>
          <w:color w:val="000000" w:themeColor="text1"/>
          <w:szCs w:val="24"/>
        </w:rPr>
        <w:t>Расширение полей</w:t>
      </w:r>
      <w:r w:rsidR="00FD4096" w:rsidRPr="00A10693">
        <w:rPr>
          <w:rFonts w:ascii="Arial" w:hAnsi="Arial" w:cs="Arial"/>
          <w:color w:val="000000" w:themeColor="text1"/>
          <w:szCs w:val="24"/>
        </w:rPr>
        <w:t xml:space="preserve"> контракта</w:t>
      </w:r>
      <w:r w:rsidR="00141C41">
        <w:rPr>
          <w:rFonts w:ascii="Arial" w:hAnsi="Arial" w:cs="Arial"/>
          <w:color w:val="000000" w:themeColor="text1"/>
          <w:szCs w:val="24"/>
        </w:rPr>
        <w:t>/заказа</w:t>
      </w:r>
      <w:r w:rsidR="00FD4096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) – </w:t>
      </w:r>
      <w:r w:rsidR="00F66AE8">
        <w:rPr>
          <w:rFonts w:ascii="Arial" w:hAnsi="Arial" w:cs="Arial"/>
          <w:color w:val="000000" w:themeColor="text1"/>
          <w:szCs w:val="24"/>
        </w:rPr>
        <w:t>устанавливается автоматически в зависимости от завода поставки</w:t>
      </w:r>
      <w:r w:rsidR="000D7CF1">
        <w:rPr>
          <w:rFonts w:ascii="Arial" w:hAnsi="Arial" w:cs="Arial"/>
          <w:color w:val="000000" w:themeColor="text1"/>
          <w:szCs w:val="24"/>
        </w:rPr>
        <w:t xml:space="preserve"> и кода ЕК МТР</w:t>
      </w:r>
      <w:r w:rsidR="00100ADA" w:rsidRPr="00A10693">
        <w:rPr>
          <w:rFonts w:ascii="Arial" w:hAnsi="Arial" w:cs="Arial"/>
          <w:color w:val="000000" w:themeColor="text1"/>
          <w:szCs w:val="24"/>
        </w:rPr>
        <w:t>;</w:t>
      </w:r>
    </w:p>
    <w:p w14:paraId="0C8C5518" w14:textId="526E4D59" w:rsidR="002A79E3" w:rsidRPr="00A10693" w:rsidRDefault="002A79E3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335CC3">
        <w:rPr>
          <w:rFonts w:ascii="Arial" w:hAnsi="Arial" w:cs="Arial"/>
          <w:color w:val="000000" w:themeColor="text1"/>
          <w:szCs w:val="24"/>
        </w:rPr>
        <w:t xml:space="preserve">Поле «Налоговый агент» выбор из списка со следующими значениями «Да; нет» (разработка </w:t>
      </w:r>
      <w:r w:rsidR="00FD4096">
        <w:rPr>
          <w:rFonts w:ascii="Arial" w:hAnsi="Arial" w:cs="Arial"/>
          <w:color w:val="000000" w:themeColor="text1"/>
          <w:szCs w:val="24"/>
          <w:lang w:val="en-US"/>
        </w:rPr>
        <w:t>MM</w:t>
      </w:r>
      <w:r w:rsidR="00FD4096" w:rsidRPr="00DE26E1">
        <w:rPr>
          <w:rFonts w:ascii="Arial" w:hAnsi="Arial" w:cs="Arial"/>
          <w:color w:val="000000" w:themeColor="text1"/>
          <w:szCs w:val="24"/>
        </w:rPr>
        <w:t>55</w:t>
      </w:r>
      <w:r w:rsidR="00FD4096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FD4096">
        <w:rPr>
          <w:rFonts w:ascii="Arial" w:hAnsi="Arial" w:cs="Arial"/>
          <w:color w:val="000000" w:themeColor="text1"/>
          <w:szCs w:val="24"/>
        </w:rPr>
        <w:t>«</w:t>
      </w:r>
      <w:r w:rsidR="00141C41">
        <w:rPr>
          <w:rFonts w:ascii="Arial" w:hAnsi="Arial" w:cs="Arial"/>
          <w:color w:val="000000" w:themeColor="text1"/>
          <w:szCs w:val="24"/>
        </w:rPr>
        <w:t>Расширение полей</w:t>
      </w:r>
      <w:r w:rsidR="00FD4096" w:rsidRPr="00A10693">
        <w:rPr>
          <w:rFonts w:ascii="Arial" w:hAnsi="Arial" w:cs="Arial"/>
          <w:color w:val="000000" w:themeColor="text1"/>
          <w:szCs w:val="24"/>
        </w:rPr>
        <w:t xml:space="preserve"> контракта</w:t>
      </w:r>
      <w:r w:rsidR="00141C41">
        <w:rPr>
          <w:rFonts w:ascii="Arial" w:hAnsi="Arial" w:cs="Arial"/>
          <w:color w:val="000000" w:themeColor="text1"/>
          <w:szCs w:val="24"/>
        </w:rPr>
        <w:t>/заказа</w:t>
      </w:r>
      <w:r w:rsidRPr="00335CC3">
        <w:rPr>
          <w:rFonts w:ascii="Arial" w:hAnsi="Arial" w:cs="Arial"/>
          <w:color w:val="000000" w:themeColor="text1"/>
          <w:szCs w:val="24"/>
        </w:rPr>
        <w:t>») –поле обязательно для заполнения, для иностранных поставщиков устанавливается автоматически значение «Да».</w:t>
      </w:r>
      <w:r w:rsidR="00B653FD" w:rsidRPr="00A10693">
        <w:rPr>
          <w:rFonts w:ascii="Arial" w:hAnsi="Arial" w:cs="Arial"/>
          <w:color w:val="000000" w:themeColor="text1"/>
          <w:szCs w:val="24"/>
        </w:rPr>
        <w:t xml:space="preserve"> Для муниципальных поставщиков и госпредприятий в случае, если по договору предусматривается оказание услуг по схеме налогового агента</w:t>
      </w:r>
      <w:r w:rsidR="00B653FD">
        <w:rPr>
          <w:rFonts w:ascii="Arial" w:hAnsi="Arial" w:cs="Arial"/>
          <w:color w:val="000000" w:themeColor="text1"/>
          <w:szCs w:val="24"/>
        </w:rPr>
        <w:t xml:space="preserve">, </w:t>
      </w:r>
      <w:r w:rsidRPr="00335CC3">
        <w:rPr>
          <w:rFonts w:ascii="Arial" w:hAnsi="Arial" w:cs="Arial"/>
          <w:color w:val="000000" w:themeColor="text1"/>
          <w:szCs w:val="24"/>
        </w:rPr>
        <w:t xml:space="preserve">менеджер по сопровождению договора устанавливает значение «Да» вручную. Для </w:t>
      </w:r>
      <w:r w:rsidR="00D26271">
        <w:rPr>
          <w:rFonts w:ascii="Arial" w:hAnsi="Arial" w:cs="Arial"/>
          <w:color w:val="000000" w:themeColor="text1"/>
          <w:szCs w:val="24"/>
        </w:rPr>
        <w:t>договоров с нерезидентами по умолчанию</w:t>
      </w:r>
      <w:r w:rsidR="00B653FD" w:rsidRPr="00A10693">
        <w:rPr>
          <w:rFonts w:ascii="Arial" w:hAnsi="Arial" w:cs="Arial"/>
          <w:color w:val="000000" w:themeColor="text1"/>
          <w:szCs w:val="24"/>
        </w:rPr>
        <w:t xml:space="preserve"> устанавливается </w:t>
      </w:r>
      <w:r w:rsidRPr="00335CC3">
        <w:rPr>
          <w:rFonts w:ascii="Arial" w:hAnsi="Arial" w:cs="Arial"/>
          <w:color w:val="000000" w:themeColor="text1"/>
          <w:szCs w:val="24"/>
        </w:rPr>
        <w:t>значение «Нет».</w:t>
      </w:r>
      <w:r>
        <w:rPr>
          <w:rFonts w:ascii="Arial" w:hAnsi="Arial" w:cs="Arial"/>
          <w:color w:val="000000" w:themeColor="text1"/>
          <w:szCs w:val="24"/>
        </w:rPr>
        <w:t xml:space="preserve"> Д</w:t>
      </w:r>
      <w:r w:rsidRPr="00A10693">
        <w:rPr>
          <w:rFonts w:ascii="Arial" w:hAnsi="Arial" w:cs="Arial"/>
          <w:color w:val="000000" w:themeColor="text1"/>
          <w:szCs w:val="24"/>
        </w:rPr>
        <w:t>ля сценария 1 копируется из рамочного договора</w:t>
      </w:r>
    </w:p>
    <w:p w14:paraId="3704B54C" w14:textId="0F7A9308" w:rsidR="0057289D" w:rsidRPr="00A10693" w:rsidRDefault="0057289D" w:rsidP="00925910">
      <w:pPr>
        <w:pStyle w:val="afa"/>
        <w:numPr>
          <w:ilvl w:val="0"/>
          <w:numId w:val="35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Менеджер по сопровождению договора – указывается сотрудник, являющийся менеджером по сопровождению этого договора.</w:t>
      </w:r>
    </w:p>
    <w:p w14:paraId="0EF9D8F3" w14:textId="6384A460" w:rsidR="00BA44C6" w:rsidRPr="00A10693" w:rsidRDefault="00BA44C6" w:rsidP="003018D1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 каждой позиции заказа на поставку можно ук</w:t>
      </w:r>
      <w:r w:rsidR="0057289D">
        <w:rPr>
          <w:rFonts w:ascii="Arial" w:hAnsi="Arial" w:cs="Arial"/>
          <w:color w:val="000000" w:themeColor="text1"/>
          <w:szCs w:val="24"/>
        </w:rPr>
        <w:t>аз</w:t>
      </w:r>
      <w:r w:rsidRPr="00A10693">
        <w:rPr>
          <w:rFonts w:ascii="Arial" w:hAnsi="Arial" w:cs="Arial"/>
          <w:color w:val="000000" w:themeColor="text1"/>
          <w:szCs w:val="24"/>
        </w:rPr>
        <w:t>ать % недопоставки и % сверхпоставки</w:t>
      </w:r>
      <w:r w:rsidR="00B348B7" w:rsidRPr="00A10693">
        <w:rPr>
          <w:rFonts w:ascii="Arial" w:hAnsi="Arial" w:cs="Arial"/>
          <w:color w:val="000000" w:themeColor="text1"/>
          <w:szCs w:val="24"/>
        </w:rPr>
        <w:t xml:space="preserve"> для регистрации толеранса, зафиксированного в договоре с поставщиком.</w:t>
      </w:r>
    </w:p>
    <w:p w14:paraId="056FCC4A" w14:textId="20D43640" w:rsidR="003018D1" w:rsidRPr="00012C1B" w:rsidRDefault="003018D1" w:rsidP="006B54DB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lastRenderedPageBreak/>
        <w:t>В случае, если в договоре с поставщиком отдельно выделена сумма транспортно-заготовительных расходов (ТЗР), то менеджер по сопровождению договора вносит сумму ТЗР в заголовок либо в позицию заказа на поставку. При указании суммы ТЗР в заголовке документа система автоматически распределит стоимость условий заголовка по позициям пропорционально стоимости МТР (</w:t>
      </w:r>
      <w:r w:rsidR="00A24646" w:rsidRPr="00A10693">
        <w:rPr>
          <w:rFonts w:ascii="Arial" w:hAnsi="Arial" w:cs="Arial"/>
          <w:color w:val="000000" w:themeColor="text1"/>
          <w:szCs w:val="24"/>
        </w:rPr>
        <w:t xml:space="preserve">может </w:t>
      </w:r>
      <w:r w:rsidRPr="00A10693">
        <w:rPr>
          <w:rFonts w:ascii="Arial" w:hAnsi="Arial" w:cs="Arial"/>
          <w:color w:val="000000" w:themeColor="text1"/>
          <w:szCs w:val="24"/>
        </w:rPr>
        <w:t xml:space="preserve">быть указан либо Процент от стоимости позиции материала или абсолютная сумма). </w:t>
      </w:r>
      <w:r w:rsidR="00012C1B" w:rsidRPr="00012C1B">
        <w:rPr>
          <w:rFonts w:ascii="Arial" w:hAnsi="Arial" w:cs="Arial"/>
          <w:color w:val="000000" w:themeColor="text1"/>
          <w:szCs w:val="24"/>
        </w:rPr>
        <w:t>В этом случае, плановая стоимость ТЗР в момент регистрации поступления будет добавлена к договорной стоимости МТР и может быть скорректирована менеджером по сопровождению договора в момент предварительной регистрации кредиторской задолженности.</w:t>
      </w:r>
    </w:p>
    <w:p w14:paraId="48A9454B" w14:textId="77777777" w:rsidR="00012C1B" w:rsidRPr="00012C1B" w:rsidRDefault="00012C1B" w:rsidP="00012C1B">
      <w:pPr>
        <w:rPr>
          <w:rFonts w:ascii="Arial" w:hAnsi="Arial" w:cs="Arial"/>
          <w:color w:val="000000" w:themeColor="text1"/>
          <w:szCs w:val="24"/>
        </w:rPr>
      </w:pPr>
    </w:p>
    <w:p w14:paraId="60C1D2F0" w14:textId="538665B6" w:rsidR="00F635FF" w:rsidRDefault="003018D1" w:rsidP="003018D1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 случае, если в заказ на поставку включена позиция ЕК МТР, которая в справочнике имеет индикатор </w:t>
      </w:r>
      <w:r w:rsidR="00B65465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опасный материал</w:t>
      </w:r>
      <w:r w:rsidR="00B65465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>, то менеджер по сопровождению договора получит предупреждение о том, что к заказу на поставку необходимо прикрепить в качестве вложения информацию от Поставщика</w:t>
      </w:r>
      <w:r w:rsidR="00B65465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501395" w:rsidRPr="00A10693">
        <w:rPr>
          <w:rFonts w:ascii="Arial" w:hAnsi="Arial" w:cs="Arial"/>
          <w:color w:val="000000" w:themeColor="text1"/>
          <w:szCs w:val="24"/>
        </w:rPr>
        <w:t>описывающую категорию опасного материала (разработка</w:t>
      </w:r>
      <w:r w:rsidR="00E42ED0">
        <w:rPr>
          <w:rFonts w:ascii="Arial" w:hAnsi="Arial" w:cs="Arial"/>
          <w:color w:val="000000" w:themeColor="text1"/>
          <w:szCs w:val="24"/>
        </w:rPr>
        <w:t xml:space="preserve"> ММ56</w:t>
      </w:r>
      <w:r w:rsidR="00501395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E42ED0">
        <w:rPr>
          <w:rFonts w:ascii="Arial" w:hAnsi="Arial" w:cs="Arial"/>
          <w:color w:val="000000" w:themeColor="text1"/>
          <w:szCs w:val="24"/>
        </w:rPr>
        <w:t>«</w:t>
      </w:r>
      <w:r w:rsidR="00501395" w:rsidRPr="00A10693">
        <w:rPr>
          <w:rFonts w:ascii="Arial" w:hAnsi="Arial" w:cs="Arial"/>
          <w:color w:val="000000" w:themeColor="text1"/>
          <w:szCs w:val="24"/>
        </w:rPr>
        <w:t>Оповещение о</w:t>
      </w:r>
      <w:r w:rsidR="00B65465">
        <w:rPr>
          <w:rFonts w:ascii="Arial" w:hAnsi="Arial" w:cs="Arial"/>
          <w:color w:val="000000" w:themeColor="text1"/>
          <w:szCs w:val="24"/>
        </w:rPr>
        <w:t>б</w:t>
      </w:r>
      <w:r w:rsidR="00501395" w:rsidRPr="00A10693">
        <w:rPr>
          <w:rFonts w:ascii="Arial" w:hAnsi="Arial" w:cs="Arial"/>
          <w:color w:val="000000" w:themeColor="text1"/>
          <w:szCs w:val="24"/>
        </w:rPr>
        <w:t xml:space="preserve"> опасном материале</w:t>
      </w:r>
      <w:r w:rsidR="00E42ED0">
        <w:rPr>
          <w:rFonts w:ascii="Arial" w:hAnsi="Arial" w:cs="Arial"/>
          <w:color w:val="000000" w:themeColor="text1"/>
          <w:szCs w:val="24"/>
        </w:rPr>
        <w:t>»</w:t>
      </w:r>
      <w:r w:rsidR="00501395" w:rsidRPr="00A10693">
        <w:rPr>
          <w:rFonts w:ascii="Arial" w:hAnsi="Arial" w:cs="Arial"/>
          <w:color w:val="000000" w:themeColor="text1"/>
          <w:szCs w:val="24"/>
        </w:rPr>
        <w:t xml:space="preserve">). Документы поставщика менеджер по сопровождению договора прикрепляет в ракурсе Вложения. </w:t>
      </w:r>
    </w:p>
    <w:p w14:paraId="4783433E" w14:textId="5A9F929D" w:rsidR="00ED7E8C" w:rsidRPr="00A10693" w:rsidRDefault="00ED7E8C" w:rsidP="003018D1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Спецификация к рамочному договору оказани</w:t>
      </w:r>
      <w:r w:rsidR="00627E62">
        <w:rPr>
          <w:rFonts w:ascii="Arial" w:hAnsi="Arial" w:cs="Arial"/>
          <w:color w:val="000000" w:themeColor="text1"/>
          <w:szCs w:val="24"/>
        </w:rPr>
        <w:t>я</w:t>
      </w:r>
      <w:r>
        <w:rPr>
          <w:rFonts w:ascii="Arial" w:hAnsi="Arial" w:cs="Arial"/>
          <w:color w:val="000000" w:themeColor="text1"/>
          <w:szCs w:val="24"/>
        </w:rPr>
        <w:t xml:space="preserve"> услуг Полюс-Логистик</w:t>
      </w:r>
      <w:r w:rsidR="00627E62">
        <w:rPr>
          <w:rFonts w:ascii="Arial" w:hAnsi="Arial" w:cs="Arial"/>
          <w:color w:val="000000" w:themeColor="text1"/>
          <w:szCs w:val="24"/>
        </w:rPr>
        <w:t>ой</w:t>
      </w:r>
      <w:r>
        <w:rPr>
          <w:rFonts w:ascii="Arial" w:hAnsi="Arial" w:cs="Arial"/>
          <w:color w:val="000000" w:themeColor="text1"/>
          <w:szCs w:val="24"/>
        </w:rPr>
        <w:t xml:space="preserve"> создается</w:t>
      </w:r>
      <w:r w:rsidR="004F0D03">
        <w:rPr>
          <w:rFonts w:ascii="Arial" w:hAnsi="Arial" w:cs="Arial"/>
          <w:color w:val="000000" w:themeColor="text1"/>
          <w:szCs w:val="24"/>
        </w:rPr>
        <w:t xml:space="preserve"> куратором договора реализации</w:t>
      </w:r>
      <w:r>
        <w:rPr>
          <w:rFonts w:ascii="Arial" w:hAnsi="Arial" w:cs="Arial"/>
          <w:color w:val="000000" w:themeColor="text1"/>
          <w:szCs w:val="24"/>
        </w:rPr>
        <w:t xml:space="preserve"> с помощью транзакции </w:t>
      </w:r>
      <w:r w:rsidRPr="00547555">
        <w:rPr>
          <w:rFonts w:ascii="Arial" w:hAnsi="Arial" w:cs="Arial"/>
          <w:color w:val="000000" w:themeColor="text1"/>
          <w:szCs w:val="24"/>
        </w:rPr>
        <w:t>Z_SERV_BASE</w:t>
      </w:r>
      <w:r>
        <w:rPr>
          <w:rFonts w:ascii="Arial" w:hAnsi="Arial" w:cs="Arial"/>
          <w:color w:val="000000" w:themeColor="text1"/>
          <w:szCs w:val="24"/>
        </w:rPr>
        <w:t xml:space="preserve"> без ссылки на заявку на закупку работ, услуг</w:t>
      </w:r>
      <w:r w:rsidR="00627E62">
        <w:rPr>
          <w:rFonts w:ascii="Arial" w:hAnsi="Arial" w:cs="Arial"/>
          <w:color w:val="000000" w:themeColor="text1"/>
          <w:szCs w:val="24"/>
        </w:rPr>
        <w:t xml:space="preserve"> (подробнее см. КД </w:t>
      </w:r>
      <w:del w:id="1249" w:author="SintsovaMA" w:date="2021-03-22T17:29:00Z">
        <w:r w:rsidR="00D2138A" w:rsidDel="004908FD">
          <w:rPr>
            <w:rFonts w:ascii="Arial" w:hAnsi="Arial" w:cs="Arial"/>
            <w:color w:val="000000" w:themeColor="text1"/>
            <w:szCs w:val="24"/>
          </w:rPr>
          <w:delText>ERP.9.</w:delText>
        </w:r>
        <w:r w:rsidR="00627E62" w:rsidDel="004908FD">
          <w:rPr>
            <w:rFonts w:ascii="Arial" w:hAnsi="Arial" w:cs="Arial"/>
            <w:color w:val="000000" w:themeColor="text1"/>
            <w:szCs w:val="24"/>
          </w:rPr>
          <w:delText xml:space="preserve">1.63 </w:delText>
        </w:r>
      </w:del>
      <w:ins w:id="1250" w:author="SintsovaMA" w:date="2021-03-22T17:29:00Z">
        <w:r w:rsidR="004908FD">
          <w:rPr>
            <w:rFonts w:ascii="Arial" w:hAnsi="Arial" w:cs="Arial"/>
            <w:color w:val="000000" w:themeColor="text1"/>
            <w:szCs w:val="24"/>
          </w:rPr>
          <w:t xml:space="preserve">ERP.13.9_2_63_MM </w:t>
        </w:r>
      </w:ins>
      <w:r w:rsidR="00627E62">
        <w:rPr>
          <w:rFonts w:ascii="Arial" w:hAnsi="Arial" w:cs="Arial"/>
          <w:color w:val="000000" w:themeColor="text1"/>
          <w:szCs w:val="24"/>
        </w:rPr>
        <w:t>«</w:t>
      </w:r>
      <w:r w:rsidR="00627E62" w:rsidRPr="00627E62">
        <w:rPr>
          <w:rFonts w:ascii="Arial" w:hAnsi="Arial" w:cs="Arial"/>
          <w:color w:val="000000" w:themeColor="text1"/>
          <w:szCs w:val="24"/>
        </w:rPr>
        <w:t>Реализация МТР, услуг</w:t>
      </w:r>
      <w:r w:rsidR="00627E62">
        <w:rPr>
          <w:rFonts w:ascii="Arial" w:hAnsi="Arial" w:cs="Arial"/>
          <w:color w:val="000000" w:themeColor="text1"/>
          <w:szCs w:val="24"/>
        </w:rPr>
        <w:t>», п.5.101.11.1 «Реализация услуг Полюс-Логист</w:t>
      </w:r>
      <w:r w:rsidR="00DA63C5">
        <w:rPr>
          <w:rFonts w:ascii="Arial" w:hAnsi="Arial" w:cs="Arial"/>
          <w:color w:val="000000" w:themeColor="text1"/>
          <w:szCs w:val="24"/>
        </w:rPr>
        <w:t>и</w:t>
      </w:r>
      <w:r w:rsidR="00627E62">
        <w:rPr>
          <w:rFonts w:ascii="Arial" w:hAnsi="Arial" w:cs="Arial"/>
          <w:color w:val="000000" w:themeColor="text1"/>
          <w:szCs w:val="24"/>
        </w:rPr>
        <w:t>ка»</w:t>
      </w:r>
      <w:r>
        <w:rPr>
          <w:rFonts w:ascii="Arial" w:hAnsi="Arial" w:cs="Arial"/>
          <w:color w:val="000000" w:themeColor="text1"/>
          <w:szCs w:val="24"/>
        </w:rPr>
        <w:t xml:space="preserve">. </w:t>
      </w:r>
    </w:p>
    <w:p w14:paraId="4C708032" w14:textId="43FE427C" w:rsidR="00094EEF" w:rsidRDefault="00094EEF" w:rsidP="003018D1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1A2279A9" w14:textId="2A51361A" w:rsidR="009C35A6" w:rsidRPr="00A10693" w:rsidRDefault="009C35A6" w:rsidP="000E0739">
      <w:pPr>
        <w:spacing w:after="240" w:line="276" w:lineRule="auto"/>
        <w:ind w:firstLine="567"/>
        <w:jc w:val="left"/>
        <w:rPr>
          <w:rFonts w:ascii="Arial" w:hAnsi="Arial" w:cs="Arial"/>
          <w:color w:val="000000" w:themeColor="text1"/>
          <w:szCs w:val="24"/>
        </w:rPr>
      </w:pPr>
      <w:bookmarkStart w:id="1251" w:name="_Hlk520925653"/>
      <w:r w:rsidRPr="00A10693">
        <w:rPr>
          <w:rFonts w:ascii="Arial" w:hAnsi="Arial" w:cs="Arial"/>
          <w:b/>
          <w:color w:val="000000" w:themeColor="text1"/>
          <w:szCs w:val="24"/>
        </w:rPr>
        <w:t>Особенности регистрации заказов на поставку</w:t>
      </w:r>
      <w:r>
        <w:rPr>
          <w:rFonts w:ascii="Arial" w:hAnsi="Arial" w:cs="Arial"/>
          <w:b/>
          <w:color w:val="000000" w:themeColor="text1"/>
          <w:szCs w:val="24"/>
        </w:rPr>
        <w:t xml:space="preserve"> вида ZSMR – Спецификации СМР</w:t>
      </w:r>
    </w:p>
    <w:bookmarkEnd w:id="1251"/>
    <w:p w14:paraId="177EDD75" w14:textId="2705A80A" w:rsidR="009D799F" w:rsidRDefault="00556BE4" w:rsidP="003E23C3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В случае закупки услуг СМР, менеджер </w:t>
      </w:r>
      <w:r w:rsidR="00022F2D">
        <w:rPr>
          <w:rFonts w:ascii="Arial" w:hAnsi="Arial" w:cs="Arial"/>
          <w:color w:val="000000" w:themeColor="text1"/>
          <w:szCs w:val="24"/>
        </w:rPr>
        <w:t xml:space="preserve">по сопровождению договора </w:t>
      </w:r>
      <w:r w:rsidR="009D799F">
        <w:rPr>
          <w:rFonts w:ascii="Arial" w:hAnsi="Arial" w:cs="Arial"/>
          <w:color w:val="000000" w:themeColor="text1"/>
          <w:szCs w:val="24"/>
        </w:rPr>
        <w:t xml:space="preserve">в </w:t>
      </w:r>
      <w:r w:rsidR="009D799F" w:rsidRPr="00A10693">
        <w:rPr>
          <w:rFonts w:ascii="Arial" w:hAnsi="Arial" w:cs="Arial"/>
        </w:rPr>
        <w:t xml:space="preserve">транзакции </w:t>
      </w:r>
      <w:r w:rsidR="009D799F">
        <w:rPr>
          <w:rFonts w:ascii="Arial" w:hAnsi="Arial" w:cs="Arial"/>
        </w:rPr>
        <w:t>«</w:t>
      </w:r>
      <w:r w:rsidR="009D799F" w:rsidRPr="00A10693">
        <w:rPr>
          <w:rFonts w:ascii="Arial" w:hAnsi="Arial" w:cs="Arial"/>
        </w:rPr>
        <w:t>Создание заказа на поставку</w:t>
      </w:r>
      <w:r w:rsidR="00F7459B">
        <w:rPr>
          <w:rFonts w:ascii="Arial" w:hAnsi="Arial" w:cs="Arial"/>
        </w:rPr>
        <w:t xml:space="preserve"> CМР</w:t>
      </w:r>
      <w:r w:rsidR="009D799F">
        <w:rPr>
          <w:rFonts w:ascii="Arial" w:hAnsi="Arial" w:cs="Arial"/>
        </w:rPr>
        <w:t>»</w:t>
      </w:r>
      <w:r w:rsidR="00F7459B">
        <w:rPr>
          <w:rFonts w:ascii="Arial" w:hAnsi="Arial" w:cs="Arial"/>
        </w:rPr>
        <w:t xml:space="preserve"> </w:t>
      </w:r>
      <w:r w:rsidR="00F7459B">
        <w:rPr>
          <w:rFonts w:ascii="Arial" w:hAnsi="Arial" w:cs="Arial"/>
          <w:color w:val="000000" w:themeColor="text1"/>
          <w:szCs w:val="24"/>
        </w:rPr>
        <w:t xml:space="preserve">(разработка </w:t>
      </w:r>
      <w:r w:rsidR="00866EDF">
        <w:rPr>
          <w:rFonts w:ascii="Arial" w:hAnsi="Arial" w:cs="Arial"/>
          <w:color w:val="000000" w:themeColor="text1"/>
          <w:szCs w:val="24"/>
        </w:rPr>
        <w:t>MM</w:t>
      </w:r>
      <w:r w:rsidR="00F7459B">
        <w:rPr>
          <w:rFonts w:ascii="Arial" w:hAnsi="Arial" w:cs="Arial"/>
          <w:color w:val="000000" w:themeColor="text1"/>
          <w:szCs w:val="24"/>
        </w:rPr>
        <w:t>62 «Создание договора СМР»)</w:t>
      </w:r>
      <w:r w:rsidR="009D799F" w:rsidRPr="00A10693">
        <w:rPr>
          <w:rFonts w:ascii="Arial" w:hAnsi="Arial" w:cs="Arial"/>
        </w:rPr>
        <w:t xml:space="preserve"> </w:t>
      </w:r>
      <w:r w:rsidR="004714E0">
        <w:rPr>
          <w:rFonts w:ascii="Arial" w:hAnsi="Arial" w:cs="Arial"/>
          <w:color w:val="000000" w:themeColor="text1"/>
          <w:szCs w:val="24"/>
        </w:rPr>
        <w:t>формирует</w:t>
      </w:r>
      <w:r w:rsidR="00022F2D">
        <w:rPr>
          <w:rFonts w:ascii="Arial" w:hAnsi="Arial" w:cs="Arial"/>
          <w:color w:val="000000" w:themeColor="text1"/>
          <w:szCs w:val="24"/>
        </w:rPr>
        <w:t xml:space="preserve"> заказ</w:t>
      </w:r>
      <w:r w:rsidR="009D799F">
        <w:rPr>
          <w:rFonts w:ascii="Arial" w:hAnsi="Arial" w:cs="Arial"/>
          <w:color w:val="000000" w:themeColor="text1"/>
          <w:szCs w:val="24"/>
        </w:rPr>
        <w:t xml:space="preserve"> на поставку</w:t>
      </w:r>
      <w:r w:rsidR="00022F2D">
        <w:rPr>
          <w:rFonts w:ascii="Arial" w:hAnsi="Arial" w:cs="Arial"/>
          <w:color w:val="000000" w:themeColor="text1"/>
          <w:szCs w:val="24"/>
        </w:rPr>
        <w:t xml:space="preserve"> </w:t>
      </w:r>
      <w:r w:rsidR="009D799F">
        <w:rPr>
          <w:rFonts w:ascii="Arial" w:hAnsi="Arial" w:cs="Arial"/>
          <w:color w:val="000000" w:themeColor="text1"/>
          <w:szCs w:val="24"/>
        </w:rPr>
        <w:t>с</w:t>
      </w:r>
      <w:r w:rsidR="00022F2D">
        <w:rPr>
          <w:rFonts w:ascii="Arial" w:hAnsi="Arial" w:cs="Arial"/>
          <w:color w:val="000000" w:themeColor="text1"/>
          <w:szCs w:val="24"/>
        </w:rPr>
        <w:t xml:space="preserve"> вид</w:t>
      </w:r>
      <w:r w:rsidR="009D799F">
        <w:rPr>
          <w:rFonts w:ascii="Arial" w:hAnsi="Arial" w:cs="Arial"/>
          <w:color w:val="000000" w:themeColor="text1"/>
          <w:szCs w:val="24"/>
        </w:rPr>
        <w:t>ом</w:t>
      </w:r>
      <w:r w:rsidR="00022F2D">
        <w:rPr>
          <w:rFonts w:ascii="Arial" w:hAnsi="Arial" w:cs="Arial"/>
          <w:color w:val="000000" w:themeColor="text1"/>
          <w:szCs w:val="24"/>
        </w:rPr>
        <w:t xml:space="preserve"> </w:t>
      </w:r>
      <w:r w:rsidR="00022F2D">
        <w:rPr>
          <w:rFonts w:ascii="Arial" w:hAnsi="Arial" w:cs="Arial"/>
          <w:color w:val="000000" w:themeColor="text1"/>
          <w:szCs w:val="24"/>
          <w:lang w:val="en-US"/>
        </w:rPr>
        <w:t>ZSMR</w:t>
      </w:r>
      <w:r w:rsidR="009D799F">
        <w:rPr>
          <w:rFonts w:ascii="Arial" w:hAnsi="Arial" w:cs="Arial"/>
          <w:color w:val="000000" w:themeColor="text1"/>
          <w:szCs w:val="24"/>
        </w:rPr>
        <w:t xml:space="preserve"> – </w:t>
      </w:r>
      <w:r w:rsidR="004714E0">
        <w:rPr>
          <w:rFonts w:ascii="Arial" w:hAnsi="Arial" w:cs="Arial"/>
          <w:color w:val="000000" w:themeColor="text1"/>
          <w:szCs w:val="24"/>
        </w:rPr>
        <w:t>«</w:t>
      </w:r>
      <w:r w:rsidR="009D799F">
        <w:rPr>
          <w:rFonts w:ascii="Arial" w:hAnsi="Arial" w:cs="Arial"/>
          <w:color w:val="000000" w:themeColor="text1"/>
          <w:szCs w:val="24"/>
        </w:rPr>
        <w:t>Спецификация СМР</w:t>
      </w:r>
      <w:r w:rsidR="004714E0">
        <w:rPr>
          <w:rFonts w:ascii="Arial" w:hAnsi="Arial" w:cs="Arial"/>
          <w:color w:val="000000" w:themeColor="text1"/>
          <w:szCs w:val="24"/>
        </w:rPr>
        <w:t>»</w:t>
      </w:r>
      <w:r w:rsidR="009D799F">
        <w:rPr>
          <w:rFonts w:ascii="Arial" w:hAnsi="Arial" w:cs="Arial"/>
          <w:color w:val="000000" w:themeColor="text1"/>
          <w:szCs w:val="24"/>
        </w:rPr>
        <w:t xml:space="preserve">. </w:t>
      </w:r>
    </w:p>
    <w:p w14:paraId="15D4B68A" w14:textId="13BA0BDA" w:rsidR="002A6845" w:rsidRDefault="002A6845" w:rsidP="002A6845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2A6845">
        <w:rPr>
          <w:rFonts w:ascii="Arial" w:hAnsi="Arial" w:cs="Arial"/>
          <w:color w:val="000000" w:themeColor="text1"/>
          <w:szCs w:val="24"/>
        </w:rPr>
        <w:t>При создании спецификации к договору СМР специалист выбирает заявки на закупку, а также один/ несколько файлов Excel с данными договора. В позиции заказа, котор</w:t>
      </w:r>
      <w:r>
        <w:rPr>
          <w:rFonts w:ascii="Arial" w:hAnsi="Arial" w:cs="Arial"/>
          <w:color w:val="000000" w:themeColor="text1"/>
          <w:szCs w:val="24"/>
        </w:rPr>
        <w:t>ая соответствует ЛС/ сметной ста</w:t>
      </w:r>
      <w:r w:rsidRPr="002A6845">
        <w:rPr>
          <w:rFonts w:ascii="Arial" w:hAnsi="Arial" w:cs="Arial"/>
          <w:color w:val="000000" w:themeColor="text1"/>
          <w:szCs w:val="24"/>
        </w:rPr>
        <w:t>тье, из файла Excel загружаются поля: «Количество» = сумма в ТУЦ по всем сметным статьям, в поле «</w:t>
      </w:r>
      <w:r>
        <w:rPr>
          <w:rFonts w:ascii="Arial" w:hAnsi="Arial" w:cs="Arial"/>
          <w:color w:val="000000" w:themeColor="text1"/>
          <w:szCs w:val="24"/>
        </w:rPr>
        <w:t>Цена» автоматически вводится 1, в</w:t>
      </w:r>
      <w:r w:rsidRPr="002A6845">
        <w:rPr>
          <w:rFonts w:ascii="Arial" w:hAnsi="Arial" w:cs="Arial"/>
          <w:color w:val="000000" w:themeColor="text1"/>
          <w:szCs w:val="24"/>
        </w:rPr>
        <w:t xml:space="preserve"> Z-поле = индексы (либо проценты/ удельные нормы)</w:t>
      </w:r>
      <w:r>
        <w:rPr>
          <w:rFonts w:ascii="Arial" w:hAnsi="Arial" w:cs="Arial"/>
          <w:color w:val="000000" w:themeColor="text1"/>
          <w:szCs w:val="24"/>
        </w:rPr>
        <w:t>.</w:t>
      </w:r>
    </w:p>
    <w:p w14:paraId="179E719F" w14:textId="0C63CBA1" w:rsidR="009D799F" w:rsidRDefault="00BB07D5" w:rsidP="003E23C3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Автоматически с</w:t>
      </w:r>
      <w:r w:rsidR="00F7459B">
        <w:rPr>
          <w:rFonts w:ascii="Arial" w:hAnsi="Arial" w:cs="Arial"/>
          <w:color w:val="000000" w:themeColor="text1"/>
          <w:szCs w:val="24"/>
        </w:rPr>
        <w:t>оздается с</w:t>
      </w:r>
      <w:r w:rsidR="009D799F">
        <w:rPr>
          <w:rFonts w:ascii="Arial" w:hAnsi="Arial" w:cs="Arial"/>
          <w:color w:val="000000" w:themeColor="text1"/>
          <w:szCs w:val="24"/>
        </w:rPr>
        <w:t>пецификация СМР</w:t>
      </w:r>
      <w:r>
        <w:rPr>
          <w:rFonts w:ascii="Arial" w:hAnsi="Arial" w:cs="Arial"/>
          <w:color w:val="000000" w:themeColor="text1"/>
          <w:szCs w:val="24"/>
        </w:rPr>
        <w:t>,</w:t>
      </w:r>
      <w:r w:rsidR="00F7459B">
        <w:rPr>
          <w:rFonts w:ascii="Arial" w:hAnsi="Arial" w:cs="Arial"/>
          <w:color w:val="000000" w:themeColor="text1"/>
          <w:szCs w:val="24"/>
        </w:rPr>
        <w:t xml:space="preserve"> у которой в </w:t>
      </w:r>
      <w:r>
        <w:rPr>
          <w:rFonts w:ascii="Arial" w:hAnsi="Arial" w:cs="Arial"/>
          <w:color w:val="000000" w:themeColor="text1"/>
          <w:szCs w:val="24"/>
        </w:rPr>
        <w:t xml:space="preserve">калькуляции заголовка сохраняются договорные индексы, </w:t>
      </w:r>
      <w:r w:rsidR="004714E0">
        <w:rPr>
          <w:rFonts w:ascii="Arial" w:hAnsi="Arial" w:cs="Arial"/>
          <w:color w:val="000000" w:themeColor="text1"/>
          <w:szCs w:val="24"/>
        </w:rPr>
        <w:t>в поле «Количество»</w:t>
      </w:r>
      <w:r>
        <w:rPr>
          <w:rFonts w:ascii="Arial" w:hAnsi="Arial" w:cs="Arial"/>
          <w:color w:val="000000" w:themeColor="text1"/>
          <w:szCs w:val="24"/>
        </w:rPr>
        <w:t xml:space="preserve"> </w:t>
      </w:r>
      <w:r w:rsidR="003B7D35">
        <w:rPr>
          <w:rFonts w:ascii="Arial" w:hAnsi="Arial" w:cs="Arial"/>
          <w:color w:val="000000" w:themeColor="text1"/>
          <w:szCs w:val="24"/>
        </w:rPr>
        <w:t>в позиции</w:t>
      </w:r>
      <w:r>
        <w:rPr>
          <w:rFonts w:ascii="Arial" w:hAnsi="Arial" w:cs="Arial"/>
          <w:color w:val="000000" w:themeColor="text1"/>
          <w:szCs w:val="24"/>
        </w:rPr>
        <w:t xml:space="preserve"> сохраняется </w:t>
      </w:r>
      <w:r w:rsidR="004714E0">
        <w:rPr>
          <w:rFonts w:ascii="Arial" w:hAnsi="Arial" w:cs="Arial"/>
          <w:color w:val="000000" w:themeColor="text1"/>
          <w:szCs w:val="24"/>
        </w:rPr>
        <w:t>стоимос</w:t>
      </w:r>
      <w:r>
        <w:rPr>
          <w:rFonts w:ascii="Arial" w:hAnsi="Arial" w:cs="Arial"/>
          <w:color w:val="000000" w:themeColor="text1"/>
          <w:szCs w:val="24"/>
        </w:rPr>
        <w:t>ть</w:t>
      </w:r>
      <w:r w:rsidR="004714E0">
        <w:rPr>
          <w:rFonts w:ascii="Arial" w:hAnsi="Arial" w:cs="Arial"/>
          <w:color w:val="000000" w:themeColor="text1"/>
          <w:szCs w:val="24"/>
        </w:rPr>
        <w:t xml:space="preserve"> в </w:t>
      </w:r>
      <w:r>
        <w:rPr>
          <w:rFonts w:ascii="Arial" w:hAnsi="Arial" w:cs="Arial"/>
          <w:color w:val="000000" w:themeColor="text1"/>
          <w:szCs w:val="24"/>
        </w:rPr>
        <w:t xml:space="preserve">текущем </w:t>
      </w:r>
      <w:r w:rsidR="004714E0">
        <w:rPr>
          <w:rFonts w:ascii="Arial" w:hAnsi="Arial" w:cs="Arial"/>
          <w:color w:val="000000" w:themeColor="text1"/>
          <w:szCs w:val="24"/>
        </w:rPr>
        <w:t>уровне цен (</w:t>
      </w:r>
      <w:r>
        <w:rPr>
          <w:rFonts w:ascii="Arial" w:hAnsi="Arial" w:cs="Arial"/>
          <w:color w:val="000000" w:themeColor="text1"/>
          <w:szCs w:val="24"/>
        </w:rPr>
        <w:t>ТУЦ</w:t>
      </w:r>
      <w:r w:rsidR="004714E0">
        <w:rPr>
          <w:rFonts w:ascii="Arial" w:hAnsi="Arial" w:cs="Arial"/>
          <w:color w:val="000000" w:themeColor="text1"/>
          <w:szCs w:val="24"/>
        </w:rPr>
        <w:t>)</w:t>
      </w:r>
      <w:r w:rsidR="00DB22DF">
        <w:rPr>
          <w:rFonts w:ascii="Arial" w:hAnsi="Arial" w:cs="Arial"/>
          <w:color w:val="000000" w:themeColor="text1"/>
          <w:szCs w:val="24"/>
        </w:rPr>
        <w:t xml:space="preserve"> для конкретной статьи затрат</w:t>
      </w:r>
      <w:r w:rsidR="009D799F">
        <w:rPr>
          <w:rFonts w:ascii="Arial" w:hAnsi="Arial" w:cs="Arial"/>
          <w:color w:val="000000" w:themeColor="text1"/>
          <w:szCs w:val="24"/>
        </w:rPr>
        <w:t xml:space="preserve">. </w:t>
      </w:r>
    </w:p>
    <w:p w14:paraId="2ADDB72B" w14:textId="1DC5EC68" w:rsidR="003E23C3" w:rsidRPr="00A10693" w:rsidRDefault="003E23C3" w:rsidP="003E23C3">
      <w:pPr>
        <w:pStyle w:val="a8"/>
        <w:jc w:val="right"/>
        <w:rPr>
          <w:rFonts w:ascii="Arial" w:hAnsi="Arial" w:cs="Arial"/>
          <w:b/>
          <w:sz w:val="22"/>
        </w:rPr>
      </w:pPr>
      <w:bookmarkStart w:id="1252" w:name="_Ref515885952"/>
      <w:r w:rsidRPr="00A10693">
        <w:rPr>
          <w:rFonts w:ascii="Arial" w:hAnsi="Arial" w:cs="Arial"/>
          <w:b/>
          <w:sz w:val="22"/>
        </w:rPr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25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rPr>
          <w:rFonts w:ascii="Arial" w:hAnsi="Arial" w:cs="Arial"/>
          <w:b/>
          <w:sz w:val="22"/>
        </w:rPr>
        <w:t>. Описание шага Формирование проекта спецификации</w:t>
      </w:r>
      <w:bookmarkEnd w:id="1252"/>
    </w:p>
    <w:tbl>
      <w:tblPr>
        <w:tblW w:w="493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"/>
        <w:gridCol w:w="3636"/>
        <w:gridCol w:w="1276"/>
        <w:gridCol w:w="1276"/>
        <w:gridCol w:w="1134"/>
        <w:gridCol w:w="1843"/>
      </w:tblGrid>
      <w:tr w:rsidR="000B3752" w:rsidRPr="00A10693" w14:paraId="7AB73219" w14:textId="5BBE265E" w:rsidTr="004322A8">
        <w:trPr>
          <w:cantSplit/>
          <w:trHeight w:val="397"/>
          <w:tblHeader/>
        </w:trPr>
        <w:tc>
          <w:tcPr>
            <w:tcW w:w="440" w:type="pct"/>
            <w:shd w:val="clear" w:color="auto" w:fill="FFC000"/>
            <w:vAlign w:val="center"/>
          </w:tcPr>
          <w:p w14:paraId="5DA73856" w14:textId="77777777" w:rsidR="000B3752" w:rsidRPr="00A10693" w:rsidRDefault="000B3752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lastRenderedPageBreak/>
              <w:t>Номер шага</w:t>
            </w:r>
          </w:p>
        </w:tc>
        <w:tc>
          <w:tcPr>
            <w:tcW w:w="1809" w:type="pct"/>
            <w:shd w:val="clear" w:color="auto" w:fill="FFC000"/>
            <w:vAlign w:val="center"/>
          </w:tcPr>
          <w:p w14:paraId="73292723" w14:textId="77777777" w:rsidR="000B3752" w:rsidRPr="00A10693" w:rsidRDefault="000B3752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635" w:type="pct"/>
            <w:shd w:val="clear" w:color="auto" w:fill="FFC000"/>
            <w:vAlign w:val="center"/>
          </w:tcPr>
          <w:p w14:paraId="0CCF5923" w14:textId="77777777" w:rsidR="000B3752" w:rsidRPr="00A10693" w:rsidRDefault="000B3752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635" w:type="pct"/>
            <w:shd w:val="clear" w:color="auto" w:fill="FFC000"/>
            <w:vAlign w:val="center"/>
          </w:tcPr>
          <w:p w14:paraId="099B4B17" w14:textId="77777777" w:rsidR="000B3752" w:rsidRPr="00A10693" w:rsidRDefault="000B3752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564" w:type="pct"/>
            <w:shd w:val="clear" w:color="auto" w:fill="FFC000"/>
            <w:vAlign w:val="center"/>
          </w:tcPr>
          <w:p w14:paraId="259C6DC0" w14:textId="77777777" w:rsidR="000B3752" w:rsidRPr="00A10693" w:rsidRDefault="000B3752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917" w:type="pct"/>
            <w:shd w:val="clear" w:color="auto" w:fill="FFC000"/>
            <w:vAlign w:val="center"/>
          </w:tcPr>
          <w:p w14:paraId="7D2B21A8" w14:textId="77777777" w:rsidR="000B3752" w:rsidRPr="00A10693" w:rsidRDefault="000B3752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0B3752" w:rsidRPr="00A10693" w14:paraId="6825B11C" w14:textId="3C6FAF4D" w:rsidTr="004322A8">
        <w:trPr>
          <w:cantSplit/>
        </w:trPr>
        <w:tc>
          <w:tcPr>
            <w:tcW w:w="440" w:type="pct"/>
          </w:tcPr>
          <w:p w14:paraId="2D9AAD52" w14:textId="03866750" w:rsidR="000B3752" w:rsidRPr="00A10693" w:rsidRDefault="000B3752" w:rsidP="004322A8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ПП-10.04.03.02.010</w:t>
            </w:r>
          </w:p>
        </w:tc>
        <w:tc>
          <w:tcPr>
            <w:tcW w:w="1809" w:type="pct"/>
          </w:tcPr>
          <w:p w14:paraId="4F13E083" w14:textId="77777777" w:rsidR="000B3752" w:rsidRPr="00A10693" w:rsidRDefault="000B3752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Найден рамочный договор, требуется заключение дополнительного соглашения (Заявке на закупку МТР/ Заявке на закупку работ, услуг присвоен источник поставки);</w:t>
            </w:r>
          </w:p>
          <w:p w14:paraId="4898DCDA" w14:textId="77777777" w:rsidR="000B3752" w:rsidRPr="00A10693" w:rsidRDefault="000B3752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ИЛИ</w:t>
            </w:r>
          </w:p>
          <w:p w14:paraId="21F7DFEF" w14:textId="57312A19" w:rsidR="000B3752" w:rsidRPr="00A10693" w:rsidRDefault="000B3752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- </w:t>
            </w:r>
            <w:r w:rsidRPr="00A10693">
              <w:t xml:space="preserve"> </w:t>
            </w:r>
            <w:r w:rsidRPr="00A10693">
              <w:rPr>
                <w:rFonts w:ascii="Arial" w:hAnsi="Arial" w:cs="Arial"/>
                <w:sz w:val="20"/>
              </w:rPr>
              <w:t>Требуется заключение спецификации/разового договора (Выбран поставщик, как источник поставки для заявки на закупку МТР/ Заявку на закупку работ, услуг без присвоенного источника поставки)</w:t>
            </w:r>
          </w:p>
        </w:tc>
        <w:tc>
          <w:tcPr>
            <w:tcW w:w="635" w:type="pct"/>
            <w:shd w:val="clear" w:color="auto" w:fill="auto"/>
          </w:tcPr>
          <w:p w14:paraId="3D568FB1" w14:textId="7EAA236C" w:rsidR="000B3752" w:rsidRPr="00A10693" w:rsidRDefault="000B3752" w:rsidP="004322A8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A10693">
              <w:rPr>
                <w:rFonts w:ascii="Arial" w:hAnsi="Arial" w:cs="Arial"/>
                <w:sz w:val="20"/>
              </w:rPr>
              <w:t>ME21</w:t>
            </w:r>
            <w:r w:rsidRPr="00A10693">
              <w:rPr>
                <w:rFonts w:ascii="Arial" w:hAnsi="Arial" w:cs="Arial"/>
                <w:sz w:val="20"/>
                <w:lang w:val="en-US"/>
              </w:rPr>
              <w:t>N</w:t>
            </w:r>
          </w:p>
        </w:tc>
        <w:tc>
          <w:tcPr>
            <w:tcW w:w="635" w:type="pct"/>
          </w:tcPr>
          <w:p w14:paraId="4D688879" w14:textId="77777777" w:rsidR="000B3752" w:rsidRPr="00A10693" w:rsidRDefault="000B3752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- Заявка на закупку МТР;</w:t>
            </w:r>
          </w:p>
          <w:p w14:paraId="62B79BD9" w14:textId="77777777" w:rsidR="000B3752" w:rsidRPr="00A10693" w:rsidRDefault="000B3752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-Заявка на закупку работ, услуг.</w:t>
            </w:r>
          </w:p>
          <w:p w14:paraId="3CD35829" w14:textId="21D15536" w:rsidR="00E10F9A" w:rsidRPr="00A10693" w:rsidRDefault="00E10F9A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-Заявка на закупку с ОЛ/ТЗ</w:t>
            </w:r>
          </w:p>
        </w:tc>
        <w:tc>
          <w:tcPr>
            <w:tcW w:w="564" w:type="pct"/>
          </w:tcPr>
          <w:p w14:paraId="2B17B04D" w14:textId="771B5113" w:rsidR="0002350F" w:rsidRDefault="00E10F9A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Проект с</w:t>
            </w:r>
            <w:r w:rsidR="000B3752" w:rsidRPr="00A10693">
              <w:rPr>
                <w:rFonts w:ascii="Arial" w:hAnsi="Arial" w:cs="Arial"/>
                <w:sz w:val="20"/>
              </w:rPr>
              <w:t>пецификаци</w:t>
            </w:r>
            <w:r w:rsidRPr="00A10693">
              <w:rPr>
                <w:rFonts w:ascii="Arial" w:hAnsi="Arial" w:cs="Arial"/>
                <w:sz w:val="20"/>
              </w:rPr>
              <w:t>и</w:t>
            </w:r>
            <w:r w:rsidR="000B3752" w:rsidRPr="00A10693">
              <w:rPr>
                <w:rFonts w:ascii="Arial" w:hAnsi="Arial" w:cs="Arial"/>
                <w:sz w:val="20"/>
              </w:rPr>
              <w:t xml:space="preserve"> договора</w:t>
            </w:r>
            <w:r w:rsidR="00171755">
              <w:rPr>
                <w:rFonts w:ascii="Arial" w:hAnsi="Arial" w:cs="Arial"/>
                <w:sz w:val="20"/>
              </w:rPr>
              <w:t xml:space="preserve"> с видом</w:t>
            </w:r>
            <w:r w:rsidR="000B3752" w:rsidRPr="00A10693">
              <w:rPr>
                <w:rFonts w:ascii="Arial" w:hAnsi="Arial" w:cs="Arial"/>
                <w:sz w:val="20"/>
              </w:rPr>
              <w:t xml:space="preserve"> ZNB</w:t>
            </w:r>
          </w:p>
          <w:p w14:paraId="7FAE8049" w14:textId="77777777" w:rsidR="0002350F" w:rsidRDefault="0002350F" w:rsidP="004322A8">
            <w:pPr>
              <w:jc w:val="left"/>
              <w:rPr>
                <w:rFonts w:ascii="Arial" w:hAnsi="Arial" w:cs="Arial"/>
                <w:sz w:val="20"/>
              </w:rPr>
            </w:pPr>
          </w:p>
          <w:p w14:paraId="12E9F517" w14:textId="4B5CAE88" w:rsidR="000B3752" w:rsidRPr="00A10693" w:rsidRDefault="0002350F" w:rsidP="0002350F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Проект спецификации СМР </w:t>
            </w:r>
            <w:r w:rsidR="00171755">
              <w:rPr>
                <w:rFonts w:ascii="Arial" w:hAnsi="Arial" w:cs="Arial"/>
                <w:sz w:val="20"/>
              </w:rPr>
              <w:t xml:space="preserve">с </w:t>
            </w:r>
            <w:r>
              <w:rPr>
                <w:rFonts w:ascii="Arial" w:hAnsi="Arial" w:cs="Arial"/>
                <w:sz w:val="20"/>
              </w:rPr>
              <w:t>вид</w:t>
            </w:r>
            <w:r w:rsidR="00171755">
              <w:rPr>
                <w:rFonts w:ascii="Arial" w:hAnsi="Arial" w:cs="Arial"/>
                <w:sz w:val="20"/>
              </w:rPr>
              <w:t xml:space="preserve">ом 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02350F">
              <w:rPr>
                <w:rFonts w:ascii="Arial" w:hAnsi="Arial" w:cs="Arial"/>
                <w:sz w:val="20"/>
              </w:rPr>
              <w:t xml:space="preserve"> ZSMR</w:t>
            </w:r>
            <w:r w:rsidR="000B3752" w:rsidRPr="00A10693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917" w:type="pct"/>
          </w:tcPr>
          <w:p w14:paraId="2E1F1B09" w14:textId="77777777" w:rsidR="00DA64D1" w:rsidRDefault="000B3752" w:rsidP="004322A8">
            <w:pPr>
              <w:jc w:val="left"/>
              <w:rPr>
                <w:ins w:id="1253" w:author="ParamonovaEA" w:date="2021-03-29T10:02:00Z"/>
                <w:rFonts w:ascii="Arial" w:hAnsi="Arial" w:cs="Arial"/>
                <w:sz w:val="20"/>
              </w:rPr>
            </w:pPr>
            <w:del w:id="1254" w:author="ParamonovaEA" w:date="2021-03-29T09:59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УК;</w:delText>
              </w:r>
            </w:del>
            <w:ins w:id="1255" w:author="ParamonovaEA" w:date="2021-03-29T09:59:00Z">
              <w:r w:rsidR="00DA64D1">
                <w:rPr>
                  <w:rFonts w:ascii="Arial" w:hAnsi="Arial" w:cs="Arial"/>
                  <w:sz w:val="20"/>
                </w:rPr>
                <w:t xml:space="preserve">-Менеджер по сопровождению договора МТР </w:t>
              </w:r>
            </w:ins>
          </w:p>
          <w:p w14:paraId="346C1ED1" w14:textId="55C97F22" w:rsidR="000B3752" w:rsidRPr="00A10693" w:rsidRDefault="00DA64D1" w:rsidP="004322A8">
            <w:pPr>
              <w:jc w:val="left"/>
              <w:rPr>
                <w:rFonts w:ascii="Arial" w:hAnsi="Arial" w:cs="Arial"/>
                <w:sz w:val="20"/>
              </w:rPr>
            </w:pPr>
            <w:ins w:id="1256" w:author="ParamonovaEA" w:date="2021-03-29T09:59:00Z">
              <w:r>
                <w:rPr>
                  <w:rFonts w:ascii="Arial" w:hAnsi="Arial" w:cs="Arial"/>
                  <w:sz w:val="20"/>
                </w:rPr>
                <w:t>-Менеджер по сопровождению договора Услуги</w:t>
              </w:r>
            </w:ins>
          </w:p>
          <w:p w14:paraId="32E6F8E4" w14:textId="77777777" w:rsidR="000B3752" w:rsidRPr="00A10693" w:rsidDel="00DA64D1" w:rsidRDefault="000B3752" w:rsidP="004322A8">
            <w:pPr>
              <w:jc w:val="left"/>
              <w:rPr>
                <w:del w:id="1257" w:author="ParamonovaEA" w:date="2021-03-29T10:02:00Z"/>
                <w:rFonts w:ascii="Arial" w:hAnsi="Arial" w:cs="Arial"/>
                <w:sz w:val="20"/>
              </w:rPr>
            </w:pPr>
            <w:del w:id="1258" w:author="ParamonovaEA" w:date="2021-03-29T10:02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БЕ Управление;</w:delText>
              </w:r>
            </w:del>
          </w:p>
          <w:p w14:paraId="61E708CF" w14:textId="77777777" w:rsidR="000B3752" w:rsidRPr="00A10693" w:rsidDel="00DA64D1" w:rsidRDefault="000B3752" w:rsidP="004322A8">
            <w:pPr>
              <w:jc w:val="left"/>
              <w:rPr>
                <w:del w:id="1259" w:author="ParamonovaEA" w:date="2021-03-29T10:02:00Z"/>
                <w:rFonts w:ascii="Arial" w:hAnsi="Arial" w:cs="Arial"/>
                <w:sz w:val="20"/>
              </w:rPr>
            </w:pPr>
            <w:del w:id="1260" w:author="ParamonovaEA" w:date="2021-03-29T10:02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БЕ ГОК;</w:delText>
              </w:r>
            </w:del>
          </w:p>
          <w:p w14:paraId="7749E010" w14:textId="77777777" w:rsidR="000B3752" w:rsidRPr="00A10693" w:rsidRDefault="000B3752" w:rsidP="004322A8">
            <w:pPr>
              <w:jc w:val="left"/>
              <w:rPr>
                <w:rFonts w:ascii="Arial" w:hAnsi="Arial" w:cs="Arial"/>
                <w:sz w:val="20"/>
              </w:rPr>
            </w:pPr>
            <w:del w:id="1261" w:author="ParamonovaEA" w:date="2021-03-29T10:02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БЕ СП.</w:delText>
              </w:r>
            </w:del>
          </w:p>
        </w:tc>
      </w:tr>
    </w:tbl>
    <w:p w14:paraId="2A7FE076" w14:textId="77777777" w:rsidR="0063079C" w:rsidRPr="00A10693" w:rsidRDefault="0063079C" w:rsidP="0063079C">
      <w:pPr>
        <w:pStyle w:val="afa"/>
        <w:spacing w:after="240" w:line="276" w:lineRule="auto"/>
        <w:ind w:left="927"/>
        <w:rPr>
          <w:rFonts w:ascii="Arial" w:hAnsi="Arial" w:cs="Arial"/>
          <w:b/>
          <w:sz w:val="22"/>
        </w:rPr>
      </w:pPr>
    </w:p>
    <w:p w14:paraId="06D2D108" w14:textId="7599A045" w:rsidR="0063079C" w:rsidRPr="00A10693" w:rsidRDefault="0063079C" w:rsidP="0063079C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ПП-10.04.03.02.0</w:t>
      </w:r>
      <w:r>
        <w:rPr>
          <w:b/>
          <w:i w:val="0"/>
          <w:caps w:val="0"/>
          <w:sz w:val="24"/>
          <w:szCs w:val="24"/>
        </w:rPr>
        <w:t>3</w:t>
      </w:r>
      <w:r w:rsidRPr="00A10693">
        <w:rPr>
          <w:b/>
          <w:i w:val="0"/>
          <w:caps w:val="0"/>
          <w:sz w:val="24"/>
          <w:szCs w:val="24"/>
        </w:rPr>
        <w:t>0</w:t>
      </w:r>
      <w:r w:rsidRPr="00A10693">
        <w:rPr>
          <w:rFonts w:cs="Arial"/>
        </w:rPr>
        <w:t xml:space="preserve"> </w:t>
      </w:r>
      <w:r w:rsidRPr="00A10693">
        <w:rPr>
          <w:b/>
          <w:i w:val="0"/>
          <w:caps w:val="0"/>
          <w:sz w:val="24"/>
          <w:szCs w:val="24"/>
        </w:rPr>
        <w:t xml:space="preserve">Формирование проекта </w:t>
      </w:r>
      <w:r>
        <w:rPr>
          <w:b/>
          <w:i w:val="0"/>
          <w:caps w:val="0"/>
          <w:sz w:val="24"/>
          <w:szCs w:val="24"/>
        </w:rPr>
        <w:t>квартальной спецификации по договору консигнации</w:t>
      </w:r>
      <w:r w:rsidRPr="00A10693">
        <w:rPr>
          <w:b/>
          <w:i w:val="0"/>
          <w:sz w:val="24"/>
          <w:szCs w:val="24"/>
        </w:rPr>
        <w:t>.</w:t>
      </w:r>
    </w:p>
    <w:p w14:paraId="60A9E24B" w14:textId="77777777" w:rsidR="0063079C" w:rsidRPr="00A10693" w:rsidRDefault="0063079C" w:rsidP="0063079C"/>
    <w:p w14:paraId="705B2E89" w14:textId="4CC54867" w:rsidR="0063079C" w:rsidRDefault="00446642" w:rsidP="0063079C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Шаг выполняется </w:t>
      </w:r>
      <w:r w:rsidR="006945EE">
        <w:rPr>
          <w:rFonts w:ascii="Arial" w:hAnsi="Arial" w:cs="Arial"/>
          <w:color w:val="000000" w:themeColor="text1"/>
          <w:szCs w:val="24"/>
        </w:rPr>
        <w:t>как вариант</w:t>
      </w:r>
      <w:r>
        <w:rPr>
          <w:rFonts w:ascii="Arial" w:hAnsi="Arial" w:cs="Arial"/>
          <w:color w:val="000000" w:themeColor="text1"/>
          <w:szCs w:val="24"/>
        </w:rPr>
        <w:t xml:space="preserve"> сценария 2: </w:t>
      </w:r>
      <w:r w:rsidRPr="00A10693">
        <w:rPr>
          <w:rFonts w:ascii="Arial" w:hAnsi="Arial" w:cs="Arial"/>
          <w:color w:val="000000" w:themeColor="text1"/>
          <w:szCs w:val="24"/>
        </w:rPr>
        <w:t>Заключение дополнительных соглашений к рамочному договору</w:t>
      </w:r>
      <w:r w:rsidR="00B93D78">
        <w:rPr>
          <w:rFonts w:ascii="Arial" w:hAnsi="Arial" w:cs="Arial"/>
          <w:color w:val="000000" w:themeColor="text1"/>
          <w:szCs w:val="24"/>
        </w:rPr>
        <w:t>.</w:t>
      </w:r>
    </w:p>
    <w:p w14:paraId="267D9D90" w14:textId="71F30F69" w:rsidR="007769F4" w:rsidRDefault="007769F4">
      <w:pPr>
        <w:spacing w:after="240" w:line="276" w:lineRule="auto"/>
        <w:ind w:firstLine="708"/>
        <w:rPr>
          <w:ins w:id="1262" w:author="Paramonova Elena" w:date="2021-02-20T12:27:00Z"/>
          <w:rFonts w:ascii="Arial" w:hAnsi="Arial" w:cs="Arial"/>
          <w:color w:val="000000" w:themeColor="text1"/>
          <w:szCs w:val="24"/>
        </w:rPr>
        <w:pPrChange w:id="1263" w:author="Paramonova Elena" w:date="2021-02-20T12:02:00Z">
          <w:pPr>
            <w:spacing w:after="240" w:line="276" w:lineRule="auto"/>
            <w:ind w:firstLine="567"/>
          </w:pPr>
        </w:pPrChange>
      </w:pPr>
      <w:r w:rsidRPr="00AB6F12">
        <w:rPr>
          <w:rFonts w:ascii="Arial" w:hAnsi="Arial" w:cs="Arial"/>
          <w:color w:val="000000" w:themeColor="text1"/>
          <w:szCs w:val="24"/>
        </w:rPr>
        <w:t>Квартальные спецификации</w:t>
      </w:r>
      <w:ins w:id="1264" w:author="Paramonova Elena" w:date="2021-02-20T12:33:00Z">
        <w:r>
          <w:rPr>
            <w:rFonts w:ascii="Arial" w:hAnsi="Arial" w:cs="Arial"/>
            <w:color w:val="000000" w:themeColor="text1"/>
            <w:szCs w:val="24"/>
          </w:rPr>
          <w:t xml:space="preserve"> </w:t>
        </w:r>
      </w:ins>
      <w:del w:id="1265" w:author="Paramonova Elena" w:date="2021-02-20T11:20:00Z">
        <w:r w:rsidRPr="00AB6F12" w:rsidDel="00B152A5">
          <w:rPr>
            <w:rFonts w:ascii="Arial" w:hAnsi="Arial" w:cs="Arial"/>
            <w:color w:val="000000" w:themeColor="text1"/>
            <w:szCs w:val="24"/>
          </w:rPr>
          <w:delText xml:space="preserve"> </w:delText>
        </w:r>
      </w:del>
      <w:r w:rsidRPr="00AB6F12">
        <w:rPr>
          <w:rFonts w:ascii="Arial" w:hAnsi="Arial" w:cs="Arial"/>
          <w:color w:val="000000" w:themeColor="text1"/>
          <w:szCs w:val="24"/>
        </w:rPr>
        <w:t>по договор</w:t>
      </w:r>
      <w:r>
        <w:rPr>
          <w:rFonts w:ascii="Arial" w:hAnsi="Arial" w:cs="Arial"/>
          <w:color w:val="000000" w:themeColor="text1"/>
          <w:szCs w:val="24"/>
        </w:rPr>
        <w:t>ам</w:t>
      </w:r>
      <w:r w:rsidRPr="00AB6F12">
        <w:rPr>
          <w:rFonts w:ascii="Arial" w:hAnsi="Arial" w:cs="Arial"/>
          <w:color w:val="000000" w:themeColor="text1"/>
          <w:szCs w:val="24"/>
        </w:rPr>
        <w:t xml:space="preserve"> консигнации </w:t>
      </w:r>
      <w:r w:rsidRPr="00A10693">
        <w:rPr>
          <w:rFonts w:ascii="Arial" w:hAnsi="Arial" w:cs="Arial"/>
        </w:rPr>
        <w:t>регистриру</w:t>
      </w:r>
      <w:r>
        <w:rPr>
          <w:rFonts w:ascii="Arial" w:hAnsi="Arial" w:cs="Arial"/>
        </w:rPr>
        <w:t>ю</w:t>
      </w:r>
      <w:r w:rsidRPr="00A10693">
        <w:rPr>
          <w:rFonts w:ascii="Arial" w:hAnsi="Arial" w:cs="Arial"/>
        </w:rPr>
        <w:t xml:space="preserve">тся в SAP S/4HANA </w:t>
      </w:r>
      <w:r>
        <w:rPr>
          <w:rFonts w:ascii="Arial" w:hAnsi="Arial" w:cs="Arial"/>
        </w:rPr>
        <w:t xml:space="preserve">также </w:t>
      </w:r>
      <w:r w:rsidRPr="00A10693">
        <w:rPr>
          <w:rFonts w:ascii="Arial" w:hAnsi="Arial" w:cs="Arial"/>
        </w:rPr>
        <w:t>как системный документ Контракт</w:t>
      </w:r>
      <w:ins w:id="1266" w:author="Paramonova Elena" w:date="2021-02-20T11:20:00Z">
        <w:r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000000" w:themeColor="text1"/>
            <w:szCs w:val="24"/>
          </w:rPr>
          <w:t xml:space="preserve">вида </w:t>
        </w:r>
        <w:r>
          <w:rPr>
            <w:rFonts w:ascii="Arial" w:hAnsi="Arial" w:cs="Arial"/>
            <w:color w:val="000000" w:themeColor="text1"/>
            <w:szCs w:val="24"/>
            <w:lang w:val="en-US"/>
          </w:rPr>
          <w:t>ZDK</w:t>
        </w:r>
      </w:ins>
      <w:ins w:id="1267" w:author="Paramonova Elena" w:date="2021-02-20T11:26:00Z">
        <w:r>
          <w:rPr>
            <w:rFonts w:ascii="Arial" w:hAnsi="Arial" w:cs="Arial"/>
            <w:color w:val="000000" w:themeColor="text1"/>
            <w:szCs w:val="24"/>
          </w:rPr>
          <w:t>-</w:t>
        </w:r>
        <w:r w:rsidRPr="00924437">
          <w:rPr>
            <w:rFonts w:hAnsi="Calibri" w:asciiTheme="minorHAnsi" w:eastAsiaTheme="minorEastAsia" w:cstheme="minorBidi"/>
            <w:color w:val="595959"/>
            <w:kern w:val="24"/>
            <w:sz w:val="18"/>
            <w:szCs w:val="18"/>
          </w:rPr>
          <w:t xml:space="preserve"> </w:t>
        </w:r>
        <w:r w:rsidRPr="00924437">
          <w:rPr>
            <w:rFonts w:ascii="Arial" w:hAnsi="Arial" w:cs="Arial"/>
            <w:color w:val="000000" w:themeColor="text1"/>
            <w:szCs w:val="24"/>
          </w:rPr>
          <w:t>«Кварт. спецификация»</w:t>
        </w:r>
      </w:ins>
      <w:r>
        <w:rPr>
          <w:rFonts w:ascii="Arial" w:hAnsi="Arial" w:cs="Arial"/>
        </w:rPr>
        <w:t>,</w:t>
      </w:r>
      <w:r w:rsidRPr="00A1069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который создается со </w:t>
      </w:r>
      <w:r w:rsidRPr="00A10693">
        <w:rPr>
          <w:rFonts w:ascii="Arial" w:hAnsi="Arial" w:cs="Arial"/>
        </w:rPr>
        <w:t>ссылкой на</w:t>
      </w:r>
      <w:ins w:id="1268" w:author="Paramonova Elena" w:date="2021-02-20T11:30:00Z">
        <w:r>
          <w:rPr>
            <w:rFonts w:ascii="Arial" w:hAnsi="Arial" w:cs="Arial"/>
          </w:rPr>
          <w:t xml:space="preserve"> согласованную</w:t>
        </w:r>
      </w:ins>
      <w:r w:rsidRPr="00A10693">
        <w:rPr>
          <w:rFonts w:ascii="Arial" w:hAnsi="Arial" w:cs="Arial"/>
        </w:rPr>
        <w:t xml:space="preserve"> заявку на закупку МТР</w:t>
      </w:r>
      <w:r>
        <w:rPr>
          <w:rFonts w:ascii="Arial" w:hAnsi="Arial" w:cs="Arial"/>
        </w:rPr>
        <w:t xml:space="preserve"> и рамочный договор консигнации</w:t>
      </w:r>
      <w:ins w:id="1269" w:author="Paramonova Elena" w:date="2021-02-20T11:20:00Z">
        <w:r>
          <w:rPr>
            <w:rFonts w:ascii="Arial" w:hAnsi="Arial" w:cs="Arial"/>
          </w:rPr>
          <w:t xml:space="preserve"> вида </w:t>
        </w:r>
        <w:r>
          <w:rPr>
            <w:rFonts w:ascii="Arial" w:hAnsi="Arial" w:cs="Arial"/>
            <w:lang w:val="en-US"/>
          </w:rPr>
          <w:t>ZKS</w:t>
        </w:r>
      </w:ins>
      <w:ins w:id="1270" w:author="Paramonova Elena" w:date="2021-02-20T11:26:00Z">
        <w:r>
          <w:rPr>
            <w:rFonts w:ascii="Arial" w:hAnsi="Arial" w:cs="Arial"/>
          </w:rPr>
          <w:t xml:space="preserve"> – «</w:t>
        </w:r>
        <w:r w:rsidRPr="00924437">
          <w:rPr>
            <w:rFonts w:ascii="Arial" w:hAnsi="Arial" w:cs="Arial"/>
          </w:rPr>
          <w:t>РамДогСКвартСпецифик</w:t>
        </w:r>
        <w:r>
          <w:rPr>
            <w:rFonts w:ascii="Arial" w:hAnsi="Arial" w:cs="Arial"/>
          </w:rPr>
          <w:t>»</w:t>
        </w:r>
      </w:ins>
      <w:ins w:id="1271" w:author="Paramonova Elena" w:date="2021-02-20T11:20:00Z">
        <w:r>
          <w:rPr>
            <w:rFonts w:ascii="Arial" w:hAnsi="Arial" w:cs="Arial"/>
          </w:rPr>
          <w:t>, содержащий в себе прайс-лист</w:t>
        </w:r>
      </w:ins>
      <w:r>
        <w:rPr>
          <w:rFonts w:ascii="Arial" w:hAnsi="Arial" w:cs="Arial"/>
        </w:rPr>
        <w:t>.</w:t>
      </w:r>
      <w:ins w:id="1272" w:author="Paramonova Elena" w:date="2021-02-20T11:19:00Z">
        <w:r>
          <w:rPr>
            <w:rFonts w:ascii="Arial" w:hAnsi="Arial" w:cs="Arial"/>
          </w:rPr>
          <w:t xml:space="preserve"> </w:t>
        </w:r>
      </w:ins>
      <w:ins w:id="1273" w:author="Paramonova Elena" w:date="2021-02-20T11:21:00Z">
        <w:r>
          <w:rPr>
            <w:rFonts w:ascii="Arial" w:hAnsi="Arial" w:cs="Arial"/>
          </w:rPr>
          <w:t>При этом заявки формируются</w:t>
        </w:r>
      </w:ins>
      <w:ins w:id="1274" w:author="Paramonova Elena" w:date="2021-02-20T11:24:00Z">
        <w:r>
          <w:rPr>
            <w:rFonts w:ascii="Arial" w:hAnsi="Arial" w:cs="Arial"/>
          </w:rPr>
          <w:t xml:space="preserve"> из </w:t>
        </w:r>
      </w:ins>
      <w:ins w:id="1275" w:author="Paramonova Elena" w:date="2021-02-20T11:35:00Z">
        <w:r>
          <w:rPr>
            <w:rFonts w:ascii="Arial" w:hAnsi="Arial" w:cs="Arial"/>
          </w:rPr>
          <w:t>ППМ</w:t>
        </w:r>
        <w:r w:rsidRPr="00B0644F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на</w:t>
        </w:r>
      </w:ins>
      <w:ins w:id="1276" w:author="Paramonova Elena" w:date="2021-02-20T11:21:00Z">
        <w:r>
          <w:rPr>
            <w:rFonts w:ascii="Arial" w:hAnsi="Arial" w:cs="Arial"/>
          </w:rPr>
          <w:t xml:space="preserve"> основании потребностей блока ТО</w:t>
        </w:r>
      </w:ins>
      <w:ins w:id="1277" w:author="ParamonovaEA" w:date="2021-03-24T10:52:00Z">
        <w:r w:rsidR="009B0AEF">
          <w:rPr>
            <w:rFonts w:ascii="Arial" w:hAnsi="Arial" w:cs="Arial"/>
          </w:rPr>
          <w:t>и</w:t>
        </w:r>
      </w:ins>
      <w:ins w:id="1278" w:author="Paramonova Elena" w:date="2021-02-20T11:21:00Z">
        <w:del w:id="1279" w:author="ParamonovaEA" w:date="2021-03-24T10:52:00Z">
          <w:r w:rsidDel="009B0AEF">
            <w:rPr>
              <w:rFonts w:ascii="Arial" w:hAnsi="Arial" w:cs="Arial"/>
            </w:rPr>
            <w:delText>И</w:delText>
          </w:r>
        </w:del>
        <w:r>
          <w:rPr>
            <w:rFonts w:ascii="Arial" w:hAnsi="Arial" w:cs="Arial"/>
          </w:rPr>
          <w:t>Р</w:t>
        </w:r>
      </w:ins>
      <w:ins w:id="1280" w:author="Paramonova Elena" w:date="2021-02-20T11:33:00Z">
        <w:r w:rsidRPr="00B0644F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на годовом горизонте</w:t>
        </w:r>
      </w:ins>
      <w:ins w:id="1281" w:author="Paramonova Elena" w:date="2021-02-20T11:21:00Z">
        <w:r>
          <w:rPr>
            <w:rFonts w:ascii="Arial" w:hAnsi="Arial" w:cs="Arial"/>
          </w:rPr>
          <w:t xml:space="preserve">. </w:t>
        </w:r>
      </w:ins>
      <w:ins w:id="1282" w:author="Paramonova Elena" w:date="2021-02-20T11:34:00Z">
        <w:r>
          <w:rPr>
            <w:rFonts w:ascii="Arial" w:hAnsi="Arial" w:cs="Arial"/>
          </w:rPr>
          <w:t xml:space="preserve">Потребности (Заказы ТОРО) заводятся в системе </w:t>
        </w:r>
      </w:ins>
      <w:ins w:id="1283" w:author="ParamonovaEA" w:date="2021-03-24T10:53:00Z">
        <w:r w:rsidR="009B0AEF">
          <w:rPr>
            <w:rFonts w:ascii="Arial" w:hAnsi="Arial" w:cs="Arial"/>
          </w:rPr>
          <w:t xml:space="preserve">Планировщиком ТОиР </w:t>
        </w:r>
      </w:ins>
      <w:ins w:id="1284" w:author="Paramonova Elena" w:date="2021-02-20T11:24:00Z">
        <w:del w:id="1285" w:author="ParamonovaEA" w:date="2021-03-24T10:53:00Z">
          <w:r w:rsidDel="009B0AEF">
            <w:rPr>
              <w:rFonts w:ascii="Arial" w:hAnsi="Arial" w:cs="Arial"/>
            </w:rPr>
            <w:delText xml:space="preserve">Механиком </w:delText>
          </w:r>
        </w:del>
        <w:r>
          <w:rPr>
            <w:rFonts w:ascii="Arial" w:hAnsi="Arial" w:cs="Arial"/>
          </w:rPr>
          <w:t xml:space="preserve">и имеют процедуру согласования </w:t>
        </w:r>
      </w:ins>
      <w:ins w:id="1286" w:author="Paramonova Elena" w:date="2021-02-20T11:26:00Z">
        <w:r>
          <w:rPr>
            <w:rFonts w:ascii="Arial" w:hAnsi="Arial" w:cs="Arial"/>
          </w:rPr>
          <w:t>Гл.</w:t>
        </w:r>
      </w:ins>
      <w:ins w:id="1287" w:author="Paramonova Elena" w:date="2021-02-20T11:21:00Z">
        <w:r>
          <w:rPr>
            <w:rFonts w:ascii="Arial" w:hAnsi="Arial" w:cs="Arial"/>
          </w:rPr>
          <w:t>Планировщиком ТО</w:t>
        </w:r>
      </w:ins>
      <w:ins w:id="1288" w:author="ParamonovaEA" w:date="2021-03-24T10:52:00Z">
        <w:r w:rsidR="009B0AEF">
          <w:rPr>
            <w:rFonts w:ascii="Arial" w:hAnsi="Arial" w:cs="Arial"/>
          </w:rPr>
          <w:t>и</w:t>
        </w:r>
      </w:ins>
      <w:ins w:id="1289" w:author="Paramonova Elena" w:date="2021-02-20T11:21:00Z">
        <w:del w:id="1290" w:author="ParamonovaEA" w:date="2021-03-24T10:52:00Z">
          <w:r w:rsidDel="009B0AEF">
            <w:rPr>
              <w:rFonts w:ascii="Arial" w:hAnsi="Arial" w:cs="Arial"/>
            </w:rPr>
            <w:delText>И</w:delText>
          </w:r>
        </w:del>
        <w:r>
          <w:rPr>
            <w:rFonts w:ascii="Arial" w:hAnsi="Arial" w:cs="Arial"/>
          </w:rPr>
          <w:t xml:space="preserve">Р </w:t>
        </w:r>
      </w:ins>
      <w:ins w:id="1291" w:author="Paramonova Elena" w:date="2021-02-20T11:24:00Z">
        <w:r>
          <w:rPr>
            <w:rFonts w:ascii="Arial" w:hAnsi="Arial" w:cs="Arial"/>
          </w:rPr>
          <w:t>(</w:t>
        </w:r>
      </w:ins>
      <w:ins w:id="1292" w:author="Paramonova Elena" w:date="2021-02-20T11:34:00Z">
        <w:r>
          <w:rPr>
            <w:rFonts w:ascii="Arial" w:hAnsi="Arial" w:cs="Arial"/>
          </w:rPr>
          <w:t xml:space="preserve">итоговый </w:t>
        </w:r>
      </w:ins>
      <w:ins w:id="1293" w:author="Paramonova Elena" w:date="2021-02-20T11:24:00Z">
        <w:r>
          <w:rPr>
            <w:rFonts w:ascii="Arial" w:hAnsi="Arial" w:cs="Arial"/>
          </w:rPr>
          <w:t xml:space="preserve">статус </w:t>
        </w:r>
      </w:ins>
      <w:ins w:id="1294" w:author="Paramonova Elena" w:date="2021-02-20T11:27:00Z">
        <w:r w:rsidRPr="00924437">
          <w:rPr>
            <w:rFonts w:ascii="Arial" w:hAnsi="Arial" w:cs="Arial"/>
          </w:rPr>
          <w:t>УТВГ «Утвержден в программе ремонтов»</w:t>
        </w:r>
        <w:r>
          <w:rPr>
            <w:rFonts w:ascii="Arial" w:hAnsi="Arial" w:cs="Arial"/>
          </w:rPr>
          <w:t>).</w:t>
        </w:r>
      </w:ins>
      <w:ins w:id="1295" w:author="Paramonova Elena" w:date="2021-02-20T11:24:00Z">
        <w:r>
          <w:rPr>
            <w:rFonts w:ascii="Arial" w:hAnsi="Arial" w:cs="Arial"/>
          </w:rPr>
          <w:t xml:space="preserve"> </w:t>
        </w:r>
      </w:ins>
      <w:ins w:id="1296" w:author="Paramonova Elena" w:date="2021-02-20T11:20:00Z">
        <w:r>
          <w:rPr>
            <w:rFonts w:ascii="Arial" w:hAnsi="Arial" w:cs="Arial"/>
          </w:rPr>
          <w:t xml:space="preserve"> К</w:t>
        </w:r>
      </w:ins>
      <w:ins w:id="1297" w:author="Paramonova Elena" w:date="2021-02-20T11:24:00Z">
        <w:r>
          <w:rPr>
            <w:rFonts w:ascii="Arial" w:hAnsi="Arial" w:cs="Arial"/>
          </w:rPr>
          <w:t xml:space="preserve"> з</w:t>
        </w:r>
      </w:ins>
      <w:ins w:id="1298" w:author="Paramonova Elena" w:date="2021-02-20T11:20:00Z">
        <w:r w:rsidRPr="00B152A5">
          <w:rPr>
            <w:rFonts w:ascii="Arial" w:hAnsi="Arial" w:cs="Arial"/>
          </w:rPr>
          <w:t xml:space="preserve">аявкам на закупку без источника поставки </w:t>
        </w:r>
      </w:ins>
      <w:ins w:id="1299" w:author="Paramonova Elena" w:date="2021-02-20T11:25:00Z">
        <w:r>
          <w:rPr>
            <w:rFonts w:ascii="Arial" w:hAnsi="Arial" w:cs="Arial"/>
          </w:rPr>
          <w:t xml:space="preserve">Закупщик </w:t>
        </w:r>
      </w:ins>
      <w:ins w:id="1300" w:author="Paramonova Elena" w:date="2021-02-20T12:02:00Z">
        <w:r>
          <w:rPr>
            <w:rFonts w:ascii="Arial" w:hAnsi="Arial" w:cs="Arial"/>
          </w:rPr>
          <w:t xml:space="preserve">в транзакции </w:t>
        </w:r>
        <w:r w:rsidRPr="00AC69EA">
          <w:rPr>
            <w:rFonts w:ascii="Arial" w:hAnsi="Arial" w:cs="Arial"/>
            <w:color w:val="000000" w:themeColor="text1"/>
          </w:rPr>
          <w:t>ZMM_PURCH_CR</w:t>
        </w:r>
        <w:r>
          <w:rPr>
            <w:rFonts w:ascii="Arial" w:hAnsi="Arial" w:cs="Arial"/>
            <w:color w:val="000000" w:themeColor="text1"/>
          </w:rPr>
          <w:t>-</w:t>
        </w:r>
        <w:r w:rsidRPr="00AC69EA">
          <w:t xml:space="preserve"> </w:t>
        </w:r>
        <w:r>
          <w:t>«</w:t>
        </w:r>
        <w:r w:rsidRPr="00AC69EA">
          <w:rPr>
            <w:rFonts w:ascii="Arial" w:hAnsi="Arial" w:cs="Arial"/>
            <w:color w:val="000000" w:themeColor="text1"/>
          </w:rPr>
          <w:t>Закупка по консигнационной схеме</w:t>
        </w:r>
        <w:r>
          <w:rPr>
            <w:rFonts w:ascii="Arial" w:hAnsi="Arial" w:cs="Arial"/>
            <w:color w:val="000000" w:themeColor="text1"/>
          </w:rPr>
          <w:t xml:space="preserve">» </w:t>
        </w:r>
      </w:ins>
      <w:ins w:id="1301" w:author="Paramonova Elena" w:date="2021-02-20T11:25:00Z">
        <w:r>
          <w:rPr>
            <w:rFonts w:ascii="Arial" w:hAnsi="Arial" w:cs="Arial"/>
          </w:rPr>
          <w:t>создает</w:t>
        </w:r>
      </w:ins>
      <w:ins w:id="1302" w:author="Paramonova Elena" w:date="2021-02-20T11:20:00Z">
        <w:r>
          <w:rPr>
            <w:rFonts w:ascii="Arial" w:hAnsi="Arial" w:cs="Arial"/>
          </w:rPr>
          <w:t xml:space="preserve"> квартальные специ</w:t>
        </w:r>
        <w:r w:rsidRPr="00B152A5">
          <w:rPr>
            <w:rFonts w:ascii="Arial" w:hAnsi="Arial" w:cs="Arial"/>
          </w:rPr>
          <w:t xml:space="preserve">фикации вида </w:t>
        </w:r>
        <w:r>
          <w:rPr>
            <w:rFonts w:ascii="Arial" w:hAnsi="Arial" w:cs="Arial"/>
          </w:rPr>
          <w:t>ZDK</w:t>
        </w:r>
      </w:ins>
      <w:ins w:id="1303" w:author="Paramonova Elena" w:date="2021-02-20T11:26:00Z">
        <w:r>
          <w:rPr>
            <w:rFonts w:ascii="Arial" w:hAnsi="Arial" w:cs="Arial"/>
          </w:rPr>
          <w:t xml:space="preserve">- </w:t>
        </w:r>
        <w:r w:rsidRPr="00924437">
          <w:rPr>
            <w:rFonts w:ascii="Arial" w:hAnsi="Arial" w:cs="Arial"/>
          </w:rPr>
          <w:t>«Кварт. спецификация»</w:t>
        </w:r>
      </w:ins>
      <w:ins w:id="1304" w:author="Paramonova Elena" w:date="2021-02-20T11:20:00Z">
        <w:r>
          <w:rPr>
            <w:rFonts w:ascii="Arial" w:hAnsi="Arial" w:cs="Arial"/>
          </w:rPr>
          <w:t xml:space="preserve">, которые будут установлены в этих заявках </w:t>
        </w:r>
        <w:r w:rsidRPr="00B152A5">
          <w:rPr>
            <w:rFonts w:ascii="Arial" w:hAnsi="Arial" w:cs="Arial"/>
          </w:rPr>
          <w:t>как источники поставки.</w:t>
        </w:r>
      </w:ins>
      <w:ins w:id="1305" w:author="Paramonova Elena" w:date="2021-02-20T11:31:00Z">
        <w:r w:rsidRPr="00B0644F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 xml:space="preserve">(Разработка </w:t>
        </w:r>
        <w:r w:rsidRPr="00924437">
          <w:rPr>
            <w:rFonts w:ascii="Arial" w:hAnsi="Arial" w:cs="Arial"/>
          </w:rPr>
          <w:t>ММ213</w:t>
        </w:r>
        <w:r>
          <w:rPr>
            <w:rFonts w:ascii="Arial" w:hAnsi="Arial" w:cs="Arial"/>
          </w:rPr>
          <w:t xml:space="preserve"> - </w:t>
        </w:r>
        <w:r w:rsidRPr="00924437">
          <w:rPr>
            <w:rFonts w:ascii="Arial" w:hAnsi="Arial" w:cs="Arial"/>
          </w:rPr>
          <w:t>Оптимизация консигнационной схемы закупки</w:t>
        </w:r>
        <w:r>
          <w:rPr>
            <w:rFonts w:ascii="Arial" w:hAnsi="Arial" w:cs="Arial"/>
          </w:rPr>
          <w:t xml:space="preserve">). </w:t>
        </w:r>
      </w:ins>
      <w:r>
        <w:rPr>
          <w:rFonts w:ascii="Arial" w:hAnsi="Arial" w:cs="Arial"/>
        </w:rPr>
        <w:t xml:space="preserve"> </w:t>
      </w:r>
      <w:ins w:id="1306" w:author="Paramonova Elena" w:date="2021-02-20T11:51:00Z">
        <w:r>
          <w:rPr>
            <w:rFonts w:ascii="Arial" w:hAnsi="Arial" w:cs="Arial"/>
          </w:rPr>
          <w:t xml:space="preserve">Далее квартальная спецификация </w:t>
        </w:r>
        <w:r>
          <w:rPr>
            <w:rFonts w:ascii="Arial" w:hAnsi="Arial" w:cs="Arial"/>
            <w:color w:val="000000" w:themeColor="text1"/>
            <w:szCs w:val="24"/>
          </w:rPr>
          <w:t xml:space="preserve">вида </w:t>
        </w:r>
        <w:r>
          <w:rPr>
            <w:rFonts w:ascii="Arial" w:hAnsi="Arial" w:cs="Arial"/>
            <w:color w:val="000000" w:themeColor="text1"/>
            <w:szCs w:val="24"/>
            <w:lang w:val="en-US"/>
          </w:rPr>
          <w:t>ZDK</w:t>
        </w:r>
        <w:r>
          <w:rPr>
            <w:rFonts w:ascii="Arial" w:hAnsi="Arial" w:cs="Arial"/>
            <w:color w:val="000000" w:themeColor="text1"/>
            <w:szCs w:val="24"/>
          </w:rPr>
          <w:t xml:space="preserve"> </w:t>
        </w:r>
      </w:ins>
      <w:ins w:id="1307" w:author="Paramonova Elena" w:date="2021-02-20T11:52:00Z">
        <w:r>
          <w:rPr>
            <w:rFonts w:ascii="Arial" w:hAnsi="Arial" w:cs="Arial"/>
            <w:color w:val="000000" w:themeColor="text1"/>
            <w:szCs w:val="24"/>
          </w:rPr>
          <w:t xml:space="preserve">распечатывается и </w:t>
        </w:r>
      </w:ins>
      <w:ins w:id="1308" w:author="Paramonova Elena" w:date="2021-02-20T11:51:00Z">
        <w:r>
          <w:rPr>
            <w:rFonts w:ascii="Arial" w:hAnsi="Arial" w:cs="Arial"/>
            <w:color w:val="000000" w:themeColor="text1"/>
            <w:szCs w:val="24"/>
          </w:rPr>
          <w:t>направляется поставщику</w:t>
        </w:r>
      </w:ins>
      <w:ins w:id="1309" w:author="Paramonova Elena" w:date="2021-02-20T11:52:00Z">
        <w:r>
          <w:rPr>
            <w:rFonts w:ascii="Arial" w:hAnsi="Arial" w:cs="Arial"/>
            <w:color w:val="000000" w:themeColor="text1"/>
            <w:szCs w:val="24"/>
          </w:rPr>
          <w:t xml:space="preserve"> (Разработка ММ57</w:t>
        </w:r>
      </w:ins>
      <w:ins w:id="1310" w:author="Paramonova Elena" w:date="2021-02-20T11:53:00Z">
        <w:r>
          <w:rPr>
            <w:rFonts w:ascii="Arial" w:hAnsi="Arial" w:cs="Arial"/>
            <w:color w:val="000000" w:themeColor="text1"/>
            <w:szCs w:val="24"/>
          </w:rPr>
          <w:t xml:space="preserve"> - </w:t>
        </w:r>
        <w:r w:rsidRPr="00F61812">
          <w:rPr>
            <w:rFonts w:ascii="Arial" w:hAnsi="Arial" w:cs="Arial"/>
            <w:color w:val="000000" w:themeColor="text1"/>
            <w:szCs w:val="24"/>
          </w:rPr>
          <w:t>Разработка формуляров "Квартальной спецификация" и "Разнарядка"</w:t>
        </w:r>
      </w:ins>
      <w:ins w:id="1311" w:author="Paramonova Elena" w:date="2021-02-20T11:52:00Z">
        <w:r>
          <w:rPr>
            <w:rFonts w:ascii="Arial" w:hAnsi="Arial" w:cs="Arial"/>
            <w:color w:val="000000" w:themeColor="text1"/>
            <w:szCs w:val="24"/>
          </w:rPr>
          <w:t>)</w:t>
        </w:r>
      </w:ins>
      <w:ins w:id="1312" w:author="Paramonova Elena" w:date="2021-02-20T11:51:00Z">
        <w:r>
          <w:rPr>
            <w:rFonts w:ascii="Arial" w:hAnsi="Arial" w:cs="Arial"/>
            <w:color w:val="000000" w:themeColor="text1"/>
            <w:szCs w:val="24"/>
          </w:rPr>
          <w:t>.</w:t>
        </w:r>
      </w:ins>
    </w:p>
    <w:p w14:paraId="6F6730B0" w14:textId="3073C20C" w:rsidR="007769F4" w:rsidRPr="00C817DC" w:rsidRDefault="007769F4" w:rsidP="00C817DC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ins w:id="1313" w:author="Paramonova Elena" w:date="2021-02-20T12:27:00Z">
        <w:r>
          <w:rPr>
            <w:rFonts w:ascii="Arial" w:hAnsi="Arial" w:cs="Arial"/>
            <w:color w:val="000000" w:themeColor="text1"/>
            <w:szCs w:val="24"/>
          </w:rPr>
          <w:t xml:space="preserve">В случае, если поставщик не подтверждает </w:t>
        </w:r>
        <w:r w:rsidRPr="00762A95">
          <w:rPr>
            <w:rFonts w:ascii="Arial" w:hAnsi="Arial" w:cs="Arial"/>
            <w:color w:val="000000" w:themeColor="text1"/>
            <w:szCs w:val="24"/>
          </w:rPr>
          <w:t>сроки поставки по квартальной спецификации</w:t>
        </w:r>
        <w:r>
          <w:rPr>
            <w:rFonts w:ascii="Arial" w:hAnsi="Arial" w:cs="Arial"/>
            <w:color w:val="000000" w:themeColor="text1"/>
            <w:szCs w:val="24"/>
          </w:rPr>
          <w:t xml:space="preserve"> заявка на закупку может быть опционально либо исключена из документа, либо </w:t>
        </w:r>
      </w:ins>
      <w:r w:rsidR="00D35E68">
        <w:rPr>
          <w:rFonts w:ascii="Arial" w:hAnsi="Arial" w:cs="Arial"/>
          <w:color w:val="000000" w:themeColor="text1"/>
          <w:szCs w:val="24"/>
        </w:rPr>
        <w:t xml:space="preserve">сотрудником </w:t>
      </w:r>
      <w:ins w:id="1314" w:author="Paramonova Elena" w:date="2021-02-20T12:27:00Z">
        <w:r>
          <w:rPr>
            <w:rFonts w:ascii="Arial" w:hAnsi="Arial" w:cs="Arial"/>
            <w:color w:val="000000" w:themeColor="text1"/>
            <w:szCs w:val="24"/>
          </w:rPr>
          <w:t>направляется у</w:t>
        </w:r>
        <w:r>
          <w:rPr>
            <w:rFonts w:ascii="Arial" w:hAnsi="Arial" w:cs="Arial"/>
            <w:color w:val="000000" w:themeColor="text1"/>
          </w:rPr>
          <w:t xml:space="preserve">ведомление сток-контролеру </w:t>
        </w:r>
        <w:r w:rsidRPr="00842938">
          <w:rPr>
            <w:rFonts w:ascii="Arial" w:hAnsi="Arial" w:cs="Arial"/>
            <w:color w:val="000000" w:themeColor="text1"/>
          </w:rPr>
          <w:t>о необходимости корректировки потребности</w:t>
        </w:r>
        <w:r>
          <w:rPr>
            <w:rFonts w:ascii="Arial" w:hAnsi="Arial" w:cs="Arial"/>
            <w:color w:val="000000" w:themeColor="text1"/>
          </w:rPr>
          <w:t>. Сток контролер создает запрос</w:t>
        </w:r>
        <w:r w:rsidRPr="00842938">
          <w:rPr>
            <w:rFonts w:ascii="Arial" w:hAnsi="Arial" w:cs="Arial"/>
            <w:color w:val="000000" w:themeColor="text1"/>
          </w:rPr>
          <w:t xml:space="preserve"> на корректировку к документу потребности (ТОРО заказ\</w:t>
        </w:r>
        <w:r w:rsidRPr="00C817DC">
          <w:rPr>
            <w:rFonts w:ascii="Arial" w:hAnsi="Arial" w:cs="Arial"/>
            <w:color w:val="000000" w:themeColor="text1"/>
            <w:szCs w:val="24"/>
          </w:rPr>
          <w:t>сетевой график).</w:t>
        </w:r>
      </w:ins>
    </w:p>
    <w:p w14:paraId="739FCA41" w14:textId="6459C78E" w:rsidR="00B93D78" w:rsidRPr="00A10693" w:rsidRDefault="00E431B3" w:rsidP="00C817DC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ins w:id="1315" w:author="Paramonova Elena" w:date="2021-02-20T16:07:00Z">
        <w:r>
          <w:rPr>
            <w:rFonts w:ascii="Arial" w:hAnsi="Arial" w:cs="Arial"/>
            <w:color w:val="000000" w:themeColor="text1"/>
            <w:szCs w:val="24"/>
          </w:rPr>
          <w:t xml:space="preserve">Также есть возможность создать </w:t>
        </w:r>
      </w:ins>
      <w:ins w:id="1316" w:author="Paramonova Elena" w:date="2021-02-20T16:08:00Z">
        <w:r>
          <w:rPr>
            <w:rFonts w:ascii="Arial" w:hAnsi="Arial" w:cs="Arial"/>
            <w:color w:val="000000" w:themeColor="text1"/>
            <w:szCs w:val="24"/>
          </w:rPr>
          <w:t>к</w:t>
        </w:r>
      </w:ins>
      <w:del w:id="1317" w:author="Paramonova Elena" w:date="2021-02-20T16:08:00Z">
        <w:r w:rsidR="005E6B20" w:rsidRPr="00A50CF4" w:rsidDel="00E431B3">
          <w:rPr>
            <w:rFonts w:ascii="Arial" w:hAnsi="Arial" w:cs="Arial"/>
            <w:color w:val="000000" w:themeColor="text1"/>
            <w:szCs w:val="24"/>
            <w:rPrChange w:author="Paramonova Elena" w:date="2021-02-20T16:06:00Z" w:id="1318">
              <w:rPr>
                <w:rFonts w:ascii="Arial" w:hAnsi="Arial" w:cs="Arial"/>
                <w:color w:val="000000" w:themeColor="text1"/>
                <w:szCs w:val="24"/>
                <w:highlight w:val="red"/>
              </w:rPr>
            </w:rPrChange>
          </w:rPr>
          <w:delText>К</w:delText>
        </w:r>
      </w:del>
      <w:r w:rsidR="005E6B20" w:rsidRPr="00A50CF4">
        <w:rPr>
          <w:rFonts w:ascii="Arial" w:hAnsi="Arial" w:cs="Arial"/>
          <w:color w:val="000000" w:themeColor="text1"/>
          <w:szCs w:val="24"/>
          <w:rPrChange w:author="Paramonova Elena" w:date="2021-02-20T16:06:00Z" w:id="1319">
            <w:rPr>
              <w:rFonts w:ascii="Arial" w:hAnsi="Arial" w:cs="Arial"/>
              <w:color w:val="000000" w:themeColor="text1"/>
              <w:szCs w:val="24"/>
              <w:highlight w:val="red"/>
            </w:rPr>
          </w:rPrChange>
        </w:rPr>
        <w:t>вартальн</w:t>
      </w:r>
      <w:ins w:id="1320" w:author="Paramonova Elena" w:date="2021-02-20T16:08:00Z">
        <w:r>
          <w:rPr>
            <w:rFonts w:ascii="Arial" w:hAnsi="Arial" w:cs="Arial"/>
            <w:color w:val="000000" w:themeColor="text1"/>
            <w:szCs w:val="24"/>
          </w:rPr>
          <w:t>ую</w:t>
        </w:r>
      </w:ins>
      <w:del w:id="1321" w:author="Paramonova Elena" w:date="2021-02-20T16:08:00Z">
        <w:r w:rsidR="005E6B20" w:rsidRPr="00A50CF4" w:rsidDel="00E431B3">
          <w:rPr>
            <w:rFonts w:ascii="Arial" w:hAnsi="Arial" w:cs="Arial"/>
            <w:color w:val="000000" w:themeColor="text1"/>
            <w:szCs w:val="24"/>
            <w:rPrChange w:author="Paramonova Elena" w:date="2021-02-20T16:06:00Z" w:id="1322">
              <w:rPr>
                <w:rFonts w:ascii="Arial" w:hAnsi="Arial" w:cs="Arial"/>
                <w:color w:val="000000" w:themeColor="text1"/>
                <w:szCs w:val="24"/>
                <w:highlight w:val="red"/>
              </w:rPr>
            </w:rPrChange>
          </w:rPr>
          <w:delText>ая</w:delText>
        </w:r>
      </w:del>
      <w:r w:rsidR="005E6B20" w:rsidRPr="00A50CF4">
        <w:rPr>
          <w:rFonts w:ascii="Arial" w:hAnsi="Arial" w:cs="Arial"/>
          <w:color w:val="000000" w:themeColor="text1"/>
          <w:szCs w:val="24"/>
          <w:rPrChange w:author="Paramonova Elena" w:date="2021-02-20T16:06:00Z" w:id="1323">
            <w:rPr>
              <w:rFonts w:ascii="Arial" w:hAnsi="Arial" w:cs="Arial"/>
              <w:color w:val="000000" w:themeColor="text1"/>
              <w:szCs w:val="24"/>
              <w:highlight w:val="red"/>
            </w:rPr>
          </w:rPrChange>
        </w:rPr>
        <w:t xml:space="preserve"> спецификаци</w:t>
      </w:r>
      <w:ins w:id="1324" w:author="Paramonova Elena" w:date="2021-02-20T16:08:00Z">
        <w:r>
          <w:rPr>
            <w:rFonts w:ascii="Arial" w:hAnsi="Arial" w:cs="Arial"/>
            <w:color w:val="000000" w:themeColor="text1"/>
            <w:szCs w:val="24"/>
          </w:rPr>
          <w:t>ю</w:t>
        </w:r>
        <w:r w:rsidRPr="00171A24">
          <w:rPr>
            <w:rFonts w:ascii="Arial" w:hAnsi="Arial" w:cs="Arial"/>
            <w:color w:val="000000" w:themeColor="text1"/>
            <w:szCs w:val="24"/>
          </w:rPr>
          <w:t xml:space="preserve"> </w:t>
        </w:r>
      </w:ins>
      <w:ins w:id="1325" w:author="Paramonova Elena" w:date="2021-02-20T16:09:00Z">
        <w:r>
          <w:rPr>
            <w:rFonts w:ascii="Arial" w:hAnsi="Arial" w:cs="Arial"/>
            <w:color w:val="000000" w:themeColor="text1"/>
            <w:szCs w:val="24"/>
          </w:rPr>
          <w:t xml:space="preserve">вида </w:t>
        </w:r>
      </w:ins>
      <w:ins w:id="1326" w:author="Paramonova Elena" w:date="2021-02-20T16:08:00Z">
        <w:r>
          <w:rPr>
            <w:rFonts w:ascii="Arial" w:hAnsi="Arial" w:cs="Arial"/>
            <w:color w:val="000000" w:themeColor="text1"/>
            <w:szCs w:val="24"/>
          </w:rPr>
          <w:t xml:space="preserve">ZDK – «Кварт. Спецификация» </w:t>
        </w:r>
      </w:ins>
      <w:del w:id="1327" w:author="Paramonova Elena" w:date="2021-02-20T16:08:00Z">
        <w:r w:rsidR="005E6B20" w:rsidRPr="00A50CF4" w:rsidDel="00E431B3">
          <w:rPr>
            <w:rFonts w:ascii="Arial" w:hAnsi="Arial" w:cs="Arial"/>
            <w:color w:val="000000" w:themeColor="text1"/>
            <w:szCs w:val="24"/>
            <w:rPrChange w:author="Paramonova Elena" w:date="2021-02-20T16:06:00Z" w:id="1328">
              <w:rPr>
                <w:rFonts w:ascii="Arial" w:hAnsi="Arial" w:cs="Arial"/>
                <w:color w:val="000000" w:themeColor="text1"/>
                <w:szCs w:val="24"/>
                <w:highlight w:val="red"/>
              </w:rPr>
            </w:rPrChange>
          </w:rPr>
          <w:delText>я</w:delText>
        </w:r>
      </w:del>
      <w:del w:id="1329" w:author="Paramonova Elena" w:date="2021-02-20T16:09:00Z">
        <w:r w:rsidR="005E6B20" w:rsidRPr="00A50CF4" w:rsidDel="00E431B3">
          <w:rPr>
            <w:rFonts w:ascii="Arial" w:hAnsi="Arial" w:cs="Arial"/>
            <w:color w:val="000000" w:themeColor="text1"/>
            <w:szCs w:val="24"/>
            <w:rPrChange w:author="Paramonova Elena" w:date="2021-02-20T16:06:00Z" w:id="1330">
              <w:rPr>
                <w:rFonts w:ascii="Arial" w:hAnsi="Arial" w:cs="Arial"/>
                <w:color w:val="000000" w:themeColor="text1"/>
                <w:szCs w:val="24"/>
                <w:highlight w:val="red"/>
              </w:rPr>
            </w:rPrChange>
          </w:rPr>
          <w:delText xml:space="preserve"> </w:delText>
        </w:r>
      </w:del>
      <w:r w:rsidR="005E6B20" w:rsidRPr="00A50CF4">
        <w:rPr>
          <w:rFonts w:ascii="Arial" w:hAnsi="Arial" w:cs="Arial"/>
          <w:color w:val="000000" w:themeColor="text1"/>
          <w:szCs w:val="24"/>
          <w:rPrChange w:author="Paramonova Elena" w:date="2021-02-20T16:06:00Z" w:id="1331">
            <w:rPr>
              <w:rFonts w:ascii="Arial" w:hAnsi="Arial" w:cs="Arial"/>
              <w:color w:val="000000" w:themeColor="text1"/>
              <w:szCs w:val="24"/>
              <w:highlight w:val="red"/>
            </w:rPr>
          </w:rPrChange>
        </w:rPr>
        <w:t xml:space="preserve">к рамочному договору консигнации </w:t>
      </w:r>
      <w:del w:id="1332" w:author="Paramonova Elena" w:date="2021-02-20T16:07:00Z">
        <w:r w:rsidR="005E6B20" w:rsidRPr="00A50CF4" w:rsidDel="00E431B3">
          <w:rPr>
            <w:rFonts w:ascii="Arial" w:hAnsi="Arial" w:cs="Arial"/>
            <w:color w:val="000000" w:themeColor="text1"/>
            <w:szCs w:val="24"/>
            <w:rPrChange w:author="Paramonova Elena" w:date="2021-02-20T16:06:00Z" w:id="1333">
              <w:rPr>
                <w:rFonts w:ascii="Arial" w:hAnsi="Arial" w:cs="Arial"/>
                <w:color w:val="000000" w:themeColor="text1"/>
                <w:szCs w:val="24"/>
                <w:highlight w:val="red"/>
              </w:rPr>
            </w:rPrChange>
          </w:rPr>
          <w:delText xml:space="preserve">регистрируется в </w:delText>
        </w:r>
        <w:r w:rsidR="005E6B20" w:rsidRPr="00C817DC" w:rsidDel="00E431B3">
          <w:rPr>
            <w:rFonts w:ascii="Arial" w:hAnsi="Arial" w:cs="Arial"/>
            <w:color w:val="000000" w:themeColor="text1"/>
            <w:szCs w:val="24"/>
            <w:rPrChange w:author="Paramonova Elena" w:date="2021-02-20T16:06:00Z" w:id="1334">
              <w:rPr>
                <w:rFonts w:ascii="Arial" w:hAnsi="Arial" w:cs="Arial"/>
                <w:highlight w:val="red"/>
              </w:rPr>
            </w:rPrChange>
          </w:rPr>
          <w:delText xml:space="preserve">SAP </w:delText>
        </w:r>
      </w:del>
      <w:del w:id="1335" w:author="Paramonova Elena" w:date="2021-02-20T16:08:00Z">
        <w:r w:rsidR="005E6B20" w:rsidRPr="00C817DC" w:rsidDel="00E431B3">
          <w:rPr>
            <w:rFonts w:ascii="Arial" w:hAnsi="Arial" w:cs="Arial"/>
            <w:color w:val="000000" w:themeColor="text1"/>
            <w:szCs w:val="24"/>
            <w:rPrChange w:author="Paramonova Elena" w:date="2021-02-20T16:06:00Z" w:id="1336">
              <w:rPr>
                <w:rFonts w:ascii="Arial" w:hAnsi="Arial" w:cs="Arial"/>
                <w:highlight w:val="red"/>
              </w:rPr>
            </w:rPrChange>
          </w:rPr>
          <w:delText>S/4</w:delText>
        </w:r>
        <w:r w:rsidR="007769F4" w:rsidRPr="00C817DC" w:rsidDel="00E431B3">
          <w:rPr>
            <w:rFonts w:ascii="Arial" w:hAnsi="Arial" w:cs="Arial"/>
            <w:color w:val="000000" w:themeColor="text1"/>
            <w:szCs w:val="24"/>
            <w:rPrChange w:author="Paramonova Elena" w:date="2021-02-20T16:06:00Z" w:id="1337">
              <w:rPr>
                <w:rFonts w:ascii="Arial" w:hAnsi="Arial" w:cs="Arial"/>
                <w:highlight w:val="red"/>
              </w:rPr>
            </w:rPrChange>
          </w:rPr>
          <w:delText xml:space="preserve">HANA, </w:delText>
        </w:r>
      </w:del>
      <w:r w:rsidR="007769F4" w:rsidRPr="00A50CF4">
        <w:rPr>
          <w:rFonts w:ascii="Arial" w:hAnsi="Arial" w:cs="Arial"/>
          <w:color w:val="000000" w:themeColor="text1"/>
          <w:szCs w:val="24"/>
          <w:rPrChange w:author="Paramonova Elena" w:date="2021-02-20T16:06:00Z" w:id="1338">
            <w:rPr>
              <w:rFonts w:ascii="Arial" w:hAnsi="Arial" w:cs="Arial"/>
              <w:color w:val="000000" w:themeColor="text1"/>
              <w:szCs w:val="24"/>
              <w:highlight w:val="red"/>
            </w:rPr>
          </w:rPrChange>
        </w:rPr>
        <w:t>путем</w:t>
      </w:r>
      <w:r w:rsidR="005E6B20" w:rsidRPr="00A50CF4">
        <w:rPr>
          <w:rFonts w:ascii="Arial" w:hAnsi="Arial" w:cs="Arial"/>
          <w:color w:val="000000" w:themeColor="text1"/>
          <w:szCs w:val="24"/>
          <w:rPrChange w:author="Paramonova Elena" w:date="2021-02-20T16:06:00Z" w:id="1339">
            <w:rPr>
              <w:rFonts w:ascii="Arial" w:hAnsi="Arial" w:cs="Arial"/>
              <w:color w:val="000000" w:themeColor="text1"/>
              <w:szCs w:val="24"/>
              <w:highlight w:val="red"/>
            </w:rPr>
          </w:rPrChange>
        </w:rPr>
        <w:t xml:space="preserve"> загрузки Excel-шаблона</w:t>
      </w:r>
      <w:ins w:id="1340" w:author="Paramonova Elena" w:date="2021-02-20T16:09:00Z">
        <w:r>
          <w:rPr>
            <w:rFonts w:ascii="Arial" w:hAnsi="Arial" w:cs="Arial"/>
            <w:color w:val="000000" w:themeColor="text1"/>
            <w:szCs w:val="24"/>
          </w:rPr>
          <w:t xml:space="preserve">. </w:t>
        </w:r>
      </w:ins>
      <w:del w:id="1341" w:author="Paramonova Elena" w:date="2021-02-20T16:09:00Z">
        <w:r w:rsidR="005E6B20" w:rsidRPr="00A50CF4" w:rsidDel="00E431B3">
          <w:rPr>
            <w:rFonts w:ascii="Arial" w:hAnsi="Arial" w:cs="Arial"/>
            <w:color w:val="000000" w:themeColor="text1"/>
            <w:szCs w:val="24"/>
            <w:rPrChange w:author="Paramonova Elena" w:date="2021-02-20T16:06:00Z" w:id="1342">
              <w:rPr>
                <w:rFonts w:ascii="Arial" w:hAnsi="Arial" w:cs="Arial"/>
                <w:color w:val="000000" w:themeColor="text1"/>
                <w:szCs w:val="24"/>
                <w:highlight w:val="red"/>
              </w:rPr>
            </w:rPrChange>
          </w:rPr>
          <w:delText xml:space="preserve"> как системный документ Контракт с видом создаваемого контракта ZDK – «Кварт. Спецификация». </w:delText>
        </w:r>
      </w:del>
      <w:r w:rsidR="005E6B20" w:rsidRPr="00A50CF4">
        <w:rPr>
          <w:rFonts w:ascii="Arial" w:hAnsi="Arial" w:cs="Arial"/>
          <w:color w:val="000000" w:themeColor="text1"/>
          <w:szCs w:val="24"/>
          <w:rPrChange w:author="Paramonova Elena" w:date="2021-02-20T16:06:00Z" w:id="1343">
            <w:rPr>
              <w:rFonts w:ascii="Arial" w:hAnsi="Arial" w:cs="Arial"/>
              <w:color w:val="000000" w:themeColor="text1"/>
              <w:szCs w:val="24"/>
              <w:highlight w:val="red"/>
            </w:rPr>
          </w:rPrChange>
        </w:rPr>
        <w:t xml:space="preserve">В шаблоне содержится информацию о номенклатуре, общем количестве и номере рамочного контракта вида </w:t>
      </w:r>
      <w:r w:rsidR="005E6B20" w:rsidRPr="00C817DC">
        <w:rPr>
          <w:rFonts w:ascii="Arial" w:hAnsi="Arial" w:cs="Arial"/>
          <w:color w:val="000000" w:themeColor="text1"/>
          <w:szCs w:val="24"/>
          <w:rPrChange w:author="Paramonova Elena" w:date="2021-02-20T16:06:00Z" w:id="1344">
            <w:rPr>
              <w:rFonts w:ascii="Arial" w:hAnsi="Arial" w:cs="Arial"/>
              <w:color w:val="000000" w:themeColor="text1"/>
              <w:szCs w:val="24"/>
              <w:highlight w:val="red"/>
              <w:lang w:val="en-US"/>
            </w:rPr>
          </w:rPrChange>
        </w:rPr>
        <w:t>ZKS</w:t>
      </w:r>
      <w:del w:id="1345" w:author="Paramonova Elena" w:date="2021-02-20T16:10:00Z">
        <w:r w:rsidR="005E6B20" w:rsidRPr="00A50CF4" w:rsidDel="00E431B3">
          <w:rPr>
            <w:rFonts w:ascii="Arial" w:hAnsi="Arial" w:cs="Arial"/>
            <w:color w:val="000000" w:themeColor="text1"/>
            <w:szCs w:val="24"/>
            <w:rPrChange w:author="Paramonova Elena" w:date="2021-02-20T16:06:00Z" w:id="1346">
              <w:rPr>
                <w:rFonts w:ascii="Arial" w:hAnsi="Arial" w:cs="Arial"/>
                <w:color w:val="000000" w:themeColor="text1"/>
                <w:szCs w:val="24"/>
                <w:highlight w:val="red"/>
              </w:rPr>
            </w:rPrChange>
          </w:rPr>
          <w:delText xml:space="preserve"> </w:delText>
        </w:r>
      </w:del>
      <w:r w:rsidR="005E6B20" w:rsidRPr="00A50CF4">
        <w:rPr>
          <w:rFonts w:ascii="Arial" w:hAnsi="Arial" w:cs="Arial"/>
          <w:color w:val="000000" w:themeColor="text1"/>
          <w:szCs w:val="24"/>
          <w:rPrChange w:author="Paramonova Elena" w:date="2021-02-20T16:06:00Z" w:id="1347">
            <w:rPr>
              <w:rFonts w:ascii="Arial" w:hAnsi="Arial" w:cs="Arial"/>
              <w:color w:val="000000" w:themeColor="text1"/>
              <w:szCs w:val="24"/>
              <w:highlight w:val="red"/>
            </w:rPr>
          </w:rPrChange>
        </w:rPr>
        <w:t>, к которому загружен Прайс-лист.</w:t>
      </w:r>
      <w:r w:rsidR="00B93D78" w:rsidRPr="00A50CF4">
        <w:rPr>
          <w:rFonts w:ascii="Arial" w:hAnsi="Arial" w:cs="Arial"/>
          <w:color w:val="000000" w:themeColor="text1"/>
          <w:szCs w:val="24"/>
          <w:rPrChange w:author="Paramonova Elena" w:date="2021-02-20T16:06:00Z" w:id="1348">
            <w:rPr>
              <w:rFonts w:ascii="Arial" w:hAnsi="Arial" w:cs="Arial"/>
              <w:color w:val="000000" w:themeColor="text1"/>
              <w:szCs w:val="24"/>
              <w:highlight w:val="red"/>
            </w:rPr>
          </w:rPrChange>
        </w:rPr>
        <w:t xml:space="preserve"> Количественные данные из заявок на </w:t>
      </w:r>
      <w:r w:rsidR="00B93D78" w:rsidRPr="00A50CF4">
        <w:rPr>
          <w:rFonts w:ascii="Arial" w:hAnsi="Arial" w:cs="Arial"/>
          <w:color w:val="000000" w:themeColor="text1"/>
          <w:szCs w:val="24"/>
          <w:rPrChange w:author="Paramonova Elena" w:date="2021-02-20T16:06:00Z" w:id="1349">
            <w:rPr>
              <w:rFonts w:ascii="Arial" w:hAnsi="Arial" w:cs="Arial"/>
              <w:color w:val="000000" w:themeColor="text1"/>
              <w:szCs w:val="24"/>
              <w:highlight w:val="red"/>
            </w:rPr>
          </w:rPrChange>
        </w:rPr>
        <w:lastRenderedPageBreak/>
        <w:t>закупку МТР копируются в контракт, цены копируются из рамочного договора</w:t>
      </w:r>
      <w:r w:rsidR="00C817DC" w:rsidRPr="00C817DC">
        <w:rPr>
          <w:rFonts w:ascii="Arial" w:hAnsi="Arial" w:cs="Arial"/>
          <w:color w:val="000000" w:themeColor="text1"/>
          <w:szCs w:val="24"/>
        </w:rPr>
        <w:t xml:space="preserve"> (Разработка ММ54 - Загрузка цен в заказ на поставку либо контракт с помощью выгрузки\загрузки файла в формате Excel</w:t>
      </w:r>
      <w:r w:rsidR="00C817DC">
        <w:rPr>
          <w:rFonts w:ascii="Arial" w:hAnsi="Arial" w:cs="Arial"/>
          <w:color w:val="000000" w:themeColor="text1"/>
          <w:szCs w:val="24"/>
        </w:rPr>
        <w:t>).</w:t>
      </w:r>
    </w:p>
    <w:p w14:paraId="2F455CEF" w14:textId="66919175" w:rsidR="00B93D78" w:rsidRDefault="00B93D78" w:rsidP="00B93D78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</w:rPr>
        <w:t xml:space="preserve">В </w:t>
      </w:r>
      <w:r w:rsidR="00861566">
        <w:rPr>
          <w:rFonts w:ascii="Arial" w:hAnsi="Arial" w:cs="Arial"/>
        </w:rPr>
        <w:t>заголовке документа к</w:t>
      </w:r>
      <w:r>
        <w:rPr>
          <w:rFonts w:ascii="Arial" w:hAnsi="Arial" w:cs="Arial"/>
        </w:rPr>
        <w:t>вартальной спецификации менеджер по сопровождению договора заполняет поле «</w:t>
      </w:r>
      <w:r w:rsidRPr="00A10693">
        <w:rPr>
          <w:rFonts w:ascii="Arial" w:hAnsi="Arial" w:cs="Arial"/>
          <w:color w:val="000000" w:themeColor="text1"/>
          <w:szCs w:val="24"/>
        </w:rPr>
        <w:t>Допуск недопоставки</w:t>
      </w:r>
      <w:r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– указыва</w:t>
      </w:r>
      <w:r>
        <w:rPr>
          <w:rFonts w:ascii="Arial" w:hAnsi="Arial" w:cs="Arial"/>
          <w:color w:val="000000" w:themeColor="text1"/>
          <w:szCs w:val="24"/>
        </w:rPr>
        <w:t xml:space="preserve">я % </w:t>
      </w:r>
      <w:r w:rsidR="000E606D">
        <w:rPr>
          <w:rFonts w:ascii="Arial" w:hAnsi="Arial" w:cs="Arial"/>
          <w:color w:val="000000" w:themeColor="text1"/>
          <w:szCs w:val="24"/>
        </w:rPr>
        <w:t xml:space="preserve">допустимой </w:t>
      </w:r>
      <w:r>
        <w:rPr>
          <w:rFonts w:ascii="Arial" w:hAnsi="Arial" w:cs="Arial"/>
          <w:color w:val="000000" w:themeColor="text1"/>
          <w:szCs w:val="24"/>
        </w:rPr>
        <w:t xml:space="preserve">недопоставки по договору консигнации, </w:t>
      </w:r>
      <w:r w:rsidR="000E606D">
        <w:rPr>
          <w:rFonts w:ascii="Arial" w:hAnsi="Arial" w:cs="Arial"/>
          <w:color w:val="000000" w:themeColor="text1"/>
          <w:szCs w:val="24"/>
        </w:rPr>
        <w:t>при этом данное значение</w:t>
      </w:r>
      <w:r>
        <w:rPr>
          <w:rFonts w:ascii="Arial" w:hAnsi="Arial" w:cs="Arial"/>
          <w:color w:val="000000" w:themeColor="text1"/>
          <w:szCs w:val="24"/>
        </w:rPr>
        <w:t xml:space="preserve"> буд</w:t>
      </w:r>
      <w:r w:rsidR="000E606D">
        <w:rPr>
          <w:rFonts w:ascii="Arial" w:hAnsi="Arial" w:cs="Arial"/>
          <w:color w:val="000000" w:themeColor="text1"/>
          <w:szCs w:val="24"/>
        </w:rPr>
        <w:t>е</w:t>
      </w:r>
      <w:r>
        <w:rPr>
          <w:rFonts w:ascii="Arial" w:hAnsi="Arial" w:cs="Arial"/>
          <w:color w:val="000000" w:themeColor="text1"/>
          <w:szCs w:val="24"/>
        </w:rPr>
        <w:t xml:space="preserve">т </w:t>
      </w:r>
      <w:r w:rsidR="000E606D">
        <w:rPr>
          <w:rFonts w:ascii="Arial" w:hAnsi="Arial" w:cs="Arial"/>
          <w:color w:val="000000" w:themeColor="text1"/>
          <w:szCs w:val="24"/>
        </w:rPr>
        <w:t xml:space="preserve">скопировано </w:t>
      </w:r>
      <w:r w:rsidR="00E825B5">
        <w:rPr>
          <w:rFonts w:ascii="Arial" w:hAnsi="Arial" w:cs="Arial"/>
          <w:color w:val="000000" w:themeColor="text1"/>
          <w:szCs w:val="24"/>
        </w:rPr>
        <w:t>во все позиции документа</w:t>
      </w:r>
      <w:r w:rsidR="00861566">
        <w:rPr>
          <w:rFonts w:ascii="Arial" w:hAnsi="Arial" w:cs="Arial"/>
          <w:color w:val="000000" w:themeColor="text1"/>
          <w:szCs w:val="24"/>
        </w:rPr>
        <w:t>.</w:t>
      </w:r>
    </w:p>
    <w:p w14:paraId="060AAC36" w14:textId="4BABE659" w:rsidR="007E632D" w:rsidRDefault="007E632D" w:rsidP="00B93D78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В заголовке спецификации на защищенный склад </w:t>
      </w:r>
      <w:r>
        <w:rPr>
          <w:rFonts w:ascii="Arial" w:hAnsi="Arial" w:cs="Arial"/>
        </w:rPr>
        <w:t>менеджер по сопровождению договора ставит индикатор «Допустима неограниченная сверхпоставка».</w:t>
      </w:r>
    </w:p>
    <w:p w14:paraId="28DB65EE" w14:textId="38C1992C" w:rsidR="00B93D78" w:rsidRDefault="00E825B5" w:rsidP="00B93D78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Заполнение остальных полей системного документа </w:t>
      </w:r>
      <w:r w:rsidR="007E632D">
        <w:rPr>
          <w:rFonts w:ascii="Arial" w:hAnsi="Arial" w:cs="Arial"/>
        </w:rPr>
        <w:t>«</w:t>
      </w:r>
      <w:r>
        <w:rPr>
          <w:rFonts w:ascii="Arial" w:hAnsi="Arial" w:cs="Arial"/>
        </w:rPr>
        <w:t>Контракт</w:t>
      </w:r>
      <w:r w:rsidR="007E632D">
        <w:rPr>
          <w:rFonts w:ascii="Arial" w:hAnsi="Arial" w:cs="Arial"/>
        </w:rPr>
        <w:t>»</w:t>
      </w:r>
      <w:r>
        <w:rPr>
          <w:rFonts w:ascii="Arial" w:hAnsi="Arial" w:cs="Arial"/>
        </w:rPr>
        <w:t xml:space="preserve"> аналогично описанному в шаге ПП-10.04.03.02.050 (п. 5.2.2.1).</w:t>
      </w:r>
    </w:p>
    <w:p w14:paraId="0FCC134E" w14:textId="086D6B67" w:rsidR="002129A6" w:rsidRDefault="002129A6" w:rsidP="006B54DB">
      <w:pPr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Менеджер по сопровождению договора может сформировать печатную форму к </w:t>
      </w:r>
      <w:r>
        <w:rPr>
          <w:rFonts w:ascii="Arial" w:hAnsi="Arial" w:cs="Arial"/>
          <w:color w:val="000000" w:themeColor="text1"/>
          <w:szCs w:val="24"/>
        </w:rPr>
        <w:t>квартальной спецификации</w:t>
      </w:r>
      <w:r w:rsidRPr="00A10693">
        <w:rPr>
          <w:rFonts w:ascii="Arial" w:hAnsi="Arial" w:cs="Arial"/>
          <w:color w:val="000000" w:themeColor="text1"/>
          <w:szCs w:val="24"/>
        </w:rPr>
        <w:t xml:space="preserve">, формуляр </w:t>
      </w:r>
      <w:r w:rsidR="000E606D">
        <w:rPr>
          <w:rFonts w:ascii="Arial" w:hAnsi="Arial" w:cs="Arial"/>
          <w:color w:val="000000" w:themeColor="text1"/>
          <w:szCs w:val="24"/>
        </w:rPr>
        <w:t>которой выводится</w:t>
      </w:r>
      <w:r w:rsidRPr="00A10693">
        <w:rPr>
          <w:rFonts w:ascii="Arial" w:hAnsi="Arial" w:cs="Arial"/>
          <w:color w:val="000000" w:themeColor="text1"/>
          <w:szCs w:val="24"/>
        </w:rPr>
        <w:t xml:space="preserve"> в формате .</w:t>
      </w:r>
      <w:r w:rsidRPr="005A7099">
        <w:rPr>
          <w:rFonts w:ascii="Arial" w:hAnsi="Arial" w:cs="Arial"/>
          <w:color w:val="000000" w:themeColor="text1"/>
          <w:szCs w:val="24"/>
        </w:rPr>
        <w:t>PDF</w:t>
      </w:r>
      <w:r w:rsidRPr="00A10693">
        <w:rPr>
          <w:rFonts w:ascii="Arial" w:hAnsi="Arial" w:cs="Arial"/>
          <w:color w:val="000000" w:themeColor="text1"/>
          <w:szCs w:val="24"/>
        </w:rPr>
        <w:t xml:space="preserve"> (разработка </w:t>
      </w:r>
      <w:r>
        <w:rPr>
          <w:rFonts w:ascii="Arial" w:hAnsi="Arial" w:cs="Arial"/>
          <w:color w:val="000000" w:themeColor="text1"/>
          <w:szCs w:val="24"/>
        </w:rPr>
        <w:t>ММ57 «</w:t>
      </w:r>
      <w:r w:rsidR="005A7099" w:rsidRPr="005A7099">
        <w:rPr>
          <w:rFonts w:ascii="Arial" w:hAnsi="Arial" w:cs="Arial"/>
          <w:color w:val="000000" w:themeColor="text1"/>
          <w:szCs w:val="24"/>
        </w:rPr>
        <w:t>Формуляр для квартальной спецификации и разнарядки</w:t>
      </w:r>
      <w:r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>)</w:t>
      </w:r>
      <w:r w:rsidR="005A7099">
        <w:rPr>
          <w:rFonts w:ascii="Arial" w:hAnsi="Arial" w:cs="Arial"/>
          <w:color w:val="000000" w:themeColor="text1"/>
          <w:szCs w:val="24"/>
        </w:rPr>
        <w:t>.</w:t>
      </w:r>
    </w:p>
    <w:p w14:paraId="74234726" w14:textId="77777777" w:rsidR="005A58F3" w:rsidRDefault="005A58F3" w:rsidP="006B54DB">
      <w:pPr>
        <w:ind w:firstLine="708"/>
        <w:rPr>
          <w:rFonts w:ascii="Arial" w:hAnsi="Arial" w:cs="Arial"/>
          <w:color w:val="000000" w:themeColor="text1"/>
          <w:szCs w:val="24"/>
        </w:rPr>
      </w:pPr>
    </w:p>
    <w:p w14:paraId="759EF1EE" w14:textId="19CBC734" w:rsidR="005A58F3" w:rsidRDefault="005A58F3" w:rsidP="005A58F3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5A7C73">
        <w:rPr>
          <w:rFonts w:ascii="Arial" w:hAnsi="Arial" w:cs="Arial"/>
          <w:color w:val="000000" w:themeColor="text1"/>
          <w:szCs w:val="24"/>
        </w:rPr>
        <w:t xml:space="preserve">Для закрытия квартальной спецификации менеджер по сопровождению договора формирует </w:t>
      </w:r>
      <w:r w:rsidRPr="00B72183">
        <w:rPr>
          <w:rFonts w:ascii="Arial" w:hAnsi="Arial" w:cs="Arial"/>
          <w:color w:val="000000" w:themeColor="text1"/>
          <w:szCs w:val="24"/>
        </w:rPr>
        <w:t>отчет</w:t>
      </w:r>
      <w:r w:rsidRPr="005A7C73">
        <w:rPr>
          <w:rFonts w:ascii="Arial" w:hAnsi="Arial" w:cs="Arial"/>
          <w:color w:val="000000" w:themeColor="text1"/>
          <w:szCs w:val="24"/>
        </w:rPr>
        <w:t xml:space="preserve"> </w:t>
      </w:r>
      <w:r w:rsidRPr="00B72183">
        <w:rPr>
          <w:rFonts w:ascii="Arial" w:hAnsi="Arial" w:cs="Arial"/>
          <w:color w:val="000000" w:themeColor="text1"/>
          <w:szCs w:val="24"/>
        </w:rPr>
        <w:t>«Исполнение закупки</w:t>
      </w:r>
      <w:r w:rsidRPr="005A7C73">
        <w:rPr>
          <w:rFonts w:ascii="Arial" w:hAnsi="Arial" w:cs="Arial"/>
          <w:color w:val="000000" w:themeColor="text1"/>
          <w:szCs w:val="24"/>
        </w:rPr>
        <w:t>»</w:t>
      </w:r>
      <w:r w:rsidRPr="00B72183">
        <w:rPr>
          <w:rFonts w:ascii="Arial" w:hAnsi="Arial" w:cs="Arial"/>
          <w:color w:val="000000" w:themeColor="text1"/>
          <w:szCs w:val="24"/>
        </w:rPr>
        <w:t xml:space="preserve"> (гибкая матрица)</w:t>
      </w:r>
      <w:r w:rsidRPr="005A7C73">
        <w:rPr>
          <w:rFonts w:ascii="Arial" w:hAnsi="Arial" w:cs="Arial"/>
          <w:color w:val="000000" w:themeColor="text1"/>
          <w:szCs w:val="24"/>
        </w:rPr>
        <w:t xml:space="preserve">. В данном отчете </w:t>
      </w:r>
      <w:r w:rsidR="0050164C">
        <w:rPr>
          <w:rFonts w:ascii="Arial" w:hAnsi="Arial" w:cs="Arial"/>
          <w:color w:val="000000" w:themeColor="text1"/>
          <w:szCs w:val="24"/>
        </w:rPr>
        <w:t>он анализирует</w:t>
      </w:r>
      <w:r w:rsidRPr="005A7C73">
        <w:rPr>
          <w:rFonts w:ascii="Arial" w:hAnsi="Arial" w:cs="Arial"/>
          <w:color w:val="000000" w:themeColor="text1"/>
          <w:szCs w:val="24"/>
        </w:rPr>
        <w:t xml:space="preserve"> все открытые позиции квартальной спецификации</w:t>
      </w:r>
      <w:r w:rsidRPr="00B72183">
        <w:rPr>
          <w:rFonts w:ascii="Arial" w:hAnsi="Arial" w:cs="Arial"/>
          <w:color w:val="000000" w:themeColor="text1"/>
          <w:szCs w:val="24"/>
        </w:rPr>
        <w:t xml:space="preserve"> и </w:t>
      </w:r>
      <w:r>
        <w:rPr>
          <w:rFonts w:ascii="Arial" w:hAnsi="Arial" w:cs="Arial"/>
          <w:color w:val="000000" w:themeColor="text1"/>
          <w:szCs w:val="24"/>
        </w:rPr>
        <w:t xml:space="preserve">фактический </w:t>
      </w:r>
      <w:r w:rsidRPr="00B72183">
        <w:rPr>
          <w:rFonts w:ascii="Arial" w:hAnsi="Arial" w:cs="Arial"/>
          <w:color w:val="000000" w:themeColor="text1"/>
          <w:szCs w:val="24"/>
        </w:rPr>
        <w:t>процент выполнения спецификации</w:t>
      </w:r>
      <w:r w:rsidRPr="00D545FE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 xml:space="preserve">от общей стоимости договора и опцион по договору (100 </w:t>
      </w:r>
      <w:r w:rsidR="0050164C">
        <w:rPr>
          <w:rFonts w:ascii="Arial" w:hAnsi="Arial" w:cs="Arial"/>
          <w:color w:val="000000" w:themeColor="text1"/>
          <w:szCs w:val="24"/>
        </w:rPr>
        <w:t>минус</w:t>
      </w:r>
      <w:r>
        <w:rPr>
          <w:rFonts w:ascii="Arial" w:hAnsi="Arial" w:cs="Arial"/>
          <w:color w:val="000000" w:themeColor="text1"/>
          <w:szCs w:val="24"/>
        </w:rPr>
        <w:t xml:space="preserve"> процент недопоставки, зафиксированный в квартальной спецификации)</w:t>
      </w:r>
      <w:r w:rsidRPr="005A7C73">
        <w:rPr>
          <w:rFonts w:ascii="Arial" w:hAnsi="Arial" w:cs="Arial"/>
          <w:color w:val="000000" w:themeColor="text1"/>
          <w:szCs w:val="24"/>
        </w:rPr>
        <w:t>.</w:t>
      </w:r>
      <w:r>
        <w:rPr>
          <w:rFonts w:ascii="Arial" w:hAnsi="Arial" w:cs="Arial"/>
          <w:color w:val="000000" w:themeColor="text1"/>
          <w:szCs w:val="24"/>
        </w:rPr>
        <w:t xml:space="preserve"> </w:t>
      </w:r>
    </w:p>
    <w:p w14:paraId="6DB43AA8" w14:textId="79BBE7C2" w:rsidR="005A58F3" w:rsidRDefault="005A58F3" w:rsidP="005A58F3">
      <w:pPr>
        <w:pStyle w:val="a"/>
        <w:numPr>
          <w:ilvl w:val="0"/>
          <w:numId w:val="0"/>
        </w:numPr>
        <w:tabs>
          <w:tab w:val="left" w:pos="450"/>
        </w:tabs>
        <w:spacing w:after="0" w:line="276" w:lineRule="auto"/>
        <w:rPr>
          <w:color w:val="000000" w:themeColor="text1"/>
        </w:rPr>
      </w:pPr>
      <w:r w:rsidRPr="005A7C73">
        <w:rPr>
          <w:color w:val="000000" w:themeColor="text1"/>
        </w:rPr>
        <w:t xml:space="preserve"> </w:t>
      </w:r>
      <w:r>
        <w:rPr>
          <w:color w:val="000000" w:themeColor="text1"/>
        </w:rPr>
        <w:tab/>
      </w:r>
      <w:r w:rsidRPr="00B72183">
        <w:rPr>
          <w:color w:val="000000" w:themeColor="text1"/>
        </w:rPr>
        <w:t>В случае необходимости, для закрытия обязательств</w:t>
      </w:r>
      <w:r>
        <w:rPr>
          <w:color w:val="000000" w:themeColor="text1"/>
        </w:rPr>
        <w:t xml:space="preserve"> по договору консигнации</w:t>
      </w:r>
      <w:r w:rsidRPr="00B72183">
        <w:rPr>
          <w:color w:val="000000" w:themeColor="text1"/>
        </w:rPr>
        <w:t xml:space="preserve">, менеджер по сопровождению договора </w:t>
      </w:r>
      <w:r w:rsidR="005E6B20" w:rsidRPr="005E6B20">
        <w:rPr>
          <w:rFonts w:eastAsia="Times New Roman"/>
          <w:color w:val="000000" w:themeColor="text1"/>
          <w:lang w:eastAsia="en-US"/>
        </w:rPr>
        <w:t>оповещает сток-контролера письмом по корпоративной электронной почте, что ему необходимо создать заявки на закупку МТР в требуемом объеме</w:t>
      </w:r>
      <w:r w:rsidR="005E6B20">
        <w:rPr>
          <w:rFonts w:eastAsia="Times New Roman"/>
          <w:color w:val="000000" w:themeColor="text1"/>
          <w:lang w:eastAsia="en-US"/>
        </w:rPr>
        <w:t xml:space="preserve">. </w:t>
      </w:r>
      <w:r>
        <w:rPr>
          <w:rFonts w:eastAsia="Times New Roman"/>
          <w:color w:val="000000" w:themeColor="text1"/>
          <w:lang w:eastAsia="en-US"/>
        </w:rPr>
        <w:t xml:space="preserve"> Далее сток-контролер формирует вручную заявку на закупку МТР, подробнее см в </w:t>
      </w:r>
      <w:r w:rsidRPr="00A10693">
        <w:rPr>
          <w:color w:val="000000" w:themeColor="text1"/>
        </w:rPr>
        <w:t>КД</w:t>
      </w:r>
      <w:r>
        <w:rPr>
          <w:color w:val="000000" w:themeColor="text1"/>
        </w:rPr>
        <w:t xml:space="preserve"> </w:t>
      </w:r>
      <w:del w:id="1350" w:author="SintsovaMA" w:date="2021-03-22T17:28:00Z">
        <w:r w:rsidR="00D2138A" w:rsidDel="004908FD">
          <w:rPr>
            <w:color w:val="000000" w:themeColor="text1"/>
          </w:rPr>
          <w:delText>ERP.9.</w:delText>
        </w:r>
        <w:r w:rsidRPr="0044380A" w:rsidDel="004908FD">
          <w:rPr>
            <w:color w:val="000000" w:themeColor="text1"/>
          </w:rPr>
          <w:delText>1.58</w:delText>
        </w:r>
        <w:r w:rsidRPr="00A10693" w:rsidDel="004908FD">
          <w:rPr>
            <w:color w:val="000000" w:themeColor="text1"/>
          </w:rPr>
          <w:delText xml:space="preserve"> </w:delText>
        </w:r>
      </w:del>
      <w:ins w:id="1351" w:author="SintsovaMA" w:date="2021-03-22T17:28:00Z">
        <w:r w:rsidR="004908FD">
          <w:rPr>
            <w:color w:val="000000" w:themeColor="text1"/>
          </w:rPr>
          <w:t xml:space="preserve">ERP.13.9_2_58_MM </w:t>
        </w:r>
      </w:ins>
      <w:r>
        <w:rPr>
          <w:color w:val="000000" w:themeColor="text1"/>
        </w:rPr>
        <w:t>«</w:t>
      </w:r>
      <w:r w:rsidRPr="0044380A">
        <w:rPr>
          <w:color w:val="000000" w:themeColor="text1"/>
        </w:rPr>
        <w:t>Планирование обеспечения МТР работами и услугами</w:t>
      </w:r>
      <w:r>
        <w:rPr>
          <w:color w:val="000000" w:themeColor="text1"/>
        </w:rPr>
        <w:t xml:space="preserve">». </w:t>
      </w:r>
      <w:r w:rsidR="0050164C">
        <w:rPr>
          <w:color w:val="000000" w:themeColor="text1"/>
        </w:rPr>
        <w:t>М</w:t>
      </w:r>
      <w:r>
        <w:rPr>
          <w:color w:val="000000" w:themeColor="text1"/>
        </w:rPr>
        <w:t xml:space="preserve">енеджер по сопровождению договора формирует </w:t>
      </w:r>
      <w:r w:rsidRPr="00B72183">
        <w:rPr>
          <w:color w:val="000000" w:themeColor="text1"/>
        </w:rPr>
        <w:t xml:space="preserve">разнарядку </w:t>
      </w:r>
      <w:r>
        <w:rPr>
          <w:color w:val="000000" w:themeColor="text1"/>
        </w:rPr>
        <w:t>со ссылкой на заявку на закупку МТР, сформированную сток-контролером</w:t>
      </w:r>
      <w:r w:rsidRPr="00B72183">
        <w:rPr>
          <w:color w:val="000000" w:themeColor="text1"/>
        </w:rPr>
        <w:t xml:space="preserve">. Правила формирования разнарядки описаны в п.5.2.3.1.  </w:t>
      </w:r>
    </w:p>
    <w:p w14:paraId="31E4AA19" w14:textId="77777777" w:rsidR="004119C2" w:rsidRPr="00B72183" w:rsidRDefault="004119C2" w:rsidP="005A58F3">
      <w:pPr>
        <w:pStyle w:val="a"/>
        <w:numPr>
          <w:ilvl w:val="0"/>
          <w:numId w:val="0"/>
        </w:numPr>
        <w:tabs>
          <w:tab w:val="left" w:pos="450"/>
        </w:tabs>
        <w:spacing w:after="0" w:line="276" w:lineRule="auto"/>
        <w:rPr>
          <w:color w:val="000000" w:themeColor="text1"/>
        </w:rPr>
      </w:pPr>
    </w:p>
    <w:p w14:paraId="2BD7867C" w14:textId="6DC0B55F" w:rsidR="00171755" w:rsidRPr="00A10693" w:rsidRDefault="00171755" w:rsidP="00171755">
      <w:pPr>
        <w:pStyle w:val="a8"/>
        <w:jc w:val="right"/>
        <w:rPr>
          <w:rFonts w:ascii="Arial" w:hAnsi="Arial" w:cs="Arial"/>
          <w:b/>
          <w:sz w:val="22"/>
        </w:rPr>
      </w:pPr>
      <w:r w:rsidRPr="00A10693">
        <w:rPr>
          <w:rFonts w:ascii="Arial" w:hAnsi="Arial" w:cs="Arial"/>
          <w:b/>
          <w:sz w:val="22"/>
        </w:rPr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26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rPr>
          <w:rFonts w:ascii="Arial" w:hAnsi="Arial" w:cs="Arial"/>
          <w:b/>
          <w:sz w:val="22"/>
        </w:rPr>
        <w:t xml:space="preserve">. Описание шага Формирование проекта </w:t>
      </w:r>
      <w:r>
        <w:rPr>
          <w:rFonts w:ascii="Arial" w:hAnsi="Arial" w:cs="Arial"/>
          <w:b/>
          <w:sz w:val="22"/>
        </w:rPr>
        <w:t xml:space="preserve">квартальной </w:t>
      </w:r>
      <w:r w:rsidRPr="00A10693">
        <w:rPr>
          <w:rFonts w:ascii="Arial" w:hAnsi="Arial" w:cs="Arial"/>
          <w:b/>
          <w:sz w:val="22"/>
        </w:rPr>
        <w:t>спецификации</w:t>
      </w:r>
    </w:p>
    <w:tbl>
      <w:tblPr>
        <w:tblW w:w="493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"/>
        <w:gridCol w:w="3636"/>
        <w:gridCol w:w="1276"/>
        <w:gridCol w:w="1276"/>
        <w:gridCol w:w="1134"/>
        <w:gridCol w:w="1843"/>
      </w:tblGrid>
      <w:tr w:rsidR="00171755" w:rsidRPr="00A10693" w14:paraId="2B3C4472" w14:textId="77777777" w:rsidTr="00162783">
        <w:trPr>
          <w:cantSplit/>
          <w:trHeight w:val="397"/>
          <w:tblHeader/>
        </w:trPr>
        <w:tc>
          <w:tcPr>
            <w:tcW w:w="440" w:type="pct"/>
            <w:shd w:val="clear" w:color="auto" w:fill="FFC000"/>
            <w:vAlign w:val="center"/>
          </w:tcPr>
          <w:p w14:paraId="064EFAF2" w14:textId="77777777" w:rsidR="00171755" w:rsidRPr="00A10693" w:rsidRDefault="00171755" w:rsidP="0016278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1809" w:type="pct"/>
            <w:shd w:val="clear" w:color="auto" w:fill="FFC000"/>
            <w:vAlign w:val="center"/>
          </w:tcPr>
          <w:p w14:paraId="1EFDDCB9" w14:textId="77777777" w:rsidR="00171755" w:rsidRPr="00A10693" w:rsidRDefault="00171755" w:rsidP="00162783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635" w:type="pct"/>
            <w:shd w:val="clear" w:color="auto" w:fill="FFC000"/>
            <w:vAlign w:val="center"/>
          </w:tcPr>
          <w:p w14:paraId="0C0971A3" w14:textId="77777777" w:rsidR="00171755" w:rsidRPr="00A10693" w:rsidRDefault="00171755" w:rsidP="0016278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635" w:type="pct"/>
            <w:shd w:val="clear" w:color="auto" w:fill="FFC000"/>
            <w:vAlign w:val="center"/>
          </w:tcPr>
          <w:p w14:paraId="6159382E" w14:textId="77777777" w:rsidR="00171755" w:rsidRPr="00A10693" w:rsidRDefault="00171755" w:rsidP="0016278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564" w:type="pct"/>
            <w:shd w:val="clear" w:color="auto" w:fill="FFC000"/>
            <w:vAlign w:val="center"/>
          </w:tcPr>
          <w:p w14:paraId="36CD1EDE" w14:textId="77777777" w:rsidR="00171755" w:rsidRPr="00A10693" w:rsidRDefault="00171755" w:rsidP="0016278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917" w:type="pct"/>
            <w:shd w:val="clear" w:color="auto" w:fill="FFC000"/>
            <w:vAlign w:val="center"/>
          </w:tcPr>
          <w:p w14:paraId="76260289" w14:textId="77777777" w:rsidR="00171755" w:rsidRPr="00A10693" w:rsidRDefault="00171755" w:rsidP="0016278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171755" w:rsidRPr="00A10693" w14:paraId="0261AF99" w14:textId="77777777" w:rsidTr="00162783">
        <w:trPr>
          <w:cantSplit/>
        </w:trPr>
        <w:tc>
          <w:tcPr>
            <w:tcW w:w="440" w:type="pct"/>
          </w:tcPr>
          <w:p w14:paraId="421A9ADC" w14:textId="77777777" w:rsidR="00171755" w:rsidRPr="00A10693" w:rsidRDefault="00171755" w:rsidP="00162783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ПП-10.04.03.02.010</w:t>
            </w:r>
          </w:p>
        </w:tc>
        <w:tc>
          <w:tcPr>
            <w:tcW w:w="1809" w:type="pct"/>
          </w:tcPr>
          <w:p w14:paraId="11B3D4C6" w14:textId="39BC8203" w:rsidR="00171755" w:rsidRPr="00A10693" w:rsidRDefault="00171755" w:rsidP="00162783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Найден рамочный договор</w:t>
            </w:r>
            <w:r>
              <w:rPr>
                <w:rFonts w:ascii="Arial" w:hAnsi="Arial" w:cs="Arial"/>
                <w:sz w:val="20"/>
              </w:rPr>
              <w:t xml:space="preserve"> консигнации</w:t>
            </w:r>
            <w:r w:rsidRPr="00A10693">
              <w:rPr>
                <w:rFonts w:ascii="Arial" w:hAnsi="Arial" w:cs="Arial"/>
                <w:sz w:val="20"/>
              </w:rPr>
              <w:t xml:space="preserve">, требуется заключение </w:t>
            </w:r>
            <w:r>
              <w:rPr>
                <w:rFonts w:ascii="Arial" w:hAnsi="Arial" w:cs="Arial"/>
                <w:sz w:val="20"/>
              </w:rPr>
              <w:t xml:space="preserve">квартальной спецификации </w:t>
            </w:r>
            <w:r w:rsidRPr="00A10693">
              <w:rPr>
                <w:rFonts w:ascii="Arial" w:hAnsi="Arial" w:cs="Arial"/>
                <w:sz w:val="20"/>
              </w:rPr>
              <w:t>(Заявке на закупку МТР/ Заявке на закупку работ, услуг присвоен источник поставки);</w:t>
            </w:r>
          </w:p>
          <w:p w14:paraId="196D1D2A" w14:textId="7C771DCA" w:rsidR="00171755" w:rsidRPr="00A10693" w:rsidRDefault="00171755" w:rsidP="00162783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635" w:type="pct"/>
            <w:shd w:val="clear" w:color="auto" w:fill="auto"/>
          </w:tcPr>
          <w:p w14:paraId="0A048471" w14:textId="50155009" w:rsidR="00171755" w:rsidRPr="00171755" w:rsidRDefault="00171755" w:rsidP="00162783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ME</w:t>
            </w:r>
            <w:r>
              <w:rPr>
                <w:rFonts w:ascii="Arial" w:hAnsi="Arial" w:cs="Arial"/>
                <w:sz w:val="20"/>
              </w:rPr>
              <w:t>3</w:t>
            </w:r>
            <w:r w:rsidRPr="00A10693">
              <w:rPr>
                <w:rFonts w:ascii="Arial" w:hAnsi="Arial" w:cs="Arial"/>
                <w:sz w:val="20"/>
              </w:rPr>
              <w:t>1</w:t>
            </w:r>
            <w:r>
              <w:rPr>
                <w:rFonts w:ascii="Arial" w:hAnsi="Arial" w:cs="Arial"/>
                <w:sz w:val="20"/>
              </w:rPr>
              <w:t>K</w:t>
            </w:r>
          </w:p>
        </w:tc>
        <w:tc>
          <w:tcPr>
            <w:tcW w:w="635" w:type="pct"/>
          </w:tcPr>
          <w:p w14:paraId="6A598EA8" w14:textId="77777777" w:rsidR="00171755" w:rsidRPr="00A10693" w:rsidRDefault="00171755" w:rsidP="00162783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- Заявка на закупку МТР;</w:t>
            </w:r>
          </w:p>
          <w:p w14:paraId="3124F95A" w14:textId="5CAC3FCF" w:rsidR="00171755" w:rsidRPr="00A10693" w:rsidRDefault="00171755" w:rsidP="00162783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564" w:type="pct"/>
          </w:tcPr>
          <w:p w14:paraId="03702E2C" w14:textId="09531A51" w:rsidR="00171755" w:rsidRDefault="00171755" w:rsidP="00162783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Проект </w:t>
            </w:r>
            <w:r>
              <w:rPr>
                <w:rFonts w:ascii="Arial" w:hAnsi="Arial" w:cs="Arial"/>
                <w:sz w:val="20"/>
              </w:rPr>
              <w:t xml:space="preserve">квартальной </w:t>
            </w:r>
            <w:r w:rsidRPr="00A10693">
              <w:rPr>
                <w:rFonts w:ascii="Arial" w:hAnsi="Arial" w:cs="Arial"/>
                <w:sz w:val="20"/>
              </w:rPr>
              <w:t>спецификации</w:t>
            </w:r>
            <w:r>
              <w:rPr>
                <w:rFonts w:ascii="Arial" w:hAnsi="Arial" w:cs="Arial"/>
                <w:sz w:val="20"/>
              </w:rPr>
              <w:t xml:space="preserve"> с видом </w:t>
            </w:r>
            <w:r w:rsidRPr="00171755">
              <w:rPr>
                <w:rFonts w:ascii="Arial" w:hAnsi="Arial" w:cs="Arial"/>
                <w:sz w:val="20"/>
              </w:rPr>
              <w:t>ZDK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  <w:p w14:paraId="01A802F6" w14:textId="5718E088" w:rsidR="00171755" w:rsidRPr="00A10693" w:rsidRDefault="00171755" w:rsidP="00162783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917" w:type="pct"/>
          </w:tcPr>
          <w:p w14:paraId="7BF0FC52" w14:textId="77777777" w:rsidR="00DA64D1" w:rsidRDefault="00171755" w:rsidP="00162783">
            <w:pPr>
              <w:jc w:val="left"/>
              <w:rPr>
                <w:ins w:id="1352" w:author="ParamonovaEA" w:date="2021-03-29T10:02:00Z"/>
                <w:rFonts w:ascii="Arial" w:hAnsi="Arial" w:cs="Arial"/>
                <w:sz w:val="20"/>
              </w:rPr>
            </w:pPr>
            <w:del w:id="1353" w:author="ParamonovaEA" w:date="2021-03-29T09:59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УК;</w:delText>
              </w:r>
            </w:del>
            <w:ins w:id="1354" w:author="ParamonovaEA" w:date="2021-03-29T09:59:00Z">
              <w:r w:rsidR="00DA64D1">
                <w:rPr>
                  <w:rFonts w:ascii="Arial" w:hAnsi="Arial" w:cs="Arial"/>
                  <w:sz w:val="20"/>
                </w:rPr>
                <w:t>-Менеджер по сопровождению договора МТР</w:t>
              </w:r>
            </w:ins>
          </w:p>
          <w:p w14:paraId="25865AF4" w14:textId="3AD274BE" w:rsidR="00171755" w:rsidRPr="00A10693" w:rsidDel="00DA64D1" w:rsidRDefault="00DA64D1" w:rsidP="00162783">
            <w:pPr>
              <w:jc w:val="left"/>
              <w:rPr>
                <w:del w:id="1355" w:author="ParamonovaEA" w:date="2021-03-29T10:02:00Z"/>
                <w:rFonts w:ascii="Arial" w:hAnsi="Arial" w:cs="Arial"/>
                <w:sz w:val="20"/>
              </w:rPr>
            </w:pPr>
            <w:ins w:id="1356" w:author="ParamonovaEA" w:date="2021-03-29T09:59:00Z">
              <w:r>
                <w:rPr>
                  <w:rFonts w:ascii="Arial" w:hAnsi="Arial" w:cs="Arial"/>
                  <w:sz w:val="20"/>
                </w:rPr>
                <w:t>-Менеджер по сопровождению договора Услуги</w:t>
              </w:r>
            </w:ins>
          </w:p>
          <w:p w14:paraId="2E5C1657" w14:textId="77777777" w:rsidR="00171755" w:rsidRPr="00A10693" w:rsidDel="00DA64D1" w:rsidRDefault="00171755" w:rsidP="00162783">
            <w:pPr>
              <w:jc w:val="left"/>
              <w:rPr>
                <w:del w:id="1357" w:author="ParamonovaEA" w:date="2021-03-29T10:02:00Z"/>
                <w:rFonts w:ascii="Arial" w:hAnsi="Arial" w:cs="Arial"/>
                <w:sz w:val="20"/>
              </w:rPr>
            </w:pPr>
            <w:del w:id="1358" w:author="ParamonovaEA" w:date="2021-03-29T10:02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БЕ Управление;</w:delText>
              </w:r>
            </w:del>
          </w:p>
          <w:p w14:paraId="1DD1C277" w14:textId="77777777" w:rsidR="00171755" w:rsidRPr="00A10693" w:rsidDel="00DA64D1" w:rsidRDefault="00171755" w:rsidP="00162783">
            <w:pPr>
              <w:jc w:val="left"/>
              <w:rPr>
                <w:del w:id="1359" w:author="ParamonovaEA" w:date="2021-03-29T10:02:00Z"/>
                <w:rFonts w:ascii="Arial" w:hAnsi="Arial" w:cs="Arial"/>
                <w:sz w:val="20"/>
              </w:rPr>
            </w:pPr>
            <w:del w:id="1360" w:author="ParamonovaEA" w:date="2021-03-29T10:02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БЕ ГОК;</w:delText>
              </w:r>
            </w:del>
          </w:p>
          <w:p w14:paraId="131E0991" w14:textId="77777777" w:rsidR="00171755" w:rsidRPr="00A10693" w:rsidRDefault="00171755" w:rsidP="00DA64D1">
            <w:pPr>
              <w:jc w:val="left"/>
              <w:rPr>
                <w:rFonts w:ascii="Arial" w:hAnsi="Arial" w:cs="Arial"/>
                <w:sz w:val="20"/>
              </w:rPr>
            </w:pPr>
            <w:del w:id="1361" w:author="ParamonovaEA" w:date="2021-03-29T10:02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БЕ СП.</w:delText>
              </w:r>
            </w:del>
          </w:p>
        </w:tc>
      </w:tr>
    </w:tbl>
    <w:p w14:paraId="1F791F1A" w14:textId="77777777" w:rsidR="00171755" w:rsidRDefault="00171755" w:rsidP="00B93D78">
      <w:pPr>
        <w:spacing w:after="240" w:line="276" w:lineRule="auto"/>
        <w:ind w:firstLine="567"/>
        <w:rPr>
          <w:rFonts w:ascii="Arial" w:hAnsi="Arial" w:cs="Arial"/>
        </w:rPr>
      </w:pPr>
    </w:p>
    <w:p w14:paraId="40E7E803" w14:textId="307E39ED" w:rsidR="00776E6A" w:rsidRPr="00A10693" w:rsidRDefault="003E1B38" w:rsidP="00776E6A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lastRenderedPageBreak/>
        <w:t>ПП-10.04.03.02.011</w:t>
      </w:r>
      <w:r w:rsidRPr="00A10693">
        <w:rPr>
          <w:rFonts w:cs="Arial"/>
        </w:rPr>
        <w:t xml:space="preserve"> </w:t>
      </w:r>
      <w:r w:rsidR="00776E6A" w:rsidRPr="00A10693">
        <w:rPr>
          <w:b/>
          <w:i w:val="0"/>
          <w:caps w:val="0"/>
          <w:sz w:val="24"/>
          <w:szCs w:val="24"/>
        </w:rPr>
        <w:t>Формирование проекта спецификации договора (автоматически)</w:t>
      </w:r>
      <w:r w:rsidR="00776E6A" w:rsidRPr="00A10693">
        <w:rPr>
          <w:b/>
          <w:i w:val="0"/>
          <w:sz w:val="24"/>
          <w:szCs w:val="24"/>
        </w:rPr>
        <w:t>.</w:t>
      </w:r>
    </w:p>
    <w:p w14:paraId="1BBC8EF0" w14:textId="77777777" w:rsidR="00776E6A" w:rsidRPr="00A10693" w:rsidRDefault="00776E6A" w:rsidP="00776E6A"/>
    <w:p w14:paraId="5CC73174" w14:textId="77777777" w:rsidR="00C35A16" w:rsidRPr="00C35A16" w:rsidRDefault="00C35A16" w:rsidP="00C35A16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C35A16">
        <w:rPr>
          <w:rFonts w:ascii="Arial" w:hAnsi="Arial" w:cs="Arial"/>
        </w:rPr>
        <w:t xml:space="preserve">Шаг актуален для сценария 3: </w:t>
      </w:r>
      <w:r w:rsidRPr="00C35A16">
        <w:rPr>
          <w:rFonts w:ascii="Arial" w:hAnsi="Arial" w:cs="Arial"/>
          <w:color w:val="000000" w:themeColor="text1"/>
          <w:szCs w:val="24"/>
        </w:rPr>
        <w:t xml:space="preserve">Заключение разового договора\спецификации на закупку МТР, работ, услуг в случае проведения </w:t>
      </w:r>
      <w:r w:rsidRPr="00C35A16">
        <w:rPr>
          <w:rFonts w:ascii="Arial" w:hAnsi="Arial" w:cs="Arial"/>
        </w:rPr>
        <w:t xml:space="preserve">закупочных процедур в системе взаимодействия с поставщиками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C35A16">
        <w:rPr>
          <w:rFonts w:ascii="Arial" w:hAnsi="Arial" w:cs="Arial"/>
          <w:color w:val="000000" w:themeColor="text1"/>
          <w:szCs w:val="24"/>
        </w:rPr>
        <w:t>.</w:t>
      </w:r>
    </w:p>
    <w:p w14:paraId="60C112CB" w14:textId="574E3621" w:rsidR="00C35A16" w:rsidRPr="00C35A16" w:rsidRDefault="00C35A16" w:rsidP="00C35A16">
      <w:pPr>
        <w:spacing w:after="240" w:line="276" w:lineRule="auto"/>
        <w:ind w:firstLine="567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По результатам проведения закупочной процедуры в системе взаимодействия с поставщиками, в SAP S/4HANA автоматически загружаются результаты закупочных процедур (разработка ММ107 «Загрузка результатов тендера из Ariba в отдельный промежуточный объект или таблицу на стороне ERP»). Подробнее о интеграции с </w:t>
      </w:r>
      <w:r w:rsidRPr="00F8304C">
        <w:rPr>
          <w:rFonts w:ascii="Arial" w:hAnsi="Arial" w:cs="Arial"/>
          <w:lang w:val="en-US"/>
        </w:rPr>
        <w:t>SAP</w:t>
      </w:r>
      <w:r w:rsidRPr="00F8304C">
        <w:rPr>
          <w:rFonts w:ascii="Arial" w:hAnsi="Arial" w:cs="Arial"/>
        </w:rPr>
        <w:t xml:space="preserve"> </w:t>
      </w:r>
      <w:r w:rsidRPr="00F8304C">
        <w:rPr>
          <w:rFonts w:ascii="Arial" w:hAnsi="Arial" w:cs="Arial"/>
          <w:lang w:val="en-US"/>
        </w:rPr>
        <w:t>Ariba</w:t>
      </w:r>
      <w:r w:rsidRPr="00F8304C">
        <w:rPr>
          <w:rFonts w:ascii="Arial" w:hAnsi="Arial" w:cs="Arial"/>
        </w:rPr>
        <w:t xml:space="preserve"> см. СОИ </w:t>
      </w:r>
      <w:del w:id="1362" w:author="SintsovaMA" w:date="2021-03-22T17:29:00Z">
        <w:r w:rsidR="00B61236" w:rsidDel="004908FD">
          <w:rPr>
            <w:rFonts w:ascii="Arial" w:hAnsi="Arial" w:cs="Arial"/>
          </w:rPr>
          <w:delText>ERP.9.9_3_MM «</w:delText>
        </w:r>
      </w:del>
      <w:r w:rsidR="00B61236" w:rsidRPr="00B61236">
        <w:rPr>
          <w:rFonts w:ascii="Arial" w:hAnsi="Arial" w:cs="Arial"/>
        </w:rPr>
        <w:t>Соглашение об интеграции SAP ERP - SAP Ariba</w:t>
      </w:r>
      <w:r w:rsidR="00B61236">
        <w:rPr>
          <w:rFonts w:ascii="Arial" w:hAnsi="Arial" w:cs="Arial"/>
        </w:rPr>
        <w:t>».</w:t>
      </w:r>
    </w:p>
    <w:p w14:paraId="69FAE5E9" w14:textId="77777777" w:rsidR="00C35A16" w:rsidRPr="00C35A16" w:rsidRDefault="00C35A16" w:rsidP="00C35A16">
      <w:pPr>
        <w:spacing w:after="240" w:line="276" w:lineRule="auto"/>
        <w:ind w:firstLine="567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Если в ходе закупочных процедур поставщиком был предложен аналог, то в </w:t>
      </w:r>
      <w:r w:rsidRPr="00F8304C">
        <w:rPr>
          <w:rFonts w:ascii="Arial" w:hAnsi="Arial" w:cs="Arial"/>
          <w:lang w:val="en-US"/>
        </w:rPr>
        <w:t>S</w:t>
      </w:r>
      <w:r w:rsidRPr="00F8304C">
        <w:rPr>
          <w:rFonts w:ascii="Arial" w:hAnsi="Arial" w:cs="Arial"/>
        </w:rPr>
        <w:t>/4 будет загружено наименование предлагаемого товара. Закупщик принимает решение об использовании оригинального кода ЕКМТР или о замене его на аналог. Замена кода ЕКМТР выполняется в заявках на закупку путем создания запроса на корректировку.</w:t>
      </w:r>
    </w:p>
    <w:p w14:paraId="595318A0" w14:textId="77777777" w:rsidR="00C35A16" w:rsidRPr="00C35A16" w:rsidRDefault="00C35A16" w:rsidP="00C35A16">
      <w:pPr>
        <w:spacing w:after="240" w:line="276" w:lineRule="auto"/>
        <w:ind w:firstLine="567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При загрузке в </w:t>
      </w:r>
      <w:r w:rsidRPr="00F8304C">
        <w:rPr>
          <w:rFonts w:ascii="Arial" w:hAnsi="Arial" w:cs="Arial"/>
          <w:lang w:val="en-US"/>
        </w:rPr>
        <w:t>S</w:t>
      </w:r>
      <w:r w:rsidRPr="00F8304C">
        <w:rPr>
          <w:rFonts w:ascii="Arial" w:hAnsi="Arial" w:cs="Arial"/>
        </w:rPr>
        <w:t xml:space="preserve">/4 результатов закупочных процедур выполняется попытка идентификации контрагента на основании ИНН, КПП и наименования КА. Если в ходе закупочных процедур был выбран контрагент, данных о котором нет в системе </w:t>
      </w:r>
      <w:r w:rsidRPr="00F8304C">
        <w:rPr>
          <w:rFonts w:ascii="Arial" w:hAnsi="Arial" w:cs="Arial"/>
          <w:lang w:val="en-US"/>
        </w:rPr>
        <w:t>S</w:t>
      </w:r>
      <w:r w:rsidRPr="00F8304C">
        <w:rPr>
          <w:rFonts w:ascii="Arial" w:hAnsi="Arial" w:cs="Arial"/>
        </w:rPr>
        <w:t>/4, то закупщик может указать код контрагента вручную или выгрузить данные в систему КСУ НСИ (данная разработка будет реализована в рамках ММ110 «Интеграция с КСУ НСИ по контрагентам»).</w:t>
      </w:r>
    </w:p>
    <w:p w14:paraId="63E48B10" w14:textId="77777777" w:rsidR="00C35A16" w:rsidRPr="00F8304C" w:rsidRDefault="00C35A16" w:rsidP="00C35A16">
      <w:pPr>
        <w:spacing w:after="240" w:line="276" w:lineRule="auto"/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Закупщик или менеджер по сопровождению договоров с помощью АРМ </w:t>
      </w:r>
      <w:r w:rsidRPr="00F8304C">
        <w:rPr>
          <w:rFonts w:ascii="Arial" w:hAnsi="Arial" w:cs="Arial"/>
          <w:lang w:val="en-US"/>
        </w:rPr>
        <w:t>ZMM</w:t>
      </w:r>
      <w:r w:rsidRPr="00F8304C">
        <w:rPr>
          <w:rFonts w:ascii="Arial" w:hAnsi="Arial" w:cs="Arial"/>
        </w:rPr>
        <w:t>_</w:t>
      </w:r>
      <w:r w:rsidRPr="00F8304C">
        <w:rPr>
          <w:rFonts w:ascii="Arial" w:hAnsi="Arial" w:cs="Arial"/>
          <w:lang w:val="en-US"/>
        </w:rPr>
        <w:t>AWARD</w:t>
      </w:r>
      <w:r w:rsidRPr="00F8304C">
        <w:rPr>
          <w:rFonts w:ascii="Arial" w:hAnsi="Arial" w:cs="Arial"/>
        </w:rPr>
        <w:t>_</w:t>
      </w:r>
      <w:r w:rsidRPr="00F8304C">
        <w:rPr>
          <w:rFonts w:ascii="Arial" w:hAnsi="Arial" w:cs="Arial"/>
          <w:lang w:val="en-US"/>
        </w:rPr>
        <w:t>RESULT</w:t>
      </w:r>
      <w:r w:rsidRPr="00F8304C">
        <w:rPr>
          <w:rFonts w:ascii="Arial" w:hAnsi="Arial" w:cs="Arial"/>
        </w:rPr>
        <w:t xml:space="preserve"> проверяет загруженные данные и, при необходимости, может создать последующие закупочные документы (разработка ММ108 «Монитор полученных на стороне ERP результатов тендера, инициация и формирование контрактов\заказов (только в части пилотов ERP), мониторинг ошибок (отсутствие контрагентов, статус замены МТР и т.п.)»):</w:t>
      </w:r>
    </w:p>
    <w:p w14:paraId="51B7D5F4" w14:textId="77777777" w:rsidR="00C35A16" w:rsidRPr="00F8304C" w:rsidRDefault="00C35A16" w:rsidP="00C35A16">
      <w:pPr>
        <w:pStyle w:val="afa"/>
        <w:numPr>
          <w:ilvl w:val="0"/>
          <w:numId w:val="71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Заказ на закупку вида ZST «Специф. к типов. дог»;</w:t>
      </w:r>
    </w:p>
    <w:p w14:paraId="1FFE2CFE" w14:textId="7E016F35" w:rsidR="00C35A16" w:rsidRPr="009A1335" w:rsidRDefault="00C35A16" w:rsidP="009A1335">
      <w:pPr>
        <w:pStyle w:val="afa"/>
        <w:numPr>
          <w:ilvl w:val="0"/>
          <w:numId w:val="71"/>
        </w:numPr>
        <w:spacing w:after="240" w:line="276" w:lineRule="auto"/>
        <w:rPr>
          <w:rFonts w:ascii="Arial" w:hAnsi="Arial" w:cs="Arial"/>
        </w:rPr>
      </w:pPr>
      <w:r w:rsidRPr="00F8304C">
        <w:rPr>
          <w:rFonts w:ascii="Arial" w:hAnsi="Arial" w:cs="Arial"/>
        </w:rPr>
        <w:t>Заказ на закупку вида ZRAZ «Разовый договор».</w:t>
      </w:r>
    </w:p>
    <w:p w14:paraId="7510DBEB" w14:textId="77777777" w:rsidR="00C35A16" w:rsidRPr="00F8304C" w:rsidRDefault="00C35A16" w:rsidP="00C35A16">
      <w:pPr>
        <w:pStyle w:val="a8"/>
        <w:spacing w:line="276" w:lineRule="auto"/>
        <w:ind w:firstLine="567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При создании последующих документов с помощью АРМ по обработке результатов закупочных процедур (тр. </w:t>
      </w:r>
      <w:r w:rsidRPr="00F8304C">
        <w:rPr>
          <w:rFonts w:ascii="Arial" w:hAnsi="Arial" w:cs="Arial"/>
          <w:lang w:val="en-US"/>
        </w:rPr>
        <w:t>ZMM</w:t>
      </w:r>
      <w:r w:rsidRPr="00F8304C">
        <w:rPr>
          <w:rFonts w:ascii="Arial" w:hAnsi="Arial" w:cs="Arial"/>
        </w:rPr>
        <w:t>_</w:t>
      </w:r>
      <w:r w:rsidRPr="00F8304C">
        <w:rPr>
          <w:rFonts w:ascii="Arial" w:hAnsi="Arial" w:cs="Arial"/>
          <w:lang w:val="en-US"/>
        </w:rPr>
        <w:t>AWARD</w:t>
      </w:r>
      <w:r w:rsidRPr="00F8304C">
        <w:rPr>
          <w:rFonts w:ascii="Arial" w:hAnsi="Arial" w:cs="Arial"/>
        </w:rPr>
        <w:t>_</w:t>
      </w:r>
      <w:r w:rsidRPr="00F8304C">
        <w:rPr>
          <w:rFonts w:ascii="Arial" w:hAnsi="Arial" w:cs="Arial"/>
          <w:lang w:val="en-US"/>
        </w:rPr>
        <w:t>RESULT</w:t>
      </w:r>
      <w:r w:rsidRPr="00F8304C">
        <w:rPr>
          <w:rFonts w:ascii="Arial" w:hAnsi="Arial" w:cs="Arial"/>
        </w:rPr>
        <w:t>) закупщик или менеджер по сопровождению договора вводят или выбирают из загруженных результатов закупочных процедур следующие данные:</w:t>
      </w:r>
    </w:p>
    <w:p w14:paraId="22D1C9CC" w14:textId="77777777" w:rsidR="00C35A16" w:rsidRPr="00F8304C" w:rsidRDefault="00C35A16" w:rsidP="00C35A16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Закупочную организацию;</w:t>
      </w:r>
    </w:p>
    <w:p w14:paraId="653761A9" w14:textId="77777777" w:rsidR="00C35A16" w:rsidRPr="00F8304C" w:rsidRDefault="00C35A16" w:rsidP="00C35A16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Балансовую единицу;</w:t>
      </w:r>
    </w:p>
    <w:p w14:paraId="18AA8656" w14:textId="77777777" w:rsidR="00C35A16" w:rsidRPr="00F8304C" w:rsidRDefault="00C35A16" w:rsidP="00C35A16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Группу закупок;</w:t>
      </w:r>
    </w:p>
    <w:p w14:paraId="60F040F8" w14:textId="77777777" w:rsidR="00C35A16" w:rsidRPr="00F8304C" w:rsidRDefault="00C35A16" w:rsidP="00C35A16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Тип и вид документа закупки;</w:t>
      </w:r>
    </w:p>
    <w:p w14:paraId="7BF95EFB" w14:textId="77777777" w:rsidR="00C35A16" w:rsidRPr="00F8304C" w:rsidRDefault="00C35A16" w:rsidP="00C35A16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lastRenderedPageBreak/>
        <w:t>Дату создания документа;</w:t>
      </w:r>
    </w:p>
    <w:p w14:paraId="28BDAAD0" w14:textId="77777777" w:rsidR="00C35A16" w:rsidRPr="00F8304C" w:rsidRDefault="00C35A16" w:rsidP="00C35A16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Дата начала и окончания действия;</w:t>
      </w:r>
    </w:p>
    <w:p w14:paraId="0F4EA922" w14:textId="77777777" w:rsidR="00C35A16" w:rsidRPr="00F8304C" w:rsidRDefault="00C35A16" w:rsidP="00C35A16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Процент авансового платежа и срок оплаты аванса;</w:t>
      </w:r>
    </w:p>
    <w:p w14:paraId="57BB4056" w14:textId="77777777" w:rsidR="00C35A16" w:rsidRPr="00F8304C" w:rsidRDefault="00C35A16" w:rsidP="00C35A16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Условие платежа;</w:t>
      </w:r>
    </w:p>
    <w:p w14:paraId="45A00BEB" w14:textId="77777777" w:rsidR="00C35A16" w:rsidRPr="00F8304C" w:rsidRDefault="00C35A16" w:rsidP="00C35A16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Валюту;</w:t>
      </w:r>
    </w:p>
    <w:p w14:paraId="27F606B2" w14:textId="77777777" w:rsidR="00C35A16" w:rsidRPr="00F8304C" w:rsidRDefault="00C35A16" w:rsidP="00C35A16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Базис поставки (дальний\ближний);</w:t>
      </w:r>
    </w:p>
    <w:p w14:paraId="246BA9B7" w14:textId="77777777" w:rsidR="00C35A16" w:rsidRPr="00F8304C" w:rsidRDefault="00C35A16" w:rsidP="00C35A16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Гос. Финансирование (да\нет);</w:t>
      </w:r>
    </w:p>
    <w:p w14:paraId="515A9D28" w14:textId="77777777" w:rsidR="00C35A16" w:rsidRPr="00F8304C" w:rsidRDefault="00C35A16" w:rsidP="00C35A16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Допуск недопоставки и сверхпоставки;</w:t>
      </w:r>
    </w:p>
    <w:p w14:paraId="1C4BF2E8" w14:textId="77777777" w:rsidR="00C35A16" w:rsidRPr="00F8304C" w:rsidRDefault="00C35A16" w:rsidP="00C35A16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Допустима неограниченная сверхпоставка;</w:t>
      </w:r>
    </w:p>
    <w:p w14:paraId="28B26CEC" w14:textId="77777777" w:rsidR="00C35A16" w:rsidRPr="00F8304C" w:rsidRDefault="00C35A16" w:rsidP="00C35A16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Цену товара;</w:t>
      </w:r>
    </w:p>
    <w:p w14:paraId="60096DE1" w14:textId="44ADD7E1" w:rsidR="00C35A16" w:rsidRPr="00F8304C" w:rsidRDefault="00C35A16" w:rsidP="00C35A16">
      <w:pPr>
        <w:pStyle w:val="a8"/>
        <w:numPr>
          <w:ilvl w:val="0"/>
          <w:numId w:val="74"/>
        </w:numPr>
        <w:spacing w:line="276" w:lineRule="auto"/>
        <w:jc w:val="left"/>
        <w:rPr>
          <w:rFonts w:ascii="Arial" w:hAnsi="Arial" w:cs="Arial"/>
        </w:rPr>
      </w:pPr>
      <w:r w:rsidRPr="00F8304C">
        <w:rPr>
          <w:rFonts w:ascii="Arial" w:hAnsi="Arial" w:cs="Arial"/>
        </w:rPr>
        <w:t>И др.</w:t>
      </w:r>
    </w:p>
    <w:p w14:paraId="069F524A" w14:textId="23BE2DB8" w:rsidR="00D25A50" w:rsidRPr="00A10693" w:rsidRDefault="00D25A50" w:rsidP="00776E6A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bookmarkStart w:id="1363" w:name="_Ref516320244"/>
      <w:r w:rsidRPr="00A10693">
        <w:rPr>
          <w:rFonts w:ascii="Arial" w:hAnsi="Arial" w:cs="Arial"/>
          <w:b/>
          <w:sz w:val="22"/>
        </w:rPr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27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rPr>
          <w:rFonts w:ascii="Arial" w:hAnsi="Arial" w:cs="Arial"/>
          <w:b/>
          <w:sz w:val="22"/>
        </w:rPr>
        <w:t>. Формирование проекта спецификации договора (автоматически)</w:t>
      </w:r>
      <w:bookmarkEnd w:id="1363"/>
    </w:p>
    <w:tbl>
      <w:tblPr>
        <w:tblW w:w="493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6"/>
        <w:gridCol w:w="3634"/>
        <w:gridCol w:w="1136"/>
        <w:gridCol w:w="1276"/>
        <w:gridCol w:w="1560"/>
        <w:gridCol w:w="1558"/>
      </w:tblGrid>
      <w:tr w:rsidR="00216053" w:rsidRPr="00A10693" w14:paraId="0043B07F" w14:textId="1B5E24AE" w:rsidTr="00F8304C">
        <w:trPr>
          <w:trHeight w:val="397"/>
          <w:tblHeader/>
        </w:trPr>
        <w:tc>
          <w:tcPr>
            <w:tcW w:w="441" w:type="pct"/>
            <w:shd w:val="clear" w:color="auto" w:fill="FFC000"/>
            <w:vAlign w:val="center"/>
          </w:tcPr>
          <w:p w14:paraId="4C6805B5" w14:textId="77777777" w:rsidR="00216053" w:rsidRPr="00A10693" w:rsidRDefault="002160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1808" w:type="pct"/>
            <w:shd w:val="clear" w:color="auto" w:fill="FFC000"/>
            <w:vAlign w:val="center"/>
          </w:tcPr>
          <w:p w14:paraId="4DAFCB7E" w14:textId="77777777" w:rsidR="00216053" w:rsidRPr="00A10693" w:rsidRDefault="00216053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565" w:type="pct"/>
            <w:shd w:val="clear" w:color="auto" w:fill="FFC000"/>
            <w:vAlign w:val="center"/>
          </w:tcPr>
          <w:p w14:paraId="6C1E7956" w14:textId="77777777" w:rsidR="00216053" w:rsidRPr="00A10693" w:rsidRDefault="002160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635" w:type="pct"/>
            <w:shd w:val="clear" w:color="auto" w:fill="FFC000"/>
            <w:vAlign w:val="center"/>
          </w:tcPr>
          <w:p w14:paraId="6821CCE7" w14:textId="77777777" w:rsidR="00216053" w:rsidRPr="00A10693" w:rsidRDefault="002160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776" w:type="pct"/>
            <w:shd w:val="clear" w:color="auto" w:fill="FFC000"/>
            <w:vAlign w:val="center"/>
          </w:tcPr>
          <w:p w14:paraId="73BEB313" w14:textId="77777777" w:rsidR="00216053" w:rsidRPr="00A10693" w:rsidRDefault="002160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775" w:type="pct"/>
            <w:shd w:val="clear" w:color="auto" w:fill="FFC000"/>
            <w:vAlign w:val="center"/>
          </w:tcPr>
          <w:p w14:paraId="75E8D516" w14:textId="77777777" w:rsidR="00216053" w:rsidRPr="00A10693" w:rsidRDefault="002160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1B146B" w:rsidRPr="00A10693" w14:paraId="3734457A" w14:textId="131F639D" w:rsidTr="00F8304C">
        <w:tc>
          <w:tcPr>
            <w:tcW w:w="441" w:type="pct"/>
          </w:tcPr>
          <w:p w14:paraId="2A9D0E21" w14:textId="14C47DF1" w:rsidR="001B146B" w:rsidRPr="001B146B" w:rsidRDefault="001B146B" w:rsidP="001B146B">
            <w:pPr>
              <w:rPr>
                <w:rFonts w:ascii="Arial" w:hAnsi="Arial" w:cs="Arial"/>
                <w:sz w:val="20"/>
                <w:szCs w:val="20"/>
              </w:rPr>
            </w:pPr>
            <w:r w:rsidRPr="001B146B">
              <w:rPr>
                <w:rFonts w:ascii="Arial" w:hAnsi="Arial" w:cs="Arial"/>
                <w:sz w:val="20"/>
                <w:szCs w:val="20"/>
              </w:rPr>
              <w:t>ПП-10.04.03.02.011</w:t>
            </w:r>
          </w:p>
        </w:tc>
        <w:tc>
          <w:tcPr>
            <w:tcW w:w="1808" w:type="pct"/>
          </w:tcPr>
          <w:p w14:paraId="1CF755E6" w14:textId="77777777" w:rsidR="001B146B" w:rsidRPr="00F8304C" w:rsidRDefault="001B146B" w:rsidP="001B146B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Требуется заключение спецификации/разового договора (Выбран поставщик, как источник поставки для заявки на закупку МТР/ Заявку на закупку работ, услуг без присвоенного источника поставки)</w:t>
            </w:r>
          </w:p>
          <w:p w14:paraId="57A708E2" w14:textId="77777777" w:rsidR="001B146B" w:rsidRPr="00F8304C" w:rsidRDefault="001B146B" w:rsidP="001B146B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На платформе взаимодействия с поставщиками закончена закупочная процедура</w:t>
            </w:r>
          </w:p>
          <w:p w14:paraId="3757D020" w14:textId="4B41D096" w:rsidR="001B146B" w:rsidRPr="001B146B" w:rsidRDefault="001B146B" w:rsidP="001B146B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Результат закупочной процедуры загружен в </w:t>
            </w:r>
            <w:r w:rsidRPr="00F8304C">
              <w:rPr>
                <w:rFonts w:ascii="Arial" w:hAnsi="Arial" w:cs="Arial"/>
                <w:sz w:val="20"/>
                <w:lang w:val="en-US"/>
              </w:rPr>
              <w:t>S</w:t>
            </w:r>
            <w:r w:rsidRPr="00F8304C">
              <w:rPr>
                <w:rFonts w:ascii="Arial" w:hAnsi="Arial" w:cs="Arial"/>
                <w:sz w:val="20"/>
              </w:rPr>
              <w:t xml:space="preserve">/4 из </w:t>
            </w:r>
            <w:r w:rsidRPr="00F8304C">
              <w:rPr>
                <w:rFonts w:ascii="Arial" w:hAnsi="Arial" w:cs="Arial"/>
                <w:sz w:val="20"/>
                <w:lang w:val="en-US"/>
              </w:rPr>
              <w:t>SAP</w:t>
            </w:r>
            <w:r w:rsidRPr="00F8304C">
              <w:rPr>
                <w:rFonts w:ascii="Arial" w:hAnsi="Arial" w:cs="Arial"/>
                <w:sz w:val="20"/>
              </w:rPr>
              <w:t xml:space="preserve"> </w:t>
            </w:r>
            <w:r w:rsidRPr="00F8304C">
              <w:rPr>
                <w:rFonts w:ascii="Arial" w:hAnsi="Arial" w:cs="Arial"/>
                <w:sz w:val="20"/>
                <w:lang w:val="en-US"/>
              </w:rPr>
              <w:t>Ariba</w:t>
            </w:r>
            <w:r w:rsidRPr="00F8304C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565" w:type="pct"/>
            <w:shd w:val="clear" w:color="auto" w:fill="auto"/>
          </w:tcPr>
          <w:p w14:paraId="3ED83B02" w14:textId="116730C8" w:rsidR="001B146B" w:rsidRPr="001B146B" w:rsidRDefault="001B146B" w:rsidP="001B146B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ZMM_AWARD_RESULT «Обработка результатов закупочных процедур»</w:t>
            </w:r>
          </w:p>
        </w:tc>
        <w:tc>
          <w:tcPr>
            <w:tcW w:w="635" w:type="pct"/>
          </w:tcPr>
          <w:p w14:paraId="4EE637DC" w14:textId="77777777" w:rsidR="001B146B" w:rsidRPr="00F8304C" w:rsidRDefault="001B146B" w:rsidP="001B146B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Заявка на закупку МТР;</w:t>
            </w:r>
          </w:p>
          <w:p w14:paraId="70F9D12E" w14:textId="77777777" w:rsidR="001B146B" w:rsidRPr="00F8304C" w:rsidRDefault="001B146B" w:rsidP="001B146B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Заявка на закупку работ, услуг.</w:t>
            </w:r>
          </w:p>
          <w:p w14:paraId="3ADABEE2" w14:textId="77777777" w:rsidR="001B146B" w:rsidRPr="00F8304C" w:rsidRDefault="001B146B" w:rsidP="001B146B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Заявка на закупку с ОЛ/ТЗ</w:t>
            </w:r>
          </w:p>
          <w:p w14:paraId="085C9E56" w14:textId="1BCA3FBB" w:rsidR="001B146B" w:rsidRPr="001B146B" w:rsidRDefault="001B146B" w:rsidP="001B146B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Лот</w:t>
            </w:r>
            <w:r w:rsidRPr="00F8304C">
              <w:rPr>
                <w:rFonts w:ascii="Arial" w:hAnsi="Arial" w:cs="Arial"/>
                <w:sz w:val="20"/>
                <w:lang w:val="en-US"/>
              </w:rPr>
              <w:t xml:space="preserve"> ZAN</w:t>
            </w:r>
          </w:p>
        </w:tc>
        <w:tc>
          <w:tcPr>
            <w:tcW w:w="776" w:type="pct"/>
          </w:tcPr>
          <w:p w14:paraId="2531C94A" w14:textId="77777777" w:rsidR="001B146B" w:rsidRPr="00F8304C" w:rsidRDefault="001B146B" w:rsidP="001B146B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Проект спецификации договора вида ZST</w:t>
            </w:r>
          </w:p>
          <w:p w14:paraId="0203E4DE" w14:textId="77777777" w:rsidR="001B146B" w:rsidRPr="00F8304C" w:rsidRDefault="001B146B" w:rsidP="001B146B">
            <w:pPr>
              <w:jc w:val="left"/>
              <w:rPr>
                <w:rFonts w:ascii="Arial" w:hAnsi="Arial" w:cs="Arial"/>
                <w:sz w:val="20"/>
              </w:rPr>
            </w:pPr>
          </w:p>
          <w:p w14:paraId="6432FE37" w14:textId="683A21E3" w:rsidR="001B146B" w:rsidRPr="001B146B" w:rsidRDefault="001B146B" w:rsidP="001B146B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Проект разового договора </w:t>
            </w:r>
            <w:r w:rsidRPr="00F8304C">
              <w:rPr>
                <w:rFonts w:ascii="Arial" w:hAnsi="Arial" w:cs="Arial"/>
                <w:sz w:val="20"/>
                <w:lang w:val="en-US"/>
              </w:rPr>
              <w:t>ZRAZ</w:t>
            </w:r>
          </w:p>
        </w:tc>
        <w:tc>
          <w:tcPr>
            <w:tcW w:w="775" w:type="pct"/>
          </w:tcPr>
          <w:p w14:paraId="45A22998" w14:textId="77777777" w:rsidR="001B146B" w:rsidRPr="00F8304C" w:rsidDel="00DA64D1" w:rsidRDefault="001B146B" w:rsidP="001B146B">
            <w:pPr>
              <w:jc w:val="left"/>
              <w:rPr>
                <w:del w:id="1364" w:author="ParamonovaEA" w:date="2021-03-29T10:06:00Z"/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Закупщик</w:t>
            </w:r>
            <w:del w:id="1365" w:author="ParamonovaEA" w:date="2021-03-29T10:06:00Z">
              <w:r w:rsidRPr="00F8304C" w:rsidDel="00DA64D1">
                <w:rPr>
                  <w:rFonts w:ascii="Arial" w:hAnsi="Arial" w:cs="Arial"/>
                  <w:sz w:val="20"/>
                </w:rPr>
                <w:delText xml:space="preserve"> УК;</w:delText>
              </w:r>
            </w:del>
          </w:p>
          <w:p w14:paraId="79228801" w14:textId="77777777" w:rsidR="001B146B" w:rsidRPr="00F8304C" w:rsidDel="00DA64D1" w:rsidRDefault="001B146B" w:rsidP="001B146B">
            <w:pPr>
              <w:jc w:val="left"/>
              <w:rPr>
                <w:del w:id="1366" w:author="ParamonovaEA" w:date="2021-03-29T10:06:00Z"/>
                <w:rFonts w:ascii="Arial" w:hAnsi="Arial" w:cs="Arial"/>
                <w:sz w:val="20"/>
              </w:rPr>
            </w:pPr>
            <w:del w:id="1367" w:author="ParamonovaEA" w:date="2021-03-29T10:06:00Z">
              <w:r w:rsidRPr="00F8304C" w:rsidDel="00DA64D1">
                <w:rPr>
                  <w:rFonts w:ascii="Arial" w:hAnsi="Arial" w:cs="Arial"/>
                  <w:sz w:val="20"/>
                </w:rPr>
                <w:delText>Закупщик ПВ;</w:delText>
              </w:r>
            </w:del>
          </w:p>
          <w:p w14:paraId="3CC87BC2" w14:textId="77777777" w:rsidR="001B146B" w:rsidRPr="00F8304C" w:rsidDel="00DA64D1" w:rsidRDefault="001B146B" w:rsidP="001B146B">
            <w:pPr>
              <w:jc w:val="left"/>
              <w:rPr>
                <w:del w:id="1368" w:author="ParamonovaEA" w:date="2021-03-29T10:06:00Z"/>
                <w:rFonts w:ascii="Arial" w:hAnsi="Arial" w:cs="Arial"/>
                <w:sz w:val="20"/>
              </w:rPr>
            </w:pPr>
            <w:del w:id="1369" w:author="ParamonovaEA" w:date="2021-03-29T10:06:00Z">
              <w:r w:rsidRPr="00F8304C" w:rsidDel="00DA64D1">
                <w:rPr>
                  <w:rFonts w:ascii="Arial" w:hAnsi="Arial" w:cs="Arial"/>
                  <w:sz w:val="20"/>
                </w:rPr>
                <w:delText>Закупщик ПЛ;</w:delText>
              </w:r>
            </w:del>
          </w:p>
          <w:p w14:paraId="7240A2CE" w14:textId="77777777" w:rsidR="001B146B" w:rsidRPr="00F8304C" w:rsidRDefault="001B146B" w:rsidP="001B146B">
            <w:pPr>
              <w:jc w:val="left"/>
              <w:rPr>
                <w:rFonts w:ascii="Arial" w:hAnsi="Arial" w:cs="Arial"/>
                <w:sz w:val="20"/>
              </w:rPr>
            </w:pPr>
            <w:del w:id="1370" w:author="ParamonovaEA" w:date="2021-03-29T10:06:00Z">
              <w:r w:rsidRPr="00F8304C" w:rsidDel="00DA64D1">
                <w:rPr>
                  <w:rFonts w:ascii="Arial" w:hAnsi="Arial" w:cs="Arial"/>
                  <w:sz w:val="20"/>
                </w:rPr>
                <w:delText>Закупщик ДРЗ</w:delText>
              </w:r>
            </w:del>
            <w:r w:rsidRPr="00F8304C">
              <w:rPr>
                <w:rFonts w:ascii="Arial" w:hAnsi="Arial" w:cs="Arial"/>
                <w:sz w:val="20"/>
              </w:rPr>
              <w:t>;</w:t>
            </w:r>
          </w:p>
          <w:p w14:paraId="34B2B72B" w14:textId="70D4073E" w:rsidR="001B146B" w:rsidRPr="00F8304C" w:rsidRDefault="001B146B" w:rsidP="001B146B">
            <w:pPr>
              <w:jc w:val="left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Менеджер по сопровождению договора У</w:t>
            </w:r>
            <w:ins w:id="1371" w:author="ParamonovaEA" w:date="2021-03-29T10:06:00Z">
              <w:r w:rsidR="00DA64D1">
                <w:rPr>
                  <w:rFonts w:ascii="Arial" w:hAnsi="Arial" w:cs="Arial"/>
                  <w:sz w:val="20"/>
                </w:rPr>
                <w:t>слуги</w:t>
              </w:r>
            </w:ins>
            <w:del w:id="1372" w:author="ParamonovaEA" w:date="2021-03-29T10:06:00Z">
              <w:r w:rsidRPr="00F8304C" w:rsidDel="00DA64D1">
                <w:rPr>
                  <w:rFonts w:ascii="Arial" w:hAnsi="Arial" w:cs="Arial"/>
                  <w:sz w:val="20"/>
                </w:rPr>
                <w:delText>К</w:delText>
              </w:r>
            </w:del>
            <w:r w:rsidRPr="00F8304C">
              <w:rPr>
                <w:rFonts w:ascii="Arial" w:hAnsi="Arial" w:cs="Arial"/>
                <w:sz w:val="20"/>
              </w:rPr>
              <w:t>;</w:t>
            </w:r>
          </w:p>
          <w:p w14:paraId="4729A9B0" w14:textId="62715439" w:rsidR="001B146B" w:rsidRPr="00F8304C" w:rsidDel="00DA64D1" w:rsidRDefault="001B146B" w:rsidP="001B146B">
            <w:pPr>
              <w:jc w:val="left"/>
              <w:rPr>
                <w:del w:id="1373" w:author="ParamonovaEA" w:date="2021-03-29T10:06:00Z"/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Менеджер по сопровождению договора </w:t>
            </w:r>
            <w:ins w:id="1374" w:author="ParamonovaEA" w:date="2021-03-29T10:06:00Z">
              <w:r w:rsidR="00DA64D1">
                <w:rPr>
                  <w:rFonts w:ascii="Arial" w:hAnsi="Arial" w:cs="Arial"/>
                  <w:sz w:val="20"/>
                </w:rPr>
                <w:t>МТР</w:t>
              </w:r>
            </w:ins>
            <w:del w:id="1375" w:author="ParamonovaEA" w:date="2021-03-29T10:06:00Z">
              <w:r w:rsidRPr="00F8304C" w:rsidDel="00DA64D1">
                <w:rPr>
                  <w:rFonts w:ascii="Arial" w:hAnsi="Arial" w:cs="Arial"/>
                  <w:sz w:val="20"/>
                </w:rPr>
                <w:delText>ПВ</w:delText>
              </w:r>
            </w:del>
            <w:r w:rsidRPr="00F8304C">
              <w:rPr>
                <w:rFonts w:ascii="Arial" w:hAnsi="Arial" w:cs="Arial"/>
                <w:sz w:val="20"/>
              </w:rPr>
              <w:t>;</w:t>
            </w:r>
          </w:p>
          <w:p w14:paraId="245FA034" w14:textId="77777777" w:rsidR="001B146B" w:rsidRPr="00F8304C" w:rsidDel="00DA64D1" w:rsidRDefault="001B146B" w:rsidP="001B146B">
            <w:pPr>
              <w:jc w:val="left"/>
              <w:rPr>
                <w:del w:id="1376" w:author="ParamonovaEA" w:date="2021-03-29T10:06:00Z"/>
                <w:rFonts w:ascii="Arial" w:hAnsi="Arial" w:cs="Arial"/>
                <w:sz w:val="20"/>
              </w:rPr>
            </w:pPr>
            <w:del w:id="1377" w:author="ParamonovaEA" w:date="2021-03-29T10:06:00Z">
              <w:r w:rsidRPr="00F8304C" w:rsidDel="00DA64D1">
                <w:rPr>
                  <w:rFonts w:ascii="Arial" w:hAnsi="Arial" w:cs="Arial"/>
                  <w:sz w:val="20"/>
                </w:rPr>
                <w:delText>Менеджер по сопровождению договора ПЛ;</w:delText>
              </w:r>
            </w:del>
          </w:p>
          <w:p w14:paraId="29337C4C" w14:textId="19330318" w:rsidR="001B146B" w:rsidRPr="001B146B" w:rsidRDefault="001B146B" w:rsidP="00DA64D1">
            <w:pPr>
              <w:jc w:val="left"/>
              <w:rPr>
                <w:rFonts w:ascii="Arial" w:hAnsi="Arial" w:cs="Arial"/>
                <w:sz w:val="20"/>
              </w:rPr>
            </w:pPr>
            <w:del w:id="1378" w:author="ParamonovaEA" w:date="2021-03-29T10:06:00Z">
              <w:r w:rsidRPr="00F8304C" w:rsidDel="00DA64D1">
                <w:rPr>
                  <w:rFonts w:ascii="Arial" w:hAnsi="Arial" w:cs="Arial"/>
                  <w:sz w:val="20"/>
                </w:rPr>
                <w:delText>Менеджер по сопровождению договора ДРЗ.</w:delText>
              </w:r>
            </w:del>
          </w:p>
        </w:tc>
      </w:tr>
    </w:tbl>
    <w:p w14:paraId="6986A9AB" w14:textId="77777777" w:rsidR="00867EC1" w:rsidRPr="00A10693" w:rsidRDefault="00867EC1" w:rsidP="00944FC8">
      <w:pPr>
        <w:rPr>
          <w:b/>
          <w:i/>
          <w:szCs w:val="24"/>
        </w:rPr>
      </w:pPr>
    </w:p>
    <w:p w14:paraId="37328539" w14:textId="5C0C7A7B" w:rsidR="00776E6A" w:rsidRPr="00A10693" w:rsidRDefault="003E1B38" w:rsidP="00776E6A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 xml:space="preserve">ПП-10.04.03.02.012 </w:t>
      </w:r>
      <w:r w:rsidR="00776E6A" w:rsidRPr="00A10693">
        <w:rPr>
          <w:b/>
          <w:i w:val="0"/>
          <w:caps w:val="0"/>
          <w:sz w:val="24"/>
          <w:szCs w:val="24"/>
        </w:rPr>
        <w:t>Отправка проекта договора в СЭД</w:t>
      </w:r>
      <w:r w:rsidR="00776E6A" w:rsidRPr="00A10693">
        <w:rPr>
          <w:b/>
          <w:i w:val="0"/>
          <w:sz w:val="24"/>
          <w:szCs w:val="24"/>
        </w:rPr>
        <w:t>.</w:t>
      </w:r>
    </w:p>
    <w:p w14:paraId="13C5E103" w14:textId="77777777" w:rsidR="00392CE1" w:rsidRPr="00A10693" w:rsidRDefault="00392CE1" w:rsidP="00392CE1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44F63A78" w14:textId="23BB86C2" w:rsidR="00216053" w:rsidRDefault="00216053" w:rsidP="00216053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Все спецификации (дополнительные соглашения к рамочным договорам и разовые договор</w:t>
      </w:r>
      <w:r w:rsidR="00345ADC" w:rsidRPr="00A10693">
        <w:rPr>
          <w:rFonts w:ascii="Arial" w:hAnsi="Arial" w:cs="Arial"/>
          <w:color w:val="000000" w:themeColor="text1"/>
          <w:szCs w:val="24"/>
        </w:rPr>
        <w:t>ы</w:t>
      </w:r>
      <w:r w:rsidRPr="00A10693">
        <w:rPr>
          <w:rFonts w:ascii="Arial" w:hAnsi="Arial" w:cs="Arial"/>
          <w:color w:val="000000" w:themeColor="text1"/>
          <w:szCs w:val="24"/>
        </w:rPr>
        <w:t>/спецификации</w:t>
      </w:r>
      <w:r w:rsidR="009E695E">
        <w:rPr>
          <w:rFonts w:ascii="Arial" w:hAnsi="Arial" w:cs="Arial"/>
          <w:color w:val="000000" w:themeColor="text1"/>
          <w:szCs w:val="24"/>
        </w:rPr>
        <w:t>, квартальные спецификации, спецификации на защищенный склад</w:t>
      </w:r>
      <w:r w:rsidRPr="00A10693">
        <w:rPr>
          <w:rFonts w:ascii="Arial" w:hAnsi="Arial" w:cs="Arial"/>
          <w:color w:val="000000" w:themeColor="text1"/>
          <w:szCs w:val="24"/>
        </w:rPr>
        <w:t xml:space="preserve">) </w:t>
      </w:r>
      <w:r w:rsidR="004F0D4D">
        <w:rPr>
          <w:rFonts w:ascii="Arial" w:hAnsi="Arial" w:cs="Arial"/>
          <w:color w:val="000000" w:themeColor="text1"/>
          <w:szCs w:val="24"/>
        </w:rPr>
        <w:t xml:space="preserve">должны быть </w:t>
      </w:r>
      <w:r w:rsidRPr="00A10693">
        <w:rPr>
          <w:rFonts w:ascii="Arial" w:hAnsi="Arial" w:cs="Arial"/>
          <w:color w:val="000000" w:themeColor="text1"/>
          <w:szCs w:val="24"/>
        </w:rPr>
        <w:t>соглас</w:t>
      </w:r>
      <w:r w:rsidR="004F0D4D">
        <w:rPr>
          <w:rFonts w:ascii="Arial" w:hAnsi="Arial" w:cs="Arial"/>
          <w:color w:val="000000" w:themeColor="text1"/>
          <w:szCs w:val="24"/>
        </w:rPr>
        <w:t>ованы</w:t>
      </w:r>
      <w:r w:rsidRPr="00A10693">
        <w:rPr>
          <w:rFonts w:ascii="Arial" w:hAnsi="Arial" w:cs="Arial"/>
          <w:color w:val="000000" w:themeColor="text1"/>
          <w:szCs w:val="24"/>
        </w:rPr>
        <w:t xml:space="preserve"> в СЭД. Для передачи на согласование в СЭД менеджер по сопровождению договора деблокирует в системе SAP S/4 HANA спецификацию, которой присваивается статус «На согласовании в СЭД».</w:t>
      </w:r>
      <w:r w:rsidR="004F0D4D">
        <w:rPr>
          <w:rFonts w:ascii="Arial" w:hAnsi="Arial" w:cs="Arial"/>
          <w:color w:val="000000" w:themeColor="text1"/>
          <w:szCs w:val="24"/>
        </w:rPr>
        <w:t xml:space="preserve"> </w:t>
      </w:r>
    </w:p>
    <w:p w14:paraId="35466F80" w14:textId="5B178471" w:rsidR="009E695E" w:rsidRPr="009E695E" w:rsidRDefault="009E695E" w:rsidP="009E695E">
      <w:pPr>
        <w:spacing w:after="240" w:line="276" w:lineRule="auto"/>
        <w:ind w:firstLine="567"/>
        <w:rPr>
          <w:rFonts w:ascii="Arial" w:hAnsi="Arial" w:cs="Arial"/>
        </w:rPr>
      </w:pPr>
      <w:r w:rsidRPr="009E695E">
        <w:rPr>
          <w:rFonts w:ascii="Arial" w:hAnsi="Arial" w:cs="Arial"/>
        </w:rPr>
        <w:t>В момент деблокирования</w:t>
      </w:r>
      <w:r w:rsidR="00773633">
        <w:rPr>
          <w:rFonts w:ascii="Arial" w:hAnsi="Arial" w:cs="Arial"/>
        </w:rPr>
        <w:t>, в случае перехода на активный контроль лимитов,</w:t>
      </w:r>
      <w:r w:rsidRPr="009E695E">
        <w:rPr>
          <w:rFonts w:ascii="Arial" w:hAnsi="Arial" w:cs="Arial"/>
        </w:rPr>
        <w:t xml:space="preserve"> система выполняет проверку соответствия </w:t>
      </w:r>
      <w:r>
        <w:rPr>
          <w:rFonts w:ascii="Arial" w:hAnsi="Arial" w:cs="Arial"/>
        </w:rPr>
        <w:t>спецификации</w:t>
      </w:r>
      <w:r w:rsidRPr="009E695E">
        <w:rPr>
          <w:rFonts w:ascii="Arial" w:hAnsi="Arial" w:cs="Arial"/>
        </w:rPr>
        <w:t xml:space="preserve"> лимитам за</w:t>
      </w:r>
      <w:r>
        <w:rPr>
          <w:rFonts w:ascii="Arial" w:hAnsi="Arial" w:cs="Arial"/>
        </w:rPr>
        <w:t>купки</w:t>
      </w:r>
      <w:r w:rsidRPr="009E695E">
        <w:rPr>
          <w:rFonts w:ascii="Arial" w:hAnsi="Arial" w:cs="Arial"/>
        </w:rPr>
        <w:t xml:space="preserve">. В случае нехватки бюджета, </w:t>
      </w:r>
      <w:r>
        <w:rPr>
          <w:rFonts w:ascii="Arial" w:hAnsi="Arial" w:cs="Arial"/>
        </w:rPr>
        <w:t>менеджер по сопровождению</w:t>
      </w:r>
      <w:r w:rsidRPr="009E695E">
        <w:rPr>
          <w:rFonts w:ascii="Arial" w:hAnsi="Arial" w:cs="Arial"/>
        </w:rPr>
        <w:t xml:space="preserve"> получит блокирующее сообщение о нехватке бюджета. На начальном этапе работы системы данное сообщение будет отключено и </w:t>
      </w:r>
      <w:r w:rsidR="00773633">
        <w:rPr>
          <w:rFonts w:ascii="Arial" w:hAnsi="Arial" w:cs="Arial"/>
        </w:rPr>
        <w:t>решение о его</w:t>
      </w:r>
      <w:r w:rsidRPr="009E695E">
        <w:rPr>
          <w:rFonts w:ascii="Arial" w:hAnsi="Arial" w:cs="Arial"/>
        </w:rPr>
        <w:t xml:space="preserve"> актив</w:t>
      </w:r>
      <w:r w:rsidR="00773633">
        <w:rPr>
          <w:rFonts w:ascii="Arial" w:hAnsi="Arial" w:cs="Arial"/>
        </w:rPr>
        <w:t>ации будет приниматься</w:t>
      </w:r>
      <w:r w:rsidRPr="009E695E">
        <w:rPr>
          <w:rFonts w:ascii="Arial" w:hAnsi="Arial" w:cs="Arial"/>
        </w:rPr>
        <w:t xml:space="preserve"> после этапа стабилизации (подробнее см. КД </w:t>
      </w:r>
      <w:r w:rsidR="00D2138A">
        <w:rPr>
          <w:rFonts w:ascii="Arial" w:hAnsi="Arial" w:cs="Arial"/>
        </w:rPr>
        <w:t>ERP.</w:t>
      </w:r>
      <w:ins w:id="1379" w:author="SintsovaMA" w:date="2021-03-22T17:29:00Z">
        <w:r w:rsidR="004908FD" w:rsidRPr="004D0783">
          <w:rPr>
            <w:rFonts w:ascii="Arial" w:hAnsi="Arial" w:cs="Arial"/>
            <w:rPrChange w:author="NazarovaVA" w:date="2021-03-24T10:18:00Z" w:id="1380">
              <w:rPr>
                <w:rFonts w:ascii="Arial" w:hAnsi="Arial" w:cs="Arial"/>
                <w:lang w:val="en-US"/>
              </w:rPr>
            </w:rPrChange>
          </w:rPr>
          <w:t>13.</w:t>
        </w:r>
      </w:ins>
      <w:r w:rsidR="00D2138A">
        <w:rPr>
          <w:rFonts w:ascii="Arial" w:hAnsi="Arial" w:cs="Arial"/>
        </w:rPr>
        <w:t>9</w:t>
      </w:r>
      <w:ins w:id="1381" w:author="SintsovaMA" w:date="2021-03-22T17:29:00Z">
        <w:r w:rsidR="004908FD" w:rsidRPr="004D0783">
          <w:rPr>
            <w:rFonts w:ascii="Arial" w:hAnsi="Arial" w:cs="Arial"/>
            <w:rPrChange w:author="NazarovaVA" w:date="2021-03-24T10:18:00Z" w:id="1382">
              <w:rPr>
                <w:rFonts w:ascii="Arial" w:hAnsi="Arial" w:cs="Arial"/>
                <w:lang w:val="en-US"/>
              </w:rPr>
            </w:rPrChange>
          </w:rPr>
          <w:t>_2_</w:t>
        </w:r>
      </w:ins>
      <w:del w:id="1383" w:author="SintsovaMA" w:date="2021-03-22T17:29:00Z">
        <w:r w:rsidR="00D2138A" w:rsidDel="004908FD">
          <w:rPr>
            <w:rFonts w:ascii="Arial" w:hAnsi="Arial" w:cs="Arial"/>
          </w:rPr>
          <w:delText>.</w:delText>
        </w:r>
        <w:r w:rsidRPr="009E695E" w:rsidDel="004908FD">
          <w:rPr>
            <w:rFonts w:ascii="Arial" w:hAnsi="Arial" w:cs="Arial"/>
          </w:rPr>
          <w:delText>1.</w:delText>
        </w:r>
      </w:del>
      <w:r w:rsidRPr="009E695E">
        <w:rPr>
          <w:rFonts w:ascii="Arial" w:hAnsi="Arial" w:cs="Arial"/>
        </w:rPr>
        <w:t>40 Оперативный контроль и управление бюджетными лимитами).</w:t>
      </w:r>
    </w:p>
    <w:p w14:paraId="797E515A" w14:textId="5058845D" w:rsidR="00776E6A" w:rsidRPr="00A10693" w:rsidRDefault="009D7278" w:rsidP="00776E6A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A10693">
        <w:rPr>
          <w:rFonts w:ascii="Arial" w:hAnsi="Arial" w:cs="Arial"/>
          <w:szCs w:val="24"/>
        </w:rPr>
        <w:t>Статусы</w:t>
      </w:r>
      <w:r w:rsidR="009E695E">
        <w:rPr>
          <w:rFonts w:ascii="Arial" w:hAnsi="Arial" w:cs="Arial"/>
          <w:szCs w:val="24"/>
        </w:rPr>
        <w:t xml:space="preserve"> документов </w:t>
      </w:r>
      <w:r w:rsidRPr="00A10693">
        <w:rPr>
          <w:rFonts w:ascii="Arial" w:hAnsi="Arial" w:cs="Arial"/>
          <w:szCs w:val="24"/>
        </w:rPr>
        <w:t>представлены в таблице</w:t>
      </w:r>
      <w:r w:rsidR="00776E6A" w:rsidRPr="00A10693">
        <w:rPr>
          <w:rFonts w:ascii="Arial" w:hAnsi="Arial" w:cs="Arial"/>
          <w:szCs w:val="24"/>
        </w:rPr>
        <w:t>.</w:t>
      </w:r>
    </w:p>
    <w:p w14:paraId="7E03E014" w14:textId="75EF9F5A" w:rsidR="00776E6A" w:rsidRPr="00A10693" w:rsidRDefault="00776E6A" w:rsidP="00776E6A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</w:rPr>
      </w:pPr>
      <w:bookmarkStart w:id="1384" w:name="_Ref515896644"/>
      <w:r w:rsidRPr="00A10693">
        <w:rPr>
          <w:rFonts w:ascii="Arial" w:hAnsi="Arial" w:cs="Arial"/>
          <w:b/>
          <w:sz w:val="22"/>
        </w:rPr>
        <w:lastRenderedPageBreak/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28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rPr>
          <w:rFonts w:ascii="Arial" w:hAnsi="Arial" w:cs="Arial"/>
          <w:b/>
          <w:sz w:val="22"/>
        </w:rPr>
        <w:t xml:space="preserve">. Статусная </w:t>
      </w:r>
      <w:bookmarkEnd w:id="1384"/>
      <w:r w:rsidRPr="00A10693">
        <w:rPr>
          <w:rFonts w:ascii="Arial" w:hAnsi="Arial" w:cs="Arial"/>
          <w:b/>
          <w:sz w:val="22"/>
        </w:rPr>
        <w:t>спецификаций договоров и проектов квартальных спецификаций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538"/>
        <w:gridCol w:w="7638"/>
      </w:tblGrid>
      <w:tr w:rsidR="00776E6A" w:rsidRPr="00A10693" w14:paraId="3B84527A" w14:textId="77777777" w:rsidTr="00A915E1">
        <w:trPr>
          <w:cantSplit/>
          <w:trHeight w:val="397"/>
          <w:tblHeader/>
        </w:trPr>
        <w:tc>
          <w:tcPr>
            <w:tcW w:w="1247" w:type="pct"/>
            <w:shd w:val="clear" w:color="auto" w:fill="FFC000"/>
            <w:vAlign w:val="center"/>
          </w:tcPr>
          <w:p w14:paraId="75B85F2A" w14:textId="77777777" w:rsidR="00776E6A" w:rsidRPr="00A10693" w:rsidRDefault="00776E6A" w:rsidP="00A915E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Статус</w:t>
            </w:r>
          </w:p>
        </w:tc>
        <w:tc>
          <w:tcPr>
            <w:tcW w:w="3753" w:type="pct"/>
            <w:shd w:val="clear" w:color="auto" w:fill="FFC000"/>
            <w:vAlign w:val="center"/>
          </w:tcPr>
          <w:p w14:paraId="3D27D0DC" w14:textId="77777777" w:rsidR="00776E6A" w:rsidRPr="00A10693" w:rsidRDefault="00776E6A" w:rsidP="00A915E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Доступность полей/возможность формирования последующих документов</w:t>
            </w:r>
          </w:p>
        </w:tc>
      </w:tr>
      <w:tr w:rsidR="00776E6A" w:rsidRPr="00A10693" w14:paraId="24F4FBC9" w14:textId="77777777" w:rsidTr="00A915E1">
        <w:trPr>
          <w:cantSplit/>
        </w:trPr>
        <w:tc>
          <w:tcPr>
            <w:tcW w:w="1247" w:type="pct"/>
            <w:vAlign w:val="center"/>
          </w:tcPr>
          <w:p w14:paraId="1471F4A0" w14:textId="77777777" w:rsidR="00776E6A" w:rsidRPr="00A10693" w:rsidRDefault="00776E6A" w:rsidP="00A915E1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  <w:szCs w:val="20"/>
                <w:lang w:eastAsia="ru-RU"/>
              </w:rPr>
              <w:t>На согласовании в СЭД</w:t>
            </w:r>
          </w:p>
        </w:tc>
        <w:tc>
          <w:tcPr>
            <w:tcW w:w="3753" w:type="pct"/>
            <w:shd w:val="clear" w:color="auto" w:fill="auto"/>
            <w:vAlign w:val="center"/>
          </w:tcPr>
          <w:p w14:paraId="72C2599E" w14:textId="77777777" w:rsidR="00776E6A" w:rsidRPr="00A10693" w:rsidRDefault="00776E6A" w:rsidP="00A915E1">
            <w:pPr>
              <w:jc w:val="center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 xml:space="preserve">Поля закрыты для редактирования\создание последующих документов не возможно  </w:t>
            </w:r>
          </w:p>
        </w:tc>
      </w:tr>
      <w:tr w:rsidR="00776E6A" w:rsidRPr="00A10693" w14:paraId="29CC1628" w14:textId="77777777" w:rsidTr="00A915E1">
        <w:trPr>
          <w:cantSplit/>
        </w:trPr>
        <w:tc>
          <w:tcPr>
            <w:tcW w:w="1247" w:type="pct"/>
            <w:vAlign w:val="center"/>
          </w:tcPr>
          <w:p w14:paraId="656C0B62" w14:textId="77777777" w:rsidR="00776E6A" w:rsidRPr="00A10693" w:rsidRDefault="00776E6A" w:rsidP="00A915E1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  <w:szCs w:val="20"/>
                <w:lang w:eastAsia="ru-RU"/>
              </w:rPr>
              <w:t>Действующий</w:t>
            </w:r>
          </w:p>
        </w:tc>
        <w:tc>
          <w:tcPr>
            <w:tcW w:w="3753" w:type="pct"/>
            <w:shd w:val="clear" w:color="auto" w:fill="auto"/>
            <w:vAlign w:val="center"/>
          </w:tcPr>
          <w:p w14:paraId="7CFDA5BC" w14:textId="1CE51BAC" w:rsidR="00776E6A" w:rsidRPr="00A10693" w:rsidRDefault="00776E6A" w:rsidP="00A915E1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  <w:szCs w:val="20"/>
                <w:lang w:eastAsia="ru-RU"/>
              </w:rPr>
              <w:t>Закрыты все основные поля, кроме полей, изменение которых отнесено к изменению несущественных условий (разработка</w:t>
            </w:r>
            <w:r w:rsidR="00B8064F" w:rsidRPr="00A10693">
              <w:rPr>
                <w:rFonts w:ascii="Arial" w:hAnsi="Arial" w:cs="Arial"/>
                <w:sz w:val="20"/>
                <w:szCs w:val="20"/>
                <w:lang w:eastAsia="ru-RU"/>
              </w:rPr>
              <w:t xml:space="preserve"> </w:t>
            </w:r>
            <w:r w:rsidR="00B11619" w:rsidRPr="00A10693">
              <w:rPr>
                <w:rFonts w:ascii="Arial" w:hAnsi="Arial" w:cs="Arial"/>
                <w:sz w:val="20"/>
                <w:szCs w:val="20"/>
                <w:lang w:eastAsia="ru-RU"/>
              </w:rPr>
              <w:t>Открытие поле в деблокированном заказе на поставку</w:t>
            </w:r>
            <w:r w:rsidRPr="00A10693">
              <w:rPr>
                <w:rFonts w:ascii="Arial" w:hAnsi="Arial" w:cs="Arial"/>
                <w:sz w:val="20"/>
                <w:szCs w:val="20"/>
                <w:lang w:eastAsia="ru-RU"/>
              </w:rPr>
              <w:t>) и доступно создание последующих документов</w:t>
            </w:r>
          </w:p>
        </w:tc>
      </w:tr>
    </w:tbl>
    <w:p w14:paraId="157AD5EC" w14:textId="77777777" w:rsidR="00776E6A" w:rsidRDefault="00776E6A" w:rsidP="00776E6A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4B98578B" w14:textId="0D59F156" w:rsidR="00216053" w:rsidRPr="00A10693" w:rsidRDefault="00216053" w:rsidP="00216053">
      <w:pPr>
        <w:spacing w:after="240" w:line="276" w:lineRule="auto"/>
        <w:ind w:firstLine="567"/>
        <w:rPr>
          <w:rFonts w:ascii="Arial" w:hAnsi="Arial" w:cs="Arial"/>
          <w:szCs w:val="24"/>
        </w:rPr>
      </w:pPr>
      <w:bookmarkStart w:id="1385" w:name="_Ref515895901"/>
      <w:r w:rsidRPr="00A10693">
        <w:rPr>
          <w:rFonts w:ascii="Arial" w:hAnsi="Arial" w:cs="Arial"/>
          <w:b/>
          <w:sz w:val="22"/>
        </w:rPr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29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rPr>
          <w:rFonts w:ascii="Arial" w:hAnsi="Arial" w:cs="Arial"/>
          <w:b/>
          <w:sz w:val="22"/>
        </w:rPr>
        <w:t>. Описание шага «Деблокирование спецификации договора»</w:t>
      </w:r>
      <w:bookmarkEnd w:id="1385"/>
    </w:p>
    <w:tbl>
      <w:tblPr>
        <w:tblW w:w="493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9"/>
        <w:gridCol w:w="1537"/>
        <w:gridCol w:w="1136"/>
        <w:gridCol w:w="1417"/>
        <w:gridCol w:w="2691"/>
        <w:gridCol w:w="2410"/>
      </w:tblGrid>
      <w:tr w:rsidR="00216053" w:rsidRPr="00A10693" w14:paraId="0AF21D63" w14:textId="77777777" w:rsidTr="004322A8">
        <w:trPr>
          <w:cantSplit/>
          <w:trHeight w:val="397"/>
          <w:tblHeader/>
        </w:trPr>
        <w:tc>
          <w:tcPr>
            <w:tcW w:w="427" w:type="pct"/>
            <w:shd w:val="clear" w:color="auto" w:fill="FFC000"/>
            <w:vAlign w:val="center"/>
          </w:tcPr>
          <w:p w14:paraId="2E634F08" w14:textId="77777777" w:rsidR="00216053" w:rsidRPr="00A10693" w:rsidRDefault="002160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764" w:type="pct"/>
            <w:shd w:val="clear" w:color="auto" w:fill="FFC000"/>
            <w:vAlign w:val="center"/>
          </w:tcPr>
          <w:p w14:paraId="32DBB016" w14:textId="77777777" w:rsidR="00216053" w:rsidRPr="00A10693" w:rsidRDefault="00216053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565" w:type="pct"/>
            <w:shd w:val="clear" w:color="auto" w:fill="FFC000"/>
            <w:vAlign w:val="center"/>
          </w:tcPr>
          <w:p w14:paraId="30FF0F17" w14:textId="77777777" w:rsidR="00216053" w:rsidRPr="00A10693" w:rsidRDefault="002160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705" w:type="pct"/>
            <w:shd w:val="clear" w:color="auto" w:fill="FFC000"/>
            <w:vAlign w:val="center"/>
          </w:tcPr>
          <w:p w14:paraId="43F2A9B1" w14:textId="77777777" w:rsidR="00216053" w:rsidRPr="00A10693" w:rsidRDefault="002160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1339" w:type="pct"/>
            <w:shd w:val="clear" w:color="auto" w:fill="FFC000"/>
            <w:vAlign w:val="center"/>
          </w:tcPr>
          <w:p w14:paraId="4F64B7F4" w14:textId="77777777" w:rsidR="00216053" w:rsidRPr="00A10693" w:rsidRDefault="002160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1199" w:type="pct"/>
            <w:shd w:val="clear" w:color="auto" w:fill="FFC000"/>
            <w:vAlign w:val="center"/>
          </w:tcPr>
          <w:p w14:paraId="65F1DE82" w14:textId="77777777" w:rsidR="00216053" w:rsidRPr="00A10693" w:rsidRDefault="002160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216053" w:rsidRPr="00A10693" w14:paraId="662C847E" w14:textId="77777777" w:rsidTr="004322A8">
        <w:trPr>
          <w:cantSplit/>
        </w:trPr>
        <w:tc>
          <w:tcPr>
            <w:tcW w:w="427" w:type="pct"/>
          </w:tcPr>
          <w:p w14:paraId="055E119F" w14:textId="77777777" w:rsidR="00216053" w:rsidRPr="00A10693" w:rsidRDefault="00216053" w:rsidP="004322A8">
            <w:pPr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ПП-10.04.03.02.012</w:t>
            </w:r>
          </w:p>
        </w:tc>
        <w:tc>
          <w:tcPr>
            <w:tcW w:w="764" w:type="pct"/>
          </w:tcPr>
          <w:p w14:paraId="04D6AC26" w14:textId="77777777" w:rsidR="00216053" w:rsidRPr="00A10693" w:rsidRDefault="00216053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Проект спецификации договора вида ZNB создан</w:t>
            </w:r>
          </w:p>
        </w:tc>
        <w:tc>
          <w:tcPr>
            <w:tcW w:w="565" w:type="pct"/>
            <w:shd w:val="clear" w:color="auto" w:fill="auto"/>
          </w:tcPr>
          <w:p w14:paraId="3A96E7CD" w14:textId="77777777" w:rsidR="00216053" w:rsidRPr="00A10693" w:rsidRDefault="00216053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ME29N</w:t>
            </w:r>
          </w:p>
        </w:tc>
        <w:tc>
          <w:tcPr>
            <w:tcW w:w="705" w:type="pct"/>
          </w:tcPr>
          <w:p w14:paraId="60ECEE30" w14:textId="77777777" w:rsidR="00216053" w:rsidRDefault="00216053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Проект спецификации договора вида ZNB</w:t>
            </w:r>
          </w:p>
          <w:p w14:paraId="7C7A8DDC" w14:textId="77777777" w:rsidR="0002350F" w:rsidRDefault="0002350F" w:rsidP="004322A8">
            <w:pPr>
              <w:jc w:val="left"/>
              <w:rPr>
                <w:rFonts w:ascii="Arial" w:hAnsi="Arial" w:cs="Arial"/>
                <w:sz w:val="20"/>
              </w:rPr>
            </w:pPr>
          </w:p>
          <w:p w14:paraId="5B12C67B" w14:textId="77777777" w:rsidR="0002350F" w:rsidRDefault="0002350F" w:rsidP="004322A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Проект спецификации СМР вида </w:t>
            </w:r>
            <w:r w:rsidRPr="0002350F">
              <w:rPr>
                <w:rFonts w:ascii="Arial" w:hAnsi="Arial" w:cs="Arial"/>
                <w:sz w:val="20"/>
              </w:rPr>
              <w:t>ZSMR</w:t>
            </w:r>
          </w:p>
          <w:p w14:paraId="5CF6BE9B" w14:textId="77777777" w:rsidR="007C16F0" w:rsidRDefault="007C16F0" w:rsidP="004322A8">
            <w:pPr>
              <w:jc w:val="left"/>
              <w:rPr>
                <w:rFonts w:ascii="Arial" w:hAnsi="Arial" w:cs="Arial"/>
                <w:sz w:val="20"/>
              </w:rPr>
            </w:pPr>
          </w:p>
          <w:p w14:paraId="60A9CE5C" w14:textId="1345E223" w:rsidR="007C16F0" w:rsidRDefault="007C16F0" w:rsidP="007C16F0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Проект</w:t>
            </w:r>
            <w:r w:rsidRPr="007C16F0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 Специф. к типов. дог вида </w:t>
            </w:r>
            <w:r w:rsidRPr="007C16F0">
              <w:rPr>
                <w:rFonts w:ascii="Arial" w:hAnsi="Arial" w:cs="Arial"/>
                <w:sz w:val="20"/>
              </w:rPr>
              <w:t>ZST</w:t>
            </w:r>
          </w:p>
          <w:p w14:paraId="6D5E95E2" w14:textId="77777777" w:rsidR="007C16F0" w:rsidRDefault="007C16F0" w:rsidP="007C16F0">
            <w:pPr>
              <w:jc w:val="left"/>
              <w:rPr>
                <w:rFonts w:ascii="Arial" w:hAnsi="Arial" w:cs="Arial"/>
                <w:sz w:val="20"/>
              </w:rPr>
            </w:pPr>
          </w:p>
          <w:p w14:paraId="4A476D94" w14:textId="7B012178" w:rsidR="007C16F0" w:rsidRPr="00A10693" w:rsidRDefault="007C16F0" w:rsidP="007C16F0">
            <w:pPr>
              <w:jc w:val="left"/>
              <w:rPr>
                <w:rFonts w:ascii="Arial" w:hAnsi="Arial" w:cs="Arial"/>
                <w:sz w:val="20"/>
              </w:rPr>
            </w:pPr>
            <w:r w:rsidRPr="007C16F0">
              <w:rPr>
                <w:rFonts w:ascii="Arial" w:hAnsi="Arial" w:cs="Arial"/>
                <w:sz w:val="20"/>
              </w:rPr>
              <w:t>Разовый договор</w:t>
            </w:r>
            <w:r>
              <w:rPr>
                <w:rFonts w:ascii="Arial" w:hAnsi="Arial" w:cs="Arial"/>
                <w:sz w:val="20"/>
              </w:rPr>
              <w:t xml:space="preserve"> вида</w:t>
            </w:r>
            <w:r w:rsidRPr="007C16F0">
              <w:rPr>
                <w:rFonts w:ascii="Arial" w:hAnsi="Arial" w:cs="Arial"/>
                <w:sz w:val="20"/>
              </w:rPr>
              <w:t xml:space="preserve"> ZRAZ </w:t>
            </w:r>
          </w:p>
        </w:tc>
        <w:tc>
          <w:tcPr>
            <w:tcW w:w="1339" w:type="pct"/>
          </w:tcPr>
          <w:p w14:paraId="314392E5" w14:textId="77777777" w:rsidR="00216053" w:rsidRPr="00A10693" w:rsidRDefault="00216053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- Спецификация договора со статусом «На согласовании в СЭД»</w:t>
            </w:r>
          </w:p>
        </w:tc>
        <w:tc>
          <w:tcPr>
            <w:tcW w:w="1199" w:type="pct"/>
          </w:tcPr>
          <w:p w14:paraId="73D9238E" w14:textId="77777777" w:rsidR="00DA64D1" w:rsidRDefault="00216053" w:rsidP="004322A8">
            <w:pPr>
              <w:jc w:val="left"/>
              <w:rPr>
                <w:ins w:id="1386" w:author="ParamonovaEA" w:date="2021-03-29T10:03:00Z"/>
                <w:rFonts w:ascii="Arial" w:hAnsi="Arial" w:cs="Arial"/>
                <w:sz w:val="20"/>
              </w:rPr>
            </w:pPr>
            <w:del w:id="1387" w:author="ParamonovaEA" w:date="2021-03-29T09:59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УК;</w:delText>
              </w:r>
            </w:del>
            <w:ins w:id="1388" w:author="ParamonovaEA" w:date="2021-03-29T09:59:00Z">
              <w:r w:rsidR="00DA64D1">
                <w:rPr>
                  <w:rFonts w:ascii="Arial" w:hAnsi="Arial" w:cs="Arial"/>
                  <w:sz w:val="20"/>
                </w:rPr>
                <w:t xml:space="preserve">-Менеджер по сопровождению договора МТР </w:t>
              </w:r>
            </w:ins>
          </w:p>
          <w:p w14:paraId="086723A7" w14:textId="42A29FCC" w:rsidR="00216053" w:rsidRPr="00A10693" w:rsidRDefault="00DA64D1" w:rsidP="004322A8">
            <w:pPr>
              <w:jc w:val="left"/>
              <w:rPr>
                <w:rFonts w:ascii="Arial" w:hAnsi="Arial" w:cs="Arial"/>
                <w:sz w:val="20"/>
              </w:rPr>
            </w:pPr>
            <w:ins w:id="1389" w:author="ParamonovaEA" w:date="2021-03-29T09:59:00Z">
              <w:r>
                <w:rPr>
                  <w:rFonts w:ascii="Arial" w:hAnsi="Arial" w:cs="Arial"/>
                  <w:sz w:val="20"/>
                </w:rPr>
                <w:t>-Менеджер по сопровождению договора Услуги</w:t>
              </w:r>
            </w:ins>
          </w:p>
          <w:p w14:paraId="77CF6394" w14:textId="77777777" w:rsidR="00216053" w:rsidRPr="00A10693" w:rsidDel="00DA64D1" w:rsidRDefault="00216053" w:rsidP="004322A8">
            <w:pPr>
              <w:jc w:val="left"/>
              <w:rPr>
                <w:del w:id="1390" w:author="ParamonovaEA" w:date="2021-03-29T10:02:00Z"/>
                <w:rFonts w:ascii="Arial" w:hAnsi="Arial" w:cs="Arial"/>
                <w:sz w:val="20"/>
              </w:rPr>
            </w:pPr>
            <w:del w:id="1391" w:author="ParamonovaEA" w:date="2021-03-29T10:02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БЕ Управление;</w:delText>
              </w:r>
            </w:del>
          </w:p>
          <w:p w14:paraId="6A2C2185" w14:textId="77777777" w:rsidR="00216053" w:rsidRPr="00A10693" w:rsidDel="00DA64D1" w:rsidRDefault="00216053" w:rsidP="004322A8">
            <w:pPr>
              <w:jc w:val="left"/>
              <w:rPr>
                <w:del w:id="1392" w:author="ParamonovaEA" w:date="2021-03-29T10:02:00Z"/>
                <w:rFonts w:ascii="Arial" w:hAnsi="Arial" w:cs="Arial"/>
                <w:sz w:val="20"/>
              </w:rPr>
            </w:pPr>
            <w:del w:id="1393" w:author="ParamonovaEA" w:date="2021-03-29T10:02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БЕ ГОК;</w:delText>
              </w:r>
            </w:del>
          </w:p>
          <w:p w14:paraId="3A0ED5CA" w14:textId="77777777" w:rsidR="00216053" w:rsidRPr="00A10693" w:rsidRDefault="00216053" w:rsidP="004322A8">
            <w:pPr>
              <w:jc w:val="left"/>
              <w:rPr>
                <w:rFonts w:ascii="Arial" w:hAnsi="Arial" w:cs="Arial"/>
                <w:sz w:val="20"/>
              </w:rPr>
            </w:pPr>
            <w:del w:id="1394" w:author="ParamonovaEA" w:date="2021-03-29T10:02:00Z">
              <w:r w:rsidRPr="00A10693" w:rsidDel="00DA64D1">
                <w:rPr>
                  <w:rFonts w:ascii="Arial" w:hAnsi="Arial" w:cs="Arial"/>
                  <w:sz w:val="20"/>
                </w:rPr>
                <w:delText>-Менеджер по сопровождению договора БЕ СП.</w:delText>
              </w:r>
            </w:del>
          </w:p>
        </w:tc>
      </w:tr>
    </w:tbl>
    <w:p w14:paraId="00AFFB64" w14:textId="77777777" w:rsidR="00216053" w:rsidRPr="00A10693" w:rsidRDefault="00216053" w:rsidP="00776E6A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04788531" w14:textId="2581E62F" w:rsidR="00776E6A" w:rsidRPr="00A10693" w:rsidRDefault="003E1B38" w:rsidP="00776E6A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ПП-10.04.03.02.040, ПП-10.04.03.02.060</w:t>
      </w:r>
      <w:r w:rsidRPr="00A10693">
        <w:rPr>
          <w:rFonts w:cs="Arial"/>
        </w:rPr>
        <w:t xml:space="preserve"> </w:t>
      </w:r>
      <w:r w:rsidR="00776E6A" w:rsidRPr="00A10693">
        <w:rPr>
          <w:b/>
          <w:i w:val="0"/>
          <w:caps w:val="0"/>
          <w:sz w:val="24"/>
          <w:szCs w:val="24"/>
        </w:rPr>
        <w:t>Выгрузка проектов договоров в систему СЭД</w:t>
      </w:r>
      <w:r w:rsidR="00776E6A" w:rsidRPr="00A10693">
        <w:rPr>
          <w:b/>
          <w:i w:val="0"/>
          <w:sz w:val="24"/>
          <w:szCs w:val="24"/>
        </w:rPr>
        <w:t>.</w:t>
      </w:r>
    </w:p>
    <w:p w14:paraId="1E9A4EA4" w14:textId="2A9A72C7" w:rsidR="00776E6A" w:rsidRPr="00A10693" w:rsidRDefault="00776E6A" w:rsidP="00776E6A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27A7A386" w14:textId="1A159718" w:rsidR="009D7278" w:rsidRPr="00A10693" w:rsidRDefault="009D7278" w:rsidP="00395A8B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Шаг актуален для всех сценариев процесса.</w:t>
      </w:r>
    </w:p>
    <w:p w14:paraId="0FF84A6F" w14:textId="77777777" w:rsidR="009D7278" w:rsidRPr="00A10693" w:rsidRDefault="00395A8B" w:rsidP="00395A8B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 результате деблокирования, автоматически, на основании данных рамочного договора, </w:t>
      </w:r>
      <w:r w:rsidR="009D7278" w:rsidRPr="00A10693">
        <w:rPr>
          <w:rFonts w:ascii="Arial" w:hAnsi="Arial" w:cs="Arial"/>
          <w:color w:val="000000" w:themeColor="text1"/>
          <w:szCs w:val="24"/>
        </w:rPr>
        <w:t xml:space="preserve">спецификации договора </w:t>
      </w:r>
      <w:r w:rsidRPr="00A10693">
        <w:rPr>
          <w:rFonts w:ascii="Arial" w:hAnsi="Arial" w:cs="Arial"/>
          <w:color w:val="000000" w:themeColor="text1"/>
          <w:szCs w:val="24"/>
        </w:rPr>
        <w:t xml:space="preserve">в </w:t>
      </w:r>
      <w:r w:rsidRPr="00A10693">
        <w:rPr>
          <w:rFonts w:ascii="Arial" w:hAnsi="Arial" w:cs="Arial"/>
        </w:rPr>
        <w:t>SAP S/4HANA созда</w:t>
      </w:r>
      <w:r w:rsidR="009D7278" w:rsidRPr="00A10693">
        <w:rPr>
          <w:rFonts w:ascii="Arial" w:hAnsi="Arial" w:cs="Arial"/>
        </w:rPr>
        <w:t>ю</w:t>
      </w:r>
      <w:r w:rsidRPr="00A10693">
        <w:rPr>
          <w:rFonts w:ascii="Arial" w:hAnsi="Arial" w:cs="Arial"/>
        </w:rPr>
        <w:t>тся карточк</w:t>
      </w:r>
      <w:r w:rsidR="009D7278" w:rsidRPr="00A10693">
        <w:rPr>
          <w:rFonts w:ascii="Arial" w:hAnsi="Arial" w:cs="Arial"/>
        </w:rPr>
        <w:t>и</w:t>
      </w:r>
      <w:r w:rsidRPr="00A10693">
        <w:rPr>
          <w:rFonts w:ascii="Arial" w:hAnsi="Arial" w:cs="Arial"/>
        </w:rPr>
        <w:t xml:space="preserve"> договор</w:t>
      </w:r>
      <w:r w:rsidR="009D7278" w:rsidRPr="00A10693">
        <w:rPr>
          <w:rFonts w:ascii="Arial" w:hAnsi="Arial" w:cs="Arial"/>
        </w:rPr>
        <w:t>ов</w:t>
      </w:r>
      <w:r w:rsidRPr="00A10693">
        <w:rPr>
          <w:rFonts w:ascii="Arial" w:hAnsi="Arial" w:cs="Arial"/>
        </w:rPr>
        <w:t>, котор</w:t>
      </w:r>
      <w:r w:rsidR="009D7278" w:rsidRPr="00A10693">
        <w:rPr>
          <w:rFonts w:ascii="Arial" w:hAnsi="Arial" w:cs="Arial"/>
        </w:rPr>
        <w:t>ые</w:t>
      </w:r>
      <w:r w:rsidRPr="00A10693">
        <w:rPr>
          <w:rFonts w:ascii="Arial" w:hAnsi="Arial" w:cs="Arial"/>
        </w:rPr>
        <w:t xml:space="preserve"> в дальнейшем использу</w:t>
      </w:r>
      <w:r w:rsidR="009D7278" w:rsidRPr="00A10693">
        <w:rPr>
          <w:rFonts w:ascii="Arial" w:hAnsi="Arial" w:cs="Arial"/>
        </w:rPr>
        <w:t>ю</w:t>
      </w:r>
      <w:r w:rsidRPr="00A10693">
        <w:rPr>
          <w:rFonts w:ascii="Arial" w:hAnsi="Arial" w:cs="Arial"/>
        </w:rPr>
        <w:t xml:space="preserve">тся для поиска договорных документов в едином реестре. </w:t>
      </w:r>
    </w:p>
    <w:p w14:paraId="53886A8D" w14:textId="42595919" w:rsidR="00395A8B" w:rsidRDefault="00395A8B" w:rsidP="00395A8B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Карточка договора вместе с </w:t>
      </w:r>
      <w:r w:rsidR="004F0D4D">
        <w:rPr>
          <w:rFonts w:ascii="Arial" w:hAnsi="Arial" w:cs="Arial"/>
        </w:rPr>
        <w:t>проектом</w:t>
      </w:r>
      <w:r w:rsidRPr="00A10693">
        <w:rPr>
          <w:rFonts w:ascii="Arial" w:hAnsi="Arial" w:cs="Arial"/>
        </w:rPr>
        <w:t xml:space="preserve"> </w:t>
      </w:r>
      <w:r w:rsidR="004F0D4D" w:rsidRPr="00A10693">
        <w:rPr>
          <w:rFonts w:ascii="Arial" w:hAnsi="Arial" w:cs="Arial"/>
        </w:rPr>
        <w:t>рамочн</w:t>
      </w:r>
      <w:r w:rsidR="004F0D4D">
        <w:rPr>
          <w:rFonts w:ascii="Arial" w:hAnsi="Arial" w:cs="Arial"/>
        </w:rPr>
        <w:t>ого</w:t>
      </w:r>
      <w:r w:rsidR="004F0D4D" w:rsidRPr="00A10693">
        <w:rPr>
          <w:rFonts w:ascii="Arial" w:hAnsi="Arial" w:cs="Arial"/>
        </w:rPr>
        <w:t xml:space="preserve"> договор</w:t>
      </w:r>
      <w:r w:rsidR="004F0D4D">
        <w:rPr>
          <w:rFonts w:ascii="Arial" w:hAnsi="Arial" w:cs="Arial"/>
        </w:rPr>
        <w:t>а</w:t>
      </w:r>
      <w:r w:rsidR="009D7278" w:rsidRPr="00A10693">
        <w:rPr>
          <w:rFonts w:ascii="Arial" w:hAnsi="Arial" w:cs="Arial"/>
        </w:rPr>
        <w:t>/</w:t>
      </w:r>
      <w:r w:rsidR="004F0D4D" w:rsidRPr="00A10693">
        <w:rPr>
          <w:rFonts w:ascii="Arial" w:hAnsi="Arial" w:cs="Arial"/>
        </w:rPr>
        <w:t>спецификаци</w:t>
      </w:r>
      <w:r w:rsidR="004F0D4D">
        <w:rPr>
          <w:rFonts w:ascii="Arial" w:hAnsi="Arial" w:cs="Arial"/>
        </w:rPr>
        <w:t>и</w:t>
      </w:r>
      <w:r w:rsidR="004F0D4D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>автоматически передаются на согласование в</w:t>
      </w:r>
      <w:r w:rsidR="006D4ACB">
        <w:rPr>
          <w:rFonts w:ascii="Arial" w:hAnsi="Arial" w:cs="Arial"/>
        </w:rPr>
        <w:t xml:space="preserve"> СЭД</w:t>
      </w:r>
      <w:r w:rsidRPr="00A10693">
        <w:rPr>
          <w:rFonts w:ascii="Arial" w:hAnsi="Arial" w:cs="Arial"/>
        </w:rPr>
        <w:t>, более подробно см. соответствующее СОИ</w:t>
      </w:r>
      <w:r w:rsidR="00577418">
        <w:rPr>
          <w:rFonts w:ascii="Arial" w:hAnsi="Arial" w:cs="Arial"/>
        </w:rPr>
        <w:t xml:space="preserve"> </w:t>
      </w:r>
      <w:del w:id="1395" w:author="SintsovaMA" w:date="2021-03-22T17:29:00Z">
        <w:r w:rsidR="00D2138A" w:rsidDel="004908FD">
          <w:rPr>
            <w:rFonts w:ascii="Arial" w:hAnsi="Arial" w:cs="Arial"/>
          </w:rPr>
          <w:delText>ERP.9.</w:delText>
        </w:r>
        <w:r w:rsidR="00577418" w:rsidRPr="00762F43" w:rsidDel="004908FD">
          <w:rPr>
            <w:rFonts w:ascii="Arial" w:hAnsi="Arial" w:cs="Arial"/>
          </w:rPr>
          <w:delText xml:space="preserve">6.16 </w:delText>
        </w:r>
      </w:del>
      <w:r w:rsidR="00577418" w:rsidRPr="00762F43">
        <w:rPr>
          <w:rFonts w:ascii="Arial" w:hAnsi="Arial" w:cs="Arial"/>
        </w:rPr>
        <w:t>«Соглашение об интеграции</w:t>
      </w:r>
      <w:r w:rsidR="00577418">
        <w:rPr>
          <w:rFonts w:ascii="Arial" w:hAnsi="Arial" w:cs="Arial"/>
        </w:rPr>
        <w:t xml:space="preserve"> с</w:t>
      </w:r>
      <w:r w:rsidR="00577418" w:rsidRPr="00762F43">
        <w:rPr>
          <w:rFonts w:ascii="Arial" w:hAnsi="Arial" w:cs="Arial"/>
        </w:rPr>
        <w:t xml:space="preserve"> СЭД»</w:t>
      </w:r>
      <w:r w:rsidR="006D4ACB">
        <w:rPr>
          <w:rFonts w:ascii="Arial" w:hAnsi="Arial" w:cs="Arial"/>
        </w:rPr>
        <w:t>.</w:t>
      </w:r>
      <w:r w:rsidR="00A4760D">
        <w:rPr>
          <w:rFonts w:ascii="Arial" w:hAnsi="Arial" w:cs="Arial"/>
        </w:rPr>
        <w:t xml:space="preserve"> </w:t>
      </w:r>
    </w:p>
    <w:p w14:paraId="72A7834A" w14:textId="77777777" w:rsidR="009A1335" w:rsidRPr="00A10693" w:rsidRDefault="009A1335" w:rsidP="00395A8B">
      <w:pPr>
        <w:spacing w:after="240" w:line="276" w:lineRule="auto"/>
        <w:ind w:firstLine="567"/>
        <w:rPr>
          <w:rFonts w:ascii="Arial" w:hAnsi="Arial" w:cs="Arial"/>
        </w:rPr>
      </w:pPr>
    </w:p>
    <w:p w14:paraId="288A6D58" w14:textId="5D7CFCCF" w:rsidR="00392CE1" w:rsidRPr="00A10693" w:rsidRDefault="00392CE1" w:rsidP="00392CE1">
      <w:pPr>
        <w:pStyle w:val="a8"/>
        <w:jc w:val="right"/>
        <w:rPr>
          <w:rFonts w:ascii="Arial" w:hAnsi="Arial" w:cs="Arial"/>
          <w:b/>
          <w:sz w:val="22"/>
        </w:rPr>
      </w:pPr>
      <w:bookmarkStart w:id="1396" w:name="_Ref516328543"/>
      <w:r w:rsidRPr="00A10693">
        <w:rPr>
          <w:rFonts w:ascii="Arial" w:hAnsi="Arial" w:cs="Arial"/>
          <w:b/>
          <w:sz w:val="22"/>
        </w:rPr>
        <w:lastRenderedPageBreak/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30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rPr>
          <w:rFonts w:ascii="Arial" w:hAnsi="Arial" w:cs="Arial"/>
          <w:b/>
          <w:sz w:val="22"/>
        </w:rPr>
        <w:t>. Описание шага «Выгрузка проектов договор»</w:t>
      </w:r>
      <w:bookmarkEnd w:id="1396"/>
    </w:p>
    <w:tbl>
      <w:tblPr>
        <w:tblW w:w="493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664"/>
        <w:gridCol w:w="2390"/>
        <w:gridCol w:w="760"/>
        <w:gridCol w:w="1550"/>
        <w:gridCol w:w="1419"/>
        <w:gridCol w:w="2267"/>
      </w:tblGrid>
      <w:tr w:rsidR="0016494C" w:rsidRPr="00A10693" w14:paraId="40E0F0BE" w14:textId="77777777" w:rsidTr="004322A8">
        <w:trPr>
          <w:cantSplit/>
          <w:trHeight w:val="397"/>
          <w:tblHeader/>
        </w:trPr>
        <w:tc>
          <w:tcPr>
            <w:tcW w:w="828" w:type="pct"/>
            <w:shd w:val="clear" w:color="auto" w:fill="FFC000"/>
            <w:vAlign w:val="center"/>
          </w:tcPr>
          <w:p w14:paraId="61918CA1" w14:textId="71C33516" w:rsidR="0016494C" w:rsidRPr="00A10693" w:rsidRDefault="0016494C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1189" w:type="pct"/>
            <w:shd w:val="clear" w:color="auto" w:fill="FFC000"/>
            <w:vAlign w:val="center"/>
          </w:tcPr>
          <w:p w14:paraId="27CCD727" w14:textId="77777777" w:rsidR="0016494C" w:rsidRPr="00A10693" w:rsidRDefault="0016494C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378" w:type="pct"/>
            <w:shd w:val="clear" w:color="auto" w:fill="FFC000"/>
            <w:vAlign w:val="center"/>
          </w:tcPr>
          <w:p w14:paraId="7866C4C3" w14:textId="77777777" w:rsidR="0016494C" w:rsidRPr="00A10693" w:rsidRDefault="0016494C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771" w:type="pct"/>
            <w:shd w:val="clear" w:color="auto" w:fill="FFC000"/>
          </w:tcPr>
          <w:p w14:paraId="199765A0" w14:textId="77777777" w:rsidR="0016494C" w:rsidRPr="00A10693" w:rsidRDefault="0016494C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706" w:type="pct"/>
            <w:shd w:val="clear" w:color="auto" w:fill="FFC000"/>
          </w:tcPr>
          <w:p w14:paraId="60227D78" w14:textId="77777777" w:rsidR="0016494C" w:rsidRPr="00A10693" w:rsidRDefault="0016494C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1128" w:type="pct"/>
            <w:shd w:val="clear" w:color="auto" w:fill="FFC000"/>
          </w:tcPr>
          <w:p w14:paraId="26345656" w14:textId="77777777" w:rsidR="0016494C" w:rsidRPr="00A10693" w:rsidRDefault="0016494C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16494C" w:rsidRPr="00A10693" w14:paraId="0AED09BE" w14:textId="77777777" w:rsidTr="004322A8">
        <w:trPr>
          <w:cantSplit/>
          <w:trHeight w:val="1252"/>
        </w:trPr>
        <w:tc>
          <w:tcPr>
            <w:tcW w:w="828" w:type="pct"/>
          </w:tcPr>
          <w:p w14:paraId="10807827" w14:textId="569F29A2" w:rsidR="0016494C" w:rsidRPr="00A10693" w:rsidRDefault="0016494C" w:rsidP="004322A8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ПП-10.04.03.02.040</w:t>
            </w:r>
          </w:p>
        </w:tc>
        <w:tc>
          <w:tcPr>
            <w:tcW w:w="1189" w:type="pct"/>
          </w:tcPr>
          <w:p w14:paraId="2B8E1C74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Спецификация договора в статусе «На согласовании в СЭД» </w:t>
            </w:r>
          </w:p>
        </w:tc>
        <w:tc>
          <w:tcPr>
            <w:tcW w:w="378" w:type="pct"/>
            <w:shd w:val="clear" w:color="auto" w:fill="auto"/>
          </w:tcPr>
          <w:p w14:paraId="05E64F08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Z*</w:t>
            </w:r>
          </w:p>
        </w:tc>
        <w:tc>
          <w:tcPr>
            <w:tcW w:w="771" w:type="pct"/>
          </w:tcPr>
          <w:p w14:paraId="6F72A4EB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Спецификация договора в статусе «На согласовании в СЭД»</w:t>
            </w:r>
          </w:p>
        </w:tc>
        <w:tc>
          <w:tcPr>
            <w:tcW w:w="706" w:type="pct"/>
          </w:tcPr>
          <w:p w14:paraId="1C2DC25C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Спецификация договора выгружена в СЭД</w:t>
            </w:r>
          </w:p>
        </w:tc>
        <w:tc>
          <w:tcPr>
            <w:tcW w:w="1128" w:type="pct"/>
          </w:tcPr>
          <w:p w14:paraId="228607FC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Автоматически</w:t>
            </w:r>
          </w:p>
        </w:tc>
      </w:tr>
      <w:tr w:rsidR="0016494C" w:rsidRPr="00A10693" w14:paraId="30693BCA" w14:textId="77777777" w:rsidTr="004322A8">
        <w:trPr>
          <w:cantSplit/>
          <w:trHeight w:val="1698"/>
        </w:trPr>
        <w:tc>
          <w:tcPr>
            <w:tcW w:w="828" w:type="pct"/>
          </w:tcPr>
          <w:p w14:paraId="08DD2FC9" w14:textId="42C5C480" w:rsidR="0016494C" w:rsidRPr="00A10693" w:rsidRDefault="0016494C" w:rsidP="004322A8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ПП-10.04.03.02.060</w:t>
            </w:r>
          </w:p>
        </w:tc>
        <w:tc>
          <w:tcPr>
            <w:tcW w:w="1189" w:type="pct"/>
          </w:tcPr>
          <w:p w14:paraId="287ED550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Проект рамочного договора в статусе «На согласовании в СЭД»</w:t>
            </w:r>
          </w:p>
        </w:tc>
        <w:tc>
          <w:tcPr>
            <w:tcW w:w="378" w:type="pct"/>
            <w:shd w:val="clear" w:color="auto" w:fill="auto"/>
          </w:tcPr>
          <w:p w14:paraId="24CA26BF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Z*</w:t>
            </w:r>
          </w:p>
        </w:tc>
        <w:tc>
          <w:tcPr>
            <w:tcW w:w="771" w:type="pct"/>
          </w:tcPr>
          <w:p w14:paraId="7A3D2834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Проект рамочного договора в статусе «На согласовании в СЭД»</w:t>
            </w:r>
          </w:p>
        </w:tc>
        <w:tc>
          <w:tcPr>
            <w:tcW w:w="706" w:type="pct"/>
          </w:tcPr>
          <w:p w14:paraId="173C4349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Рамочный договор выгружен в СЭД</w:t>
            </w:r>
          </w:p>
        </w:tc>
        <w:tc>
          <w:tcPr>
            <w:tcW w:w="1128" w:type="pct"/>
          </w:tcPr>
          <w:p w14:paraId="7DEE0CAD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Автоматически</w:t>
            </w:r>
          </w:p>
        </w:tc>
      </w:tr>
    </w:tbl>
    <w:p w14:paraId="5027806F" w14:textId="77777777" w:rsidR="00392CE1" w:rsidRPr="00A10693" w:rsidRDefault="00392CE1" w:rsidP="00392CE1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54FD8F18" w14:textId="6B985B99" w:rsidR="00776E6A" w:rsidRPr="00A10693" w:rsidRDefault="003E1B38" w:rsidP="00776E6A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ПП-10.04.03.02.070</w:t>
      </w:r>
      <w:r w:rsidRPr="00A10693">
        <w:rPr>
          <w:rFonts w:cs="Arial"/>
        </w:rPr>
        <w:t xml:space="preserve"> </w:t>
      </w:r>
      <w:r w:rsidR="00776E6A" w:rsidRPr="00A10693">
        <w:rPr>
          <w:b/>
          <w:i w:val="0"/>
          <w:caps w:val="0"/>
          <w:sz w:val="24"/>
          <w:szCs w:val="24"/>
        </w:rPr>
        <w:t>Отражение в SAP S/4HANA статуса согласования договора в СЭД</w:t>
      </w:r>
      <w:r w:rsidR="00776E6A" w:rsidRPr="00A10693">
        <w:rPr>
          <w:b/>
          <w:i w:val="0"/>
          <w:sz w:val="24"/>
          <w:szCs w:val="24"/>
        </w:rPr>
        <w:t>.</w:t>
      </w:r>
    </w:p>
    <w:p w14:paraId="1E676E8D" w14:textId="3D7B147E" w:rsidR="00776E6A" w:rsidRPr="00A10693" w:rsidRDefault="00776E6A" w:rsidP="00776E6A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5308F12B" w14:textId="67B3E285" w:rsidR="009D7278" w:rsidRPr="00A10693" w:rsidRDefault="00395A8B" w:rsidP="00395A8B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>Согласование рамочного договора</w:t>
      </w:r>
      <w:r w:rsidR="00BD297E" w:rsidRPr="00BD297E">
        <w:rPr>
          <w:rFonts w:ascii="Arial" w:hAnsi="Arial" w:cs="Arial"/>
        </w:rPr>
        <w:t xml:space="preserve"> </w:t>
      </w:r>
      <w:r w:rsidR="00BD297E" w:rsidRPr="00A10693">
        <w:rPr>
          <w:rFonts w:ascii="Arial" w:hAnsi="Arial" w:cs="Arial"/>
        </w:rPr>
        <w:t>и/или спецификация</w:t>
      </w:r>
      <w:r w:rsidRPr="00A10693">
        <w:rPr>
          <w:rFonts w:ascii="Arial" w:hAnsi="Arial" w:cs="Arial"/>
        </w:rPr>
        <w:t xml:space="preserve"> выполняется в СЭД. В процессе согласования</w:t>
      </w:r>
      <w:r w:rsidR="00B02056" w:rsidRPr="00A10693">
        <w:rPr>
          <w:rFonts w:ascii="Arial" w:hAnsi="Arial" w:cs="Arial"/>
        </w:rPr>
        <w:t xml:space="preserve">, рамочный договор и/или спецификация могут быть возвращены на доработку </w:t>
      </w:r>
      <w:r w:rsidR="009D7278" w:rsidRPr="00A10693">
        <w:rPr>
          <w:rFonts w:ascii="Arial" w:hAnsi="Arial" w:cs="Arial"/>
        </w:rPr>
        <w:t xml:space="preserve">(в случае возврата на доработку </w:t>
      </w:r>
      <w:r w:rsidR="001366D7">
        <w:rPr>
          <w:rFonts w:ascii="Arial" w:hAnsi="Arial" w:cs="Arial"/>
        </w:rPr>
        <w:t>в</w:t>
      </w:r>
      <w:r w:rsidR="001366D7" w:rsidRPr="00A10693">
        <w:rPr>
          <w:rFonts w:ascii="Arial" w:hAnsi="Arial" w:cs="Arial"/>
        </w:rPr>
        <w:t xml:space="preserve"> </w:t>
      </w:r>
      <w:r w:rsidR="001366D7">
        <w:rPr>
          <w:rFonts w:ascii="Arial" w:hAnsi="Arial" w:cs="Arial"/>
        </w:rPr>
        <w:t xml:space="preserve">проекте </w:t>
      </w:r>
      <w:r w:rsidR="009D7278" w:rsidRPr="00A10693">
        <w:rPr>
          <w:rFonts w:ascii="Arial" w:hAnsi="Arial" w:cs="Arial"/>
        </w:rPr>
        <w:t xml:space="preserve">рамочного договора, спецификации </w:t>
      </w:r>
      <w:r w:rsidR="001366D7">
        <w:rPr>
          <w:rFonts w:ascii="Arial" w:hAnsi="Arial" w:cs="Arial"/>
        </w:rPr>
        <w:t xml:space="preserve">в системе </w:t>
      </w:r>
      <w:r w:rsidR="001366D7">
        <w:rPr>
          <w:rFonts w:ascii="Arial" w:hAnsi="Arial" w:cs="Arial"/>
          <w:lang w:val="en-US"/>
        </w:rPr>
        <w:t>SAP</w:t>
      </w:r>
      <w:r w:rsidR="001366D7" w:rsidRPr="00B72183">
        <w:rPr>
          <w:rFonts w:ascii="Arial" w:hAnsi="Arial" w:cs="Arial"/>
        </w:rPr>
        <w:t xml:space="preserve"> </w:t>
      </w:r>
      <w:r w:rsidR="009D7278" w:rsidRPr="00A10693">
        <w:rPr>
          <w:rFonts w:ascii="Arial" w:hAnsi="Arial" w:cs="Arial"/>
        </w:rPr>
        <w:t xml:space="preserve">автоматически снимается статус «На согласовании в СЭД», документ становится доступным для редактирования менеджером по сопровождению договора). </w:t>
      </w:r>
      <w:r w:rsidR="00381AA2" w:rsidRPr="00A10693">
        <w:rPr>
          <w:rFonts w:ascii="Arial" w:hAnsi="Arial" w:cs="Arial"/>
        </w:rPr>
        <w:t xml:space="preserve">Менеджер по сопровождению договора, после внесения </w:t>
      </w:r>
      <w:r w:rsidRPr="00A10693">
        <w:rPr>
          <w:rFonts w:ascii="Arial" w:hAnsi="Arial" w:cs="Arial"/>
        </w:rPr>
        <w:t>корректиров</w:t>
      </w:r>
      <w:r w:rsidR="00381AA2" w:rsidRPr="00A10693">
        <w:rPr>
          <w:rFonts w:ascii="Arial" w:hAnsi="Arial" w:cs="Arial"/>
        </w:rPr>
        <w:t xml:space="preserve">ок в SAP S/4HANA в </w:t>
      </w:r>
      <w:r w:rsidR="001366D7">
        <w:rPr>
          <w:rFonts w:ascii="Arial" w:hAnsi="Arial" w:cs="Arial"/>
        </w:rPr>
        <w:t xml:space="preserve">проект </w:t>
      </w:r>
      <w:r w:rsidR="001366D7" w:rsidRPr="00A10693">
        <w:rPr>
          <w:rFonts w:ascii="Arial" w:hAnsi="Arial" w:cs="Arial"/>
        </w:rPr>
        <w:t>рамочн</w:t>
      </w:r>
      <w:r w:rsidR="001366D7">
        <w:rPr>
          <w:rFonts w:ascii="Arial" w:hAnsi="Arial" w:cs="Arial"/>
        </w:rPr>
        <w:t>ого</w:t>
      </w:r>
      <w:r w:rsidR="001366D7" w:rsidRPr="00A10693">
        <w:rPr>
          <w:rFonts w:ascii="Arial" w:hAnsi="Arial" w:cs="Arial"/>
        </w:rPr>
        <w:t xml:space="preserve"> </w:t>
      </w:r>
      <w:r w:rsidR="00381AA2" w:rsidRPr="00A10693">
        <w:rPr>
          <w:rFonts w:ascii="Arial" w:hAnsi="Arial" w:cs="Arial"/>
        </w:rPr>
        <w:t>договор</w:t>
      </w:r>
      <w:r w:rsidR="001366D7">
        <w:rPr>
          <w:rFonts w:ascii="Arial" w:hAnsi="Arial" w:cs="Arial"/>
        </w:rPr>
        <w:t>а</w:t>
      </w:r>
      <w:r w:rsidR="00381AA2" w:rsidRPr="00A10693">
        <w:rPr>
          <w:rFonts w:ascii="Arial" w:hAnsi="Arial" w:cs="Arial"/>
        </w:rPr>
        <w:t>/</w:t>
      </w:r>
      <w:r w:rsidR="001366D7" w:rsidRPr="00A10693">
        <w:rPr>
          <w:rFonts w:ascii="Arial" w:hAnsi="Arial" w:cs="Arial"/>
        </w:rPr>
        <w:t>спецификаци</w:t>
      </w:r>
      <w:r w:rsidR="001366D7">
        <w:rPr>
          <w:rFonts w:ascii="Arial" w:hAnsi="Arial" w:cs="Arial"/>
        </w:rPr>
        <w:t>и</w:t>
      </w:r>
      <w:r w:rsidR="00F3492C" w:rsidRPr="00A10693">
        <w:rPr>
          <w:rFonts w:ascii="Arial" w:hAnsi="Arial" w:cs="Arial"/>
        </w:rPr>
        <w:t>,</w:t>
      </w:r>
      <w:r w:rsidRPr="00A10693">
        <w:rPr>
          <w:rFonts w:ascii="Arial" w:hAnsi="Arial" w:cs="Arial"/>
        </w:rPr>
        <w:t xml:space="preserve"> переда</w:t>
      </w:r>
      <w:r w:rsidR="00381AA2" w:rsidRPr="00A10693">
        <w:rPr>
          <w:rFonts w:ascii="Arial" w:hAnsi="Arial" w:cs="Arial"/>
        </w:rPr>
        <w:t>ет</w:t>
      </w:r>
      <w:r w:rsidRPr="00A10693">
        <w:rPr>
          <w:rFonts w:ascii="Arial" w:hAnsi="Arial" w:cs="Arial"/>
        </w:rPr>
        <w:t xml:space="preserve"> скорректированн</w:t>
      </w:r>
      <w:r w:rsidR="00381AA2" w:rsidRPr="00A10693">
        <w:rPr>
          <w:rFonts w:ascii="Arial" w:hAnsi="Arial" w:cs="Arial"/>
        </w:rPr>
        <w:t xml:space="preserve">ые документы </w:t>
      </w:r>
      <w:r w:rsidRPr="00A10693">
        <w:rPr>
          <w:rFonts w:ascii="Arial" w:hAnsi="Arial" w:cs="Arial"/>
        </w:rPr>
        <w:t>в СЭД</w:t>
      </w:r>
      <w:r w:rsidR="00381AA2" w:rsidRPr="00A10693">
        <w:rPr>
          <w:rFonts w:ascii="Arial" w:hAnsi="Arial" w:cs="Arial"/>
        </w:rPr>
        <w:t>, деблокируя их</w:t>
      </w:r>
      <w:r w:rsidRPr="00A10693">
        <w:rPr>
          <w:rFonts w:ascii="Arial" w:hAnsi="Arial" w:cs="Arial"/>
        </w:rPr>
        <w:t xml:space="preserve">. </w:t>
      </w:r>
    </w:p>
    <w:p w14:paraId="0659C554" w14:textId="30E5B4A0" w:rsidR="00381AA2" w:rsidRPr="00A10693" w:rsidRDefault="00395A8B" w:rsidP="00395A8B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>По факту согласования рамочного договора</w:t>
      </w:r>
      <w:r w:rsidR="00381AA2" w:rsidRPr="00A10693">
        <w:rPr>
          <w:rFonts w:ascii="Arial" w:hAnsi="Arial" w:cs="Arial"/>
        </w:rPr>
        <w:t>/спецификации</w:t>
      </w:r>
      <w:r w:rsidRPr="00A10693">
        <w:rPr>
          <w:rFonts w:ascii="Arial" w:hAnsi="Arial" w:cs="Arial"/>
        </w:rPr>
        <w:t xml:space="preserve"> в С</w:t>
      </w:r>
      <w:r w:rsidR="00381AA2" w:rsidRPr="00A10693">
        <w:rPr>
          <w:rFonts w:ascii="Arial" w:hAnsi="Arial" w:cs="Arial"/>
        </w:rPr>
        <w:t>ЭД автоматически деблокируется соответствующий документ</w:t>
      </w:r>
      <w:r w:rsidRPr="00A10693">
        <w:rPr>
          <w:rFonts w:ascii="Arial" w:hAnsi="Arial" w:cs="Arial"/>
        </w:rPr>
        <w:t xml:space="preserve"> в SAP S/4HANA, его статус изменяется на «Действующий</w:t>
      </w:r>
      <w:r w:rsidR="006D4ACB">
        <w:rPr>
          <w:rFonts w:ascii="Arial" w:hAnsi="Arial" w:cs="Arial"/>
        </w:rPr>
        <w:t>»</w:t>
      </w:r>
      <w:r w:rsidRPr="00A10693">
        <w:rPr>
          <w:rFonts w:ascii="Arial" w:hAnsi="Arial" w:cs="Arial"/>
        </w:rPr>
        <w:t xml:space="preserve">. </w:t>
      </w:r>
    </w:p>
    <w:p w14:paraId="38CE92FD" w14:textId="2D545819" w:rsidR="00395A8B" w:rsidRPr="00A10693" w:rsidRDefault="00395A8B" w:rsidP="00395A8B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>Статус «Действующий» означает, что рамочный договор может быть выбран как источник поставки для последующих заявок на закупку, для дальнейшего создания доп. соглашений.</w:t>
      </w:r>
      <w:r w:rsidR="00381AA2" w:rsidRPr="00A10693">
        <w:rPr>
          <w:rFonts w:ascii="Arial" w:hAnsi="Arial" w:cs="Arial"/>
        </w:rPr>
        <w:t xml:space="preserve"> Статус «Действующий» для спецификации означает, что к ней возможно создавать последующие документы (Входящие поставки, Документы поступления).</w:t>
      </w:r>
    </w:p>
    <w:p w14:paraId="67E9B3D2" w14:textId="25D8159D" w:rsidR="00395A8B" w:rsidRDefault="00395A8B" w:rsidP="00395A8B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>В случае если исполнение рамочного контракта</w:t>
      </w:r>
      <w:r w:rsidR="00381AA2" w:rsidRPr="00A10693">
        <w:rPr>
          <w:rFonts w:ascii="Arial" w:hAnsi="Arial" w:cs="Arial"/>
        </w:rPr>
        <w:t>/спецификации</w:t>
      </w:r>
      <w:r w:rsidRPr="00A10693">
        <w:rPr>
          <w:rFonts w:ascii="Arial" w:hAnsi="Arial" w:cs="Arial"/>
        </w:rPr>
        <w:t xml:space="preserve"> должно быть начато по гарантийному письму, то деблокирование рамочного контракта</w:t>
      </w:r>
      <w:r w:rsidR="00381AA2" w:rsidRPr="00A10693">
        <w:rPr>
          <w:rFonts w:ascii="Arial" w:hAnsi="Arial" w:cs="Arial"/>
        </w:rPr>
        <w:t>/спецификации</w:t>
      </w:r>
      <w:r w:rsidRPr="00A10693">
        <w:rPr>
          <w:rFonts w:ascii="Arial" w:hAnsi="Arial" w:cs="Arial"/>
        </w:rPr>
        <w:t xml:space="preserve"> автоматически происходит по факту согласования соответствующего гарантийного письма в системе СЭД.</w:t>
      </w:r>
    </w:p>
    <w:p w14:paraId="35CDF220" w14:textId="47931EB4" w:rsidR="00395A8B" w:rsidRDefault="00395A8B" w:rsidP="00395A8B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Подробнее интеграция с системой СЭД описана в соответствующем СОИ</w:t>
      </w:r>
      <w:r w:rsidR="00577418">
        <w:rPr>
          <w:rFonts w:ascii="Arial" w:hAnsi="Arial" w:cs="Arial"/>
          <w:color w:val="000000" w:themeColor="text1"/>
          <w:szCs w:val="24"/>
        </w:rPr>
        <w:t xml:space="preserve"> </w:t>
      </w:r>
      <w:del w:id="1397" w:author="SintsovaMA" w:date="2021-03-22T17:29:00Z">
        <w:r w:rsidR="00D2138A" w:rsidDel="004908FD">
          <w:rPr>
            <w:rFonts w:ascii="Arial" w:hAnsi="Arial" w:cs="Arial"/>
          </w:rPr>
          <w:delText>ERP.9.</w:delText>
        </w:r>
        <w:r w:rsidR="00577418" w:rsidRPr="00762F43" w:rsidDel="004908FD">
          <w:rPr>
            <w:rFonts w:ascii="Arial" w:hAnsi="Arial" w:cs="Arial"/>
          </w:rPr>
          <w:delText xml:space="preserve">6.16 </w:delText>
        </w:r>
      </w:del>
      <w:r w:rsidR="00577418" w:rsidRPr="00762F43">
        <w:rPr>
          <w:rFonts w:ascii="Arial" w:hAnsi="Arial" w:cs="Arial"/>
        </w:rPr>
        <w:t>«Соглашение об интеграции</w:t>
      </w:r>
      <w:r w:rsidR="00577418">
        <w:rPr>
          <w:rFonts w:ascii="Arial" w:hAnsi="Arial" w:cs="Arial"/>
        </w:rPr>
        <w:t xml:space="preserve"> с</w:t>
      </w:r>
      <w:r w:rsidR="00577418" w:rsidRPr="00762F43">
        <w:rPr>
          <w:rFonts w:ascii="Arial" w:hAnsi="Arial" w:cs="Arial"/>
        </w:rPr>
        <w:t xml:space="preserve"> СЭД»</w:t>
      </w:r>
      <w:r w:rsidR="00381AA2" w:rsidRPr="00A10693">
        <w:rPr>
          <w:rFonts w:ascii="Arial" w:hAnsi="Arial" w:cs="Arial"/>
          <w:color w:val="000000" w:themeColor="text1"/>
          <w:szCs w:val="24"/>
        </w:rPr>
        <w:t>.</w:t>
      </w:r>
    </w:p>
    <w:p w14:paraId="113651E3" w14:textId="24B3E2E4" w:rsidR="00392CE1" w:rsidRPr="00A10693" w:rsidRDefault="00392CE1" w:rsidP="00392CE1">
      <w:pPr>
        <w:pStyle w:val="a8"/>
        <w:jc w:val="right"/>
        <w:rPr>
          <w:rFonts w:ascii="Arial" w:hAnsi="Arial" w:cs="Arial"/>
          <w:b/>
          <w:sz w:val="22"/>
        </w:rPr>
      </w:pPr>
      <w:bookmarkStart w:id="1398" w:name="_Ref516329157"/>
      <w:r w:rsidRPr="00A10693">
        <w:rPr>
          <w:rFonts w:ascii="Arial" w:hAnsi="Arial" w:cs="Arial"/>
          <w:b/>
          <w:sz w:val="22"/>
        </w:rPr>
        <w:lastRenderedPageBreak/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31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rPr>
          <w:rFonts w:ascii="Arial" w:hAnsi="Arial" w:cs="Arial"/>
          <w:b/>
          <w:sz w:val="22"/>
        </w:rPr>
        <w:t>. Описание шага «Отражение в SAP S/4HANA статуса согласования договора в СЭД»</w:t>
      </w:r>
      <w:bookmarkEnd w:id="1398"/>
    </w:p>
    <w:tbl>
      <w:tblPr>
        <w:tblW w:w="493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662"/>
        <w:gridCol w:w="2537"/>
        <w:gridCol w:w="760"/>
        <w:gridCol w:w="1974"/>
        <w:gridCol w:w="2303"/>
        <w:gridCol w:w="814"/>
      </w:tblGrid>
      <w:tr w:rsidR="0016494C" w:rsidRPr="00A10693" w14:paraId="2D49A69F" w14:textId="77777777" w:rsidTr="00F8304C">
        <w:trPr>
          <w:trHeight w:val="397"/>
          <w:tblHeader/>
        </w:trPr>
        <w:tc>
          <w:tcPr>
            <w:tcW w:w="827" w:type="pct"/>
            <w:shd w:val="clear" w:color="auto" w:fill="FFC000"/>
            <w:vAlign w:val="center"/>
          </w:tcPr>
          <w:p w14:paraId="6BF03E1D" w14:textId="32296548" w:rsidR="0016494C" w:rsidRPr="00A10693" w:rsidRDefault="0016494C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1262" w:type="pct"/>
            <w:shd w:val="clear" w:color="auto" w:fill="FFC000"/>
            <w:vAlign w:val="center"/>
          </w:tcPr>
          <w:p w14:paraId="7A8BD7C4" w14:textId="77777777" w:rsidR="0016494C" w:rsidRPr="00A10693" w:rsidRDefault="0016494C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378" w:type="pct"/>
            <w:shd w:val="clear" w:color="auto" w:fill="FFC000"/>
            <w:vAlign w:val="center"/>
          </w:tcPr>
          <w:p w14:paraId="61E17682" w14:textId="77777777" w:rsidR="0016494C" w:rsidRPr="00A10693" w:rsidRDefault="0016494C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982" w:type="pct"/>
            <w:shd w:val="clear" w:color="auto" w:fill="FFC000"/>
          </w:tcPr>
          <w:p w14:paraId="218C4041" w14:textId="77777777" w:rsidR="0016494C" w:rsidRPr="00A10693" w:rsidRDefault="0016494C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1146" w:type="pct"/>
            <w:shd w:val="clear" w:color="auto" w:fill="FFC000"/>
          </w:tcPr>
          <w:p w14:paraId="1C89CE17" w14:textId="77777777" w:rsidR="0016494C" w:rsidRPr="00A10693" w:rsidRDefault="0016494C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405" w:type="pct"/>
            <w:shd w:val="clear" w:color="auto" w:fill="FFC000"/>
          </w:tcPr>
          <w:p w14:paraId="6DB3FEFA" w14:textId="77777777" w:rsidR="0016494C" w:rsidRPr="00A10693" w:rsidRDefault="0016494C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16494C" w:rsidRPr="00A10693" w14:paraId="2E49D576" w14:textId="77777777" w:rsidTr="00F8304C">
        <w:trPr>
          <w:trHeight w:val="1252"/>
        </w:trPr>
        <w:tc>
          <w:tcPr>
            <w:tcW w:w="827" w:type="pct"/>
          </w:tcPr>
          <w:p w14:paraId="7D89E784" w14:textId="430997EE" w:rsidR="0016494C" w:rsidRPr="00A10693" w:rsidRDefault="0016494C" w:rsidP="004322A8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ПП-10.04.03.02.070</w:t>
            </w:r>
          </w:p>
        </w:tc>
        <w:tc>
          <w:tcPr>
            <w:tcW w:w="1262" w:type="pct"/>
          </w:tcPr>
          <w:p w14:paraId="2E83B747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Спецификация договора в статусе «На согласовании в СЭД» согласована в СЭД</w:t>
            </w:r>
          </w:p>
        </w:tc>
        <w:tc>
          <w:tcPr>
            <w:tcW w:w="378" w:type="pct"/>
            <w:shd w:val="clear" w:color="auto" w:fill="auto"/>
          </w:tcPr>
          <w:p w14:paraId="0E1AF03E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Z*</w:t>
            </w:r>
          </w:p>
        </w:tc>
        <w:tc>
          <w:tcPr>
            <w:tcW w:w="982" w:type="pct"/>
          </w:tcPr>
          <w:p w14:paraId="3A7F3F02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Спецификация договора в статусе «На согласовании в СЭД»</w:t>
            </w:r>
          </w:p>
        </w:tc>
        <w:tc>
          <w:tcPr>
            <w:tcW w:w="1146" w:type="pct"/>
          </w:tcPr>
          <w:p w14:paraId="3EA10A51" w14:textId="77777777" w:rsidR="0016494C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Спецификация договора в статусе «Действующий»</w:t>
            </w:r>
          </w:p>
          <w:p w14:paraId="128DFB87" w14:textId="7EA4FD8B" w:rsidR="00A70545" w:rsidRDefault="00A70545" w:rsidP="004322A8">
            <w:pPr>
              <w:jc w:val="left"/>
              <w:rPr>
                <w:rFonts w:ascii="Arial" w:hAnsi="Arial" w:cs="Arial"/>
                <w:sz w:val="20"/>
              </w:rPr>
            </w:pPr>
          </w:p>
          <w:p w14:paraId="4315900E" w14:textId="442AC3DC" w:rsidR="0016494C" w:rsidRPr="00A10693" w:rsidRDefault="00A70545" w:rsidP="002A3273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Выгрузка спецификации в систему взаимодействия с поставщиком</w:t>
            </w:r>
          </w:p>
        </w:tc>
        <w:tc>
          <w:tcPr>
            <w:tcW w:w="405" w:type="pct"/>
          </w:tcPr>
          <w:p w14:paraId="2D443FA1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Автоматически</w:t>
            </w:r>
          </w:p>
        </w:tc>
      </w:tr>
      <w:tr w:rsidR="0016494C" w:rsidRPr="00A10693" w14:paraId="03F035E4" w14:textId="77777777" w:rsidTr="00F8304C">
        <w:trPr>
          <w:trHeight w:val="1252"/>
        </w:trPr>
        <w:tc>
          <w:tcPr>
            <w:tcW w:w="827" w:type="pct"/>
          </w:tcPr>
          <w:p w14:paraId="618EDEC4" w14:textId="110D8ABB" w:rsidR="0016494C" w:rsidRPr="00A10693" w:rsidRDefault="0016494C" w:rsidP="004322A8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ПП-10.04.03.02.070</w:t>
            </w:r>
          </w:p>
        </w:tc>
        <w:tc>
          <w:tcPr>
            <w:tcW w:w="1262" w:type="pct"/>
          </w:tcPr>
          <w:p w14:paraId="4104E94F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Рамочный договор в статусе «На согласовании в СЭД»  согласован в СЭД</w:t>
            </w:r>
          </w:p>
        </w:tc>
        <w:tc>
          <w:tcPr>
            <w:tcW w:w="378" w:type="pct"/>
            <w:shd w:val="clear" w:color="auto" w:fill="auto"/>
          </w:tcPr>
          <w:p w14:paraId="747748F3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Z*</w:t>
            </w:r>
          </w:p>
        </w:tc>
        <w:tc>
          <w:tcPr>
            <w:tcW w:w="982" w:type="pct"/>
          </w:tcPr>
          <w:p w14:paraId="1F367689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Рамочный договор в статусе «На согласовании в СЭД»</w:t>
            </w:r>
          </w:p>
        </w:tc>
        <w:tc>
          <w:tcPr>
            <w:tcW w:w="1146" w:type="pct"/>
          </w:tcPr>
          <w:p w14:paraId="076E1ABF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Рамочный договор в статусе «Действующий»</w:t>
            </w:r>
          </w:p>
          <w:p w14:paraId="2604D4F9" w14:textId="4281D194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405" w:type="pct"/>
          </w:tcPr>
          <w:p w14:paraId="226B2827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Автоматически</w:t>
            </w:r>
          </w:p>
        </w:tc>
      </w:tr>
      <w:tr w:rsidR="0016494C" w:rsidRPr="00A10693" w14:paraId="6AC0387E" w14:textId="77777777" w:rsidTr="00F8304C">
        <w:trPr>
          <w:trHeight w:val="1252"/>
        </w:trPr>
        <w:tc>
          <w:tcPr>
            <w:tcW w:w="827" w:type="pct"/>
          </w:tcPr>
          <w:p w14:paraId="7A38E981" w14:textId="7AE8FAE1" w:rsidR="0016494C" w:rsidRPr="00A10693" w:rsidRDefault="0016494C" w:rsidP="004322A8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ПП-10.04.03.02.070</w:t>
            </w:r>
          </w:p>
        </w:tc>
        <w:tc>
          <w:tcPr>
            <w:tcW w:w="1262" w:type="pct"/>
          </w:tcPr>
          <w:p w14:paraId="7462E7C8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Спецификация договора в статусе «На согласовании в СЭД» в СЭД возвращена на доработку</w:t>
            </w:r>
          </w:p>
        </w:tc>
        <w:tc>
          <w:tcPr>
            <w:tcW w:w="378" w:type="pct"/>
            <w:shd w:val="clear" w:color="auto" w:fill="auto"/>
          </w:tcPr>
          <w:p w14:paraId="1162CF7B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Z*</w:t>
            </w:r>
          </w:p>
        </w:tc>
        <w:tc>
          <w:tcPr>
            <w:tcW w:w="982" w:type="pct"/>
          </w:tcPr>
          <w:p w14:paraId="16BE63D9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Спецификация договора в статусе «На согласовании в СЭД»</w:t>
            </w:r>
          </w:p>
        </w:tc>
        <w:tc>
          <w:tcPr>
            <w:tcW w:w="1146" w:type="pct"/>
          </w:tcPr>
          <w:p w14:paraId="21093E39" w14:textId="0D5CD975" w:rsidR="0016494C" w:rsidRPr="00A10693" w:rsidRDefault="00B8064F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Проект спецификации договора (снятие статуса «На согласовании в СЭД»)</w:t>
            </w:r>
          </w:p>
          <w:p w14:paraId="7AA4C1A2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405" w:type="pct"/>
          </w:tcPr>
          <w:p w14:paraId="1DA55525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Автоматически</w:t>
            </w:r>
          </w:p>
        </w:tc>
      </w:tr>
      <w:tr w:rsidR="0016494C" w:rsidRPr="00A10693" w14:paraId="30C2B6D5" w14:textId="77777777" w:rsidTr="00F8304C">
        <w:trPr>
          <w:trHeight w:val="1252"/>
        </w:trPr>
        <w:tc>
          <w:tcPr>
            <w:tcW w:w="827" w:type="pct"/>
          </w:tcPr>
          <w:p w14:paraId="6B44219F" w14:textId="701CC7F4" w:rsidR="0016494C" w:rsidRPr="00A10693" w:rsidRDefault="0016494C" w:rsidP="004322A8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ПП-10.04.03.02.070</w:t>
            </w:r>
          </w:p>
        </w:tc>
        <w:tc>
          <w:tcPr>
            <w:tcW w:w="1262" w:type="pct"/>
          </w:tcPr>
          <w:p w14:paraId="2FCAC786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Рамочный договор в статусе «На согласовании в СЭД»   в СЭД возвращен на доработку</w:t>
            </w:r>
          </w:p>
        </w:tc>
        <w:tc>
          <w:tcPr>
            <w:tcW w:w="378" w:type="pct"/>
            <w:shd w:val="clear" w:color="auto" w:fill="auto"/>
          </w:tcPr>
          <w:p w14:paraId="115535C7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Z*</w:t>
            </w:r>
          </w:p>
        </w:tc>
        <w:tc>
          <w:tcPr>
            <w:tcW w:w="982" w:type="pct"/>
          </w:tcPr>
          <w:p w14:paraId="0CFCBB75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Рамочный договор в статусе «На согласовании в СЭД»</w:t>
            </w:r>
          </w:p>
        </w:tc>
        <w:tc>
          <w:tcPr>
            <w:tcW w:w="1146" w:type="pct"/>
          </w:tcPr>
          <w:p w14:paraId="56B038C4" w14:textId="020D4BAA" w:rsidR="0016494C" w:rsidRPr="00A10693" w:rsidRDefault="00B8064F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Проект рамочного договора (снятие статуса «На согласовании в СЭД»)</w:t>
            </w:r>
          </w:p>
        </w:tc>
        <w:tc>
          <w:tcPr>
            <w:tcW w:w="405" w:type="pct"/>
          </w:tcPr>
          <w:p w14:paraId="417E990F" w14:textId="77777777" w:rsidR="0016494C" w:rsidRPr="00A10693" w:rsidRDefault="0016494C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Автоматически</w:t>
            </w:r>
          </w:p>
        </w:tc>
      </w:tr>
    </w:tbl>
    <w:p w14:paraId="55A2C6B4" w14:textId="77777777" w:rsidR="009D7139" w:rsidRDefault="009D7139" w:rsidP="00776E6A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5B5DD032" w14:textId="4AD5E476" w:rsidR="000F4820" w:rsidRPr="00A10693" w:rsidRDefault="000F4820" w:rsidP="000F4820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>Детальное описание шагов приведено в Приложении № 3.</w:t>
      </w:r>
    </w:p>
    <w:p w14:paraId="111D65E8" w14:textId="77777777" w:rsidR="00251034" w:rsidRDefault="00251034">
      <w:pPr>
        <w:spacing w:after="200" w:line="276" w:lineRule="auto"/>
        <w:jc w:val="left"/>
        <w:rPr>
          <w:rFonts w:ascii="Arial" w:eastAsia="Calibri" w:hAnsi="Arial"/>
          <w:b/>
          <w:caps/>
          <w:sz w:val="20"/>
          <w:szCs w:val="20"/>
        </w:rPr>
      </w:pPr>
      <w:bookmarkStart w:id="1399" w:name="_Toc516329641"/>
      <w:r>
        <w:br w:type="page"/>
      </w:r>
    </w:p>
    <w:p w14:paraId="1E3E5BEF" w14:textId="09941605" w:rsidR="00732420" w:rsidRPr="00A10693" w:rsidRDefault="00732420" w:rsidP="00D01C7D">
      <w:pPr>
        <w:pStyle w:val="3"/>
      </w:pPr>
      <w:bookmarkStart w:id="1400" w:name="_Toc64879348"/>
      <w:r w:rsidRPr="00A10693">
        <w:lastRenderedPageBreak/>
        <w:t>Описание шагов бизнес-процесса ПП-10.04.04.01-ERP Управление обязательствами по закупке МТР (кроме допретензионной работы)</w:t>
      </w:r>
      <w:bookmarkEnd w:id="1399"/>
      <w:bookmarkEnd w:id="1400"/>
    </w:p>
    <w:p w14:paraId="72424E03" w14:textId="77777777" w:rsidR="004C002D" w:rsidRPr="00A10693" w:rsidRDefault="004C002D" w:rsidP="004C002D">
      <w:pPr>
        <w:spacing w:after="240" w:line="276" w:lineRule="auto"/>
        <w:ind w:left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 рамках процесса реализуются следующие сценарии:</w:t>
      </w:r>
    </w:p>
    <w:p w14:paraId="61554BA9" w14:textId="77777777" w:rsidR="001721B7" w:rsidRPr="00A10693" w:rsidRDefault="001721B7" w:rsidP="001721B7">
      <w:pPr>
        <w:autoSpaceDE w:val="0"/>
        <w:autoSpaceDN w:val="0"/>
        <w:spacing w:before="100" w:after="100" w:line="276" w:lineRule="auto"/>
        <w:ind w:left="588" w:firstLine="708"/>
        <w:rPr>
          <w:rFonts w:ascii="Arial" w:hAnsi="Arial" w:cs="Arial"/>
          <w:color w:val="000000"/>
          <w:sz w:val="20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1: Управление обязательствами по договорам закупки с внешними контрагентами</w:t>
      </w:r>
      <w:r w:rsidRPr="00A10693">
        <w:rPr>
          <w:rFonts w:ascii="Arial" w:hAnsi="Arial" w:cs="Arial"/>
          <w:color w:val="000000"/>
          <w:sz w:val="20"/>
          <w:szCs w:val="20"/>
          <w:lang w:eastAsia="ru-RU"/>
        </w:rPr>
        <w:t>;</w:t>
      </w:r>
    </w:p>
    <w:p w14:paraId="2044899C" w14:textId="00A53F7C" w:rsidR="001721B7" w:rsidRPr="00A10693" w:rsidRDefault="001721B7" w:rsidP="001721B7">
      <w:pPr>
        <w:spacing w:after="240" w:line="276" w:lineRule="auto"/>
        <w:ind w:left="708" w:firstLine="588"/>
        <w:rPr>
          <w:rFonts w:ascii="Arial" w:hAnsi="Arial" w:cs="Arial"/>
        </w:rPr>
      </w:pPr>
      <w:r w:rsidRPr="00A10693">
        <w:rPr>
          <w:rFonts w:ascii="Arial" w:hAnsi="Arial" w:cs="Arial"/>
          <w:color w:val="000000"/>
        </w:rPr>
        <w:t>Сценарий 2: Управление обязательствами по договорам закупки МТР с внутригрупповыми контрагентами</w:t>
      </w:r>
      <w:r w:rsidR="007F5223">
        <w:rPr>
          <w:rFonts w:ascii="Arial" w:hAnsi="Arial" w:cs="Arial"/>
          <w:color w:val="000000"/>
        </w:rPr>
        <w:t xml:space="preserve">, работающими в </w:t>
      </w:r>
      <w:r w:rsidR="007F5223">
        <w:rPr>
          <w:rFonts w:ascii="Arial" w:hAnsi="Arial" w:cs="Arial"/>
          <w:color w:val="000000"/>
          <w:lang w:val="en-US"/>
        </w:rPr>
        <w:t>SAP</w:t>
      </w:r>
      <w:r w:rsidR="007F5223" w:rsidRPr="006B54DB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  <w:lang w:val="en-US"/>
        </w:rPr>
        <w:t>S</w:t>
      </w:r>
      <w:r w:rsidR="007F5223" w:rsidRPr="006B54DB">
        <w:rPr>
          <w:rFonts w:ascii="Arial" w:hAnsi="Arial" w:cs="Arial"/>
          <w:color w:val="000000"/>
        </w:rPr>
        <w:t>/4</w:t>
      </w:r>
      <w:r w:rsidR="007F5223">
        <w:rPr>
          <w:rFonts w:ascii="Arial" w:hAnsi="Arial" w:cs="Arial"/>
          <w:color w:val="000000"/>
          <w:lang w:val="en-US"/>
        </w:rPr>
        <w:t>HANA</w:t>
      </w:r>
      <w:r w:rsidRPr="00A10693">
        <w:rPr>
          <w:rFonts w:ascii="Arial" w:hAnsi="Arial" w:cs="Arial"/>
          <w:color w:val="000000"/>
        </w:rPr>
        <w:t>;</w:t>
      </w:r>
    </w:p>
    <w:p w14:paraId="005FD8C7" w14:textId="115F26F0" w:rsidR="001721B7" w:rsidRPr="00A10693" w:rsidRDefault="001721B7" w:rsidP="001721B7">
      <w:pPr>
        <w:spacing w:after="240" w:line="276" w:lineRule="auto"/>
        <w:ind w:left="708" w:firstLine="588"/>
        <w:rPr>
          <w:rFonts w:ascii="Arial" w:hAnsi="Arial" w:cs="Arial"/>
          <w:color w:val="000000"/>
        </w:rPr>
      </w:pPr>
      <w:r w:rsidRPr="00A10693">
        <w:rPr>
          <w:rFonts w:ascii="Arial" w:hAnsi="Arial" w:cs="Arial"/>
        </w:rPr>
        <w:t xml:space="preserve">Сценарий 3: </w:t>
      </w:r>
      <w:r w:rsidRPr="00A10693">
        <w:rPr>
          <w:rFonts w:ascii="Arial" w:hAnsi="Arial" w:cs="Arial"/>
          <w:color w:val="000000"/>
        </w:rPr>
        <w:t>Внесение корректировок в договор</w:t>
      </w:r>
      <w:r w:rsidR="00411D1E" w:rsidRPr="00A10693">
        <w:rPr>
          <w:rFonts w:ascii="Arial" w:hAnsi="Arial" w:cs="Arial"/>
          <w:color w:val="000000"/>
        </w:rPr>
        <w:t>ы</w:t>
      </w:r>
      <w:r w:rsidRPr="00A10693">
        <w:rPr>
          <w:rFonts w:ascii="Arial" w:hAnsi="Arial" w:cs="Arial"/>
          <w:color w:val="000000"/>
        </w:rPr>
        <w:t xml:space="preserve"> закупки;</w:t>
      </w:r>
    </w:p>
    <w:p w14:paraId="691F730E" w14:textId="780BF91F" w:rsidR="004C002D" w:rsidRPr="00A10693" w:rsidRDefault="001721B7" w:rsidP="001721B7">
      <w:pPr>
        <w:pStyle w:val="afa"/>
        <w:spacing w:after="240" w:line="276" w:lineRule="auto"/>
        <w:ind w:left="927" w:firstLine="369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/>
        </w:rPr>
        <w:t>Сценарий 4: Выполнение закупки МТР за наличный расчет</w:t>
      </w:r>
    </w:p>
    <w:p w14:paraId="2032C0EA" w14:textId="77777777" w:rsidR="00DC2861" w:rsidRPr="00A10693" w:rsidRDefault="00DC2861" w:rsidP="00C91AAB">
      <w:pPr>
        <w:pStyle w:val="afa"/>
        <w:spacing w:after="240" w:line="276" w:lineRule="auto"/>
        <w:ind w:left="720"/>
        <w:rPr>
          <w:rFonts w:ascii="Arial" w:hAnsi="Arial" w:cs="Arial"/>
          <w:color w:val="000000" w:themeColor="text1"/>
          <w:szCs w:val="24"/>
        </w:rPr>
      </w:pPr>
    </w:p>
    <w:p w14:paraId="268B414F" w14:textId="5A4D1428" w:rsidR="000F4820" w:rsidRPr="00A10693" w:rsidRDefault="003E1B38" w:rsidP="000F4820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 xml:space="preserve">ПП-10.04.04.010 </w:t>
      </w:r>
      <w:r w:rsidR="000F4820" w:rsidRPr="00A10693">
        <w:rPr>
          <w:b/>
          <w:i w:val="0"/>
          <w:caps w:val="0"/>
          <w:sz w:val="24"/>
          <w:szCs w:val="24"/>
        </w:rPr>
        <w:t>Создание разнарядки по договору консигнации</w:t>
      </w:r>
      <w:r w:rsidR="000F4820" w:rsidRPr="00A10693">
        <w:rPr>
          <w:b/>
          <w:i w:val="0"/>
          <w:sz w:val="24"/>
          <w:szCs w:val="24"/>
        </w:rPr>
        <w:t>.</w:t>
      </w:r>
    </w:p>
    <w:p w14:paraId="47553B1B" w14:textId="7E610841" w:rsidR="000F4820" w:rsidRPr="00A10693" w:rsidRDefault="000F4820" w:rsidP="000F4820">
      <w:pPr>
        <w:spacing w:after="240" w:line="276" w:lineRule="auto"/>
        <w:ind w:firstLine="567"/>
        <w:rPr>
          <w:rFonts w:ascii="Arial" w:hAnsi="Arial" w:cs="Arial"/>
          <w:szCs w:val="24"/>
        </w:rPr>
      </w:pPr>
    </w:p>
    <w:p w14:paraId="6B86A6B6" w14:textId="66FB7770" w:rsidR="001721B7" w:rsidRPr="00A10693" w:rsidRDefault="001721B7" w:rsidP="000F4820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A10693">
        <w:rPr>
          <w:rFonts w:ascii="Arial" w:hAnsi="Arial" w:cs="Arial"/>
          <w:szCs w:val="24"/>
        </w:rPr>
        <w:t xml:space="preserve">Шаг актуален для сценария </w:t>
      </w:r>
      <w:r w:rsidR="0074201B" w:rsidRPr="00A10693">
        <w:rPr>
          <w:rFonts w:ascii="Arial" w:hAnsi="Arial" w:cs="Arial"/>
          <w:szCs w:val="24"/>
        </w:rPr>
        <w:t xml:space="preserve">1. </w:t>
      </w:r>
      <w:r w:rsidR="0074201B" w:rsidRPr="00A10693">
        <w:rPr>
          <w:rFonts w:ascii="Arial" w:hAnsi="Arial" w:cs="Arial"/>
          <w:color w:val="000000" w:themeColor="text1"/>
          <w:szCs w:val="24"/>
        </w:rPr>
        <w:t>Управление обязательствами по договорам закупки с внешними контрагентами</w:t>
      </w:r>
    </w:p>
    <w:p w14:paraId="6AA09293" w14:textId="77777777" w:rsidR="001629B2" w:rsidRPr="00F8304C" w:rsidRDefault="001629B2" w:rsidP="00F8304C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F8304C">
        <w:rPr>
          <w:rFonts w:ascii="Arial" w:hAnsi="Arial" w:cs="Arial"/>
          <w:color w:val="000000" w:themeColor="text1"/>
          <w:szCs w:val="24"/>
        </w:rPr>
        <w:t>В рамках процесса ПП-10.04.03.01 «Выполнение закупки», закупщик присваивает заявке на закупку МТР источник поставки. Источником поставки может быть:</w:t>
      </w:r>
    </w:p>
    <w:p w14:paraId="1F6FC340" w14:textId="07865432" w:rsidR="004C78BA" w:rsidRDefault="004C78BA" w:rsidP="00925910">
      <w:pPr>
        <w:pStyle w:val="afa"/>
        <w:numPr>
          <w:ilvl w:val="0"/>
          <w:numId w:val="66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Рамочный договор с видом </w:t>
      </w:r>
      <w:r w:rsidRPr="00B72183">
        <w:rPr>
          <w:rFonts w:ascii="Arial" w:hAnsi="Arial" w:cs="Arial"/>
          <w:color w:val="000000" w:themeColor="text1"/>
          <w:szCs w:val="24"/>
        </w:rPr>
        <w:t>ZPL</w:t>
      </w:r>
      <w:r>
        <w:rPr>
          <w:rFonts w:ascii="Arial" w:hAnsi="Arial" w:cs="Arial"/>
          <w:color w:val="000000" w:themeColor="text1"/>
          <w:szCs w:val="24"/>
        </w:rPr>
        <w:t>, зафиксировавший цены и не предполагающий формирование квартальных спецификаций;</w:t>
      </w:r>
    </w:p>
    <w:p w14:paraId="35C72CC7" w14:textId="054C50E9" w:rsidR="004C78BA" w:rsidRPr="00D26271" w:rsidRDefault="004C78BA" w:rsidP="00925910">
      <w:pPr>
        <w:pStyle w:val="afa"/>
        <w:numPr>
          <w:ilvl w:val="0"/>
          <w:numId w:val="66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Квартальная спецификация</w:t>
      </w:r>
      <w:r w:rsidR="00681A7E">
        <w:rPr>
          <w:rFonts w:ascii="Arial" w:hAnsi="Arial" w:cs="Arial"/>
          <w:color w:val="000000" w:themeColor="text1"/>
          <w:szCs w:val="24"/>
        </w:rPr>
        <w:t xml:space="preserve"> с видом </w:t>
      </w:r>
      <w:r w:rsidR="00681A7E" w:rsidRPr="00B72183">
        <w:rPr>
          <w:rFonts w:ascii="Arial" w:hAnsi="Arial" w:cs="Arial"/>
          <w:color w:val="000000" w:themeColor="text1"/>
          <w:szCs w:val="24"/>
        </w:rPr>
        <w:t>ZDK</w:t>
      </w:r>
      <w:ins w:id="1401" w:author="Paramonova Elena" w:date="2021-02-20T16:16:00Z">
        <w:r w:rsidR="004119C2">
          <w:rPr>
            <w:rFonts w:ascii="Arial" w:hAnsi="Arial" w:cs="Arial"/>
            <w:sz w:val="20"/>
            <w:szCs w:val="20"/>
          </w:rPr>
          <w:t>.</w:t>
        </w:r>
      </w:ins>
      <w:del w:id="1402" w:author="Paramonova Elena" w:date="2021-02-20T16:16:00Z">
        <w:r w:rsidR="00D26271" w:rsidDel="004119C2">
          <w:rPr>
            <w:rFonts w:ascii="Arial" w:hAnsi="Arial" w:cs="Arial"/>
            <w:color w:val="000000" w:themeColor="text1"/>
            <w:szCs w:val="24"/>
          </w:rPr>
          <w:delText>;</w:delText>
        </w:r>
        <w:r w:rsidR="00D26271" w:rsidDel="004119C2">
          <w:rPr>
            <w:rFonts w:ascii="Arial" w:hAnsi="Arial" w:cs="Arial"/>
            <w:sz w:val="20"/>
            <w:szCs w:val="20"/>
          </w:rPr>
          <w:delText xml:space="preserve"> </w:delText>
        </w:r>
      </w:del>
    </w:p>
    <w:p w14:paraId="09F0E473" w14:textId="7F2CF64B" w:rsidR="00BE03AD" w:rsidRPr="006F6BC7" w:rsidDel="004119C2" w:rsidRDefault="00D718FB">
      <w:pPr>
        <w:pStyle w:val="afa"/>
        <w:numPr>
          <w:ilvl w:val="0"/>
          <w:numId w:val="86"/>
        </w:numPr>
        <w:spacing w:after="240" w:line="276" w:lineRule="auto"/>
        <w:rPr>
          <w:moveFrom w:id="1403" w:author="Paramonova Elena" w:date="2021-02-20T16:15:00Z"/>
          <w:rFonts w:ascii="Arial" w:hAnsi="Arial" w:cs="Arial"/>
          <w:sz w:val="20"/>
          <w:rPrChange w:id="1404" w:author="Paramonova Elena" w:date="2021-02-20T15:46:00Z">
            <w:rPr>
              <w:moveFrom w:id="1405" w:author="Paramonova Elena" w:date="2021-02-20T16:15:00Z"/>
              <w:sz w:val="20"/>
            </w:rPr>
          </w:rPrChange>
        </w:rPr>
        <w:pPrChange w:id="1406" w:author="Paramonova Elena" w:date="2021-02-20T15:46:00Z">
          <w:pPr>
            <w:spacing w:after="240" w:line="276" w:lineRule="auto"/>
            <w:ind w:firstLine="567"/>
          </w:pPr>
        </w:pPrChange>
      </w:pPr>
      <w:moveFromRangeStart w:id="1407" w:author="Paramonova Elena" w:date="2021-02-20T16:15:00Z" w:name="move64730158"/>
      <w:moveFrom w:id="1408" w:author="Paramonova Elena" w:date="2021-02-20T16:15:00Z">
        <w:r w:rsidRPr="006F6BC7" w:rsidDel="004119C2">
          <w:rPr>
            <w:rFonts w:ascii="Arial" w:hAnsi="Arial" w:cs="Arial"/>
            <w:color w:val="000000" w:themeColor="text1"/>
            <w:szCs w:val="24"/>
            <w:rPrChange w:author="Paramonova Elena" w:date="2021-02-20T15:46:00Z" w:id="1409">
              <w:rPr/>
            </w:rPrChange>
          </w:rPr>
          <w:t>М</w:t>
        </w:r>
        <w:r w:rsidR="001C11CF" w:rsidRPr="006F6BC7" w:rsidDel="004119C2">
          <w:rPr>
            <w:rFonts w:ascii="Arial" w:hAnsi="Arial" w:cs="Arial"/>
            <w:color w:val="000000" w:themeColor="text1"/>
            <w:szCs w:val="24"/>
            <w:rPrChange w:author="Paramonova Elena" w:date="2021-02-20T15:46:00Z" w:id="1410">
              <w:rPr/>
            </w:rPrChange>
          </w:rPr>
          <w:t xml:space="preserve">енеджер по сопровождению договора в транзакции </w:t>
        </w:r>
        <w:r w:rsidR="001C11CF" w:rsidRPr="006F6BC7" w:rsidDel="004119C2">
          <w:rPr>
            <w:rFonts w:ascii="Arial" w:hAnsi="Arial" w:cs="Arial"/>
            <w:rPrChange w:author="Paramonova Elena" w:date="2021-02-20T15:46:00Z" w:id="1411">
              <w:rPr/>
            </w:rPrChange>
          </w:rPr>
          <w:t xml:space="preserve">«Групповое деблокирование заявок» </w:t>
        </w:r>
        <w:r w:rsidRPr="006F6BC7" w:rsidDel="004119C2">
          <w:rPr>
            <w:rFonts w:ascii="Arial" w:hAnsi="Arial" w:cs="Arial"/>
            <w:rPrChange w:author="Paramonova Elena" w:date="2021-02-20T15:46:00Z" w:id="1412">
              <w:rPr/>
            </w:rPrChange>
          </w:rPr>
          <w:t xml:space="preserve">принимает </w:t>
        </w:r>
        <w:r w:rsidR="001C11CF" w:rsidRPr="006F6BC7" w:rsidDel="004119C2">
          <w:rPr>
            <w:rFonts w:ascii="Arial" w:hAnsi="Arial" w:cs="Arial"/>
            <w:rPrChange w:author="Paramonova Elena" w:date="2021-02-20T15:46:00Z" w:id="1413">
              <w:rPr/>
            </w:rPrChange>
          </w:rPr>
          <w:t>заявку на закупку МТР</w:t>
        </w:r>
        <w:r w:rsidRPr="006F6BC7" w:rsidDel="004119C2">
          <w:rPr>
            <w:rFonts w:ascii="Arial" w:hAnsi="Arial" w:cs="Arial"/>
            <w:rPrChange w:author="Paramonova Elena" w:date="2021-02-20T15:46:00Z" w:id="1414">
              <w:rPr/>
            </w:rPrChange>
          </w:rPr>
          <w:t xml:space="preserve"> в работу (деблокирует заявку на закупку МТР</w:t>
        </w:r>
        <w:r w:rsidR="00640E76" w:rsidRPr="006F6BC7" w:rsidDel="004119C2">
          <w:rPr>
            <w:rFonts w:ascii="Arial" w:hAnsi="Arial" w:cs="Arial"/>
            <w:rPrChange w:author="Paramonova Elena" w:date="2021-02-20T15:46:00Z" w:id="1415">
              <w:rPr/>
            </w:rPrChange>
          </w:rPr>
          <w:t xml:space="preserve">), далее </w:t>
        </w:r>
        <w:r w:rsidR="001629B2" w:rsidRPr="006F6BC7" w:rsidDel="004119C2">
          <w:rPr>
            <w:rFonts w:ascii="Arial" w:hAnsi="Arial" w:cs="Arial"/>
            <w:color w:val="000000" w:themeColor="text1"/>
            <w:szCs w:val="24"/>
            <w:rPrChange w:author="Paramonova Elena" w:date="2021-02-20T15:46:00Z" w:id="1416">
              <w:rPr/>
            </w:rPrChange>
          </w:rPr>
          <w:t xml:space="preserve">через «Обзор документов» в </w:t>
        </w:r>
        <w:r w:rsidR="001629B2" w:rsidRPr="006F6BC7" w:rsidDel="004119C2">
          <w:rPr>
            <w:rFonts w:ascii="Arial" w:hAnsi="Arial" w:cs="Arial"/>
            <w:color w:val="000000" w:themeColor="text1"/>
            <w:szCs w:val="24"/>
            <w:lang w:val="en-US"/>
            <w:rPrChange w:author="Paramonova Elena" w:date="2021-02-20T15:46:00Z" w:id="1417">
              <w:rPr>
                <w:lang w:val="en-US"/>
              </w:rPr>
            </w:rPrChange>
          </w:rPr>
          <w:t>ME</w:t>
        </w:r>
        <w:r w:rsidR="001629B2" w:rsidRPr="006F6BC7" w:rsidDel="004119C2">
          <w:rPr>
            <w:rFonts w:ascii="Arial" w:hAnsi="Arial" w:cs="Arial"/>
            <w:color w:val="000000" w:themeColor="text1"/>
            <w:szCs w:val="24"/>
            <w:rPrChange w:author="Paramonova Elena" w:date="2021-02-20T15:46:00Z" w:id="1418">
              <w:rPr/>
            </w:rPrChange>
          </w:rPr>
          <w:t>21</w:t>
        </w:r>
        <w:r w:rsidR="001629B2" w:rsidRPr="006F6BC7" w:rsidDel="004119C2">
          <w:rPr>
            <w:rFonts w:ascii="Arial" w:hAnsi="Arial" w:cs="Arial"/>
            <w:color w:val="000000" w:themeColor="text1"/>
            <w:szCs w:val="24"/>
            <w:lang w:val="en-US"/>
            <w:rPrChange w:author="Paramonova Elena" w:date="2021-02-20T15:46:00Z" w:id="1419">
              <w:rPr>
                <w:lang w:val="en-US"/>
              </w:rPr>
            </w:rPrChange>
          </w:rPr>
          <w:t>N</w:t>
        </w:r>
        <w:r w:rsidR="001629B2" w:rsidRPr="006F6BC7" w:rsidDel="004119C2">
          <w:rPr>
            <w:rFonts w:ascii="Arial" w:hAnsi="Arial" w:cs="Arial"/>
            <w:color w:val="000000" w:themeColor="text1"/>
            <w:szCs w:val="24"/>
            <w:rPrChange w:author="Paramonova Elena" w:date="2021-02-20T15:46:00Z" w:id="1420">
              <w:rPr/>
            </w:rPrChange>
          </w:rPr>
          <w:t xml:space="preserve"> </w:t>
        </w:r>
        <w:r w:rsidR="00AC645D" w:rsidRPr="006F6BC7" w:rsidDel="004119C2">
          <w:rPr>
            <w:rFonts w:ascii="Arial" w:hAnsi="Arial" w:cs="Arial"/>
            <w:color w:val="000000" w:themeColor="text1"/>
            <w:szCs w:val="24"/>
            <w:rPrChange w:author="Paramonova Elena" w:date="2021-02-20T15:46:00Z" w:id="1421">
              <w:rPr/>
            </w:rPrChange>
          </w:rPr>
          <w:t>выбирает заявки на закупку МТР, которые должны войти в разнарядк</w:t>
        </w:r>
        <w:r w:rsidR="001629B2" w:rsidRPr="006F6BC7" w:rsidDel="004119C2">
          <w:rPr>
            <w:rFonts w:ascii="Arial" w:hAnsi="Arial" w:cs="Arial"/>
            <w:color w:val="000000" w:themeColor="text1"/>
            <w:szCs w:val="24"/>
            <w:rPrChange w:author="Paramonova Elena" w:date="2021-02-20T15:46:00Z" w:id="1422">
              <w:rPr/>
            </w:rPrChange>
          </w:rPr>
          <w:t>у,</w:t>
        </w:r>
        <w:r w:rsidR="007C16F0" w:rsidRPr="006F6BC7" w:rsidDel="004119C2">
          <w:rPr>
            <w:rFonts w:ascii="Arial" w:hAnsi="Arial" w:cs="Arial"/>
            <w:color w:val="000000" w:themeColor="text1"/>
            <w:szCs w:val="24"/>
            <w:rPrChange w:author="Paramonova Elena" w:date="2021-02-20T15:46:00Z" w:id="1423">
              <w:rPr/>
            </w:rPrChange>
          </w:rPr>
          <w:t xml:space="preserve"> </w:t>
        </w:r>
        <w:r w:rsidR="001629B2" w:rsidRPr="006F6BC7" w:rsidDel="004119C2">
          <w:rPr>
            <w:rFonts w:ascii="Arial" w:hAnsi="Arial" w:cs="Arial"/>
            <w:color w:val="000000" w:themeColor="text1"/>
            <w:szCs w:val="24"/>
            <w:rPrChange w:author="Paramonova Elena" w:date="2021-02-20T15:46:00Z" w:id="1424">
              <w:rPr/>
            </w:rPrChange>
          </w:rPr>
          <w:t>п</w:t>
        </w:r>
        <w:r w:rsidR="009D163A" w:rsidRPr="006F6BC7" w:rsidDel="004119C2">
          <w:rPr>
            <w:rFonts w:ascii="Arial" w:hAnsi="Arial" w:cs="Arial"/>
            <w:color w:val="000000" w:themeColor="text1"/>
            <w:szCs w:val="24"/>
            <w:rPrChange w:author="Paramonova Elena" w:date="2021-02-20T15:46:00Z" w:id="1425">
              <w:rPr/>
            </w:rPrChange>
          </w:rPr>
          <w:t xml:space="preserve">ри этом </w:t>
        </w:r>
        <w:r w:rsidR="00AC645D" w:rsidRPr="006F6BC7" w:rsidDel="004119C2">
          <w:rPr>
            <w:rFonts w:ascii="Arial" w:hAnsi="Arial" w:cs="Arial"/>
            <w:color w:val="000000" w:themeColor="text1"/>
            <w:szCs w:val="24"/>
            <w:rPrChange w:author="Paramonova Elena" w:date="2021-02-20T15:46:00Z" w:id="1426">
              <w:rPr/>
            </w:rPrChange>
          </w:rPr>
          <w:t xml:space="preserve">указывает вид </w:t>
        </w:r>
        <w:r w:rsidR="009D163A" w:rsidRPr="006F6BC7" w:rsidDel="004119C2">
          <w:rPr>
            <w:rFonts w:ascii="Arial" w:hAnsi="Arial" w:cs="Arial"/>
            <w:color w:val="000000" w:themeColor="text1"/>
            <w:szCs w:val="24"/>
            <w:rPrChange w:author="Paramonova Elena" w:date="2021-02-20T15:46:00Z" w:id="1427">
              <w:rPr/>
            </w:rPrChange>
          </w:rPr>
          <w:t xml:space="preserve">заказа на поставку </w:t>
        </w:r>
        <w:r w:rsidR="00AC645D" w:rsidRPr="006F6BC7" w:rsidDel="004119C2">
          <w:rPr>
            <w:rFonts w:ascii="Arial" w:hAnsi="Arial" w:cs="Arial"/>
            <w:color w:val="000000" w:themeColor="text1"/>
            <w:szCs w:val="24"/>
            <w:rPrChange w:author="Paramonova Elena" w:date="2021-02-20T15:46:00Z" w:id="1428">
              <w:rPr/>
            </w:rPrChange>
          </w:rPr>
          <w:t xml:space="preserve">ZRZN – </w:t>
        </w:r>
        <w:r w:rsidR="009D163A" w:rsidRPr="006F6BC7" w:rsidDel="004119C2">
          <w:rPr>
            <w:rFonts w:ascii="Arial" w:hAnsi="Arial" w:cs="Arial"/>
            <w:color w:val="000000" w:themeColor="text1"/>
            <w:szCs w:val="24"/>
            <w:rPrChange w:author="Paramonova Elena" w:date="2021-02-20T15:46:00Z" w:id="1429">
              <w:rPr/>
            </w:rPrChange>
          </w:rPr>
          <w:t>«</w:t>
        </w:r>
        <w:r w:rsidR="00AC645D" w:rsidRPr="006F6BC7" w:rsidDel="004119C2">
          <w:rPr>
            <w:rFonts w:ascii="Arial" w:hAnsi="Arial" w:cs="Arial"/>
            <w:color w:val="000000" w:themeColor="text1"/>
            <w:szCs w:val="24"/>
            <w:rPrChange w:author="Paramonova Elena" w:date="2021-02-20T15:46:00Z" w:id="1430">
              <w:rPr/>
            </w:rPrChange>
          </w:rPr>
          <w:t>Разнарядка</w:t>
        </w:r>
        <w:r w:rsidR="009D163A" w:rsidRPr="006F6BC7" w:rsidDel="004119C2">
          <w:rPr>
            <w:rFonts w:ascii="Arial" w:hAnsi="Arial" w:cs="Arial"/>
            <w:color w:val="000000" w:themeColor="text1"/>
            <w:szCs w:val="24"/>
            <w:rPrChange w:author="Paramonova Elena" w:date="2021-02-20T15:46:00Z" w:id="1431">
              <w:rPr/>
            </w:rPrChange>
          </w:rPr>
          <w:t>»</w:t>
        </w:r>
        <w:r w:rsidR="00AC645D" w:rsidRPr="006F6BC7" w:rsidDel="004119C2">
          <w:rPr>
            <w:rFonts w:ascii="Arial" w:hAnsi="Arial" w:cs="Arial"/>
            <w:color w:val="000000" w:themeColor="text1"/>
            <w:szCs w:val="24"/>
            <w:rPrChange w:author="Paramonova Elena" w:date="2021-02-20T15:46:00Z" w:id="1432">
              <w:rPr/>
            </w:rPrChange>
          </w:rPr>
          <w:t>.</w:t>
        </w:r>
        <w:r w:rsidR="00AC645D" w:rsidRPr="006F6BC7" w:rsidDel="004119C2">
          <w:rPr>
            <w:rFonts w:ascii="Arial" w:hAnsi="Arial" w:cs="Arial"/>
            <w:sz w:val="20"/>
            <w:rPrChange w:author="Paramonova Elena" w:date="2021-02-20T15:46:00Z" w:id="1433">
              <w:rPr>
                <w:sz w:val="20"/>
              </w:rPr>
            </w:rPrChange>
          </w:rPr>
          <w:t xml:space="preserve"> </w:t>
        </w:r>
      </w:moveFrom>
    </w:p>
    <w:p w14:paraId="2B6FC6E6" w14:textId="01B7A1A3" w:rsidR="00D3444C" w:rsidRPr="00A10693" w:rsidDel="004119C2" w:rsidRDefault="00D3444C" w:rsidP="000F4820">
      <w:pPr>
        <w:spacing w:after="240" w:line="276" w:lineRule="auto"/>
        <w:ind w:firstLine="567"/>
        <w:rPr>
          <w:moveFrom w:id="1434" w:author="Paramonova Elena" w:date="2021-02-20T16:15:00Z"/>
          <w:rFonts w:ascii="Arial" w:hAnsi="Arial" w:cs="Arial"/>
          <w:sz w:val="20"/>
        </w:rPr>
      </w:pPr>
      <w:moveFrom w:id="1435" w:author="Paramonova Elena" w:date="2021-02-20T16:15:00Z">
        <w:r w:rsidRPr="00A10693" w:rsidDel="004119C2">
          <w:rPr>
            <w:rFonts w:ascii="Arial" w:hAnsi="Arial" w:cs="Arial"/>
            <w:color w:val="000000" w:themeColor="text1"/>
            <w:szCs w:val="24"/>
          </w:rPr>
          <w:t xml:space="preserve">В позиции </w:t>
        </w:r>
        <w:r w:rsidR="00856CB1" w:rsidDel="004119C2">
          <w:rPr>
            <w:rFonts w:ascii="Arial" w:hAnsi="Arial" w:cs="Arial"/>
            <w:color w:val="000000" w:themeColor="text1"/>
            <w:szCs w:val="24"/>
          </w:rPr>
          <w:t>разнарядки</w:t>
        </w:r>
        <w:r w:rsidRPr="00A10693" w:rsidDel="004119C2">
          <w:rPr>
            <w:rFonts w:ascii="Arial" w:hAnsi="Arial" w:cs="Arial"/>
            <w:color w:val="000000" w:themeColor="text1"/>
            <w:szCs w:val="24"/>
          </w:rPr>
          <w:t xml:space="preserve"> копируются количественные данны</w:t>
        </w:r>
        <w:r w:rsidR="0016288C" w:rsidRPr="00A10693" w:rsidDel="004119C2">
          <w:rPr>
            <w:rFonts w:ascii="Arial" w:hAnsi="Arial" w:cs="Arial"/>
            <w:color w:val="000000" w:themeColor="text1"/>
            <w:szCs w:val="24"/>
          </w:rPr>
          <w:t>е</w:t>
        </w:r>
        <w:r w:rsidRPr="00A10693" w:rsidDel="004119C2">
          <w:rPr>
            <w:rFonts w:ascii="Arial" w:hAnsi="Arial" w:cs="Arial"/>
            <w:color w:val="000000" w:themeColor="text1"/>
            <w:szCs w:val="24"/>
          </w:rPr>
          <w:t xml:space="preserve"> из за</w:t>
        </w:r>
        <w:r w:rsidR="00856CB1" w:rsidDel="004119C2">
          <w:rPr>
            <w:rFonts w:ascii="Arial" w:hAnsi="Arial" w:cs="Arial"/>
            <w:color w:val="000000" w:themeColor="text1"/>
            <w:szCs w:val="24"/>
          </w:rPr>
          <w:t>явки на закупку</w:t>
        </w:r>
        <w:r w:rsidR="00E915F4" w:rsidDel="004119C2">
          <w:rPr>
            <w:rFonts w:ascii="Arial" w:hAnsi="Arial" w:cs="Arial"/>
            <w:color w:val="000000" w:themeColor="text1"/>
            <w:szCs w:val="24"/>
          </w:rPr>
          <w:t xml:space="preserve"> МТР</w:t>
        </w:r>
        <w:r w:rsidR="00D718FB" w:rsidDel="004119C2">
          <w:rPr>
            <w:rFonts w:ascii="Arial" w:hAnsi="Arial" w:cs="Arial"/>
            <w:color w:val="000000" w:themeColor="text1"/>
            <w:szCs w:val="24"/>
          </w:rPr>
          <w:t xml:space="preserve">. При этом </w:t>
        </w:r>
        <w:r w:rsidRPr="00A10693" w:rsidDel="004119C2">
          <w:rPr>
            <w:rFonts w:ascii="Arial" w:hAnsi="Arial" w:cs="Arial"/>
            <w:color w:val="000000" w:themeColor="text1"/>
            <w:szCs w:val="24"/>
          </w:rPr>
          <w:t xml:space="preserve">цены в </w:t>
        </w:r>
        <w:r w:rsidR="00E915F4" w:rsidDel="004119C2">
          <w:rPr>
            <w:rFonts w:ascii="Arial" w:hAnsi="Arial" w:cs="Arial"/>
            <w:color w:val="000000" w:themeColor="text1"/>
            <w:szCs w:val="24"/>
          </w:rPr>
          <w:t>разнарядку</w:t>
        </w:r>
        <w:r w:rsidRPr="00A10693" w:rsidDel="004119C2">
          <w:rPr>
            <w:rFonts w:ascii="Arial" w:hAnsi="Arial" w:cs="Arial"/>
            <w:color w:val="000000" w:themeColor="text1"/>
            <w:szCs w:val="24"/>
          </w:rPr>
          <w:t xml:space="preserve"> копируются из рамочного договора</w:t>
        </w:r>
        <w:r w:rsidR="00F64E0F" w:rsidDel="004119C2">
          <w:rPr>
            <w:rFonts w:ascii="Arial" w:hAnsi="Arial" w:cs="Arial"/>
            <w:color w:val="000000" w:themeColor="text1"/>
            <w:szCs w:val="24"/>
          </w:rPr>
          <w:t>,</w:t>
        </w:r>
        <w:r w:rsidR="00D718FB" w:rsidDel="004119C2">
          <w:rPr>
            <w:rFonts w:ascii="Arial" w:hAnsi="Arial" w:cs="Arial"/>
            <w:color w:val="000000" w:themeColor="text1"/>
            <w:szCs w:val="24"/>
          </w:rPr>
          <w:t xml:space="preserve"> либо квартальной спецификации</w:t>
        </w:r>
        <w:r w:rsidRPr="00A10693" w:rsidDel="004119C2">
          <w:rPr>
            <w:rFonts w:ascii="Arial" w:hAnsi="Arial" w:cs="Arial"/>
            <w:sz w:val="20"/>
          </w:rPr>
          <w:t xml:space="preserve">. </w:t>
        </w:r>
      </w:moveFrom>
    </w:p>
    <w:p w14:paraId="50EE3C59" w14:textId="752F9574" w:rsidR="009E695E" w:rsidRPr="009E695E" w:rsidDel="004119C2" w:rsidRDefault="009E695E" w:rsidP="009E695E">
      <w:pPr>
        <w:spacing w:after="240" w:line="276" w:lineRule="auto"/>
        <w:ind w:firstLine="567"/>
        <w:rPr>
          <w:moveFrom w:id="1436" w:author="Paramonova Elena" w:date="2021-02-20T16:15:00Z"/>
          <w:rFonts w:ascii="Arial" w:hAnsi="Arial" w:cs="Arial"/>
        </w:rPr>
      </w:pPr>
      <w:moveFrom w:id="1437" w:author="Paramonova Elena" w:date="2021-02-20T16:15:00Z">
        <w:r w:rsidRPr="009E695E" w:rsidDel="004119C2">
          <w:rPr>
            <w:rFonts w:ascii="Arial" w:hAnsi="Arial" w:cs="Arial"/>
          </w:rPr>
          <w:t xml:space="preserve">В момент </w:t>
        </w:r>
        <w:r w:rsidDel="004119C2">
          <w:rPr>
            <w:rFonts w:ascii="Arial" w:hAnsi="Arial" w:cs="Arial"/>
          </w:rPr>
          <w:t>сохранения разнарядки</w:t>
        </w:r>
        <w:r w:rsidRPr="009E695E" w:rsidDel="004119C2">
          <w:rPr>
            <w:rFonts w:ascii="Arial" w:hAnsi="Arial" w:cs="Arial"/>
          </w:rPr>
          <w:t xml:space="preserve"> система</w:t>
        </w:r>
        <w:r w:rsidR="00773633" w:rsidDel="004119C2">
          <w:rPr>
            <w:rFonts w:ascii="Arial" w:hAnsi="Arial" w:cs="Arial"/>
          </w:rPr>
          <w:t xml:space="preserve">, в случае перехода на активный контроль </w:t>
        </w:r>
        <w:r w:rsidR="00CF128E" w:rsidDel="004119C2">
          <w:rPr>
            <w:rFonts w:ascii="Arial" w:hAnsi="Arial" w:cs="Arial"/>
          </w:rPr>
          <w:t>лимитов,</w:t>
        </w:r>
        <w:r w:rsidR="00CF128E" w:rsidRPr="009E695E" w:rsidDel="004119C2">
          <w:rPr>
            <w:rFonts w:ascii="Arial" w:hAnsi="Arial" w:cs="Arial"/>
          </w:rPr>
          <w:t xml:space="preserve"> выполняет</w:t>
        </w:r>
        <w:r w:rsidRPr="009E695E" w:rsidDel="004119C2">
          <w:rPr>
            <w:rFonts w:ascii="Arial" w:hAnsi="Arial" w:cs="Arial"/>
          </w:rPr>
          <w:t xml:space="preserve"> проверку соответствия </w:t>
        </w:r>
        <w:r w:rsidDel="004119C2">
          <w:rPr>
            <w:rFonts w:ascii="Arial" w:hAnsi="Arial" w:cs="Arial"/>
          </w:rPr>
          <w:t>спецификации</w:t>
        </w:r>
        <w:r w:rsidRPr="009E695E" w:rsidDel="004119C2">
          <w:rPr>
            <w:rFonts w:ascii="Arial" w:hAnsi="Arial" w:cs="Arial"/>
          </w:rPr>
          <w:t xml:space="preserve"> лимитам за</w:t>
        </w:r>
        <w:r w:rsidDel="004119C2">
          <w:rPr>
            <w:rFonts w:ascii="Arial" w:hAnsi="Arial" w:cs="Arial"/>
          </w:rPr>
          <w:t>купки</w:t>
        </w:r>
        <w:r w:rsidRPr="009E695E" w:rsidDel="004119C2">
          <w:rPr>
            <w:rFonts w:ascii="Arial" w:hAnsi="Arial" w:cs="Arial"/>
          </w:rPr>
          <w:t xml:space="preserve">. В случае нехватки бюджета, </w:t>
        </w:r>
        <w:r w:rsidDel="004119C2">
          <w:rPr>
            <w:rFonts w:ascii="Arial" w:hAnsi="Arial" w:cs="Arial"/>
          </w:rPr>
          <w:t xml:space="preserve">менеджер по </w:t>
        </w:r>
        <w:r w:rsidR="00CF128E" w:rsidDel="004119C2">
          <w:rPr>
            <w:rFonts w:ascii="Arial" w:hAnsi="Arial" w:cs="Arial"/>
          </w:rPr>
          <w:t xml:space="preserve">сопровождению </w:t>
        </w:r>
        <w:r w:rsidR="00CF128E" w:rsidRPr="009E695E" w:rsidDel="004119C2">
          <w:rPr>
            <w:rFonts w:ascii="Arial" w:hAnsi="Arial" w:cs="Arial"/>
          </w:rPr>
          <w:t>получит</w:t>
        </w:r>
        <w:r w:rsidRPr="009E695E" w:rsidDel="004119C2">
          <w:rPr>
            <w:rFonts w:ascii="Arial" w:hAnsi="Arial" w:cs="Arial"/>
          </w:rPr>
          <w:t xml:space="preserve"> блокирующее сообщение о нехватке бюджета</w:t>
        </w:r>
        <w:r w:rsidDel="004119C2">
          <w:rPr>
            <w:rFonts w:ascii="Arial" w:hAnsi="Arial" w:cs="Arial"/>
          </w:rPr>
          <w:t xml:space="preserve"> (разнарядку возможно будет сохранить только в статусе «Черновик»)</w:t>
        </w:r>
        <w:r w:rsidRPr="009E695E" w:rsidDel="004119C2">
          <w:rPr>
            <w:rFonts w:ascii="Arial" w:hAnsi="Arial" w:cs="Arial"/>
          </w:rPr>
          <w:t xml:space="preserve">. На начальном этапе работы системы данное сообщение будет отключено и </w:t>
        </w:r>
        <w:r w:rsidR="00773633" w:rsidDel="004119C2">
          <w:rPr>
            <w:rFonts w:ascii="Arial" w:hAnsi="Arial" w:cs="Arial"/>
          </w:rPr>
          <w:t xml:space="preserve">решение о его активации будет приниматься </w:t>
        </w:r>
        <w:r w:rsidRPr="009E695E" w:rsidDel="004119C2">
          <w:rPr>
            <w:rFonts w:ascii="Arial" w:hAnsi="Arial" w:cs="Arial"/>
          </w:rPr>
          <w:t xml:space="preserve">после этапа стабилизации (подробнее см. КД </w:t>
        </w:r>
        <w:r w:rsidR="00D2138A" w:rsidDel="004119C2">
          <w:rPr>
            <w:rFonts w:ascii="Arial" w:hAnsi="Arial" w:cs="Arial"/>
          </w:rPr>
          <w:t>ERP.9.</w:t>
        </w:r>
        <w:r w:rsidRPr="009E695E" w:rsidDel="004119C2">
          <w:rPr>
            <w:rFonts w:ascii="Arial" w:hAnsi="Arial" w:cs="Arial"/>
          </w:rPr>
          <w:t xml:space="preserve">1.40 </w:t>
        </w:r>
        <w:r w:rsidR="00F576FF" w:rsidDel="004119C2">
          <w:rPr>
            <w:rFonts w:ascii="Arial" w:hAnsi="Arial" w:cs="Arial"/>
          </w:rPr>
          <w:t>«</w:t>
        </w:r>
        <w:r w:rsidRPr="009E695E" w:rsidDel="004119C2">
          <w:rPr>
            <w:rFonts w:ascii="Arial" w:hAnsi="Arial" w:cs="Arial"/>
          </w:rPr>
          <w:t>Оперативный контроль и управление бюджетными лимитами</w:t>
        </w:r>
        <w:r w:rsidR="00F576FF" w:rsidDel="004119C2">
          <w:rPr>
            <w:rFonts w:ascii="Arial" w:hAnsi="Arial" w:cs="Arial"/>
          </w:rPr>
          <w:t>»</w:t>
        </w:r>
        <w:r w:rsidRPr="009E695E" w:rsidDel="004119C2">
          <w:rPr>
            <w:rFonts w:ascii="Arial" w:hAnsi="Arial" w:cs="Arial"/>
          </w:rPr>
          <w:t>).</w:t>
        </w:r>
      </w:moveFrom>
    </w:p>
    <w:p w14:paraId="006E155D" w14:textId="2B6708DE" w:rsidR="0005152F" w:rsidRPr="00A10693" w:rsidDel="006F6BC7" w:rsidRDefault="0005152F" w:rsidP="0005152F">
      <w:pPr>
        <w:pStyle w:val="a8"/>
        <w:jc w:val="right"/>
        <w:rPr>
          <w:moveFrom w:id="1438" w:author="Paramonova Elena" w:date="2021-02-20T15:49:00Z"/>
          <w:rFonts w:ascii="Arial" w:hAnsi="Arial" w:cs="Arial"/>
          <w:b/>
          <w:sz w:val="22"/>
        </w:rPr>
      </w:pPr>
      <w:bookmarkStart w:id="1439" w:name="_Ref516658338"/>
      <w:moveFromRangeStart w:id="1440" w:author="Paramonova Elena" w:date="2021-02-20T15:49:00Z" w:name="move64728604"/>
      <w:moveFromRangeEnd w:id="1407"/>
      <w:moveFrom w:id="1441" w:author="Paramonova Elena" w:date="2021-02-20T15:49:00Z">
        <w:r w:rsidRPr="00A10693" w:rsidDel="006F6BC7">
          <w:rPr>
            <w:rFonts w:ascii="Arial" w:hAnsi="Arial" w:cs="Arial"/>
            <w:b/>
            <w:sz w:val="22"/>
          </w:rPr>
          <w:t xml:space="preserve">Таблица </w:t>
        </w:r>
        <w:r w:rsidRPr="00A10693" w:rsidDel="006F6BC7">
          <w:rPr>
            <w:rFonts w:ascii="Arial" w:hAnsi="Arial" w:cs="Arial"/>
            <w:b/>
            <w:sz w:val="22"/>
          </w:rPr>
          <w:fldChar w:fldCharType="begin"/>
        </w:r>
        <w:r w:rsidRPr="00A10693" w:rsidDel="006F6BC7">
          <w:rPr>
            <w:rFonts w:ascii="Arial" w:hAnsi="Arial" w:cs="Arial"/>
            <w:b/>
            <w:sz w:val="22"/>
          </w:rPr>
          <w:instrText xml:space="preserve"> SEQ Таблица \* ARABIC </w:instrText>
        </w:r>
        <w:r w:rsidRPr="00A10693" w:rsidDel="006F6BC7">
          <w:rPr>
            <w:rFonts w:ascii="Arial" w:hAnsi="Arial" w:cs="Arial"/>
            <w:b/>
            <w:sz w:val="22"/>
          </w:rPr>
          <w:fldChar w:fldCharType="separate"/>
        </w:r>
        <w:r w:rsidR="000737DA" w:rsidDel="006F6BC7">
          <w:rPr>
            <w:rFonts w:ascii="Arial" w:hAnsi="Arial" w:cs="Arial"/>
            <w:b/>
            <w:noProof/>
            <w:sz w:val="22"/>
          </w:rPr>
          <w:t>32</w:t>
        </w:r>
        <w:r w:rsidRPr="00A10693" w:rsidDel="006F6BC7">
          <w:rPr>
            <w:rFonts w:ascii="Arial" w:hAnsi="Arial" w:cs="Arial"/>
            <w:b/>
            <w:sz w:val="22"/>
          </w:rPr>
          <w:fldChar w:fldCharType="end"/>
        </w:r>
        <w:r w:rsidRPr="00A10693" w:rsidDel="006F6BC7">
          <w:rPr>
            <w:rFonts w:ascii="Arial" w:hAnsi="Arial" w:cs="Arial"/>
            <w:b/>
            <w:sz w:val="22"/>
          </w:rPr>
          <w:t>. Описание шага «Создание разнарядки»</w:t>
        </w:r>
        <w:bookmarkEnd w:id="1439"/>
      </w:moveFrom>
    </w:p>
    <w:moveFromRangeEnd w:id="1440"/>
    <w:p w14:paraId="16852BC0" w14:textId="1A543772" w:rsidR="006F6BC7" w:rsidRPr="005E71B5" w:rsidRDefault="006F6BC7">
      <w:pPr>
        <w:pStyle w:val="afa"/>
        <w:numPr>
          <w:ilvl w:val="0"/>
          <w:numId w:val="86"/>
        </w:numPr>
        <w:spacing w:after="240" w:line="276" w:lineRule="auto"/>
        <w:rPr>
          <w:ins w:id="1442" w:author="Paramonova Elena" w:date="2021-02-20T15:48:00Z"/>
          <w:rFonts w:ascii="Arial" w:hAnsi="Arial" w:cs="Arial"/>
          <w:color w:val="000000" w:themeColor="text1"/>
        </w:rPr>
        <w:pPrChange w:id="1443" w:author="Paramonova Elena" w:date="2021-02-20T15:47:00Z">
          <w:pPr>
            <w:spacing w:after="240" w:line="276" w:lineRule="auto"/>
          </w:pPr>
        </w:pPrChange>
      </w:pPr>
      <w:ins w:id="1444" w:author="Paramonova Elena" w:date="2021-02-20T15:47:00Z">
        <w:r w:rsidRPr="006F6BC7">
          <w:rPr>
            <w:rFonts w:ascii="Arial" w:hAnsi="Arial" w:cs="Arial"/>
            <w:color w:val="000000" w:themeColor="text1"/>
            <w:szCs w:val="24"/>
            <w:rPrChange w:author="Paramonova Elena" w:date="2021-02-20T15:47:00Z" w:id="1445">
              <w:rPr>
                <w:szCs w:val="24"/>
              </w:rPr>
            </w:rPrChange>
          </w:rPr>
          <w:t xml:space="preserve"> </w:t>
        </w:r>
        <w:r w:rsidR="007B246F">
          <w:rPr>
            <w:rFonts w:ascii="Arial" w:hAnsi="Arial" w:cs="Arial"/>
            <w:color w:val="000000" w:themeColor="text1"/>
            <w:szCs w:val="24"/>
          </w:rPr>
          <w:t>Д</w:t>
        </w:r>
        <w:r>
          <w:rPr>
            <w:rFonts w:ascii="Arial" w:hAnsi="Arial" w:cs="Arial"/>
            <w:color w:val="000000" w:themeColor="text1"/>
            <w:szCs w:val="24"/>
          </w:rPr>
          <w:t xml:space="preserve">ля создания разнарядок </w:t>
        </w:r>
      </w:ins>
      <w:ins w:id="1446" w:author="Paramonova Elena" w:date="2021-02-20T16:17:00Z">
        <w:r w:rsidR="007B246F">
          <w:rPr>
            <w:rFonts w:ascii="Arial" w:hAnsi="Arial" w:cs="Arial"/>
            <w:color w:val="000000" w:themeColor="text1"/>
            <w:szCs w:val="24"/>
          </w:rPr>
          <w:t>используется</w:t>
        </w:r>
      </w:ins>
      <w:ins w:id="1447" w:author="Paramonova Elena" w:date="2021-02-20T15:48:00Z">
        <w:r>
          <w:rPr>
            <w:rFonts w:ascii="Arial" w:hAnsi="Arial" w:cs="Arial"/>
            <w:color w:val="000000" w:themeColor="text1"/>
            <w:szCs w:val="24"/>
          </w:rPr>
          <w:t xml:space="preserve"> транзакция</w:t>
        </w:r>
        <w:r w:rsidRPr="00171A24">
          <w:rPr>
            <w:rFonts w:ascii="Arial" w:hAnsi="Arial" w:cs="Arial"/>
            <w:color w:val="000000" w:themeColor="text1"/>
          </w:rPr>
          <w:t xml:space="preserve"> ZMM_PURCH_CR-</w:t>
        </w:r>
        <w:r w:rsidRPr="00AC69EA">
          <w:t xml:space="preserve"> </w:t>
        </w:r>
        <w:r w:rsidRPr="00171A24">
          <w:rPr>
            <w:rFonts w:ascii="Arial" w:hAnsi="Arial" w:cs="Arial"/>
            <w:color w:val="000000" w:themeColor="text1"/>
          </w:rPr>
          <w:t xml:space="preserve">Закупка по консигнационной схеме </w:t>
        </w:r>
        <w:r>
          <w:rPr>
            <w:rFonts w:ascii="Arial" w:hAnsi="Arial" w:cs="Arial"/>
            <w:color w:val="000000" w:themeColor="text1"/>
          </w:rPr>
          <w:t>(</w:t>
        </w:r>
        <w:r>
          <w:rPr>
            <w:rFonts w:ascii="Arial" w:hAnsi="Arial" w:cs="Arial"/>
          </w:rPr>
          <w:t xml:space="preserve">Разработка </w:t>
        </w:r>
        <w:r w:rsidRPr="00924437">
          <w:rPr>
            <w:rFonts w:ascii="Arial" w:hAnsi="Arial" w:cs="Arial"/>
          </w:rPr>
          <w:t>ММ213</w:t>
        </w:r>
        <w:r>
          <w:rPr>
            <w:rFonts w:ascii="Arial" w:hAnsi="Arial" w:cs="Arial"/>
          </w:rPr>
          <w:t xml:space="preserve"> - </w:t>
        </w:r>
        <w:r w:rsidRPr="00924437">
          <w:rPr>
            <w:rFonts w:ascii="Arial" w:hAnsi="Arial" w:cs="Arial"/>
          </w:rPr>
          <w:t>Оптимизация консигнационной схемы закупки</w:t>
        </w:r>
        <w:r>
          <w:rPr>
            <w:rFonts w:ascii="Arial" w:hAnsi="Arial" w:cs="Arial"/>
          </w:rPr>
          <w:t>).</w:t>
        </w:r>
        <w:r w:rsidRPr="00AC69EA">
          <w:rPr>
            <w:rFonts w:ascii="Arial" w:hAnsi="Arial" w:cs="Arial"/>
            <w:color w:val="000000" w:themeColor="text1"/>
            <w:szCs w:val="24"/>
          </w:rPr>
          <w:t xml:space="preserve"> </w:t>
        </w:r>
      </w:ins>
    </w:p>
    <w:p w14:paraId="7DFEBEC5" w14:textId="21AD6930" w:rsidR="006F6BC7" w:rsidRPr="006F6BC7" w:rsidRDefault="006F6BC7">
      <w:pPr>
        <w:pStyle w:val="afa"/>
        <w:numPr>
          <w:ilvl w:val="0"/>
          <w:numId w:val="87"/>
        </w:numPr>
        <w:spacing w:after="240" w:line="276" w:lineRule="auto"/>
        <w:rPr>
          <w:ins w:id="1448" w:author="Paramonova Elena" w:date="2021-02-20T15:47:00Z"/>
          <w:rFonts w:ascii="Arial" w:hAnsi="Arial" w:cs="Arial"/>
          <w:color w:val="000000" w:themeColor="text1"/>
          <w:rPrChange w:id="1449" w:author="Paramonova Elena" w:date="2021-02-20T15:47:00Z">
            <w:rPr>
              <w:ins w:id="1450" w:author="Paramonova Elena" w:date="2021-02-20T15:47:00Z"/>
            </w:rPr>
          </w:rPrChange>
        </w:rPr>
        <w:pPrChange w:id="1451" w:author="Paramonova Elena" w:date="2021-02-20T15:48:00Z">
          <w:pPr>
            <w:spacing w:after="240" w:line="276" w:lineRule="auto"/>
          </w:pPr>
        </w:pPrChange>
      </w:pPr>
      <w:ins w:id="1452" w:author="Paramonova Elena" w:date="2021-02-20T15:47:00Z">
        <w:r w:rsidRPr="006F6BC7">
          <w:rPr>
            <w:rFonts w:ascii="Arial" w:hAnsi="Arial" w:cs="Arial"/>
            <w:color w:val="000000" w:themeColor="text1"/>
            <w:szCs w:val="24"/>
            <w:rPrChange w:author="Paramonova Elena" w:date="2021-02-20T15:47:00Z" w:id="1453">
              <w:rPr>
                <w:szCs w:val="24"/>
              </w:rPr>
            </w:rPrChange>
          </w:rPr>
          <w:t>В случае работ по плановым потребностям ТО</w:t>
        </w:r>
      </w:ins>
      <w:ins w:id="1454" w:author="ParamonovaEA" w:date="2021-03-24T10:56:00Z">
        <w:r w:rsidR="007C5E27">
          <w:rPr>
            <w:rFonts w:ascii="Arial" w:hAnsi="Arial" w:cs="Arial"/>
            <w:color w:val="000000" w:themeColor="text1"/>
            <w:szCs w:val="24"/>
          </w:rPr>
          <w:t>и</w:t>
        </w:r>
      </w:ins>
      <w:ins w:id="1455" w:author="Paramonova Elena" w:date="2021-02-20T15:47:00Z">
        <w:del w:id="1456" w:author="ParamonovaEA" w:date="2021-03-24T10:56:00Z">
          <w:r w:rsidRPr="006F6BC7" w:rsidDel="007C5E27">
            <w:rPr>
              <w:rFonts w:ascii="Arial" w:hAnsi="Arial" w:cs="Arial"/>
              <w:color w:val="000000" w:themeColor="text1"/>
              <w:szCs w:val="24"/>
              <w:rPrChange w:author="Paramonova Elena" w:date="2021-02-20T15:47:00Z" w:id="1457">
                <w:rPr>
                  <w:szCs w:val="24"/>
                </w:rPr>
              </w:rPrChange>
            </w:rPr>
            <w:delText>И</w:delText>
          </w:r>
        </w:del>
        <w:r w:rsidRPr="006F6BC7">
          <w:rPr>
            <w:rFonts w:ascii="Arial" w:hAnsi="Arial" w:cs="Arial"/>
            <w:color w:val="000000" w:themeColor="text1"/>
            <w:szCs w:val="24"/>
            <w:rPrChange w:author="Paramonova Elena" w:date="2021-02-20T15:47:00Z" w:id="1458">
              <w:rPr>
                <w:szCs w:val="24"/>
              </w:rPr>
            </w:rPrChange>
          </w:rPr>
          <w:t>Р (статус УТВН «Утв</w:t>
        </w:r>
      </w:ins>
      <w:r w:rsidR="00D35E68">
        <w:rPr>
          <w:rFonts w:ascii="Arial" w:hAnsi="Arial" w:cs="Arial"/>
          <w:color w:val="000000" w:themeColor="text1"/>
          <w:szCs w:val="24"/>
        </w:rPr>
        <w:t>.</w:t>
      </w:r>
      <w:ins w:id="1459" w:author="Paramonova Elena" w:date="2021-02-20T15:47:00Z">
        <w:r w:rsidRPr="006F6BC7">
          <w:rPr>
            <w:rFonts w:ascii="Arial" w:hAnsi="Arial" w:cs="Arial"/>
            <w:color w:val="000000" w:themeColor="text1"/>
            <w:szCs w:val="24"/>
            <w:rPrChange w:author="Paramonova Elena" w:date="2021-02-20T15:47:00Z" w:id="1460">
              <w:rPr>
                <w:szCs w:val="24"/>
              </w:rPr>
            </w:rPrChange>
          </w:rPr>
          <w:t xml:space="preserve"> в недельном</w:t>
        </w:r>
        <w:r w:rsidRPr="006F6BC7">
          <w:rPr>
            <w:rFonts w:ascii="Arial" w:hAnsi="Arial" w:cs="Arial"/>
            <w:color w:val="000000" w:themeColor="text1"/>
            <w:rPrChange w:author="Paramonova Elena" w:date="2021-02-20T15:47:00Z" w:id="1461">
              <w:rPr/>
            </w:rPrChange>
          </w:rPr>
          <w:t xml:space="preserve"> плане-графике») </w:t>
        </w:r>
        <w:r w:rsidRPr="006F6BC7">
          <w:rPr>
            <w:rFonts w:ascii="Arial" w:hAnsi="Arial" w:cs="Arial"/>
            <w:color w:val="000000" w:themeColor="text1"/>
            <w:szCs w:val="24"/>
            <w:rPrChange w:author="Paramonova Elena" w:date="2021-02-20T15:47:00Z" w:id="1462">
              <w:rPr>
                <w:szCs w:val="24"/>
              </w:rPr>
            </w:rPrChange>
          </w:rPr>
          <w:t xml:space="preserve">менеджер по сопровождению </w:t>
        </w:r>
      </w:ins>
      <w:r w:rsidR="00D35E68" w:rsidRPr="00F3042A">
        <w:rPr>
          <w:rFonts w:ascii="Arial" w:hAnsi="Arial" w:cs="Arial"/>
          <w:color w:val="000000" w:themeColor="text1"/>
          <w:szCs w:val="24"/>
        </w:rPr>
        <w:t>договора выполняет</w:t>
      </w:r>
      <w:ins w:id="1463" w:author="Paramonova Elena" w:date="2021-02-20T15:47:00Z">
        <w:r w:rsidRPr="006F6BC7">
          <w:rPr>
            <w:rFonts w:ascii="Arial" w:hAnsi="Arial" w:cs="Arial"/>
            <w:color w:val="000000" w:themeColor="text1"/>
            <w:szCs w:val="24"/>
            <w:rPrChange w:author="Paramonova Elena" w:date="2021-02-20T15:47:00Z" w:id="1464">
              <w:rPr>
                <w:szCs w:val="24"/>
              </w:rPr>
            </w:rPrChange>
          </w:rPr>
          <w:t xml:space="preserve"> </w:t>
        </w:r>
        <w:r w:rsidRPr="006F6BC7">
          <w:rPr>
            <w:rFonts w:ascii="Arial" w:hAnsi="Arial" w:cs="Arial"/>
            <w:color w:val="000000" w:themeColor="text1"/>
            <w:rPrChange w:author="Paramonova Elena" w:date="2021-02-20T15:47:00Z" w:id="1465">
              <w:rPr/>
            </w:rPrChange>
          </w:rPr>
          <w:t xml:space="preserve">создание заказов на поставку вида </w:t>
        </w:r>
        <w:r w:rsidRPr="006F6BC7">
          <w:rPr>
            <w:rFonts w:ascii="Arial" w:hAnsi="Arial" w:cs="Arial"/>
            <w:color w:val="000000" w:themeColor="text1"/>
            <w:lang w:val="en-US"/>
            <w:rPrChange w:author="Paramonova Elena" w:date="2021-02-20T15:47:00Z" w:id="1466">
              <w:rPr>
                <w:lang w:val="en-US"/>
              </w:rPr>
            </w:rPrChange>
          </w:rPr>
          <w:t>ZRZN</w:t>
        </w:r>
        <w:r w:rsidRPr="006F6BC7">
          <w:rPr>
            <w:rFonts w:ascii="Arial" w:hAnsi="Arial" w:cs="Arial"/>
            <w:color w:val="000000" w:themeColor="text1"/>
            <w:rPrChange w:author="Paramonova Elena" w:date="2021-02-20T15:47:00Z" w:id="1467">
              <w:rPr/>
            </w:rPrChange>
          </w:rPr>
          <w:t xml:space="preserve"> «Разнарядка» на основании списка компонентов ТОРО заказов/сетевых графиков в транзакции ZMM_PURCH_CR-</w:t>
        </w:r>
        <w:r w:rsidRPr="00AC69EA">
          <w:t xml:space="preserve"> </w:t>
        </w:r>
        <w:r w:rsidRPr="006F6BC7">
          <w:rPr>
            <w:rFonts w:ascii="Arial" w:hAnsi="Arial" w:cs="Arial"/>
            <w:color w:val="000000" w:themeColor="text1"/>
            <w:rPrChange w:author="Paramonova Elena" w:date="2021-02-20T15:47:00Z" w:id="1468">
              <w:rPr/>
            </w:rPrChange>
          </w:rPr>
          <w:t>Закупка по консигнационной схеме (</w:t>
        </w:r>
        <w:r w:rsidRPr="006F6BC7">
          <w:rPr>
            <w:rFonts w:ascii="Arial" w:hAnsi="Arial" w:cs="Arial"/>
            <w:rPrChange w:author="Paramonova Elena" w:date="2021-02-20T15:47:00Z" w:id="1469">
              <w:rPr/>
            </w:rPrChange>
          </w:rPr>
          <w:t>Разработка ММ213 - Оптимизация консигнационной схемы закупки).</w:t>
        </w:r>
        <w:r w:rsidRPr="006F6BC7">
          <w:rPr>
            <w:rFonts w:ascii="Arial" w:hAnsi="Arial" w:cs="Arial"/>
            <w:color w:val="000000" w:themeColor="text1"/>
            <w:szCs w:val="24"/>
            <w:rPrChange w:author="Paramonova Elena" w:date="2021-02-20T15:47:00Z" w:id="1470">
              <w:rPr>
                <w:szCs w:val="24"/>
              </w:rPr>
            </w:rPrChange>
          </w:rPr>
          <w:t xml:space="preserve"> Подбор потребностей и заявок на закупку осуществляется на основании </w:t>
        </w:r>
        <w:r w:rsidRPr="006F6BC7">
          <w:rPr>
            <w:rFonts w:ascii="Arial" w:hAnsi="Arial" w:cs="Arial"/>
            <w:color w:val="000000" w:themeColor="text1"/>
            <w:rPrChange w:author="Paramonova Elena" w:date="2021-02-20T15:47:00Z" w:id="1471">
              <w:rPr/>
            </w:rPrChange>
          </w:rPr>
          <w:t>анализа неподтвержденных запасом ТОРО заказов/сетевых графиков.</w:t>
        </w:r>
      </w:ins>
    </w:p>
    <w:p w14:paraId="30E98F24" w14:textId="77777777" w:rsidR="006F6BC7" w:rsidRPr="00AC69EA" w:rsidRDefault="006F6BC7">
      <w:pPr>
        <w:spacing w:after="240" w:line="276" w:lineRule="auto"/>
        <w:ind w:left="708" w:firstLine="708"/>
        <w:rPr>
          <w:ins w:id="1472" w:author="Paramonova Elena" w:date="2021-02-20T15:47:00Z"/>
          <w:rFonts w:ascii="Arial" w:hAnsi="Arial" w:cs="Arial"/>
          <w:color w:val="000000" w:themeColor="text1"/>
          <w:szCs w:val="24"/>
        </w:rPr>
        <w:pPrChange w:id="1473" w:author="Paramonova Elena" w:date="2021-02-20T15:48:00Z">
          <w:pPr>
            <w:spacing w:after="240" w:line="276" w:lineRule="auto"/>
            <w:ind w:firstLine="708"/>
          </w:pPr>
        </w:pPrChange>
      </w:pPr>
      <w:ins w:id="1474" w:author="Paramonova Elena" w:date="2021-02-20T15:47:00Z">
        <w:r w:rsidRPr="00A10693">
          <w:rPr>
            <w:rFonts w:ascii="Arial" w:hAnsi="Arial" w:cs="Arial"/>
            <w:color w:val="000000" w:themeColor="text1"/>
            <w:szCs w:val="24"/>
          </w:rPr>
          <w:t xml:space="preserve">Разнарядка </w:t>
        </w:r>
        <w:r>
          <w:rPr>
            <w:rFonts w:ascii="Arial" w:hAnsi="Arial" w:cs="Arial"/>
            <w:color w:val="000000" w:themeColor="text1"/>
            <w:szCs w:val="24"/>
          </w:rPr>
          <w:t xml:space="preserve">для плановой потребности 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в </w:t>
        </w:r>
        <w:r w:rsidRPr="00A10693">
          <w:rPr>
            <w:rFonts w:ascii="Arial" w:hAnsi="Arial" w:eastAsia="Calibri"/>
            <w:szCs w:val="28"/>
            <w:lang w:val="en-US"/>
          </w:rPr>
          <w:t>SAP</w:t>
        </w:r>
        <w:r w:rsidRPr="00A10693">
          <w:rPr>
            <w:rFonts w:ascii="Arial" w:hAnsi="Arial" w:eastAsia="Calibri"/>
            <w:szCs w:val="28"/>
          </w:rPr>
          <w:t xml:space="preserve"> </w:t>
        </w:r>
        <w:r w:rsidRPr="00A10693">
          <w:rPr>
            <w:rFonts w:ascii="Arial" w:hAnsi="Arial" w:eastAsia="Calibri"/>
            <w:szCs w:val="28"/>
            <w:lang w:val="en-US"/>
          </w:rPr>
          <w:t>S</w:t>
        </w:r>
        <w:r w:rsidRPr="00A10693">
          <w:rPr>
            <w:rFonts w:ascii="Arial" w:hAnsi="Arial" w:eastAsia="Calibri"/>
            <w:szCs w:val="28"/>
          </w:rPr>
          <w:t xml:space="preserve">/4 </w:t>
        </w:r>
        <w:r w:rsidRPr="00A10693">
          <w:rPr>
            <w:rFonts w:ascii="Arial" w:hAnsi="Arial" w:eastAsia="Calibri"/>
            <w:szCs w:val="28"/>
            <w:lang w:val="en-US"/>
          </w:rPr>
          <w:t>HANA</w:t>
        </w:r>
        <w:r w:rsidRPr="00A10693">
          <w:rPr>
            <w:rFonts w:ascii="Arial" w:hAnsi="Arial" w:eastAsia="Calibri"/>
            <w:szCs w:val="28"/>
          </w:rPr>
          <w:t xml:space="preserve"> создается как системный документ </w:t>
        </w:r>
        <w:r>
          <w:rPr>
            <w:rFonts w:ascii="Arial" w:hAnsi="Arial" w:eastAsia="Calibri"/>
            <w:szCs w:val="28"/>
          </w:rPr>
          <w:t>«</w:t>
        </w:r>
        <w:r w:rsidRPr="00A10693">
          <w:rPr>
            <w:rFonts w:ascii="Arial" w:hAnsi="Arial" w:eastAsia="Calibri"/>
            <w:szCs w:val="28"/>
          </w:rPr>
          <w:t>Заказ на поставку</w:t>
        </w:r>
        <w:r>
          <w:rPr>
            <w:rFonts w:ascii="Arial" w:hAnsi="Arial" w:eastAsia="Calibri"/>
            <w:szCs w:val="28"/>
          </w:rPr>
          <w:t>»</w:t>
        </w:r>
        <w:r>
          <w:t xml:space="preserve"> </w:t>
        </w:r>
        <w:r w:rsidRPr="0037357D">
          <w:rPr>
            <w:rFonts w:ascii="Arial" w:hAnsi="Arial" w:eastAsia="Calibri"/>
            <w:szCs w:val="28"/>
          </w:rPr>
          <w:t>вида ZRZN – «Разнарядка»</w:t>
        </w:r>
        <w:r>
          <w:rPr>
            <w:rFonts w:ascii="Arial" w:hAnsi="Arial" w:eastAsia="Calibri"/>
            <w:szCs w:val="28"/>
          </w:rPr>
          <w:t xml:space="preserve"> со ссылкой на заявку на закупку и квартальную спецификацию вида </w:t>
        </w:r>
        <w:r>
          <w:rPr>
            <w:rFonts w:ascii="Arial" w:hAnsi="Arial" w:eastAsia="Calibri"/>
            <w:szCs w:val="28"/>
            <w:lang w:val="en-US"/>
          </w:rPr>
          <w:t>ZDK</w:t>
        </w:r>
        <w:r w:rsidRPr="00A10693">
          <w:rPr>
            <w:rFonts w:ascii="Arial" w:hAnsi="Arial" w:eastAsia="Calibri"/>
            <w:szCs w:val="28"/>
          </w:rPr>
          <w:t xml:space="preserve">. 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Далее менеджер по сопровождению договора </w:t>
        </w:r>
        <w:r>
          <w:rPr>
            <w:rFonts w:ascii="Arial" w:hAnsi="Arial" w:cs="Arial"/>
            <w:color w:val="000000" w:themeColor="text1"/>
            <w:szCs w:val="24"/>
          </w:rPr>
          <w:t>к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 </w:t>
        </w:r>
        <w:r>
          <w:rPr>
            <w:rFonts w:ascii="Arial" w:hAnsi="Arial" w:cs="Arial"/>
            <w:color w:val="000000" w:themeColor="text1"/>
            <w:szCs w:val="24"/>
          </w:rPr>
          <w:t xml:space="preserve">данному </w:t>
        </w:r>
        <w:r w:rsidRPr="00A10693">
          <w:rPr>
            <w:rFonts w:ascii="Arial" w:hAnsi="Arial" w:cs="Arial"/>
            <w:color w:val="000000" w:themeColor="text1"/>
            <w:szCs w:val="24"/>
          </w:rPr>
          <w:t>заказ</w:t>
        </w:r>
        <w:r>
          <w:rPr>
            <w:rFonts w:ascii="Arial" w:hAnsi="Arial" w:cs="Arial"/>
            <w:color w:val="000000" w:themeColor="text1"/>
            <w:szCs w:val="24"/>
          </w:rPr>
          <w:t>у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 на поставку </w:t>
        </w:r>
        <w:r>
          <w:rPr>
            <w:rFonts w:ascii="Arial" w:hAnsi="Arial" w:cs="Arial"/>
            <w:color w:val="000000" w:themeColor="text1"/>
            <w:szCs w:val="24"/>
          </w:rPr>
          <w:t xml:space="preserve">печатает формуляр </w:t>
        </w:r>
        <w:r w:rsidRPr="00A10693">
          <w:rPr>
            <w:rFonts w:ascii="Arial" w:hAnsi="Arial" w:cs="Arial"/>
            <w:color w:val="000000" w:themeColor="text1"/>
            <w:szCs w:val="24"/>
          </w:rPr>
          <w:t>Разнарядк</w:t>
        </w:r>
        <w:r>
          <w:rPr>
            <w:rFonts w:ascii="Arial" w:hAnsi="Arial" w:cs="Arial"/>
            <w:color w:val="000000" w:themeColor="text1"/>
            <w:szCs w:val="24"/>
          </w:rPr>
          <w:t>и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 </w:t>
        </w:r>
        <w:r>
          <w:rPr>
            <w:rFonts w:ascii="Arial" w:hAnsi="Arial" w:cs="Arial"/>
            <w:color w:val="000000" w:themeColor="text1"/>
            <w:szCs w:val="24"/>
          </w:rPr>
          <w:t xml:space="preserve">и </w:t>
        </w:r>
        <w:r>
          <w:rPr>
            <w:rFonts w:ascii="Arial" w:hAnsi="Arial" w:cs="Arial"/>
            <w:color w:val="000000" w:themeColor="text1"/>
            <w:szCs w:val="24"/>
          </w:rPr>
          <w:lastRenderedPageBreak/>
          <w:t>направляет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 поставщику</w:t>
        </w:r>
        <w:r>
          <w:rPr>
            <w:rFonts w:ascii="Arial" w:hAnsi="Arial" w:cs="Arial"/>
            <w:color w:val="000000" w:themeColor="text1"/>
            <w:szCs w:val="24"/>
          </w:rPr>
          <w:t xml:space="preserve"> (Разработка ММ57 - </w:t>
        </w:r>
        <w:r w:rsidRPr="00F61812">
          <w:rPr>
            <w:rFonts w:ascii="Arial" w:hAnsi="Arial" w:cs="Arial"/>
            <w:color w:val="000000" w:themeColor="text1"/>
            <w:szCs w:val="24"/>
          </w:rPr>
          <w:t>Разработка формуляров "Квартальной спецификация" и "Разнарядка"</w:t>
        </w:r>
        <w:r>
          <w:rPr>
            <w:rFonts w:ascii="Arial" w:hAnsi="Arial" w:cs="Arial"/>
            <w:color w:val="000000" w:themeColor="text1"/>
            <w:szCs w:val="24"/>
          </w:rPr>
          <w:t>)</w:t>
        </w:r>
        <w:r w:rsidRPr="00A10693">
          <w:rPr>
            <w:rFonts w:ascii="Arial" w:hAnsi="Arial" w:cs="Arial"/>
            <w:color w:val="000000" w:themeColor="text1"/>
            <w:szCs w:val="24"/>
          </w:rPr>
          <w:t>.</w:t>
        </w:r>
      </w:ins>
    </w:p>
    <w:p w14:paraId="0B25306C" w14:textId="77777777" w:rsidR="006F6BC7" w:rsidRDefault="006F6BC7">
      <w:pPr>
        <w:spacing w:after="240" w:line="276" w:lineRule="auto"/>
        <w:ind w:firstLine="708"/>
        <w:rPr>
          <w:ins w:id="1475" w:author="Paramonova Elena" w:date="2021-02-20T15:47:00Z"/>
          <w:rFonts w:ascii="Arial" w:hAnsi="Arial" w:cs="Arial"/>
          <w:color w:val="000000" w:themeColor="text1"/>
          <w:szCs w:val="24"/>
        </w:rPr>
      </w:pPr>
      <w:ins w:id="1476" w:author="Paramonova Elena" w:date="2021-02-20T15:47:00Z">
        <w:r w:rsidRPr="00AC69EA">
          <w:rPr>
            <w:rFonts w:ascii="Arial" w:hAnsi="Arial" w:cs="Arial"/>
            <w:color w:val="000000" w:themeColor="text1"/>
            <w:szCs w:val="24"/>
          </w:rPr>
          <w:t>Если в плановые заказы ТОРО добавляются новые материалы после их утве</w:t>
        </w:r>
        <w:r>
          <w:rPr>
            <w:rFonts w:ascii="Arial" w:hAnsi="Arial" w:cs="Arial"/>
            <w:color w:val="000000" w:themeColor="text1"/>
            <w:szCs w:val="24"/>
          </w:rPr>
          <w:t xml:space="preserve">рждения на недельном горизонте для </w:t>
        </w:r>
        <w:r w:rsidRPr="00AC69EA">
          <w:rPr>
            <w:rFonts w:ascii="Arial" w:hAnsi="Arial" w:cs="Arial"/>
            <w:color w:val="000000" w:themeColor="text1"/>
            <w:szCs w:val="24"/>
          </w:rPr>
          <w:t>их получения необходимо создавать подзаказ по внеплановой схеме.</w:t>
        </w:r>
        <w:r>
          <w:rPr>
            <w:rFonts w:ascii="Arial" w:hAnsi="Arial" w:cs="Arial"/>
            <w:color w:val="000000" w:themeColor="text1"/>
            <w:szCs w:val="24"/>
          </w:rPr>
          <w:t xml:space="preserve"> </w:t>
        </w:r>
      </w:ins>
    </w:p>
    <w:p w14:paraId="01C9D858" w14:textId="77777777" w:rsidR="007C5E27" w:rsidRPr="007C5E27" w:rsidRDefault="006F6BC7">
      <w:pPr>
        <w:pStyle w:val="afa"/>
        <w:numPr>
          <w:ilvl w:val="0"/>
          <w:numId w:val="87"/>
        </w:numPr>
        <w:spacing w:after="240" w:line="276" w:lineRule="auto"/>
        <w:rPr>
          <w:ins w:id="1477" w:author="ParamonovaEA" w:date="2021-03-24T10:54:00Z"/>
          <w:rFonts w:ascii="Arial" w:hAnsi="Arial" w:cs="Arial"/>
          <w:color w:val="000000" w:themeColor="text1"/>
          <w:rPrChange w:id="1478" w:author="ParamonovaEA" w:date="2021-03-24T10:54:00Z">
            <w:rPr>
              <w:ins w:id="1479" w:author="ParamonovaEA" w:date="2021-03-24T10:54:00Z"/>
              <w:rFonts w:ascii="Arial" w:hAnsi="Arial" w:cs="Arial"/>
            </w:rPr>
          </w:rPrChange>
        </w:rPr>
        <w:pPrChange w:id="1480" w:author="Paramonova Elena" w:date="2021-02-20T15:48:00Z">
          <w:pPr>
            <w:spacing w:after="240" w:line="276" w:lineRule="auto"/>
            <w:ind w:firstLine="708"/>
          </w:pPr>
        </w:pPrChange>
      </w:pPr>
      <w:ins w:id="1481" w:author="Paramonova Elena" w:date="2021-02-20T15:47:00Z">
        <w:r w:rsidRPr="006F6BC7">
          <w:rPr>
            <w:rFonts w:ascii="Arial" w:hAnsi="Arial" w:cs="Arial"/>
            <w:color w:val="000000" w:themeColor="text1"/>
            <w:szCs w:val="24"/>
            <w:rPrChange w:author="Paramonova Elena" w:date="2021-02-20T15:48:00Z" w:id="1482">
              <w:rPr>
                <w:szCs w:val="24"/>
              </w:rPr>
            </w:rPrChange>
          </w:rPr>
          <w:t>В случае работ по внеплановым/аварийным потребностям ТО</w:t>
        </w:r>
      </w:ins>
      <w:ins w:id="1483" w:author="ParamonovaEA" w:date="2021-03-24T10:54:00Z">
        <w:r w:rsidR="007C5E27">
          <w:rPr>
            <w:rFonts w:ascii="Arial" w:hAnsi="Arial" w:cs="Arial"/>
            <w:color w:val="000000" w:themeColor="text1"/>
            <w:szCs w:val="24"/>
          </w:rPr>
          <w:t>и</w:t>
        </w:r>
      </w:ins>
      <w:ins w:id="1484" w:author="Paramonova Elena" w:date="2021-02-20T15:47:00Z">
        <w:del w:id="1485" w:author="ParamonovaEA" w:date="2021-03-24T10:54:00Z">
          <w:r w:rsidRPr="006F6BC7" w:rsidDel="007C5E27">
            <w:rPr>
              <w:rFonts w:ascii="Arial" w:hAnsi="Arial" w:cs="Arial"/>
              <w:color w:val="000000" w:themeColor="text1"/>
              <w:szCs w:val="24"/>
              <w:rPrChange w:author="Paramonova Elena" w:date="2021-02-20T15:48:00Z" w:id="1486">
                <w:rPr>
                  <w:szCs w:val="24"/>
                </w:rPr>
              </w:rPrChange>
            </w:rPr>
            <w:delText>И</w:delText>
          </w:r>
        </w:del>
        <w:r w:rsidRPr="006F6BC7">
          <w:rPr>
            <w:rFonts w:ascii="Arial" w:hAnsi="Arial" w:cs="Arial"/>
            <w:color w:val="000000" w:themeColor="text1"/>
            <w:szCs w:val="24"/>
            <w:rPrChange w:author="Paramonova Elena" w:date="2021-02-20T15:48:00Z" w:id="1487">
              <w:rPr>
                <w:szCs w:val="24"/>
              </w:rPr>
            </w:rPrChange>
          </w:rPr>
          <w:t xml:space="preserve">Р (статус </w:t>
        </w:r>
        <w:r w:rsidRPr="006F6BC7">
          <w:rPr>
            <w:rFonts w:ascii="Arial" w:hAnsi="Arial" w:cs="Arial"/>
            <w:color w:val="000000" w:themeColor="text1"/>
            <w:rPrChange w:author="Paramonova Elena" w:date="2021-02-20T15:48:00Z" w:id="1488">
              <w:rPr/>
            </w:rPrChange>
          </w:rPr>
          <w:t xml:space="preserve">СГГС «Соглас. главным спец. ТОиР БЕ ГОК») </w:t>
        </w:r>
        <w:r w:rsidRPr="006F6BC7">
          <w:rPr>
            <w:rFonts w:ascii="Arial" w:hAnsi="Arial" w:cs="Arial"/>
            <w:color w:val="000000" w:themeColor="text1"/>
            <w:szCs w:val="24"/>
            <w:rPrChange w:author="Paramonova Elena" w:date="2021-02-20T15:48:00Z" w:id="1489">
              <w:rPr>
                <w:szCs w:val="24"/>
              </w:rPr>
            </w:rPrChange>
          </w:rPr>
          <w:t>планировщик ТО</w:t>
        </w:r>
      </w:ins>
      <w:ins w:id="1490" w:author="ParamonovaEA" w:date="2021-03-24T10:54:00Z">
        <w:r w:rsidR="007C5E27">
          <w:rPr>
            <w:rFonts w:ascii="Arial" w:hAnsi="Arial" w:cs="Arial"/>
            <w:color w:val="000000" w:themeColor="text1"/>
            <w:szCs w:val="24"/>
          </w:rPr>
          <w:t>и</w:t>
        </w:r>
      </w:ins>
      <w:ins w:id="1491" w:author="Paramonova Elena" w:date="2021-02-20T15:47:00Z">
        <w:del w:id="1492" w:author="ParamonovaEA" w:date="2021-03-24T10:54:00Z">
          <w:r w:rsidRPr="006F6BC7" w:rsidDel="007C5E27">
            <w:rPr>
              <w:rFonts w:ascii="Arial" w:hAnsi="Arial" w:cs="Arial"/>
              <w:color w:val="000000" w:themeColor="text1"/>
              <w:szCs w:val="24"/>
              <w:rPrChange w:author="Paramonova Elena" w:date="2021-02-20T15:48:00Z" w:id="1493">
                <w:rPr>
                  <w:szCs w:val="24"/>
                </w:rPr>
              </w:rPrChange>
            </w:rPr>
            <w:delText>И</w:delText>
          </w:r>
        </w:del>
        <w:r w:rsidRPr="006F6BC7">
          <w:rPr>
            <w:rFonts w:ascii="Arial" w:hAnsi="Arial" w:cs="Arial"/>
            <w:color w:val="000000" w:themeColor="text1"/>
            <w:szCs w:val="24"/>
            <w:rPrChange w:author="Paramonova Elena" w:date="2021-02-20T15:48:00Z" w:id="1494">
              <w:rPr>
                <w:szCs w:val="24"/>
              </w:rPr>
            </w:rPrChange>
          </w:rPr>
          <w:t xml:space="preserve">Р выполняет </w:t>
        </w:r>
        <w:r w:rsidRPr="006F6BC7">
          <w:rPr>
            <w:rFonts w:ascii="Arial" w:hAnsi="Arial" w:cs="Arial"/>
            <w:color w:val="000000" w:themeColor="text1"/>
            <w:rPrChange w:author="Paramonova Elena" w:date="2021-02-20T15:48:00Z" w:id="1495">
              <w:rPr/>
            </w:rPrChange>
          </w:rPr>
          <w:t xml:space="preserve">создание заказов на поставку вида </w:t>
        </w:r>
        <w:r w:rsidRPr="006F6BC7">
          <w:rPr>
            <w:rFonts w:ascii="Arial" w:hAnsi="Arial" w:cs="Arial"/>
            <w:color w:val="000000" w:themeColor="text1"/>
            <w:lang w:val="en-US"/>
            <w:rPrChange w:author="Paramonova Elena" w:date="2021-02-20T15:48:00Z" w:id="1496">
              <w:rPr>
                <w:lang w:val="en-US"/>
              </w:rPr>
            </w:rPrChange>
          </w:rPr>
          <w:t>ZRZA</w:t>
        </w:r>
        <w:r w:rsidRPr="006F6BC7">
          <w:rPr>
            <w:rFonts w:ascii="Arial" w:hAnsi="Arial" w:cs="Arial"/>
            <w:color w:val="000000" w:themeColor="text1"/>
            <w:rPrChange w:author="Paramonova Elena" w:date="2021-02-20T15:48:00Z" w:id="1497">
              <w:rPr/>
            </w:rPrChange>
          </w:rPr>
          <w:t xml:space="preserve"> «Внепл.Разнарядка» на основании списка компонентов ТОРО заказов/сетевых графиков в транзакции ZMM_PURCH_CR-</w:t>
        </w:r>
        <w:r w:rsidRPr="00AC69EA">
          <w:t xml:space="preserve"> </w:t>
        </w:r>
        <w:r w:rsidRPr="006F6BC7">
          <w:rPr>
            <w:rFonts w:ascii="Arial" w:hAnsi="Arial" w:cs="Arial"/>
            <w:color w:val="000000" w:themeColor="text1"/>
            <w:rPrChange w:author="Paramonova Elena" w:date="2021-02-20T15:48:00Z" w:id="1498">
              <w:rPr/>
            </w:rPrChange>
          </w:rPr>
          <w:t>Закупка по консигнационной схеме (</w:t>
        </w:r>
        <w:r w:rsidRPr="006F6BC7">
          <w:rPr>
            <w:rFonts w:ascii="Arial" w:hAnsi="Arial" w:cs="Arial"/>
            <w:rPrChange w:author="Paramonova Elena" w:date="2021-02-20T15:48:00Z" w:id="1499">
              <w:rPr/>
            </w:rPrChange>
          </w:rPr>
          <w:t>Р</w:t>
        </w:r>
      </w:ins>
    </w:p>
    <w:p w14:paraId="2CBF58A2" w14:textId="16BA3D2E" w:rsidR="006F6BC7" w:rsidRPr="006F6BC7" w:rsidRDefault="006F6BC7">
      <w:pPr>
        <w:pStyle w:val="afa"/>
        <w:numPr>
          <w:ilvl w:val="0"/>
          <w:numId w:val="87"/>
        </w:numPr>
        <w:spacing w:after="240" w:line="276" w:lineRule="auto"/>
        <w:rPr>
          <w:ins w:id="1500" w:author="Paramonova Elena" w:date="2021-02-20T15:47:00Z"/>
          <w:rFonts w:ascii="Arial" w:hAnsi="Arial" w:cs="Arial"/>
          <w:color w:val="000000" w:themeColor="text1"/>
          <w:rPrChange w:id="1501" w:author="Paramonova Elena" w:date="2021-02-20T15:48:00Z">
            <w:rPr>
              <w:ins w:id="1502" w:author="Paramonova Elena" w:date="2021-02-20T15:47:00Z"/>
            </w:rPr>
          </w:rPrChange>
        </w:rPr>
        <w:pPrChange w:id="1503" w:author="Paramonova Elena" w:date="2021-02-20T15:48:00Z">
          <w:pPr>
            <w:spacing w:after="240" w:line="276" w:lineRule="auto"/>
            <w:ind w:firstLine="708"/>
          </w:pPr>
        </w:pPrChange>
      </w:pPr>
      <w:ins w:id="1504" w:author="Paramonova Elena" w:date="2021-02-20T15:47:00Z">
        <w:r w:rsidRPr="006F6BC7">
          <w:rPr>
            <w:rFonts w:ascii="Arial" w:hAnsi="Arial" w:cs="Arial"/>
            <w:rPrChange w:author="Paramonova Elena" w:date="2021-02-20T15:48:00Z" w:id="1505">
              <w:rPr/>
            </w:rPrChange>
          </w:rPr>
          <w:t>азработка ММ213 - Оптимизация консигнационной схемы закупки).</w:t>
        </w:r>
        <w:r w:rsidRPr="006F6BC7">
          <w:rPr>
            <w:rFonts w:ascii="Arial" w:hAnsi="Arial" w:cs="Arial"/>
            <w:color w:val="000000" w:themeColor="text1"/>
            <w:szCs w:val="24"/>
            <w:rPrChange w:author="Paramonova Elena" w:date="2021-02-20T15:48:00Z" w:id="1506">
              <w:rPr>
                <w:szCs w:val="24"/>
              </w:rPr>
            </w:rPrChange>
          </w:rPr>
          <w:t xml:space="preserve"> Подбор потребностей и заявок на закупку осуществляется на основании </w:t>
        </w:r>
        <w:r w:rsidRPr="006F6BC7">
          <w:rPr>
            <w:rFonts w:ascii="Arial" w:hAnsi="Arial" w:cs="Arial"/>
            <w:color w:val="000000" w:themeColor="text1"/>
            <w:rPrChange w:author="Paramonova Elena" w:date="2021-02-20T15:48:00Z" w:id="1507">
              <w:rPr/>
            </w:rPrChange>
          </w:rPr>
          <w:t>анализа неподтвержденных запасом ТОРО заказов/сетевых графиков.</w:t>
        </w:r>
      </w:ins>
    </w:p>
    <w:p w14:paraId="43B7F793" w14:textId="782741C7" w:rsidR="006F6BC7" w:rsidRDefault="006F6BC7">
      <w:pPr>
        <w:spacing w:after="240" w:line="276" w:lineRule="auto"/>
        <w:ind w:left="708" w:firstLine="708"/>
        <w:rPr>
          <w:ins w:id="1508" w:author="Paramonova Elena" w:date="2021-02-20T16:15:00Z"/>
          <w:rFonts w:ascii="Arial" w:hAnsi="Arial" w:cs="Arial"/>
          <w:color w:val="000000" w:themeColor="text1"/>
          <w:szCs w:val="24"/>
        </w:rPr>
        <w:pPrChange w:id="1509" w:author="Paramonova Elena" w:date="2021-02-20T15:49:00Z">
          <w:pPr>
            <w:spacing w:after="240" w:line="276" w:lineRule="auto"/>
            <w:ind w:firstLine="708"/>
          </w:pPr>
        </w:pPrChange>
      </w:pPr>
      <w:ins w:id="1510" w:author="Paramonova Elena" w:date="2021-02-20T15:47:00Z">
        <w:r w:rsidRPr="00A10693">
          <w:rPr>
            <w:rFonts w:ascii="Arial" w:hAnsi="Arial" w:cs="Arial"/>
            <w:color w:val="000000" w:themeColor="text1"/>
            <w:szCs w:val="24"/>
          </w:rPr>
          <w:t xml:space="preserve">Разнарядка </w:t>
        </w:r>
        <w:r>
          <w:rPr>
            <w:rFonts w:ascii="Arial" w:hAnsi="Arial" w:cs="Arial"/>
            <w:color w:val="000000" w:themeColor="text1"/>
            <w:szCs w:val="24"/>
          </w:rPr>
          <w:t xml:space="preserve">для внеплановой потребности 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в </w:t>
        </w:r>
        <w:r w:rsidRPr="00A10693">
          <w:rPr>
            <w:rFonts w:ascii="Arial" w:hAnsi="Arial" w:eastAsia="Calibri"/>
            <w:szCs w:val="28"/>
            <w:lang w:val="en-US"/>
          </w:rPr>
          <w:t>SAP</w:t>
        </w:r>
        <w:r w:rsidRPr="00A10693">
          <w:rPr>
            <w:rFonts w:ascii="Arial" w:hAnsi="Arial" w:eastAsia="Calibri"/>
            <w:szCs w:val="28"/>
          </w:rPr>
          <w:t xml:space="preserve"> </w:t>
        </w:r>
        <w:r w:rsidRPr="00A10693">
          <w:rPr>
            <w:rFonts w:ascii="Arial" w:hAnsi="Arial" w:eastAsia="Calibri"/>
            <w:szCs w:val="28"/>
            <w:lang w:val="en-US"/>
          </w:rPr>
          <w:t>S</w:t>
        </w:r>
        <w:r w:rsidRPr="00A10693">
          <w:rPr>
            <w:rFonts w:ascii="Arial" w:hAnsi="Arial" w:eastAsia="Calibri"/>
            <w:szCs w:val="28"/>
          </w:rPr>
          <w:t xml:space="preserve">/4 </w:t>
        </w:r>
        <w:r w:rsidRPr="00A10693">
          <w:rPr>
            <w:rFonts w:ascii="Arial" w:hAnsi="Arial" w:eastAsia="Calibri"/>
            <w:szCs w:val="28"/>
            <w:lang w:val="en-US"/>
          </w:rPr>
          <w:t>HANA</w:t>
        </w:r>
        <w:r w:rsidRPr="00A10693">
          <w:rPr>
            <w:rFonts w:ascii="Arial" w:hAnsi="Arial" w:eastAsia="Calibri"/>
            <w:szCs w:val="28"/>
          </w:rPr>
          <w:t xml:space="preserve"> создается как системный документ </w:t>
        </w:r>
        <w:r>
          <w:rPr>
            <w:rFonts w:ascii="Arial" w:hAnsi="Arial" w:eastAsia="Calibri"/>
            <w:szCs w:val="28"/>
          </w:rPr>
          <w:t>«</w:t>
        </w:r>
        <w:r w:rsidRPr="00A10693">
          <w:rPr>
            <w:rFonts w:ascii="Arial" w:hAnsi="Arial" w:eastAsia="Calibri"/>
            <w:szCs w:val="28"/>
          </w:rPr>
          <w:t>Заказ на поставку</w:t>
        </w:r>
        <w:r>
          <w:rPr>
            <w:rFonts w:ascii="Arial" w:hAnsi="Arial" w:eastAsia="Calibri"/>
            <w:szCs w:val="28"/>
          </w:rPr>
          <w:t>»</w:t>
        </w:r>
        <w:r>
          <w:t xml:space="preserve"> </w:t>
        </w:r>
        <w:r w:rsidRPr="0037357D">
          <w:rPr>
            <w:rFonts w:ascii="Arial" w:hAnsi="Arial" w:eastAsia="Calibri"/>
            <w:szCs w:val="28"/>
          </w:rPr>
          <w:t xml:space="preserve">вида </w:t>
        </w:r>
        <w:r>
          <w:rPr>
            <w:rFonts w:ascii="Arial" w:hAnsi="Arial" w:cs="Arial"/>
            <w:color w:val="000000" w:themeColor="text1"/>
            <w:lang w:val="en-US"/>
          </w:rPr>
          <w:t>ZRZA</w:t>
        </w:r>
        <w:r w:rsidRPr="00171A24">
          <w:rPr>
            <w:rFonts w:ascii="Arial" w:hAnsi="Arial" w:cs="Arial"/>
            <w:color w:val="000000" w:themeColor="text1"/>
          </w:rPr>
          <w:t xml:space="preserve"> </w:t>
        </w:r>
        <w:r w:rsidRPr="00AC69EA">
          <w:rPr>
            <w:rFonts w:ascii="Arial" w:hAnsi="Arial" w:cs="Arial"/>
            <w:color w:val="000000" w:themeColor="text1"/>
          </w:rPr>
          <w:t>«</w:t>
        </w:r>
        <w:r>
          <w:rPr>
            <w:rFonts w:ascii="Arial" w:hAnsi="Arial" w:cs="Arial"/>
            <w:color w:val="000000" w:themeColor="text1"/>
          </w:rPr>
          <w:t xml:space="preserve">Внепл.Разнарядка» со ссылкой на рамочный договор консигнации вида </w:t>
        </w:r>
        <w:r w:rsidRPr="003C772F">
          <w:rPr>
            <w:rFonts w:ascii="Arial" w:hAnsi="Arial" w:cs="Arial"/>
            <w:color w:val="000000" w:themeColor="text1"/>
            <w:lang w:val="en-US"/>
          </w:rPr>
          <w:t>ZKS</w:t>
        </w:r>
        <w:r>
          <w:rPr>
            <w:rFonts w:ascii="Arial" w:hAnsi="Arial" w:cs="Arial"/>
            <w:color w:val="000000" w:themeColor="text1"/>
          </w:rPr>
          <w:t xml:space="preserve"> «РамДогСКвартСпецифик». 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Далее </w:t>
        </w:r>
        <w:r>
          <w:rPr>
            <w:rFonts w:ascii="Arial" w:hAnsi="Arial" w:cs="Arial"/>
            <w:color w:val="000000" w:themeColor="text1"/>
            <w:szCs w:val="24"/>
          </w:rPr>
          <w:t>к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 </w:t>
        </w:r>
        <w:r>
          <w:rPr>
            <w:rFonts w:ascii="Arial" w:hAnsi="Arial" w:cs="Arial"/>
            <w:color w:val="000000" w:themeColor="text1"/>
            <w:szCs w:val="24"/>
          </w:rPr>
          <w:t xml:space="preserve">данному </w:t>
        </w:r>
        <w:r w:rsidRPr="00A10693">
          <w:rPr>
            <w:rFonts w:ascii="Arial" w:hAnsi="Arial" w:cs="Arial"/>
            <w:color w:val="000000" w:themeColor="text1"/>
            <w:szCs w:val="24"/>
          </w:rPr>
          <w:t>заказ</w:t>
        </w:r>
        <w:r>
          <w:rPr>
            <w:rFonts w:ascii="Arial" w:hAnsi="Arial" w:cs="Arial"/>
            <w:color w:val="000000" w:themeColor="text1"/>
            <w:szCs w:val="24"/>
          </w:rPr>
          <w:t>у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 на поставку </w:t>
        </w:r>
        <w:r>
          <w:rPr>
            <w:rFonts w:ascii="Arial" w:hAnsi="Arial" w:cs="Arial"/>
            <w:color w:val="000000" w:themeColor="text1"/>
            <w:szCs w:val="24"/>
          </w:rPr>
          <w:t xml:space="preserve">печатается формуляр </w:t>
        </w:r>
        <w:r w:rsidRPr="00A10693">
          <w:rPr>
            <w:rFonts w:ascii="Arial" w:hAnsi="Arial" w:cs="Arial"/>
            <w:color w:val="000000" w:themeColor="text1"/>
            <w:szCs w:val="24"/>
          </w:rPr>
          <w:t>Разнарядк</w:t>
        </w:r>
        <w:r>
          <w:rPr>
            <w:rFonts w:ascii="Arial" w:hAnsi="Arial" w:cs="Arial"/>
            <w:color w:val="000000" w:themeColor="text1"/>
            <w:szCs w:val="24"/>
          </w:rPr>
          <w:t>и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 </w:t>
        </w:r>
        <w:r>
          <w:rPr>
            <w:rFonts w:ascii="Arial" w:hAnsi="Arial" w:cs="Arial"/>
            <w:color w:val="000000" w:themeColor="text1"/>
            <w:szCs w:val="24"/>
          </w:rPr>
          <w:t>и направляет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 поставщику.</w:t>
        </w:r>
      </w:ins>
    </w:p>
    <w:p w14:paraId="14DB47D2" w14:textId="4163A6AE" w:rsidR="004119C2" w:rsidRPr="004119C2" w:rsidRDefault="004119C2">
      <w:pPr>
        <w:pStyle w:val="afa"/>
        <w:numPr>
          <w:ilvl w:val="0"/>
          <w:numId w:val="86"/>
        </w:numPr>
        <w:spacing w:after="240" w:line="276" w:lineRule="auto"/>
        <w:rPr>
          <w:moveTo w:id="1511" w:author="Paramonova Elena" w:date="2021-02-20T16:15:00Z"/>
          <w:rFonts w:ascii="Arial" w:hAnsi="Arial" w:cs="Arial"/>
          <w:sz w:val="20"/>
          <w:rPrChange w:id="1512" w:author="Paramonova Elena" w:date="2021-02-20T16:16:00Z">
            <w:rPr>
              <w:moveTo w:id="1513" w:author="Paramonova Elena" w:date="2021-02-20T16:15:00Z"/>
              <w:sz w:val="20"/>
            </w:rPr>
          </w:rPrChange>
        </w:rPr>
        <w:pPrChange w:id="1514" w:author="Paramonova Elena" w:date="2021-02-20T16:16:00Z">
          <w:pPr>
            <w:pStyle w:val="afa"/>
            <w:numPr>
              <w:numId w:val="88"/>
            </w:numPr>
            <w:spacing w:after="240" w:line="276" w:lineRule="auto"/>
            <w:ind w:left="360" w:hanging="360"/>
          </w:pPr>
        </w:pPrChange>
      </w:pPr>
      <w:ins w:id="1515" w:author="Paramonova Elena" w:date="2021-02-20T16:16:00Z">
        <w:r>
          <w:rPr>
            <w:rFonts w:ascii="Arial" w:hAnsi="Arial" w:cs="Arial"/>
            <w:color w:val="000000" w:themeColor="text1"/>
            <w:szCs w:val="24"/>
          </w:rPr>
          <w:t xml:space="preserve">Также для создания разнарядок </w:t>
        </w:r>
      </w:ins>
      <w:ins w:id="1516" w:author="Paramonova Elena" w:date="2021-02-20T16:17:00Z">
        <w:r w:rsidR="007B246F">
          <w:rPr>
            <w:rFonts w:ascii="Arial" w:hAnsi="Arial" w:cs="Arial"/>
            <w:color w:val="000000" w:themeColor="text1"/>
            <w:szCs w:val="24"/>
          </w:rPr>
          <w:t xml:space="preserve">вручную, </w:t>
        </w:r>
      </w:ins>
      <w:ins w:id="1517" w:author="Paramonova Elena" w:date="2021-02-20T16:16:00Z">
        <w:r w:rsidR="007B246F">
          <w:rPr>
            <w:rFonts w:ascii="Arial" w:hAnsi="Arial" w:cs="Arial"/>
            <w:color w:val="000000" w:themeColor="text1"/>
            <w:szCs w:val="24"/>
          </w:rPr>
          <w:t>м</w:t>
        </w:r>
      </w:ins>
      <w:moveToRangeStart w:id="1518" w:author="Paramonova Elena" w:date="2021-02-20T16:15:00Z" w:name="move64730158"/>
      <w:moveTo w:id="1519" w:author="Paramonova Elena" w:date="2021-02-20T16:15:00Z">
        <w:del w:id="1520" w:author="Paramonova Elena" w:date="2021-02-20T16:16:00Z">
          <w:r w:rsidRPr="004119C2" w:rsidDel="007B246F">
            <w:rPr>
              <w:rFonts w:ascii="Arial" w:hAnsi="Arial" w:cs="Arial"/>
              <w:color w:val="000000" w:themeColor="text1"/>
              <w:szCs w:val="24"/>
              <w:rPrChange w:author="Paramonova Elena" w:date="2021-02-20T16:16:00Z" w:id="1521">
                <w:rPr/>
              </w:rPrChange>
            </w:rPr>
            <w:delText>М</w:delText>
          </w:r>
        </w:del>
        <w:r w:rsidRPr="004119C2">
          <w:rPr>
            <w:rFonts w:ascii="Arial" w:hAnsi="Arial" w:cs="Arial"/>
            <w:color w:val="000000" w:themeColor="text1"/>
            <w:szCs w:val="24"/>
            <w:rPrChange w:author="Paramonova Elena" w:date="2021-02-20T16:16:00Z" w:id="1522">
              <w:rPr/>
            </w:rPrChange>
          </w:rPr>
          <w:t xml:space="preserve">енеджер по сопровождению договора в транзакции </w:t>
        </w:r>
        <w:r w:rsidRPr="004119C2">
          <w:rPr>
            <w:rFonts w:ascii="Arial" w:hAnsi="Arial" w:cs="Arial"/>
            <w:rPrChange w:author="Paramonova Elena" w:date="2021-02-20T16:16:00Z" w:id="1523">
              <w:rPr/>
            </w:rPrChange>
          </w:rPr>
          <w:t xml:space="preserve">«Групповое деблокирование заявок» принимает заявку на закупку МТР в работу (деблокирует заявку на закупку МТР), далее </w:t>
        </w:r>
        <w:r w:rsidRPr="004119C2">
          <w:rPr>
            <w:rFonts w:ascii="Arial" w:hAnsi="Arial" w:cs="Arial"/>
            <w:color w:val="000000" w:themeColor="text1"/>
            <w:szCs w:val="24"/>
            <w:rPrChange w:author="Paramonova Elena" w:date="2021-02-20T16:16:00Z" w:id="1524">
              <w:rPr/>
            </w:rPrChange>
          </w:rPr>
          <w:t xml:space="preserve">через «Обзор документов» в </w:t>
        </w:r>
        <w:r w:rsidRPr="004119C2">
          <w:rPr>
            <w:rFonts w:ascii="Arial" w:hAnsi="Arial" w:cs="Arial"/>
            <w:color w:val="000000" w:themeColor="text1"/>
            <w:szCs w:val="24"/>
            <w:lang w:val="en-US"/>
            <w:rPrChange w:author="Paramonova Elena" w:date="2021-02-20T16:16:00Z" w:id="1525">
              <w:rPr>
                <w:lang w:val="en-US"/>
              </w:rPr>
            </w:rPrChange>
          </w:rPr>
          <w:t>ME</w:t>
        </w:r>
        <w:r w:rsidRPr="004119C2">
          <w:rPr>
            <w:rFonts w:ascii="Arial" w:hAnsi="Arial" w:cs="Arial"/>
            <w:color w:val="000000" w:themeColor="text1"/>
            <w:szCs w:val="24"/>
            <w:rPrChange w:author="Paramonova Elena" w:date="2021-02-20T16:16:00Z" w:id="1526">
              <w:rPr/>
            </w:rPrChange>
          </w:rPr>
          <w:t>21</w:t>
        </w:r>
        <w:r w:rsidRPr="004119C2">
          <w:rPr>
            <w:rFonts w:ascii="Arial" w:hAnsi="Arial" w:cs="Arial"/>
            <w:color w:val="000000" w:themeColor="text1"/>
            <w:szCs w:val="24"/>
            <w:lang w:val="en-US"/>
            <w:rPrChange w:author="Paramonova Elena" w:date="2021-02-20T16:16:00Z" w:id="1527">
              <w:rPr>
                <w:lang w:val="en-US"/>
              </w:rPr>
            </w:rPrChange>
          </w:rPr>
          <w:t>N</w:t>
        </w:r>
        <w:r w:rsidRPr="004119C2">
          <w:rPr>
            <w:rFonts w:ascii="Arial" w:hAnsi="Arial" w:cs="Arial"/>
            <w:color w:val="000000" w:themeColor="text1"/>
            <w:szCs w:val="24"/>
            <w:rPrChange w:author="Paramonova Elena" w:date="2021-02-20T16:16:00Z" w:id="1528">
              <w:rPr/>
            </w:rPrChange>
          </w:rPr>
          <w:t xml:space="preserve"> выбирает заявки на закупку МТР, которые должны войти в разнарядку, при этом указывает вид заказа на поставку ZRZN – «Разнарядка».</w:t>
        </w:r>
        <w:r w:rsidRPr="004119C2">
          <w:rPr>
            <w:rFonts w:ascii="Arial" w:hAnsi="Arial" w:cs="Arial"/>
            <w:sz w:val="20"/>
            <w:rPrChange w:author="Paramonova Elena" w:date="2021-02-20T16:16:00Z" w:id="1529">
              <w:rPr>
                <w:sz w:val="20"/>
              </w:rPr>
            </w:rPrChange>
          </w:rPr>
          <w:t xml:space="preserve"> </w:t>
        </w:r>
      </w:moveTo>
    </w:p>
    <w:p w14:paraId="3B5F0B4C" w14:textId="77777777" w:rsidR="004119C2" w:rsidRPr="00A10693" w:rsidRDefault="004119C2" w:rsidP="004119C2">
      <w:pPr>
        <w:spacing w:after="240" w:line="276" w:lineRule="auto"/>
        <w:ind w:firstLine="567"/>
        <w:rPr>
          <w:moveTo w:id="1530" w:author="Paramonova Elena" w:date="2021-02-20T16:15:00Z"/>
          <w:rFonts w:ascii="Arial" w:hAnsi="Arial" w:cs="Arial"/>
          <w:sz w:val="20"/>
        </w:rPr>
      </w:pPr>
      <w:moveTo w:id="1531" w:author="Paramonova Elena" w:date="2021-02-20T16:15:00Z">
        <w:r w:rsidRPr="00A10693">
          <w:rPr>
            <w:rFonts w:ascii="Arial" w:hAnsi="Arial" w:cs="Arial"/>
            <w:color w:val="000000" w:themeColor="text1"/>
            <w:szCs w:val="24"/>
          </w:rPr>
          <w:t xml:space="preserve">В позиции </w:t>
        </w:r>
        <w:r>
          <w:rPr>
            <w:rFonts w:ascii="Arial" w:hAnsi="Arial" w:cs="Arial"/>
            <w:color w:val="000000" w:themeColor="text1"/>
            <w:szCs w:val="24"/>
          </w:rPr>
          <w:t>разнарядки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 копируются количественные данные из за</w:t>
        </w:r>
        <w:r>
          <w:rPr>
            <w:rFonts w:ascii="Arial" w:hAnsi="Arial" w:cs="Arial"/>
            <w:color w:val="000000" w:themeColor="text1"/>
            <w:szCs w:val="24"/>
          </w:rPr>
          <w:t xml:space="preserve">явки на закупку МТР. При этом 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цены в </w:t>
        </w:r>
        <w:r>
          <w:rPr>
            <w:rFonts w:ascii="Arial" w:hAnsi="Arial" w:cs="Arial"/>
            <w:color w:val="000000" w:themeColor="text1"/>
            <w:szCs w:val="24"/>
          </w:rPr>
          <w:t>разнарядку</w:t>
        </w:r>
        <w:r w:rsidRPr="00A10693">
          <w:rPr>
            <w:rFonts w:ascii="Arial" w:hAnsi="Arial" w:cs="Arial"/>
            <w:color w:val="000000" w:themeColor="text1"/>
            <w:szCs w:val="24"/>
          </w:rPr>
          <w:t xml:space="preserve"> копируются из рамочного договора</w:t>
        </w:r>
        <w:r>
          <w:rPr>
            <w:rFonts w:ascii="Arial" w:hAnsi="Arial" w:cs="Arial"/>
            <w:color w:val="000000" w:themeColor="text1"/>
            <w:szCs w:val="24"/>
          </w:rPr>
          <w:t>, либо квартальной спецификации</w:t>
        </w:r>
        <w:r w:rsidRPr="00A10693">
          <w:rPr>
            <w:rFonts w:ascii="Arial" w:hAnsi="Arial" w:cs="Arial"/>
            <w:sz w:val="20"/>
          </w:rPr>
          <w:t xml:space="preserve">. </w:t>
        </w:r>
      </w:moveTo>
    </w:p>
    <w:p w14:paraId="48412B71" w14:textId="60DFD57B" w:rsidR="004119C2" w:rsidRPr="009E695E" w:rsidRDefault="004119C2" w:rsidP="004119C2">
      <w:pPr>
        <w:spacing w:after="240" w:line="276" w:lineRule="auto"/>
        <w:ind w:firstLine="567"/>
        <w:rPr>
          <w:moveTo w:id="1532" w:author="Paramonova Elena" w:date="2021-02-20T16:15:00Z"/>
          <w:rFonts w:ascii="Arial" w:hAnsi="Arial" w:cs="Arial"/>
        </w:rPr>
      </w:pPr>
      <w:moveTo w:id="1533" w:author="Paramonova Elena" w:date="2021-02-20T16:15:00Z">
        <w:r w:rsidRPr="009E695E">
          <w:rPr>
            <w:rFonts w:ascii="Arial" w:hAnsi="Arial" w:cs="Arial"/>
          </w:rPr>
          <w:t xml:space="preserve">В момент </w:t>
        </w:r>
        <w:r>
          <w:rPr>
            <w:rFonts w:ascii="Arial" w:hAnsi="Arial" w:cs="Arial"/>
          </w:rPr>
          <w:t>сохранения разнарядки</w:t>
        </w:r>
        <w:r w:rsidRPr="009E695E">
          <w:rPr>
            <w:rFonts w:ascii="Arial" w:hAnsi="Arial" w:cs="Arial"/>
          </w:rPr>
          <w:t xml:space="preserve"> система</w:t>
        </w:r>
        <w:r>
          <w:rPr>
            <w:rFonts w:ascii="Arial" w:hAnsi="Arial" w:cs="Arial"/>
          </w:rPr>
          <w:t>, в случае перехода на активный контроль лимитов,</w:t>
        </w:r>
        <w:r w:rsidRPr="009E695E">
          <w:rPr>
            <w:rFonts w:ascii="Arial" w:hAnsi="Arial" w:cs="Arial"/>
          </w:rPr>
          <w:t xml:space="preserve"> выполняет проверку соответствия </w:t>
        </w:r>
        <w:r>
          <w:rPr>
            <w:rFonts w:ascii="Arial" w:hAnsi="Arial" w:cs="Arial"/>
          </w:rPr>
          <w:t>спецификации</w:t>
        </w:r>
        <w:r w:rsidRPr="009E695E">
          <w:rPr>
            <w:rFonts w:ascii="Arial" w:hAnsi="Arial" w:cs="Arial"/>
          </w:rPr>
          <w:t xml:space="preserve"> лимитам за</w:t>
        </w:r>
        <w:r>
          <w:rPr>
            <w:rFonts w:ascii="Arial" w:hAnsi="Arial" w:cs="Arial"/>
          </w:rPr>
          <w:t>купки</w:t>
        </w:r>
        <w:r w:rsidRPr="009E695E">
          <w:rPr>
            <w:rFonts w:ascii="Arial" w:hAnsi="Arial" w:cs="Arial"/>
          </w:rPr>
          <w:t xml:space="preserve">. В случае нехватки бюджета, </w:t>
        </w:r>
        <w:r>
          <w:rPr>
            <w:rFonts w:ascii="Arial" w:hAnsi="Arial" w:cs="Arial"/>
          </w:rPr>
          <w:t xml:space="preserve">менеджер по сопровождению </w:t>
        </w:r>
        <w:r w:rsidRPr="009E695E">
          <w:rPr>
            <w:rFonts w:ascii="Arial" w:hAnsi="Arial" w:cs="Arial"/>
          </w:rPr>
          <w:t>получит блокирующее сообщение о нехватке бюджета</w:t>
        </w:r>
        <w:r>
          <w:rPr>
            <w:rFonts w:ascii="Arial" w:hAnsi="Arial" w:cs="Arial"/>
          </w:rPr>
          <w:t xml:space="preserve"> (разнарядку возможно будет сохранить только в статусе «Черновик»)</w:t>
        </w:r>
        <w:r w:rsidRPr="009E695E">
          <w:rPr>
            <w:rFonts w:ascii="Arial" w:hAnsi="Arial" w:cs="Arial"/>
          </w:rPr>
          <w:t xml:space="preserve">. На начальном этапе работы системы данное сообщение будет отключено и </w:t>
        </w:r>
        <w:r>
          <w:rPr>
            <w:rFonts w:ascii="Arial" w:hAnsi="Arial" w:cs="Arial"/>
          </w:rPr>
          <w:t xml:space="preserve">решение о его активации будет приниматься </w:t>
        </w:r>
        <w:r w:rsidRPr="009E695E">
          <w:rPr>
            <w:rFonts w:ascii="Arial" w:hAnsi="Arial" w:cs="Arial"/>
          </w:rPr>
          <w:t xml:space="preserve">после этапа стабилизации (подробнее см. КД </w:t>
        </w:r>
        <w:r>
          <w:rPr>
            <w:rFonts w:ascii="Arial" w:hAnsi="Arial" w:cs="Arial"/>
          </w:rPr>
          <w:t>ERP.</w:t>
        </w:r>
      </w:moveTo>
      <w:ins w:id="1534" w:author="SintsovaMA" w:date="2021-03-22T17:29:00Z">
        <w:r w:rsidR="004908FD" w:rsidRPr="004D0783">
          <w:rPr>
            <w:rFonts w:ascii="Arial" w:hAnsi="Arial" w:cs="Arial"/>
            <w:rPrChange w:author="NazarovaVA" w:date="2021-03-24T10:18:00Z" w:id="1535">
              <w:rPr>
                <w:rFonts w:ascii="Arial" w:hAnsi="Arial" w:cs="Arial"/>
                <w:lang w:val="en-US"/>
              </w:rPr>
            </w:rPrChange>
          </w:rPr>
          <w:t>13.</w:t>
        </w:r>
      </w:ins>
      <w:moveTo w:id="1536" w:author="Paramonova Elena" w:date="2021-02-20T16:15:00Z">
        <w:r>
          <w:rPr>
            <w:rFonts w:ascii="Arial" w:hAnsi="Arial" w:cs="Arial"/>
          </w:rPr>
          <w:t>9</w:t>
        </w:r>
      </w:moveTo>
      <w:ins w:id="1537" w:author="SintsovaMA" w:date="2021-03-22T17:30:00Z">
        <w:r w:rsidR="004908FD" w:rsidRPr="004D0783">
          <w:rPr>
            <w:rFonts w:ascii="Arial" w:hAnsi="Arial" w:cs="Arial"/>
            <w:rPrChange w:author="NazarovaVA" w:date="2021-03-24T10:18:00Z" w:id="1538">
              <w:rPr>
                <w:rFonts w:ascii="Arial" w:hAnsi="Arial" w:cs="Arial"/>
                <w:lang w:val="en-US"/>
              </w:rPr>
            </w:rPrChange>
          </w:rPr>
          <w:t>_2_</w:t>
        </w:r>
      </w:ins>
      <w:moveTo w:id="1539" w:author="Paramonova Elena" w:date="2021-02-20T16:15:00Z">
        <w:del w:id="1540" w:author="SintsovaMA" w:date="2021-03-22T17:30:00Z">
          <w:r w:rsidDel="004908FD">
            <w:rPr>
              <w:rFonts w:ascii="Arial" w:hAnsi="Arial" w:cs="Arial"/>
            </w:rPr>
            <w:delText>.</w:delText>
          </w:r>
          <w:r w:rsidRPr="009E695E" w:rsidDel="004908FD">
            <w:rPr>
              <w:rFonts w:ascii="Arial" w:hAnsi="Arial" w:cs="Arial"/>
            </w:rPr>
            <w:delText>1</w:delText>
          </w:r>
        </w:del>
        <w:del w:id="1541" w:author="SintsovaMA" w:date="2021-03-22T17:29:00Z">
          <w:r w:rsidRPr="009E695E" w:rsidDel="004908FD">
            <w:rPr>
              <w:rFonts w:ascii="Arial" w:hAnsi="Arial" w:cs="Arial"/>
            </w:rPr>
            <w:delText>.</w:delText>
          </w:r>
        </w:del>
        <w:r w:rsidRPr="009E695E">
          <w:rPr>
            <w:rFonts w:ascii="Arial" w:hAnsi="Arial" w:cs="Arial"/>
          </w:rPr>
          <w:t xml:space="preserve">40 </w:t>
        </w:r>
        <w:r>
          <w:rPr>
            <w:rFonts w:ascii="Arial" w:hAnsi="Arial" w:cs="Arial"/>
          </w:rPr>
          <w:t>«</w:t>
        </w:r>
        <w:r w:rsidRPr="009E695E">
          <w:rPr>
            <w:rFonts w:ascii="Arial" w:hAnsi="Arial" w:cs="Arial"/>
          </w:rPr>
          <w:t>Оперативный контроль и управление бюджетными лимитами</w:t>
        </w:r>
        <w:r>
          <w:rPr>
            <w:rFonts w:ascii="Arial" w:hAnsi="Arial" w:cs="Arial"/>
          </w:rPr>
          <w:t>»</w:t>
        </w:r>
        <w:r w:rsidRPr="009E695E">
          <w:rPr>
            <w:rFonts w:ascii="Arial" w:hAnsi="Arial" w:cs="Arial"/>
          </w:rPr>
          <w:t>).</w:t>
        </w:r>
      </w:moveTo>
    </w:p>
    <w:moveToRangeEnd w:id="1518"/>
    <w:p w14:paraId="15135486" w14:textId="55A2C8F3" w:rsidR="004119C2" w:rsidRDefault="004119C2">
      <w:pPr>
        <w:spacing w:after="240" w:line="276" w:lineRule="auto"/>
        <w:ind w:left="708" w:firstLine="708"/>
        <w:rPr>
          <w:ins w:id="1542" w:author="Paramonova Elena" w:date="2021-02-20T16:15:00Z"/>
          <w:rFonts w:ascii="Arial" w:hAnsi="Arial" w:cs="Arial"/>
          <w:color w:val="000000" w:themeColor="text1"/>
          <w:szCs w:val="24"/>
        </w:rPr>
        <w:pPrChange w:id="1543" w:author="Paramonova Elena" w:date="2021-02-20T15:49:00Z">
          <w:pPr>
            <w:spacing w:after="240" w:line="276" w:lineRule="auto"/>
            <w:ind w:firstLine="708"/>
          </w:pPr>
        </w:pPrChange>
      </w:pPr>
    </w:p>
    <w:p w14:paraId="6103FA34" w14:textId="77777777" w:rsidR="004119C2" w:rsidRPr="003C772F" w:rsidRDefault="004119C2">
      <w:pPr>
        <w:spacing w:after="240" w:line="276" w:lineRule="auto"/>
        <w:ind w:left="708" w:firstLine="708"/>
        <w:rPr>
          <w:ins w:id="1544" w:author="Paramonova Elena" w:date="2021-02-20T15:47:00Z"/>
          <w:rFonts w:ascii="Arial" w:hAnsi="Arial" w:cs="Arial"/>
          <w:color w:val="000000" w:themeColor="text1"/>
        </w:rPr>
        <w:pPrChange w:id="1545" w:author="Paramonova Elena" w:date="2021-02-20T15:49:00Z">
          <w:pPr>
            <w:spacing w:after="240" w:line="276" w:lineRule="auto"/>
            <w:ind w:firstLine="708"/>
          </w:pPr>
        </w:pPrChange>
      </w:pPr>
    </w:p>
    <w:p w14:paraId="2EFFDF55" w14:textId="6CEDE5D9" w:rsidR="004119C2" w:rsidRDefault="004119C2">
      <w:pPr>
        <w:pStyle w:val="a8"/>
        <w:rPr>
          <w:ins w:id="1546" w:author="Paramonova Elena" w:date="2021-02-20T15:56:00Z"/>
          <w:rFonts w:ascii="Arial" w:hAnsi="Arial" w:cs="Arial"/>
          <w:b/>
          <w:sz w:val="22"/>
        </w:rPr>
        <w:pPrChange w:id="1547" w:author="Paramonova Elena" w:date="2021-02-20T16:17:00Z">
          <w:pPr>
            <w:pStyle w:val="a8"/>
            <w:jc w:val="right"/>
          </w:pPr>
        </w:pPrChange>
      </w:pPr>
    </w:p>
    <w:p w14:paraId="25CBAE48" w14:textId="6E142C0D" w:rsidR="006F6BC7" w:rsidRPr="00A10693" w:rsidRDefault="006F6BC7" w:rsidP="006F6BC7">
      <w:pPr>
        <w:pStyle w:val="a8"/>
        <w:jc w:val="right"/>
        <w:rPr>
          <w:moveTo w:id="1548" w:author="Paramonova Elena" w:date="2021-02-20T15:49:00Z"/>
          <w:rFonts w:ascii="Arial" w:hAnsi="Arial" w:cs="Arial"/>
          <w:b/>
          <w:sz w:val="22"/>
        </w:rPr>
      </w:pPr>
      <w:moveToRangeStart w:id="1549" w:author="Paramonova Elena" w:date="2021-02-20T15:49:00Z" w:name="move64728604"/>
      <w:moveTo w:id="1550" w:author="Paramonova Elena" w:date="2021-02-20T15:49:00Z">
        <w:r w:rsidRPr="00A10693">
          <w:rPr>
            <w:rFonts w:ascii="Arial" w:hAnsi="Arial" w:cs="Arial"/>
            <w:b/>
            <w:sz w:val="22"/>
          </w:rPr>
          <w:t xml:space="preserve">Таблица </w:t>
        </w:r>
        <w:r w:rsidRPr="00A10693">
          <w:rPr>
            <w:rFonts w:ascii="Arial" w:hAnsi="Arial" w:cs="Arial"/>
            <w:b/>
            <w:sz w:val="22"/>
          </w:rPr>
          <w:fldChar w:fldCharType="begin"/>
        </w:r>
        <w:r w:rsidRPr="00A10693">
          <w:rPr>
            <w:rFonts w:ascii="Arial" w:hAnsi="Arial" w:cs="Arial"/>
            <w:b/>
            <w:sz w:val="22"/>
          </w:rPr>
          <w:instrText xml:space="preserve"> SEQ Таблица \* ARABIC </w:instrText>
        </w:r>
        <w:r w:rsidRPr="00A10693">
          <w:rPr>
            <w:rFonts w:ascii="Arial" w:hAnsi="Arial" w:cs="Arial"/>
            <w:b/>
            <w:sz w:val="22"/>
          </w:rPr>
          <w:fldChar w:fldCharType="separate"/>
        </w:r>
      </w:moveTo>
      <w:ins w:id="1551" w:author="Paramonova Elena" w:date="2021-03-18T14:33:00Z">
        <w:r w:rsidR="008157EB">
          <w:rPr>
            <w:rFonts w:ascii="Arial" w:hAnsi="Arial" w:cs="Arial"/>
            <w:b/>
            <w:noProof/>
            <w:sz w:val="22"/>
          </w:rPr>
          <w:t>32</w:t>
        </w:r>
      </w:ins>
      <w:moveTo w:id="1552" w:author="Paramonova Elena" w:date="2021-02-20T15:49:00Z">
        <w:r w:rsidRPr="00A10693">
          <w:rPr>
            <w:rFonts w:ascii="Arial" w:hAnsi="Arial" w:cs="Arial"/>
            <w:b/>
            <w:sz w:val="22"/>
          </w:rPr>
          <w:fldChar w:fldCharType="end"/>
        </w:r>
        <w:r w:rsidRPr="00A10693">
          <w:rPr>
            <w:rFonts w:ascii="Arial" w:hAnsi="Arial" w:cs="Arial"/>
            <w:b/>
            <w:sz w:val="22"/>
          </w:rPr>
          <w:t>. Описание шага «Создание разнарядки»</w:t>
        </w:r>
      </w:moveTo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4"/>
        <w:gridCol w:w="2290"/>
        <w:gridCol w:w="1894"/>
        <w:gridCol w:w="1256"/>
        <w:gridCol w:w="1401"/>
        <w:gridCol w:w="1951"/>
      </w:tblGrid>
      <w:tr w:rsidR="006F6BC7" w:rsidRPr="00A10693" w14:paraId="673481CF" w14:textId="77777777" w:rsidTr="00CC215D">
        <w:trPr>
          <w:cantSplit/>
          <w:trHeight w:val="397"/>
          <w:tblHeader/>
        </w:trPr>
        <w:tc>
          <w:tcPr>
            <w:tcW w:w="680" w:type="pct"/>
            <w:shd w:val="clear" w:color="auto" w:fill="FFC000"/>
            <w:vAlign w:val="center"/>
          </w:tcPr>
          <w:p w14:paraId="11E9D9EC" w14:textId="77777777" w:rsidR="006F6BC7" w:rsidRPr="00A10693" w:rsidRDefault="006F6BC7" w:rsidP="00CC215D">
            <w:pPr>
              <w:jc w:val="center"/>
              <w:rPr>
                <w:moveTo w:id="1553" w:author="Paramonova Elena" w:date="2021-02-20T15:49:00Z"/>
                <w:rFonts w:ascii="Arial" w:hAnsi="Arial" w:cs="Arial"/>
                <w:b/>
                <w:sz w:val="20"/>
              </w:rPr>
            </w:pPr>
            <w:moveTo w:id="1554" w:author="Paramonova Elena" w:date="2021-02-20T15:49:00Z">
              <w:r w:rsidRPr="00A10693">
                <w:rPr>
                  <w:rFonts w:ascii="Arial" w:hAnsi="Arial" w:cs="Arial"/>
                  <w:b/>
                  <w:sz w:val="20"/>
                  <w:szCs w:val="20"/>
                  <w:lang w:eastAsia="ru-RU"/>
                </w:rPr>
                <w:t>Номер шага</w:t>
              </w:r>
            </w:moveTo>
          </w:p>
        </w:tc>
        <w:tc>
          <w:tcPr>
            <w:tcW w:w="1134" w:type="pct"/>
            <w:shd w:val="clear" w:color="auto" w:fill="FFC000"/>
            <w:vAlign w:val="center"/>
          </w:tcPr>
          <w:p w14:paraId="5359FD70" w14:textId="77777777" w:rsidR="006F6BC7" w:rsidRPr="00A10693" w:rsidRDefault="006F6BC7" w:rsidP="00CC215D">
            <w:pPr>
              <w:jc w:val="center"/>
              <w:rPr>
                <w:moveTo w:id="1555" w:author="Paramonova Elena" w:date="2021-02-20T15:49:00Z"/>
                <w:rFonts w:ascii="Arial" w:hAnsi="Arial" w:cs="Arial"/>
                <w:b/>
                <w:sz w:val="20"/>
                <w:szCs w:val="20"/>
                <w:lang w:eastAsia="ru-RU"/>
              </w:rPr>
            </w:pPr>
            <w:moveTo w:id="1556" w:author="Paramonova Elena" w:date="2021-02-20T15:49:00Z">
              <w:r w:rsidRPr="00A10693">
                <w:rPr>
                  <w:rFonts w:ascii="Arial" w:hAnsi="Arial" w:cs="Arial"/>
                  <w:b/>
                  <w:sz w:val="20"/>
                  <w:szCs w:val="20"/>
                  <w:lang w:eastAsia="ru-RU"/>
                </w:rPr>
                <w:t>Предпосылки</w:t>
              </w:r>
            </w:moveTo>
          </w:p>
        </w:tc>
        <w:tc>
          <w:tcPr>
            <w:tcW w:w="895" w:type="pct"/>
            <w:shd w:val="clear" w:color="auto" w:fill="FFC000"/>
            <w:vAlign w:val="center"/>
          </w:tcPr>
          <w:p w14:paraId="3E5C8F33" w14:textId="77777777" w:rsidR="006F6BC7" w:rsidRPr="00A10693" w:rsidRDefault="006F6BC7" w:rsidP="00CC215D">
            <w:pPr>
              <w:jc w:val="center"/>
              <w:rPr>
                <w:moveTo w:id="1557" w:author="Paramonova Elena" w:date="2021-02-20T15:49:00Z"/>
                <w:rFonts w:ascii="Arial" w:hAnsi="Arial" w:cs="Arial"/>
                <w:b/>
                <w:sz w:val="20"/>
              </w:rPr>
            </w:pPr>
            <w:moveTo w:id="1558" w:author="Paramonova Elena" w:date="2021-02-20T15:49:00Z">
              <w:r w:rsidRPr="00A10693">
                <w:rPr>
                  <w:rFonts w:ascii="Arial" w:hAnsi="Arial" w:cs="Arial"/>
                  <w:b/>
                  <w:sz w:val="20"/>
                </w:rPr>
                <w:t>Транзакция</w:t>
              </w:r>
            </w:moveTo>
          </w:p>
        </w:tc>
        <w:tc>
          <w:tcPr>
            <w:tcW w:w="626" w:type="pct"/>
            <w:shd w:val="clear" w:color="auto" w:fill="FFC000"/>
          </w:tcPr>
          <w:p w14:paraId="7FEE6560" w14:textId="77777777" w:rsidR="006F6BC7" w:rsidRPr="00A10693" w:rsidRDefault="006F6BC7" w:rsidP="00CC215D">
            <w:pPr>
              <w:jc w:val="center"/>
              <w:rPr>
                <w:moveTo w:id="1559" w:author="Paramonova Elena" w:date="2021-02-20T15:49:00Z"/>
                <w:rFonts w:ascii="Arial" w:hAnsi="Arial" w:cs="Arial"/>
                <w:b/>
                <w:sz w:val="20"/>
              </w:rPr>
            </w:pPr>
            <w:moveTo w:id="1560" w:author="Paramonova Elena" w:date="2021-02-20T15:49:00Z">
              <w:r w:rsidRPr="00A10693">
                <w:rPr>
                  <w:rFonts w:ascii="Arial" w:hAnsi="Arial" w:cs="Arial"/>
                  <w:b/>
                  <w:sz w:val="20"/>
                </w:rPr>
                <w:t>Вход</w:t>
              </w:r>
            </w:moveTo>
          </w:p>
        </w:tc>
        <w:tc>
          <w:tcPr>
            <w:tcW w:w="697" w:type="pct"/>
            <w:shd w:val="clear" w:color="auto" w:fill="FFC000"/>
          </w:tcPr>
          <w:p w14:paraId="77B40982" w14:textId="77777777" w:rsidR="006F6BC7" w:rsidRPr="00A10693" w:rsidRDefault="006F6BC7" w:rsidP="00CC215D">
            <w:pPr>
              <w:jc w:val="center"/>
              <w:rPr>
                <w:moveTo w:id="1561" w:author="Paramonova Elena" w:date="2021-02-20T15:49:00Z"/>
                <w:rFonts w:ascii="Arial" w:hAnsi="Arial" w:cs="Arial"/>
                <w:b/>
                <w:sz w:val="20"/>
              </w:rPr>
            </w:pPr>
            <w:moveTo w:id="1562" w:author="Paramonova Elena" w:date="2021-02-20T15:49:00Z">
              <w:r w:rsidRPr="00A10693">
                <w:rPr>
                  <w:rFonts w:ascii="Arial" w:hAnsi="Arial" w:cs="Arial"/>
                  <w:b/>
                  <w:sz w:val="20"/>
                </w:rPr>
                <w:t>Результат</w:t>
              </w:r>
            </w:moveTo>
          </w:p>
        </w:tc>
        <w:tc>
          <w:tcPr>
            <w:tcW w:w="967" w:type="pct"/>
            <w:shd w:val="clear" w:color="auto" w:fill="FFC000"/>
          </w:tcPr>
          <w:p w14:paraId="50DDC752" w14:textId="77777777" w:rsidR="006F6BC7" w:rsidRPr="00A10693" w:rsidRDefault="006F6BC7" w:rsidP="00CC215D">
            <w:pPr>
              <w:jc w:val="center"/>
              <w:rPr>
                <w:moveTo w:id="1563" w:author="Paramonova Elena" w:date="2021-02-20T15:49:00Z"/>
                <w:rFonts w:ascii="Arial" w:hAnsi="Arial" w:cs="Arial"/>
                <w:b/>
                <w:sz w:val="20"/>
              </w:rPr>
            </w:pPr>
            <w:moveTo w:id="1564" w:author="Paramonova Elena" w:date="2021-02-20T15:49:00Z">
              <w:r w:rsidRPr="00A10693">
                <w:rPr>
                  <w:rFonts w:ascii="Arial" w:hAnsi="Arial" w:cs="Arial"/>
                  <w:b/>
                  <w:sz w:val="20"/>
                </w:rPr>
                <w:t>Бизнес-роль</w:t>
              </w:r>
            </w:moveTo>
          </w:p>
        </w:tc>
      </w:tr>
      <w:tr w:rsidR="006F6BC7" w:rsidRPr="00A10693" w14:paraId="70002A71" w14:textId="77777777" w:rsidTr="00CC215D">
        <w:trPr>
          <w:cantSplit/>
          <w:trHeight w:val="1252"/>
        </w:trPr>
        <w:tc>
          <w:tcPr>
            <w:tcW w:w="680" w:type="pct"/>
          </w:tcPr>
          <w:p w14:paraId="6464C70D" w14:textId="77777777" w:rsidR="006F6BC7" w:rsidRPr="00A10693" w:rsidRDefault="006F6BC7" w:rsidP="00CC215D">
            <w:pPr>
              <w:rPr>
                <w:moveTo w:id="1565" w:author="Paramonova Elena" w:date="2021-02-20T15:49:00Z"/>
                <w:rFonts w:ascii="Arial" w:hAnsi="Arial" w:cs="Arial"/>
                <w:sz w:val="20"/>
              </w:rPr>
            </w:pPr>
            <w:moveTo w:id="1566" w:author="Paramonova Elena" w:date="2021-02-20T15:49:00Z">
              <w:r w:rsidRPr="00A10693">
                <w:rPr>
                  <w:rFonts w:ascii="Arial" w:hAnsi="Arial" w:cs="Arial"/>
                  <w:sz w:val="20"/>
                </w:rPr>
                <w:t>ПП-10.04.04.010</w:t>
              </w:r>
            </w:moveTo>
          </w:p>
        </w:tc>
        <w:tc>
          <w:tcPr>
            <w:tcW w:w="1134" w:type="pct"/>
          </w:tcPr>
          <w:p w14:paraId="09352A4C" w14:textId="77777777" w:rsidR="006F6BC7" w:rsidRDefault="006F6BC7" w:rsidP="00CC215D">
            <w:pPr>
              <w:jc w:val="left"/>
              <w:rPr>
                <w:moveTo w:id="1567" w:author="Paramonova Elena" w:date="2021-02-20T15:49:00Z"/>
                <w:rFonts w:ascii="Arial" w:hAnsi="Arial" w:cs="Arial"/>
                <w:sz w:val="20"/>
              </w:rPr>
            </w:pPr>
            <w:moveTo w:id="1568" w:author="Paramonova Elena" w:date="2021-02-20T15:49:00Z">
              <w:r w:rsidRPr="00A10693">
                <w:rPr>
                  <w:rFonts w:ascii="Arial" w:hAnsi="Arial" w:cs="Arial"/>
                  <w:sz w:val="20"/>
                </w:rPr>
                <w:t>Рамочный договор в статусе «Действующий»</w:t>
              </w:r>
            </w:moveTo>
          </w:p>
          <w:p w14:paraId="57A460A7" w14:textId="77777777" w:rsidR="006F6BC7" w:rsidRDefault="006F6BC7" w:rsidP="00CC215D">
            <w:pPr>
              <w:jc w:val="left"/>
              <w:rPr>
                <w:moveTo w:id="1569" w:author="Paramonova Elena" w:date="2021-02-20T15:49:00Z"/>
                <w:rFonts w:ascii="Arial" w:hAnsi="Arial" w:cs="Arial"/>
                <w:sz w:val="20"/>
              </w:rPr>
            </w:pPr>
          </w:p>
          <w:p w14:paraId="581CC59A" w14:textId="77777777" w:rsidR="006F6BC7" w:rsidRPr="00A10693" w:rsidRDefault="006F6BC7" w:rsidP="00CC215D">
            <w:pPr>
              <w:jc w:val="left"/>
              <w:rPr>
                <w:moveTo w:id="1570" w:author="Paramonova Elena" w:date="2021-02-20T15:49:00Z"/>
                <w:rFonts w:ascii="Arial" w:hAnsi="Arial" w:cs="Arial"/>
                <w:sz w:val="20"/>
              </w:rPr>
            </w:pPr>
            <w:moveTo w:id="1571" w:author="Paramonova Elena" w:date="2021-02-20T15:49:00Z">
              <w:r>
                <w:rPr>
                  <w:rFonts w:ascii="Arial" w:hAnsi="Arial" w:cs="Arial"/>
                  <w:sz w:val="20"/>
                </w:rPr>
                <w:t>Квартальная спецификация в статусе «Действующая»</w:t>
              </w:r>
            </w:moveTo>
          </w:p>
          <w:p w14:paraId="62D5841A" w14:textId="77777777" w:rsidR="006F6BC7" w:rsidRPr="00A10693" w:rsidRDefault="006F6BC7" w:rsidP="00CC215D">
            <w:pPr>
              <w:jc w:val="left"/>
              <w:rPr>
                <w:moveTo w:id="1572" w:author="Paramonova Elena" w:date="2021-02-20T15:49:00Z"/>
                <w:rFonts w:ascii="Arial" w:hAnsi="Arial" w:cs="Arial"/>
                <w:sz w:val="20"/>
              </w:rPr>
            </w:pPr>
          </w:p>
          <w:p w14:paraId="3439CD83" w14:textId="0F498CA1" w:rsidR="006F6BC7" w:rsidRDefault="006F6BC7" w:rsidP="00CC215D">
            <w:pPr>
              <w:jc w:val="left"/>
              <w:rPr>
                <w:ins w:id="1573" w:author="Paramonova Elena" w:date="2021-02-20T15:50:00Z"/>
                <w:rFonts w:ascii="Arial" w:hAnsi="Arial" w:cs="Arial"/>
                <w:sz w:val="20"/>
              </w:rPr>
            </w:pPr>
            <w:moveTo w:id="1574" w:author="Paramonova Elena" w:date="2021-02-20T15:49:00Z">
              <w:r w:rsidRPr="00A10693">
                <w:rPr>
                  <w:rFonts w:ascii="Arial" w:hAnsi="Arial" w:cs="Arial"/>
                  <w:sz w:val="20"/>
                </w:rPr>
                <w:t>Заявка на закупку МТР согласована сток-контролером</w:t>
              </w:r>
            </w:moveTo>
          </w:p>
          <w:p w14:paraId="13A4AEFE" w14:textId="2A06CCE8" w:rsidR="006F6BC7" w:rsidRDefault="006F6BC7" w:rsidP="00CC215D">
            <w:pPr>
              <w:jc w:val="left"/>
              <w:rPr>
                <w:ins w:id="1575" w:author="Paramonova Elena" w:date="2021-02-20T15:50:00Z"/>
                <w:rFonts w:ascii="Arial" w:hAnsi="Arial" w:cs="Arial"/>
                <w:sz w:val="20"/>
              </w:rPr>
            </w:pPr>
          </w:p>
          <w:p w14:paraId="61EFA55D" w14:textId="356BB970" w:rsidR="006F6BC7" w:rsidRPr="00A10693" w:rsidRDefault="006F6BC7" w:rsidP="00CC215D">
            <w:pPr>
              <w:jc w:val="left"/>
              <w:rPr>
                <w:moveTo w:id="1576" w:author="Paramonova Elena" w:date="2021-02-20T15:49:00Z"/>
                <w:rFonts w:ascii="Arial" w:hAnsi="Arial" w:cs="Arial"/>
                <w:sz w:val="20"/>
              </w:rPr>
            </w:pPr>
            <w:ins w:id="1577" w:author="Paramonova Elena" w:date="2021-02-20T15:50:00Z">
              <w:r>
                <w:rPr>
                  <w:rFonts w:ascii="Arial" w:hAnsi="Arial" w:cs="Arial"/>
                  <w:sz w:val="20"/>
                </w:rPr>
                <w:t>Потребности Т</w:t>
              </w:r>
            </w:ins>
            <w:ins w:id="1578" w:author="ParamonovaEA" w:date="2021-03-24T10:56:00Z">
              <w:r w:rsidR="007C5E27">
                <w:rPr>
                  <w:rFonts w:ascii="Arial" w:hAnsi="Arial" w:cs="Arial"/>
                  <w:sz w:val="20"/>
                </w:rPr>
                <w:t>Ои</w:t>
              </w:r>
            </w:ins>
            <w:ins w:id="1579" w:author="Paramonova Elena" w:date="2021-02-20T15:50:00Z">
              <w:del w:id="1580" w:author="ParamonovaEA" w:date="2021-03-24T10:56:00Z">
                <w:r w:rsidR="007C5E27" w:rsidDel="007C5E27">
                  <w:rPr>
                    <w:rFonts w:ascii="Arial" w:hAnsi="Arial" w:cs="Arial"/>
                    <w:sz w:val="20"/>
                  </w:rPr>
                  <w:delText>о</w:delText>
                </w:r>
              </w:del>
              <w:del w:id="1581" w:author="ParamonovaEA" w:date="2021-03-24T10:55:00Z">
                <w:r w:rsidDel="007C5E27">
                  <w:rPr>
                    <w:rFonts w:ascii="Arial" w:hAnsi="Arial" w:cs="Arial"/>
                    <w:sz w:val="20"/>
                  </w:rPr>
                  <w:delText>И</w:delText>
                </w:r>
              </w:del>
              <w:r>
                <w:rPr>
                  <w:rFonts w:ascii="Arial" w:hAnsi="Arial" w:cs="Arial"/>
                  <w:sz w:val="20"/>
                </w:rPr>
                <w:t>Р</w:t>
              </w:r>
            </w:ins>
            <w:ins w:id="1582" w:author="Paramonova Elena" w:date="2021-02-20T15:51:00Z">
              <w:r>
                <w:rPr>
                  <w:rFonts w:ascii="Arial" w:hAnsi="Arial" w:cs="Arial"/>
                  <w:sz w:val="20"/>
                </w:rPr>
                <w:t xml:space="preserve"> заведены и согласованы</w:t>
              </w:r>
            </w:ins>
          </w:p>
          <w:p w14:paraId="288DDBEE" w14:textId="77777777" w:rsidR="006F6BC7" w:rsidRPr="00A10693" w:rsidRDefault="006F6BC7" w:rsidP="00CC215D">
            <w:pPr>
              <w:jc w:val="left"/>
              <w:rPr>
                <w:moveTo w:id="1583" w:author="Paramonova Elena" w:date="2021-02-20T15:49:00Z"/>
                <w:rFonts w:ascii="Arial" w:hAnsi="Arial" w:cs="Arial"/>
                <w:sz w:val="20"/>
              </w:rPr>
            </w:pPr>
          </w:p>
        </w:tc>
        <w:tc>
          <w:tcPr>
            <w:tcW w:w="895" w:type="pct"/>
            <w:shd w:val="clear" w:color="auto" w:fill="auto"/>
          </w:tcPr>
          <w:p w14:paraId="49EA0094" w14:textId="2816C116" w:rsidR="006F6BC7" w:rsidRDefault="006F6BC7" w:rsidP="00CC215D">
            <w:pPr>
              <w:jc w:val="left"/>
              <w:rPr>
                <w:ins w:id="1584" w:author="Paramonova Elena" w:date="2021-02-20T15:51:00Z"/>
                <w:rFonts w:ascii="Arial" w:hAnsi="Arial" w:cs="Arial"/>
                <w:sz w:val="20"/>
                <w:szCs w:val="20"/>
              </w:rPr>
            </w:pPr>
            <w:moveTo w:id="1585" w:author="Paramonova Elena" w:date="2021-02-20T15:49:00Z">
              <w:r w:rsidRPr="00A10693">
                <w:rPr>
                  <w:rFonts w:ascii="Arial" w:hAnsi="Arial" w:cs="Arial"/>
                  <w:sz w:val="20"/>
                  <w:szCs w:val="20"/>
                </w:rPr>
                <w:t>ME21N</w:t>
              </w:r>
            </w:moveTo>
          </w:p>
          <w:p w14:paraId="0BFA320D" w14:textId="77777777" w:rsidR="006F6BC7" w:rsidRDefault="006F6BC7" w:rsidP="00CC215D">
            <w:pPr>
              <w:jc w:val="left"/>
              <w:rPr>
                <w:ins w:id="1586" w:author="Paramonova Elena" w:date="2021-02-20T15:49:00Z"/>
                <w:rFonts w:ascii="Arial" w:hAnsi="Arial" w:cs="Arial"/>
                <w:sz w:val="20"/>
                <w:szCs w:val="20"/>
              </w:rPr>
            </w:pPr>
          </w:p>
          <w:p w14:paraId="653AFBEC" w14:textId="55979BA2" w:rsidR="006F6BC7" w:rsidRPr="00A10693" w:rsidRDefault="006F6BC7" w:rsidP="00CC215D">
            <w:pPr>
              <w:jc w:val="left"/>
              <w:rPr>
                <w:moveTo w:id="1587" w:author="Paramonova Elena" w:date="2021-02-20T15:49:00Z"/>
                <w:rFonts w:ascii="Arial" w:hAnsi="Arial" w:cs="Arial"/>
                <w:sz w:val="20"/>
                <w:szCs w:val="20"/>
              </w:rPr>
            </w:pPr>
            <w:ins w:id="1588" w:author="Paramonova Elena" w:date="2021-02-20T15:50:00Z">
              <w:r w:rsidRPr="006F6BC7">
                <w:rPr>
                  <w:rFonts w:ascii="Arial" w:hAnsi="Arial" w:cs="Arial"/>
                  <w:sz w:val="20"/>
                  <w:szCs w:val="20"/>
                </w:rPr>
                <w:t>ZMM_PURCH_CR</w:t>
              </w:r>
            </w:ins>
          </w:p>
        </w:tc>
        <w:tc>
          <w:tcPr>
            <w:tcW w:w="626" w:type="pct"/>
          </w:tcPr>
          <w:p w14:paraId="22DF6AFF" w14:textId="77777777" w:rsidR="006F6BC7" w:rsidRDefault="006F6BC7" w:rsidP="00CC215D">
            <w:pPr>
              <w:jc w:val="left"/>
              <w:rPr>
                <w:moveTo w:id="1589" w:author="Paramonova Elena" w:date="2021-02-20T15:49:00Z"/>
                <w:rFonts w:ascii="Arial" w:hAnsi="Arial" w:cs="Arial"/>
                <w:sz w:val="20"/>
              </w:rPr>
            </w:pPr>
            <w:moveTo w:id="1590" w:author="Paramonova Elena" w:date="2021-02-20T15:49:00Z">
              <w:r w:rsidRPr="00A10693">
                <w:rPr>
                  <w:rFonts w:ascii="Arial" w:hAnsi="Arial" w:cs="Arial"/>
                  <w:sz w:val="20"/>
                </w:rPr>
                <w:t>Рамочный договор</w:t>
              </w:r>
            </w:moveTo>
          </w:p>
          <w:p w14:paraId="70187F71" w14:textId="77777777" w:rsidR="006F6BC7" w:rsidRDefault="006F6BC7" w:rsidP="00CC215D">
            <w:pPr>
              <w:jc w:val="left"/>
              <w:rPr>
                <w:moveTo w:id="1591" w:author="Paramonova Elena" w:date="2021-02-20T15:49:00Z"/>
                <w:rFonts w:ascii="Arial" w:hAnsi="Arial" w:cs="Arial"/>
                <w:sz w:val="20"/>
              </w:rPr>
            </w:pPr>
          </w:p>
          <w:p w14:paraId="61FF3991" w14:textId="77777777" w:rsidR="006F6BC7" w:rsidRDefault="006F6BC7" w:rsidP="00CC215D">
            <w:pPr>
              <w:jc w:val="left"/>
              <w:rPr>
                <w:ins w:id="1592" w:author="Paramonova Elena" w:date="2021-02-20T15:50:00Z"/>
                <w:rFonts w:ascii="Arial" w:hAnsi="Arial" w:cs="Arial"/>
                <w:sz w:val="20"/>
              </w:rPr>
            </w:pPr>
            <w:moveTo w:id="1593" w:author="Paramonova Elena" w:date="2021-02-20T15:49:00Z">
              <w:r>
                <w:rPr>
                  <w:rFonts w:ascii="Arial" w:hAnsi="Arial" w:cs="Arial"/>
                  <w:sz w:val="20"/>
                </w:rPr>
                <w:t>Квартальная спецификация</w:t>
              </w:r>
            </w:moveTo>
          </w:p>
          <w:p w14:paraId="7114B2D0" w14:textId="77777777" w:rsidR="006F6BC7" w:rsidRDefault="006F6BC7" w:rsidP="00CC215D">
            <w:pPr>
              <w:jc w:val="left"/>
              <w:rPr>
                <w:ins w:id="1594" w:author="Paramonova Elena" w:date="2021-02-20T15:51:00Z"/>
                <w:rFonts w:ascii="Arial" w:hAnsi="Arial" w:cs="Arial"/>
                <w:sz w:val="20"/>
              </w:rPr>
            </w:pPr>
          </w:p>
          <w:p w14:paraId="76DE04D7" w14:textId="7DF68F71" w:rsidR="006F6BC7" w:rsidRPr="00A10693" w:rsidRDefault="006F6BC7" w:rsidP="00CC215D">
            <w:pPr>
              <w:jc w:val="left"/>
              <w:rPr>
                <w:moveTo w:id="1595" w:author="Paramonova Elena" w:date="2021-02-20T15:49:00Z"/>
                <w:rFonts w:ascii="Arial" w:hAnsi="Arial" w:cs="Arial"/>
                <w:sz w:val="20"/>
              </w:rPr>
            </w:pPr>
            <w:ins w:id="1596" w:author="Paramonova Elena" w:date="2021-02-20T15:51:00Z">
              <w:r>
                <w:rPr>
                  <w:rFonts w:ascii="Arial" w:hAnsi="Arial" w:cs="Arial"/>
                  <w:sz w:val="20"/>
                </w:rPr>
                <w:t>Потребности ТО</w:t>
              </w:r>
            </w:ins>
            <w:ins w:id="1597" w:author="ParamonovaEA" w:date="2021-03-24T10:57:00Z">
              <w:r w:rsidR="007C5E27">
                <w:rPr>
                  <w:rFonts w:ascii="Arial" w:hAnsi="Arial" w:cs="Arial"/>
                  <w:sz w:val="20"/>
                </w:rPr>
                <w:t>и</w:t>
              </w:r>
            </w:ins>
            <w:ins w:id="1598" w:author="Paramonova Elena" w:date="2021-02-20T15:51:00Z">
              <w:del w:id="1599" w:author="ParamonovaEA" w:date="2021-03-24T10:57:00Z">
                <w:r w:rsidDel="007C5E27">
                  <w:rPr>
                    <w:rFonts w:ascii="Arial" w:hAnsi="Arial" w:cs="Arial"/>
                    <w:sz w:val="20"/>
                  </w:rPr>
                  <w:delText>И</w:delText>
                </w:r>
              </w:del>
              <w:r>
                <w:rPr>
                  <w:rFonts w:ascii="Arial" w:hAnsi="Arial" w:cs="Arial"/>
                  <w:sz w:val="20"/>
                </w:rPr>
                <w:t xml:space="preserve">Р </w:t>
              </w:r>
            </w:ins>
          </w:p>
        </w:tc>
        <w:tc>
          <w:tcPr>
            <w:tcW w:w="697" w:type="pct"/>
          </w:tcPr>
          <w:p w14:paraId="4BB45DEC" w14:textId="2DBEEA90" w:rsidR="006F6BC7" w:rsidRDefault="006F6BC7" w:rsidP="00CC215D">
            <w:pPr>
              <w:jc w:val="left"/>
              <w:rPr>
                <w:ins w:id="1600" w:author="Paramonova Elena" w:date="2021-02-20T15:51:00Z"/>
                <w:rFonts w:ascii="Arial" w:hAnsi="Arial" w:cs="Arial"/>
                <w:sz w:val="20"/>
              </w:rPr>
            </w:pPr>
            <w:moveTo w:id="1601" w:author="Paramonova Elena" w:date="2021-02-20T15:49:00Z">
              <w:r w:rsidRPr="00A10693">
                <w:rPr>
                  <w:rFonts w:ascii="Arial" w:hAnsi="Arial" w:cs="Arial"/>
                  <w:sz w:val="20"/>
                </w:rPr>
                <w:t>ZRZN – Разнарядка создана</w:t>
              </w:r>
            </w:moveTo>
          </w:p>
          <w:p w14:paraId="10396896" w14:textId="77777777" w:rsidR="006F6BC7" w:rsidRDefault="006F6BC7" w:rsidP="00CC215D">
            <w:pPr>
              <w:jc w:val="left"/>
              <w:rPr>
                <w:ins w:id="1602" w:author="Paramonova Elena" w:date="2021-02-20T15:50:00Z"/>
                <w:rFonts w:ascii="Arial" w:hAnsi="Arial" w:cs="Arial"/>
                <w:sz w:val="20"/>
              </w:rPr>
            </w:pPr>
          </w:p>
          <w:p w14:paraId="3E6C906F" w14:textId="4E908BDF" w:rsidR="006F6BC7" w:rsidRPr="00A10693" w:rsidRDefault="006F6BC7" w:rsidP="00CC215D">
            <w:pPr>
              <w:jc w:val="left"/>
              <w:rPr>
                <w:moveTo w:id="1603" w:author="Paramonova Elena" w:date="2021-02-20T15:49:00Z"/>
                <w:rFonts w:ascii="Arial" w:hAnsi="Arial" w:cs="Arial"/>
                <w:sz w:val="20"/>
              </w:rPr>
            </w:pPr>
            <w:ins w:id="1604" w:author="Paramonova Elena" w:date="2021-02-20T15:50:00Z">
              <w:r>
                <w:rPr>
                  <w:rFonts w:ascii="Arial" w:hAnsi="Arial" w:cs="Arial"/>
                  <w:sz w:val="20"/>
                </w:rPr>
                <w:t>ZRZA –Внеплановая Разнарядка создана</w:t>
              </w:r>
            </w:ins>
          </w:p>
        </w:tc>
        <w:tc>
          <w:tcPr>
            <w:tcW w:w="967" w:type="pct"/>
          </w:tcPr>
          <w:p w14:paraId="22BBB84A" w14:textId="715AFD35" w:rsidR="006F6BC7" w:rsidRDefault="006F6BC7" w:rsidP="00CC215D">
            <w:pPr>
              <w:jc w:val="left"/>
              <w:rPr>
                <w:ins w:id="1605" w:author="Paramonova Elena" w:date="2021-02-20T15:51:00Z"/>
                <w:rFonts w:ascii="Arial" w:hAnsi="Arial" w:cs="Arial"/>
                <w:sz w:val="20"/>
              </w:rPr>
            </w:pPr>
            <w:moveTo w:id="1606" w:author="Paramonova Elena" w:date="2021-02-20T15:49:00Z">
              <w:r w:rsidRPr="00A10693">
                <w:rPr>
                  <w:rFonts w:ascii="Arial" w:hAnsi="Arial" w:cs="Arial"/>
                  <w:sz w:val="20"/>
                </w:rPr>
                <w:t>Менеджер по сопровождению договора</w:t>
              </w:r>
            </w:moveTo>
          </w:p>
          <w:p w14:paraId="4AB0D450" w14:textId="77777777" w:rsidR="006F6BC7" w:rsidRDefault="006F6BC7" w:rsidP="00CC215D">
            <w:pPr>
              <w:jc w:val="left"/>
              <w:rPr>
                <w:ins w:id="1607" w:author="Paramonova Elena" w:date="2021-02-20T15:50:00Z"/>
                <w:rFonts w:ascii="Arial" w:hAnsi="Arial" w:cs="Arial"/>
                <w:sz w:val="20"/>
              </w:rPr>
            </w:pPr>
          </w:p>
          <w:p w14:paraId="65EDD48E" w14:textId="4F7E7A2D" w:rsidR="006F6BC7" w:rsidRPr="00A10693" w:rsidRDefault="006F6BC7" w:rsidP="00CC215D">
            <w:pPr>
              <w:jc w:val="left"/>
              <w:rPr>
                <w:moveTo w:id="1608" w:author="Paramonova Elena" w:date="2021-02-20T15:49:00Z"/>
                <w:rFonts w:ascii="Arial" w:hAnsi="Arial" w:cs="Arial"/>
                <w:sz w:val="20"/>
              </w:rPr>
            </w:pPr>
            <w:ins w:id="1609" w:author="Paramonova Elena" w:date="2021-02-20T15:50:00Z">
              <w:r>
                <w:rPr>
                  <w:rFonts w:ascii="Arial" w:hAnsi="Arial" w:cs="Arial"/>
                  <w:sz w:val="20"/>
                </w:rPr>
                <w:t>Планировщик ТО</w:t>
              </w:r>
            </w:ins>
            <w:ins w:id="1610" w:author="ParamonovaEA" w:date="2021-03-24T10:57:00Z">
              <w:r w:rsidR="007C5E27">
                <w:rPr>
                  <w:rFonts w:ascii="Arial" w:hAnsi="Arial" w:cs="Arial"/>
                  <w:sz w:val="20"/>
                </w:rPr>
                <w:t>и</w:t>
              </w:r>
            </w:ins>
            <w:ins w:id="1611" w:author="Paramonova Elena" w:date="2021-02-20T15:50:00Z">
              <w:del w:id="1612" w:author="ParamonovaEA" w:date="2021-03-24T10:57:00Z">
                <w:r w:rsidDel="007C5E27">
                  <w:rPr>
                    <w:rFonts w:ascii="Arial" w:hAnsi="Arial" w:cs="Arial"/>
                    <w:sz w:val="20"/>
                  </w:rPr>
                  <w:delText>И</w:delText>
                </w:r>
              </w:del>
              <w:r>
                <w:rPr>
                  <w:rFonts w:ascii="Arial" w:hAnsi="Arial" w:cs="Arial"/>
                  <w:sz w:val="20"/>
                </w:rPr>
                <w:t>Р</w:t>
              </w:r>
            </w:ins>
          </w:p>
        </w:tc>
      </w:tr>
      <w:moveToRangeEnd w:id="1549"/>
    </w:tbl>
    <w:p w14:paraId="78D987A1" w14:textId="714F2B13" w:rsidR="006F6BC7" w:rsidRPr="00251034" w:rsidRDefault="006F6BC7" w:rsidP="006F6BC7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270695A5" w14:textId="263BE82D" w:rsidR="000F4820" w:rsidRPr="00A10693" w:rsidRDefault="003E1B38" w:rsidP="000F4820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ПП-10.04.04.020</w:t>
      </w:r>
      <w:r w:rsidRPr="00A10693">
        <w:rPr>
          <w:rFonts w:cs="Arial"/>
        </w:rPr>
        <w:t xml:space="preserve"> </w:t>
      </w:r>
      <w:r w:rsidR="000F4820" w:rsidRPr="00A10693">
        <w:rPr>
          <w:b/>
          <w:i w:val="0"/>
          <w:caps w:val="0"/>
          <w:sz w:val="24"/>
          <w:szCs w:val="24"/>
        </w:rPr>
        <w:t>Отправка разнарядки поставщику</w:t>
      </w:r>
    </w:p>
    <w:p w14:paraId="42A7A9FE" w14:textId="010CB48B" w:rsidR="000F4820" w:rsidRPr="00A10693" w:rsidRDefault="000F4820" w:rsidP="000F4820">
      <w:pPr>
        <w:spacing w:after="200" w:line="276" w:lineRule="auto"/>
        <w:ind w:firstLine="576"/>
        <w:jc w:val="left"/>
        <w:rPr>
          <w:rFonts w:ascii="Arial" w:hAnsi="Arial" w:cs="Arial"/>
          <w:color w:val="000000" w:themeColor="text1"/>
          <w:szCs w:val="24"/>
        </w:rPr>
      </w:pPr>
    </w:p>
    <w:p w14:paraId="6D95A02A" w14:textId="632E3D02" w:rsidR="00094EEF" w:rsidRPr="00A10693" w:rsidRDefault="00094EEF" w:rsidP="00094EEF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A10693">
        <w:rPr>
          <w:rFonts w:ascii="Arial" w:hAnsi="Arial" w:cs="Arial"/>
          <w:szCs w:val="24"/>
        </w:rPr>
        <w:t xml:space="preserve">Шаг актуален для сценария 1. </w:t>
      </w:r>
      <w:r w:rsidRPr="00A10693">
        <w:rPr>
          <w:rFonts w:ascii="Arial" w:hAnsi="Arial" w:cs="Arial"/>
          <w:color w:val="000000" w:themeColor="text1"/>
          <w:szCs w:val="24"/>
        </w:rPr>
        <w:t>Управление обязательствами по договорам закупки с внешними контрагентами</w:t>
      </w:r>
      <w:r w:rsidR="009128D1">
        <w:rPr>
          <w:rFonts w:ascii="Arial" w:hAnsi="Arial" w:cs="Arial"/>
          <w:color w:val="000000" w:themeColor="text1"/>
          <w:szCs w:val="24"/>
        </w:rPr>
        <w:t xml:space="preserve"> в случае консигнационной схемы закупки.</w:t>
      </w:r>
    </w:p>
    <w:p w14:paraId="73078D12" w14:textId="6346BCE5" w:rsidR="001A4AAB" w:rsidRPr="00A10693" w:rsidRDefault="001A4AAB" w:rsidP="000F4820">
      <w:pPr>
        <w:spacing w:after="200" w:line="276" w:lineRule="auto"/>
        <w:ind w:firstLine="576"/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Менеджер по сопровождению договора печатает заказ на поставку с видом </w:t>
      </w:r>
      <w:r w:rsidR="00056C8A" w:rsidRPr="00056C8A">
        <w:rPr>
          <w:rFonts w:ascii="Arial" w:hAnsi="Arial" w:cs="Arial"/>
          <w:color w:val="000000" w:themeColor="text1"/>
          <w:szCs w:val="24"/>
        </w:rPr>
        <w:t xml:space="preserve">ZRZN – «Разнарядка» </w:t>
      </w:r>
      <w:r w:rsidRPr="00A10693">
        <w:rPr>
          <w:rFonts w:ascii="Arial" w:hAnsi="Arial" w:cs="Arial"/>
          <w:color w:val="000000" w:themeColor="text1"/>
          <w:szCs w:val="24"/>
        </w:rPr>
        <w:t xml:space="preserve"> в формате </w:t>
      </w:r>
      <w:r w:rsidRPr="00A10693">
        <w:rPr>
          <w:rFonts w:ascii="Arial" w:hAnsi="Arial" w:cs="Arial"/>
          <w:lang w:val="en-US"/>
        </w:rPr>
        <w:t>pdf</w:t>
      </w:r>
      <w:r w:rsidRPr="00A10693">
        <w:rPr>
          <w:rFonts w:ascii="Arial" w:hAnsi="Arial" w:cs="Arial"/>
        </w:rPr>
        <w:t>-файла</w:t>
      </w:r>
      <w:r w:rsidRPr="00A10693">
        <w:rPr>
          <w:rFonts w:ascii="Arial" w:hAnsi="Arial" w:cs="Arial"/>
          <w:color w:val="000000" w:themeColor="text1"/>
          <w:szCs w:val="24"/>
        </w:rPr>
        <w:t xml:space="preserve"> и отправляется сформированный формуляр поставщику (разработка </w:t>
      </w:r>
      <w:r w:rsidR="0056398D">
        <w:rPr>
          <w:rFonts w:ascii="Arial" w:hAnsi="Arial" w:cs="Arial"/>
          <w:color w:val="000000" w:themeColor="text1"/>
          <w:szCs w:val="24"/>
        </w:rPr>
        <w:t>ММ57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56398D">
        <w:rPr>
          <w:rFonts w:ascii="Arial" w:hAnsi="Arial" w:cs="Arial"/>
          <w:color w:val="000000" w:themeColor="text1"/>
          <w:szCs w:val="24"/>
        </w:rPr>
        <w:t>«</w:t>
      </w:r>
      <w:r w:rsidR="005A7099" w:rsidRPr="005A7099">
        <w:rPr>
          <w:rFonts w:ascii="Arial" w:hAnsi="Arial" w:cs="Arial"/>
          <w:color w:val="000000" w:themeColor="text1"/>
          <w:szCs w:val="24"/>
        </w:rPr>
        <w:t>Формуляр для квартальной спецификации и разнарядки</w:t>
      </w:r>
      <w:r w:rsidR="005A7099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>).</w:t>
      </w:r>
    </w:p>
    <w:p w14:paraId="2E9AE64F" w14:textId="583BB8EE" w:rsidR="000F4820" w:rsidRPr="00A10693" w:rsidRDefault="000F4820" w:rsidP="000F4820">
      <w:pPr>
        <w:pStyle w:val="a8"/>
        <w:jc w:val="right"/>
        <w:rPr>
          <w:rFonts w:ascii="Arial" w:hAnsi="Arial" w:cs="Arial"/>
          <w:b/>
          <w:sz w:val="22"/>
        </w:rPr>
      </w:pPr>
      <w:bookmarkStart w:id="1613" w:name="_Ref516669231"/>
      <w:r w:rsidRPr="00A10693">
        <w:rPr>
          <w:rFonts w:ascii="Arial" w:hAnsi="Arial" w:cs="Arial"/>
          <w:b/>
          <w:sz w:val="22"/>
        </w:rPr>
        <w:t xml:space="preserve">Таблица </w:t>
      </w:r>
      <w:r w:rsidRPr="00A10693">
        <w:rPr>
          <w:rFonts w:ascii="Arial" w:hAnsi="Arial" w:cs="Arial"/>
          <w:b/>
          <w:sz w:val="22"/>
        </w:rPr>
        <w:fldChar w:fldCharType="begin"/>
      </w:r>
      <w:r w:rsidRPr="00A10693">
        <w:rPr>
          <w:rFonts w:ascii="Arial" w:hAnsi="Arial" w:cs="Arial"/>
          <w:b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33</w:t>
      </w:r>
      <w:r w:rsidRPr="00A10693">
        <w:rPr>
          <w:rFonts w:ascii="Arial" w:hAnsi="Arial" w:cs="Arial"/>
          <w:b/>
          <w:sz w:val="22"/>
        </w:rPr>
        <w:fldChar w:fldCharType="end"/>
      </w:r>
      <w:r w:rsidRPr="00A10693">
        <w:rPr>
          <w:rFonts w:ascii="Arial" w:hAnsi="Arial" w:cs="Arial"/>
          <w:b/>
          <w:sz w:val="22"/>
        </w:rPr>
        <w:t>. Описание шага «Отправка разнарядки поставщику»</w:t>
      </w:r>
      <w:bookmarkEnd w:id="1613"/>
    </w:p>
    <w:tbl>
      <w:tblPr>
        <w:tblW w:w="486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4"/>
        <w:gridCol w:w="1954"/>
        <w:gridCol w:w="1750"/>
        <w:gridCol w:w="2382"/>
        <w:gridCol w:w="1078"/>
        <w:gridCol w:w="1359"/>
      </w:tblGrid>
      <w:tr w:rsidR="001A4AAB" w:rsidRPr="00A10693" w14:paraId="279C0433" w14:textId="4857BDB5" w:rsidTr="004322A8">
        <w:trPr>
          <w:cantSplit/>
          <w:trHeight w:val="397"/>
          <w:tblHeader/>
        </w:trPr>
        <w:tc>
          <w:tcPr>
            <w:tcW w:w="701" w:type="pct"/>
            <w:shd w:val="clear" w:color="auto" w:fill="FFC000"/>
            <w:vAlign w:val="center"/>
          </w:tcPr>
          <w:p w14:paraId="078238D9" w14:textId="77777777" w:rsidR="001A4AAB" w:rsidRPr="00A10693" w:rsidRDefault="001A4AAB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1184" w:type="pct"/>
            <w:shd w:val="clear" w:color="auto" w:fill="FFC000"/>
            <w:vAlign w:val="center"/>
          </w:tcPr>
          <w:p w14:paraId="29CB8FA3" w14:textId="77777777" w:rsidR="001A4AAB" w:rsidRPr="00A10693" w:rsidRDefault="001A4AAB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383" w:type="pct"/>
            <w:shd w:val="clear" w:color="auto" w:fill="FFC000"/>
            <w:vAlign w:val="center"/>
          </w:tcPr>
          <w:p w14:paraId="0152198A" w14:textId="77777777" w:rsidR="001A4AAB" w:rsidRPr="00A10693" w:rsidRDefault="001A4AAB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1302" w:type="pct"/>
            <w:shd w:val="clear" w:color="auto" w:fill="FFC000"/>
          </w:tcPr>
          <w:p w14:paraId="45AA74E3" w14:textId="77777777" w:rsidR="001A4AAB" w:rsidRPr="00A10693" w:rsidRDefault="001A4AAB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644" w:type="pct"/>
            <w:shd w:val="clear" w:color="auto" w:fill="FFC000"/>
          </w:tcPr>
          <w:p w14:paraId="3752F352" w14:textId="77777777" w:rsidR="001A4AAB" w:rsidRPr="00A10693" w:rsidRDefault="001A4AAB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786" w:type="pct"/>
            <w:shd w:val="clear" w:color="auto" w:fill="FFC000"/>
          </w:tcPr>
          <w:p w14:paraId="044D6157" w14:textId="77777777" w:rsidR="001A4AAB" w:rsidRPr="00A10693" w:rsidRDefault="001A4AAB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1A4AAB" w:rsidRPr="00A10693" w14:paraId="38AF3C9E" w14:textId="7E42106E" w:rsidTr="004322A8">
        <w:trPr>
          <w:cantSplit/>
          <w:trHeight w:val="1252"/>
        </w:trPr>
        <w:tc>
          <w:tcPr>
            <w:tcW w:w="701" w:type="pct"/>
          </w:tcPr>
          <w:p w14:paraId="2759D7D8" w14:textId="77777777" w:rsidR="001A4AAB" w:rsidRPr="00A10693" w:rsidRDefault="001A4AAB" w:rsidP="004322A8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ПП-10.04.04.020</w:t>
            </w:r>
          </w:p>
        </w:tc>
        <w:tc>
          <w:tcPr>
            <w:tcW w:w="1184" w:type="pct"/>
          </w:tcPr>
          <w:p w14:paraId="73F2B4BC" w14:textId="77777777" w:rsidR="00602A20" w:rsidRDefault="001A4AAB" w:rsidP="004322A8">
            <w:pPr>
              <w:jc w:val="left"/>
              <w:rPr>
                <w:ins w:id="1614" w:author="Paramonova Elena" w:date="2021-02-20T15:55:00Z"/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Создан документ</w:t>
            </w:r>
            <w:r w:rsidR="00A7570E" w:rsidRPr="00A10693">
              <w:rPr>
                <w:rFonts w:ascii="Arial" w:hAnsi="Arial" w:cs="Arial"/>
                <w:sz w:val="20"/>
              </w:rPr>
              <w:t xml:space="preserve"> с видом</w:t>
            </w:r>
            <w:ins w:id="1615" w:author="Paramonova Elena" w:date="2021-02-20T15:55:00Z">
              <w:r w:rsidR="00602A20">
                <w:rPr>
                  <w:rFonts w:ascii="Arial" w:hAnsi="Arial" w:cs="Arial"/>
                  <w:sz w:val="20"/>
                </w:rPr>
                <w:t>:</w:t>
              </w:r>
            </w:ins>
          </w:p>
          <w:p w14:paraId="263FB865" w14:textId="109AA164" w:rsidR="001A4AAB" w:rsidRDefault="001A4AAB" w:rsidP="004322A8">
            <w:pPr>
              <w:jc w:val="left"/>
              <w:rPr>
                <w:ins w:id="1616" w:author="Paramonova Elena" w:date="2021-02-20T15:55:00Z"/>
                <w:rFonts w:ascii="Arial" w:hAnsi="Arial" w:cs="Arial"/>
                <w:sz w:val="20"/>
              </w:rPr>
            </w:pPr>
            <w:del w:id="1617" w:author="Paramonova Elena" w:date="2021-02-20T15:55:00Z">
              <w:r w:rsidRPr="00A10693" w:rsidDel="00602A20">
                <w:rPr>
                  <w:rFonts w:ascii="Arial" w:hAnsi="Arial" w:cs="Arial"/>
                  <w:sz w:val="20"/>
                </w:rPr>
                <w:delText xml:space="preserve"> </w:delText>
              </w:r>
              <w:r w:rsidRPr="00A10693" w:rsidDel="00602A20">
                <w:rPr>
                  <w:rFonts w:ascii="Arial" w:hAnsi="Arial" w:cs="Arial"/>
                  <w:color w:val="000000" w:themeColor="text1"/>
                  <w:szCs w:val="24"/>
                </w:rPr>
                <w:delText xml:space="preserve"> </w:delText>
              </w:r>
            </w:del>
            <w:r w:rsidRPr="00A10693">
              <w:rPr>
                <w:rFonts w:ascii="Arial" w:hAnsi="Arial" w:cs="Arial"/>
                <w:sz w:val="20"/>
              </w:rPr>
              <w:t>ZRZN-Разнарядка</w:t>
            </w:r>
          </w:p>
          <w:p w14:paraId="172E3CD7" w14:textId="77777777" w:rsidR="00602A20" w:rsidRDefault="00602A20" w:rsidP="004322A8">
            <w:pPr>
              <w:jc w:val="left"/>
              <w:rPr>
                <w:ins w:id="1618" w:author="Paramonova Elena" w:date="2021-02-20T15:55:00Z"/>
                <w:rFonts w:ascii="Arial" w:hAnsi="Arial" w:cs="Arial"/>
                <w:sz w:val="20"/>
              </w:rPr>
            </w:pPr>
          </w:p>
          <w:p w14:paraId="3CBA3F9A" w14:textId="15A6EB01" w:rsidR="00602A20" w:rsidRPr="00A10693" w:rsidRDefault="00602A20" w:rsidP="004322A8">
            <w:pPr>
              <w:jc w:val="left"/>
              <w:rPr>
                <w:rFonts w:ascii="Arial" w:hAnsi="Arial" w:cs="Arial"/>
                <w:sz w:val="20"/>
              </w:rPr>
            </w:pPr>
            <w:ins w:id="1619" w:author="Paramonova Elena" w:date="2021-02-20T15:55:00Z">
              <w:r>
                <w:rPr>
                  <w:rFonts w:ascii="Arial" w:hAnsi="Arial" w:cs="Arial"/>
                  <w:sz w:val="20"/>
                </w:rPr>
                <w:t>ZRZA –Внеплановая Разнарядка создана</w:t>
              </w:r>
            </w:ins>
          </w:p>
        </w:tc>
        <w:tc>
          <w:tcPr>
            <w:tcW w:w="383" w:type="pct"/>
            <w:shd w:val="clear" w:color="auto" w:fill="auto"/>
          </w:tcPr>
          <w:p w14:paraId="5026D162" w14:textId="41888F64" w:rsidR="001A4AAB" w:rsidRPr="00602A20" w:rsidRDefault="001A4AAB" w:rsidP="004322A8">
            <w:pPr>
              <w:jc w:val="left"/>
              <w:rPr>
                <w:rFonts w:ascii="Arial" w:hAnsi="Arial" w:cs="Arial"/>
                <w:sz w:val="20"/>
                <w:szCs w:val="20"/>
                <w:lang w:val="en-US"/>
                <w:rPrChange w:id="1620" w:author="Paramonova Elena" w:date="2021-02-20T15:55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</w:pPr>
            <w:del w:id="1621" w:author="Paramonova Elena" w:date="2021-02-20T15:55:00Z">
              <w:r w:rsidRPr="00A10693" w:rsidDel="00602A20">
                <w:rPr>
                  <w:rFonts w:ascii="Arial" w:hAnsi="Arial" w:cs="Arial"/>
                  <w:sz w:val="20"/>
                </w:rPr>
                <w:delText>ME9F</w:delText>
              </w:r>
            </w:del>
            <w:ins w:id="1622" w:author="Paramonova Elena" w:date="2021-02-20T15:55:00Z">
              <w:r w:rsidR="00602A20">
                <w:rPr>
                  <w:rFonts w:ascii="Arial" w:hAnsi="Arial" w:cs="Arial"/>
                  <w:sz w:val="20"/>
                  <w:lang w:val="en-US"/>
                </w:rPr>
                <w:t>ZMM_CSG</w:t>
              </w:r>
            </w:ins>
          </w:p>
        </w:tc>
        <w:tc>
          <w:tcPr>
            <w:tcW w:w="1302" w:type="pct"/>
          </w:tcPr>
          <w:p w14:paraId="5C089040" w14:textId="77777777" w:rsidR="001A4AAB" w:rsidRDefault="001A4AAB" w:rsidP="004322A8">
            <w:pPr>
              <w:jc w:val="left"/>
              <w:rPr>
                <w:ins w:id="1623" w:author="Paramonova Elena" w:date="2021-02-20T15:54:00Z"/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ZRZN  – Разнарядка создана</w:t>
            </w:r>
          </w:p>
          <w:p w14:paraId="44ADDC6C" w14:textId="77777777" w:rsidR="00602A20" w:rsidRDefault="00602A20" w:rsidP="004322A8">
            <w:pPr>
              <w:jc w:val="left"/>
              <w:rPr>
                <w:ins w:id="1624" w:author="Paramonova Elena" w:date="2021-02-20T15:54:00Z"/>
                <w:rFonts w:ascii="Arial" w:hAnsi="Arial" w:cs="Arial"/>
                <w:sz w:val="20"/>
              </w:rPr>
            </w:pPr>
          </w:p>
          <w:p w14:paraId="7C3B7FA7" w14:textId="1110BDAA" w:rsidR="00602A20" w:rsidRPr="00A10693" w:rsidRDefault="00602A20" w:rsidP="004322A8">
            <w:pPr>
              <w:jc w:val="left"/>
              <w:rPr>
                <w:rFonts w:ascii="Arial" w:hAnsi="Arial" w:cs="Arial"/>
                <w:sz w:val="20"/>
              </w:rPr>
            </w:pPr>
            <w:ins w:id="1625" w:author="Paramonova Elena" w:date="2021-02-20T15:54:00Z">
              <w:r>
                <w:rPr>
                  <w:rFonts w:ascii="Arial" w:hAnsi="Arial" w:cs="Arial"/>
                  <w:sz w:val="20"/>
                </w:rPr>
                <w:t>ZRZA –Внеплановая Разнарядка создана</w:t>
              </w:r>
            </w:ins>
          </w:p>
        </w:tc>
        <w:tc>
          <w:tcPr>
            <w:tcW w:w="644" w:type="pct"/>
          </w:tcPr>
          <w:p w14:paraId="119D2ED2" w14:textId="77777777" w:rsidR="001A4AAB" w:rsidRPr="00A10693" w:rsidRDefault="001A4AAB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Формуляр Разнарядка в формате </w:t>
            </w:r>
            <w:r w:rsidRPr="00A10693">
              <w:rPr>
                <w:rFonts w:ascii="Arial" w:hAnsi="Arial" w:cs="Arial"/>
                <w:color w:val="000000" w:themeColor="text1"/>
                <w:szCs w:val="24"/>
              </w:rPr>
              <w:t>.</w:t>
            </w:r>
            <w:r w:rsidRPr="00A10693">
              <w:rPr>
                <w:rFonts w:ascii="Arial" w:hAnsi="Arial" w:cs="Arial"/>
                <w:sz w:val="20"/>
              </w:rPr>
              <w:t>pdf.</w:t>
            </w:r>
          </w:p>
        </w:tc>
        <w:tc>
          <w:tcPr>
            <w:tcW w:w="786" w:type="pct"/>
          </w:tcPr>
          <w:p w14:paraId="5619D939" w14:textId="77777777" w:rsidR="001A4AAB" w:rsidRPr="00A10693" w:rsidRDefault="001A4AAB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Менеджер по сопровождению договора</w:t>
            </w:r>
          </w:p>
        </w:tc>
      </w:tr>
    </w:tbl>
    <w:p w14:paraId="35B55C3B" w14:textId="7C71C83C" w:rsidR="000F4820" w:rsidRDefault="000F4820" w:rsidP="000F4820">
      <w:pPr>
        <w:spacing w:after="200" w:line="276" w:lineRule="auto"/>
        <w:ind w:firstLine="576"/>
        <w:jc w:val="left"/>
        <w:rPr>
          <w:rFonts w:ascii="Arial" w:hAnsi="Arial" w:cs="Arial"/>
          <w:color w:val="000000" w:themeColor="text1"/>
          <w:szCs w:val="24"/>
        </w:rPr>
      </w:pPr>
    </w:p>
    <w:p w14:paraId="1130ED27" w14:textId="299A21A5" w:rsidR="00F856B2" w:rsidRPr="00A10693" w:rsidRDefault="00F856B2" w:rsidP="00F856B2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ПП-10.04.04.030 Согласование с поставщиком изменения графика, объема поставки (вне SAP S/4HANA)</w:t>
      </w:r>
    </w:p>
    <w:p w14:paraId="3231CCD0" w14:textId="77777777" w:rsidR="001F1321" w:rsidRPr="00A10693" w:rsidRDefault="001F1321" w:rsidP="00F856B2">
      <w:pPr>
        <w:spacing w:after="200" w:line="276" w:lineRule="auto"/>
        <w:ind w:firstLine="576"/>
        <w:jc w:val="left"/>
        <w:rPr>
          <w:rFonts w:ascii="Arial" w:hAnsi="Arial" w:cs="Arial"/>
          <w:color w:val="000000" w:themeColor="text1"/>
          <w:szCs w:val="24"/>
        </w:rPr>
      </w:pPr>
    </w:p>
    <w:p w14:paraId="2E5D1F9D" w14:textId="18E42CAD" w:rsidR="00D2767C" w:rsidRPr="00A10693" w:rsidRDefault="001F1321" w:rsidP="00F856B2">
      <w:pPr>
        <w:spacing w:after="200" w:line="276" w:lineRule="auto"/>
        <w:ind w:firstLine="576"/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Шаг актуален для с</w:t>
      </w:r>
      <w:r w:rsidRPr="00A10693">
        <w:rPr>
          <w:rFonts w:ascii="Arial" w:hAnsi="Arial" w:cs="Arial"/>
        </w:rPr>
        <w:t xml:space="preserve">ценария 3: </w:t>
      </w:r>
      <w:r w:rsidRPr="00A10693">
        <w:rPr>
          <w:rFonts w:ascii="Arial" w:hAnsi="Arial" w:cs="Arial"/>
          <w:color w:val="000000"/>
        </w:rPr>
        <w:t>Внесение корректировок в договор</w:t>
      </w:r>
      <w:r w:rsidR="00411D1E" w:rsidRPr="00A10693">
        <w:rPr>
          <w:rFonts w:ascii="Arial" w:hAnsi="Arial" w:cs="Arial"/>
          <w:color w:val="000000"/>
        </w:rPr>
        <w:t>ы</w:t>
      </w:r>
      <w:r w:rsidRPr="00A10693">
        <w:rPr>
          <w:rFonts w:ascii="Arial" w:hAnsi="Arial" w:cs="Arial"/>
          <w:color w:val="000000"/>
        </w:rPr>
        <w:t xml:space="preserve"> закупки</w:t>
      </w:r>
    </w:p>
    <w:p w14:paraId="569D76B8" w14:textId="195C6A8C" w:rsidR="00772B0B" w:rsidRPr="00C4252F" w:rsidRDefault="00772B0B" w:rsidP="00772B0B">
      <w:pPr>
        <w:spacing w:after="240" w:line="276" w:lineRule="auto"/>
        <w:ind w:firstLine="708"/>
        <w:rPr>
          <w:ins w:id="1626" w:author="Paramonova Elena" w:date="2021-02-20T15:56:00Z"/>
          <w:rFonts w:ascii="Arial" w:hAnsi="Arial" w:cs="Arial"/>
          <w:color w:val="000000" w:themeColor="text1"/>
        </w:rPr>
      </w:pPr>
      <w:ins w:id="1627" w:author="Paramonova Elena" w:date="2021-02-20T15:56:00Z">
        <w:r>
          <w:rPr>
            <w:rFonts w:ascii="Arial" w:hAnsi="Arial" w:cs="Arial"/>
            <w:color w:val="000000" w:themeColor="text1"/>
          </w:rPr>
          <w:lastRenderedPageBreak/>
          <w:t>В случае, если п</w:t>
        </w:r>
        <w:r w:rsidRPr="00200687">
          <w:rPr>
            <w:rFonts w:ascii="Arial" w:hAnsi="Arial" w:cs="Arial"/>
            <w:color w:val="000000" w:themeColor="text1"/>
          </w:rPr>
          <w:t>оставщик не подтверждает наличие</w:t>
        </w:r>
        <w:r>
          <w:rPr>
            <w:rFonts w:ascii="Arial" w:hAnsi="Arial" w:cs="Arial"/>
            <w:color w:val="000000" w:themeColor="text1"/>
          </w:rPr>
          <w:t xml:space="preserve"> запаса на складе по разнарядке, закупщик уведомляет</w:t>
        </w:r>
        <w:r w:rsidRPr="00200687">
          <w:rPr>
            <w:rFonts w:ascii="Arial" w:hAnsi="Arial" w:cs="Arial"/>
            <w:color w:val="000000" w:themeColor="text1"/>
          </w:rPr>
          <w:t xml:space="preserve"> заявителя потребнос</w:t>
        </w:r>
        <w:r>
          <w:rPr>
            <w:rFonts w:ascii="Arial" w:hAnsi="Arial" w:cs="Arial"/>
            <w:color w:val="000000" w:themeColor="text1"/>
          </w:rPr>
          <w:t xml:space="preserve">ти об отсутствии текущего запаса </w:t>
        </w:r>
        <w:r w:rsidRPr="00200687">
          <w:rPr>
            <w:rFonts w:ascii="Arial" w:hAnsi="Arial" w:cs="Arial"/>
            <w:color w:val="000000" w:themeColor="text1"/>
          </w:rPr>
          <w:t>у поставщика</w:t>
        </w:r>
        <w:r>
          <w:rPr>
            <w:rFonts w:ascii="Arial" w:hAnsi="Arial" w:cs="Arial"/>
            <w:color w:val="000000" w:themeColor="text1"/>
          </w:rPr>
          <w:t xml:space="preserve"> и</w:t>
        </w:r>
      </w:ins>
      <w:r w:rsidR="00956910">
        <w:rPr>
          <w:rFonts w:ascii="Arial" w:hAnsi="Arial" w:cs="Arial"/>
          <w:color w:val="000000" w:themeColor="text1"/>
        </w:rPr>
        <w:t xml:space="preserve"> о</w:t>
      </w:r>
      <w:ins w:id="1628" w:author="Paramonova Elena" w:date="2021-02-20T15:56:00Z">
        <w:r w:rsidRPr="00200687">
          <w:rPr>
            <w:rFonts w:ascii="Arial" w:hAnsi="Arial" w:cs="Arial"/>
            <w:color w:val="000000" w:themeColor="text1"/>
          </w:rPr>
          <w:t xml:space="preserve"> нов</w:t>
        </w:r>
      </w:ins>
      <w:r w:rsidR="00956910">
        <w:rPr>
          <w:rFonts w:ascii="Arial" w:hAnsi="Arial" w:cs="Arial"/>
          <w:color w:val="000000" w:themeColor="text1"/>
        </w:rPr>
        <w:t>о</w:t>
      </w:r>
      <w:ins w:id="1629" w:author="Paramonova Elena" w:date="2021-02-20T15:56:00Z">
        <w:r w:rsidRPr="00200687">
          <w:rPr>
            <w:rFonts w:ascii="Arial" w:hAnsi="Arial" w:cs="Arial"/>
            <w:color w:val="000000" w:themeColor="text1"/>
          </w:rPr>
          <w:t>м планов</w:t>
        </w:r>
      </w:ins>
      <w:r w:rsidR="00956910">
        <w:rPr>
          <w:rFonts w:ascii="Arial" w:hAnsi="Arial" w:cs="Arial"/>
          <w:color w:val="000000" w:themeColor="text1"/>
        </w:rPr>
        <w:t>ом</w:t>
      </w:r>
      <w:ins w:id="1630" w:author="Paramonova Elena" w:date="2021-02-20T15:56:00Z">
        <w:r w:rsidRPr="00200687">
          <w:rPr>
            <w:rFonts w:ascii="Arial" w:hAnsi="Arial" w:cs="Arial"/>
            <w:color w:val="000000" w:themeColor="text1"/>
          </w:rPr>
          <w:t xml:space="preserve"> срок</w:t>
        </w:r>
      </w:ins>
      <w:r w:rsidR="00956910">
        <w:rPr>
          <w:rFonts w:ascii="Arial" w:hAnsi="Arial" w:cs="Arial"/>
          <w:color w:val="000000" w:themeColor="text1"/>
        </w:rPr>
        <w:t>е</w:t>
      </w:r>
      <w:ins w:id="1631" w:author="Paramonova Elena" w:date="2021-02-20T15:56:00Z">
        <w:r w:rsidRPr="00200687">
          <w:rPr>
            <w:rFonts w:ascii="Arial" w:hAnsi="Arial" w:cs="Arial"/>
            <w:color w:val="000000" w:themeColor="text1"/>
          </w:rPr>
          <w:t xml:space="preserve"> получения МТР</w:t>
        </w:r>
        <w:r>
          <w:rPr>
            <w:rFonts w:ascii="Arial" w:hAnsi="Arial" w:cs="Arial"/>
            <w:color w:val="000000" w:themeColor="text1"/>
          </w:rPr>
          <w:t>, далее опционально данная потребность может быть либо исключена из разнарядки, либо закупщиком выполняется создание</w:t>
        </w:r>
        <w:r w:rsidRPr="00200687">
          <w:rPr>
            <w:rFonts w:ascii="Arial" w:hAnsi="Arial" w:cs="Arial"/>
            <w:color w:val="000000" w:themeColor="text1"/>
          </w:rPr>
          <w:t xml:space="preserve"> запроса на корректировку к заявке на закупку</w:t>
        </w:r>
      </w:ins>
      <w:r w:rsidR="00D35E68">
        <w:rPr>
          <w:rFonts w:ascii="Arial" w:hAnsi="Arial" w:cs="Arial"/>
          <w:color w:val="000000" w:themeColor="text1"/>
        </w:rPr>
        <w:t>/</w:t>
      </w:r>
      <w:ins w:id="1632" w:author="Paramonova Elena" w:date="2021-02-20T15:56:00Z">
        <w:r w:rsidR="00D35E68">
          <w:rPr>
            <w:rFonts w:ascii="Arial" w:hAnsi="Arial" w:cs="Arial"/>
            <w:color w:val="000000" w:themeColor="text1"/>
          </w:rPr>
          <w:t>сток-контролером</w:t>
        </w:r>
      </w:ins>
      <w:r w:rsidR="00D35E68">
        <w:rPr>
          <w:rFonts w:ascii="Arial" w:hAnsi="Arial" w:cs="Arial"/>
          <w:color w:val="000000" w:themeColor="text1"/>
        </w:rPr>
        <w:t xml:space="preserve"> создается запрос на корректировку потребности</w:t>
      </w:r>
      <w:ins w:id="1633" w:author="Paramonova Elena" w:date="2021-02-20T15:56:00Z">
        <w:r>
          <w:rPr>
            <w:rFonts w:ascii="Arial" w:hAnsi="Arial" w:cs="Arial"/>
            <w:color w:val="000000" w:themeColor="text1"/>
          </w:rPr>
          <w:t>.</w:t>
        </w:r>
      </w:ins>
    </w:p>
    <w:p w14:paraId="085A5785" w14:textId="38B6F0F1" w:rsidR="001E4C05" w:rsidRDefault="001E4C05" w:rsidP="001E4C05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Сток-контролер может запросить изменение спецификации, созда</w:t>
      </w:r>
      <w:r w:rsidR="002B0B40">
        <w:rPr>
          <w:rFonts w:ascii="Arial" w:hAnsi="Arial" w:cs="Arial"/>
        </w:rPr>
        <w:t>в</w:t>
      </w:r>
      <w:r>
        <w:rPr>
          <w:rFonts w:ascii="Arial" w:hAnsi="Arial" w:cs="Arial"/>
        </w:rPr>
        <w:t xml:space="preserve"> в </w:t>
      </w:r>
      <w:r>
        <w:rPr>
          <w:rFonts w:ascii="Arial" w:hAnsi="Arial" w:cs="Arial"/>
          <w:lang w:val="en-US"/>
        </w:rPr>
        <w:t>SAP</w:t>
      </w:r>
      <w:r w:rsidRPr="001F718E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S</w:t>
      </w:r>
      <w:r w:rsidRPr="001F718E">
        <w:rPr>
          <w:rFonts w:ascii="Arial" w:hAnsi="Arial" w:cs="Arial"/>
        </w:rPr>
        <w:t xml:space="preserve">/4 </w:t>
      </w:r>
      <w:r>
        <w:rPr>
          <w:rFonts w:ascii="Arial" w:hAnsi="Arial" w:cs="Arial"/>
          <w:lang w:val="en-US"/>
        </w:rPr>
        <w:t>HANA</w:t>
      </w:r>
      <w:r>
        <w:rPr>
          <w:rFonts w:ascii="Arial" w:hAnsi="Arial" w:cs="Arial"/>
        </w:rPr>
        <w:t xml:space="preserve"> запрос на корректировку спецификации (подробнее см. </w:t>
      </w:r>
      <w:r w:rsidR="0044380A" w:rsidRPr="00A10693">
        <w:rPr>
          <w:rFonts w:ascii="Arial" w:hAnsi="Arial" w:cs="Arial"/>
          <w:color w:val="000000" w:themeColor="text1"/>
          <w:szCs w:val="24"/>
        </w:rPr>
        <w:t>КД</w:t>
      </w:r>
      <w:r w:rsidR="0044380A">
        <w:rPr>
          <w:rFonts w:ascii="Arial" w:hAnsi="Arial" w:cs="Arial"/>
          <w:color w:val="000000" w:themeColor="text1"/>
          <w:szCs w:val="24"/>
        </w:rPr>
        <w:t xml:space="preserve"> </w:t>
      </w:r>
      <w:del w:id="1634" w:author="SintsovaMA" w:date="2021-03-22T17:28:00Z">
        <w:r w:rsidR="00D2138A" w:rsidDel="004908FD">
          <w:rPr>
            <w:rFonts w:ascii="Arial" w:hAnsi="Arial" w:cs="Arial"/>
            <w:color w:val="000000" w:themeColor="text1"/>
            <w:szCs w:val="24"/>
          </w:rPr>
          <w:delText>ERP.9.</w:delText>
        </w:r>
        <w:r w:rsidR="0044380A" w:rsidRPr="0044380A" w:rsidDel="004908FD">
          <w:rPr>
            <w:rFonts w:ascii="Arial" w:hAnsi="Arial" w:cs="Arial"/>
            <w:color w:val="000000" w:themeColor="text1"/>
            <w:szCs w:val="24"/>
          </w:rPr>
          <w:delText>1.58</w:delText>
        </w:r>
        <w:r w:rsidR="0044380A" w:rsidRPr="00A10693" w:rsidDel="004908FD">
          <w:rPr>
            <w:rFonts w:ascii="Arial" w:hAnsi="Arial" w:cs="Arial"/>
            <w:color w:val="000000" w:themeColor="text1"/>
            <w:szCs w:val="24"/>
          </w:rPr>
          <w:delText xml:space="preserve"> </w:delText>
        </w:r>
      </w:del>
      <w:ins w:id="1635" w:author="SintsovaMA" w:date="2021-03-22T17:28:00Z">
        <w:r w:rsidR="004908FD">
          <w:rPr>
            <w:rFonts w:ascii="Arial" w:hAnsi="Arial" w:cs="Arial"/>
            <w:color w:val="000000" w:themeColor="text1"/>
            <w:szCs w:val="24"/>
          </w:rPr>
          <w:t xml:space="preserve">ERP.13.9_2_58_MM </w:t>
        </w:r>
      </w:ins>
      <w:r>
        <w:rPr>
          <w:rFonts w:ascii="Arial" w:hAnsi="Arial" w:cs="Arial"/>
        </w:rPr>
        <w:t xml:space="preserve">«Планирование обеспечения МТР, работами, услугами»). </w:t>
      </w:r>
    </w:p>
    <w:p w14:paraId="4100EEFB" w14:textId="5D4623F1" w:rsidR="000D02D2" w:rsidRDefault="002B0B40" w:rsidP="00B72183">
      <w:pPr>
        <w:spacing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После сохранения запроса на корректировку, м</w:t>
      </w:r>
      <w:r w:rsidR="000D02D2">
        <w:rPr>
          <w:rFonts w:ascii="Arial" w:hAnsi="Arial" w:cs="Arial"/>
        </w:rPr>
        <w:t>енеджер по сопровождению договора получ</w:t>
      </w:r>
      <w:r>
        <w:rPr>
          <w:rFonts w:ascii="Arial" w:hAnsi="Arial" w:cs="Arial"/>
        </w:rPr>
        <w:t>и</w:t>
      </w:r>
      <w:r w:rsidR="000D02D2">
        <w:rPr>
          <w:rFonts w:ascii="Arial" w:hAnsi="Arial" w:cs="Arial"/>
        </w:rPr>
        <w:t xml:space="preserve">т по корпоративной электронной почте </w:t>
      </w:r>
      <w:r>
        <w:rPr>
          <w:rFonts w:ascii="Arial" w:hAnsi="Arial" w:cs="Arial"/>
        </w:rPr>
        <w:t>соответствующее</w:t>
      </w:r>
      <w:r w:rsidR="000D02D2">
        <w:rPr>
          <w:rFonts w:ascii="Arial" w:hAnsi="Arial" w:cs="Arial"/>
        </w:rPr>
        <w:t xml:space="preserve"> уведомлени</w:t>
      </w:r>
      <w:r>
        <w:rPr>
          <w:rFonts w:ascii="Arial" w:hAnsi="Arial" w:cs="Arial"/>
        </w:rPr>
        <w:t>е</w:t>
      </w:r>
      <w:r w:rsidR="00735D47">
        <w:rPr>
          <w:rFonts w:ascii="Arial" w:hAnsi="Arial" w:cs="Arial"/>
        </w:rPr>
        <w:t xml:space="preserve"> (</w:t>
      </w:r>
      <w:r w:rsidR="003E68B5">
        <w:rPr>
          <w:rFonts w:ascii="Arial" w:hAnsi="Arial" w:cs="Arial"/>
          <w:color w:val="000000" w:themeColor="text1"/>
          <w:szCs w:val="24"/>
        </w:rPr>
        <w:t>ММ03 «</w:t>
      </w:r>
      <w:r w:rsidR="003E68B5" w:rsidRPr="00F121EB">
        <w:rPr>
          <w:rFonts w:ascii="Arial" w:hAnsi="Arial" w:cs="Arial"/>
          <w:color w:val="000000" w:themeColor="text1"/>
          <w:szCs w:val="24"/>
        </w:rPr>
        <w:t>Автоматическая рассылка уведомлений заинтересованным лицам при возникновении определенных ситуаций в системе</w:t>
      </w:r>
      <w:r w:rsidR="003E68B5">
        <w:rPr>
          <w:rFonts w:ascii="Arial" w:hAnsi="Arial" w:cs="Arial"/>
          <w:color w:val="000000" w:themeColor="text1"/>
          <w:szCs w:val="24"/>
        </w:rPr>
        <w:t xml:space="preserve">» разработка включена в КД </w:t>
      </w:r>
      <w:del w:id="1636" w:author="SintsovaMA" w:date="2021-03-22T17:28:00Z">
        <w:r w:rsidR="00D2138A" w:rsidDel="004908FD">
          <w:rPr>
            <w:rFonts w:ascii="Arial" w:hAnsi="Arial" w:cs="Arial"/>
            <w:color w:val="000000" w:themeColor="text1"/>
            <w:szCs w:val="24"/>
          </w:rPr>
          <w:delText>ERP.9.</w:delText>
        </w:r>
        <w:r w:rsidR="003E68B5" w:rsidRPr="003E68B5" w:rsidDel="004908FD">
          <w:rPr>
            <w:rFonts w:ascii="Arial" w:hAnsi="Arial" w:cs="Arial"/>
            <w:color w:val="000000" w:themeColor="text1"/>
            <w:szCs w:val="24"/>
          </w:rPr>
          <w:delText xml:space="preserve">1.58 </w:delText>
        </w:r>
      </w:del>
      <w:ins w:id="1637" w:author="SintsovaMA" w:date="2021-03-22T17:28:00Z">
        <w:r w:rsidR="004908FD">
          <w:rPr>
            <w:rFonts w:ascii="Arial" w:hAnsi="Arial" w:cs="Arial"/>
            <w:color w:val="000000" w:themeColor="text1"/>
            <w:szCs w:val="24"/>
          </w:rPr>
          <w:t xml:space="preserve">ERP.13.9_2_58_MM </w:t>
        </w:r>
      </w:ins>
      <w:r w:rsidR="003E68B5">
        <w:rPr>
          <w:rFonts w:ascii="Arial" w:hAnsi="Arial" w:cs="Arial"/>
          <w:color w:val="000000" w:themeColor="text1"/>
          <w:szCs w:val="24"/>
        </w:rPr>
        <w:t>«</w:t>
      </w:r>
      <w:r w:rsidR="003E68B5" w:rsidRPr="003E68B5">
        <w:rPr>
          <w:rFonts w:ascii="Arial" w:hAnsi="Arial" w:cs="Arial"/>
          <w:color w:val="000000" w:themeColor="text1"/>
          <w:szCs w:val="24"/>
        </w:rPr>
        <w:t>Планирование обеспечения МТР, работами и услугами</w:t>
      </w:r>
      <w:r w:rsidR="003E68B5">
        <w:rPr>
          <w:rFonts w:ascii="Arial" w:hAnsi="Arial" w:cs="Arial"/>
          <w:color w:val="000000" w:themeColor="text1"/>
          <w:szCs w:val="24"/>
        </w:rPr>
        <w:t>»)</w:t>
      </w:r>
      <w:r>
        <w:rPr>
          <w:rFonts w:ascii="Arial" w:hAnsi="Arial" w:cs="Arial"/>
        </w:rPr>
        <w:t>.</w:t>
      </w:r>
    </w:p>
    <w:p w14:paraId="101AF37A" w14:textId="77777777" w:rsidR="00735D47" w:rsidRDefault="00735D47" w:rsidP="00B72183">
      <w:pPr>
        <w:rPr>
          <w:rFonts w:ascii="Arial" w:hAnsi="Arial" w:cs="Arial"/>
        </w:rPr>
      </w:pPr>
    </w:p>
    <w:p w14:paraId="0DF170B2" w14:textId="549F3AB8" w:rsidR="001F718E" w:rsidRDefault="000D02D2" w:rsidP="000A6FDF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М</w:t>
      </w:r>
      <w:r w:rsidR="000A6FDF" w:rsidRPr="00A10693">
        <w:rPr>
          <w:rFonts w:ascii="Arial" w:hAnsi="Arial" w:cs="Arial"/>
        </w:rPr>
        <w:t>енеджер по сопровождению договора согласовывает возможность</w:t>
      </w:r>
      <w:r w:rsidR="002B0B40">
        <w:rPr>
          <w:rFonts w:ascii="Arial" w:hAnsi="Arial" w:cs="Arial"/>
        </w:rPr>
        <w:t xml:space="preserve"> данной</w:t>
      </w:r>
      <w:r w:rsidR="000A6FDF" w:rsidRPr="00A10693">
        <w:rPr>
          <w:rFonts w:ascii="Arial" w:hAnsi="Arial" w:cs="Arial"/>
        </w:rPr>
        <w:t xml:space="preserve"> корректировки с поставщиком МТР. </w:t>
      </w:r>
    </w:p>
    <w:p w14:paraId="3BBD79EA" w14:textId="619E6547" w:rsidR="000D02D2" w:rsidRPr="00A10693" w:rsidRDefault="000A6FDF" w:rsidP="000D02D2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После получения от поставщика уведомления о согласовании корректировки, менеджер по сопровождению договора инициирует </w:t>
      </w:r>
      <w:r w:rsidR="000D02D2" w:rsidRPr="00A10693">
        <w:rPr>
          <w:rFonts w:ascii="Arial" w:hAnsi="Arial" w:cs="Arial"/>
        </w:rPr>
        <w:t xml:space="preserve">изменения действующей спецификации в SAP S/4HANA и параллельно согласовывает, в случае необходимости, дополнительное соглашение в СЭД (изменения в SAP S/4HANA не выгружаются в систему СЭД, новая карточка в СЭД создается вручную). </w:t>
      </w:r>
    </w:p>
    <w:p w14:paraId="15C6DD31" w14:textId="420E4FE4" w:rsidR="007E1346" w:rsidRPr="00A10693" w:rsidRDefault="007E1346" w:rsidP="00FA550B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77C1773B" w14:textId="47DC1605" w:rsidR="006B5896" w:rsidRPr="00A10693" w:rsidRDefault="006B5896" w:rsidP="006B5896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ПП-10.04.04.031 Анализ возможности принятия изменений к договору закупки МТР.</w:t>
      </w:r>
    </w:p>
    <w:p w14:paraId="5C2B93A6" w14:textId="0BAC6273" w:rsidR="000F4820" w:rsidRPr="00A10693" w:rsidRDefault="000F4820" w:rsidP="000F4820">
      <w:pPr>
        <w:spacing w:after="200" w:line="276" w:lineRule="auto"/>
        <w:ind w:firstLine="576"/>
        <w:jc w:val="left"/>
        <w:rPr>
          <w:rFonts w:ascii="Arial" w:eastAsia="Calibri" w:hAnsi="Arial" w:cs="Arial"/>
          <w:i/>
          <w:color w:val="808080" w:themeColor="background1" w:themeShade="80"/>
        </w:rPr>
      </w:pPr>
    </w:p>
    <w:p w14:paraId="281E58C7" w14:textId="1FA8B915" w:rsidR="002B0B40" w:rsidRDefault="001F1321" w:rsidP="00B72183">
      <w:pPr>
        <w:spacing w:after="200" w:line="276" w:lineRule="auto"/>
        <w:ind w:firstLine="576"/>
        <w:jc w:val="left"/>
        <w:rPr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>Шаг актуален для с</w:t>
      </w:r>
      <w:r w:rsidRPr="00A10693">
        <w:rPr>
          <w:rFonts w:ascii="Arial" w:hAnsi="Arial" w:cs="Arial"/>
        </w:rPr>
        <w:t xml:space="preserve">ценария 3: </w:t>
      </w:r>
      <w:r w:rsidRPr="00A10693">
        <w:rPr>
          <w:rFonts w:ascii="Arial" w:hAnsi="Arial" w:cs="Arial"/>
          <w:color w:val="000000"/>
        </w:rPr>
        <w:t>Внесение корректировок в договор</w:t>
      </w:r>
      <w:r w:rsidR="00411D1E" w:rsidRPr="00A10693">
        <w:rPr>
          <w:rFonts w:ascii="Arial" w:hAnsi="Arial" w:cs="Arial"/>
          <w:color w:val="000000"/>
        </w:rPr>
        <w:t>ы</w:t>
      </w:r>
      <w:r w:rsidRPr="00A10693">
        <w:rPr>
          <w:rFonts w:ascii="Arial" w:hAnsi="Arial" w:cs="Arial"/>
          <w:color w:val="000000"/>
        </w:rPr>
        <w:t xml:space="preserve"> закупки</w:t>
      </w:r>
      <w:r w:rsidR="002902A6">
        <w:rPr>
          <w:rFonts w:ascii="Arial" w:hAnsi="Arial" w:cs="Arial"/>
          <w:color w:val="000000"/>
        </w:rPr>
        <w:t xml:space="preserve"> в случае, если </w:t>
      </w:r>
      <w:r w:rsidR="002902A6">
        <w:rPr>
          <w:rFonts w:ascii="Arial" w:hAnsi="Arial" w:cs="Arial"/>
        </w:rPr>
        <w:t>и</w:t>
      </w:r>
      <w:r w:rsidR="000A6FDF" w:rsidRPr="00A10693">
        <w:rPr>
          <w:rFonts w:ascii="Arial" w:hAnsi="Arial" w:cs="Arial"/>
        </w:rPr>
        <w:t xml:space="preserve">нициатором </w:t>
      </w:r>
      <w:r w:rsidR="002B0B40">
        <w:rPr>
          <w:rFonts w:ascii="Arial" w:hAnsi="Arial" w:cs="Arial"/>
        </w:rPr>
        <w:t>изменения спецификации</w:t>
      </w:r>
      <w:r w:rsidR="000A6FDF" w:rsidRPr="00A10693">
        <w:rPr>
          <w:rFonts w:ascii="Arial" w:hAnsi="Arial" w:cs="Arial"/>
        </w:rPr>
        <w:t xml:space="preserve"> </w:t>
      </w:r>
      <w:r w:rsidR="002902A6">
        <w:rPr>
          <w:rFonts w:ascii="Arial" w:hAnsi="Arial" w:cs="Arial"/>
        </w:rPr>
        <w:t>является</w:t>
      </w:r>
      <w:r w:rsidR="002B0B40">
        <w:rPr>
          <w:rFonts w:ascii="Arial" w:hAnsi="Arial" w:cs="Arial"/>
        </w:rPr>
        <w:t>:</w:t>
      </w:r>
    </w:p>
    <w:p w14:paraId="563C8111" w14:textId="26D12748" w:rsidR="002B0B40" w:rsidRPr="002B0B40" w:rsidRDefault="002B0B40" w:rsidP="00925910">
      <w:pPr>
        <w:pStyle w:val="afa"/>
        <w:numPr>
          <w:ilvl w:val="0"/>
          <w:numId w:val="60"/>
        </w:numPr>
        <w:spacing w:after="240" w:line="276" w:lineRule="auto"/>
        <w:rPr>
          <w:rFonts w:ascii="Arial" w:hAnsi="Arial" w:cs="Arial"/>
        </w:rPr>
      </w:pPr>
      <w:r w:rsidRPr="002B0B40">
        <w:rPr>
          <w:rFonts w:ascii="Arial" w:hAnsi="Arial" w:cs="Arial"/>
        </w:rPr>
        <w:t>П</w:t>
      </w:r>
      <w:r w:rsidR="000A6FDF" w:rsidRPr="002B0B40">
        <w:rPr>
          <w:rFonts w:ascii="Arial" w:hAnsi="Arial" w:cs="Arial"/>
        </w:rPr>
        <w:t>оставщик</w:t>
      </w:r>
      <w:r w:rsidR="002902A6">
        <w:rPr>
          <w:rFonts w:ascii="Arial" w:hAnsi="Arial" w:cs="Arial"/>
        </w:rPr>
        <w:t>;</w:t>
      </w:r>
    </w:p>
    <w:p w14:paraId="580F078E" w14:textId="40DCC807" w:rsidR="002B0B40" w:rsidRPr="002B0B40" w:rsidRDefault="002B0B40" w:rsidP="00925910">
      <w:pPr>
        <w:pStyle w:val="afa"/>
        <w:numPr>
          <w:ilvl w:val="0"/>
          <w:numId w:val="60"/>
        </w:numPr>
        <w:spacing w:after="240" w:line="276" w:lineRule="auto"/>
        <w:rPr>
          <w:rFonts w:ascii="Arial" w:hAnsi="Arial" w:cs="Arial"/>
        </w:rPr>
      </w:pPr>
      <w:r w:rsidRPr="002B0B40">
        <w:rPr>
          <w:rFonts w:ascii="Arial" w:hAnsi="Arial" w:cs="Arial"/>
        </w:rPr>
        <w:t>С</w:t>
      </w:r>
      <w:r w:rsidR="000A6FDF" w:rsidRPr="002B0B40">
        <w:rPr>
          <w:rFonts w:ascii="Arial" w:hAnsi="Arial" w:cs="Arial"/>
        </w:rPr>
        <w:t>ам менеджер по сопровождению договора</w:t>
      </w:r>
      <w:r w:rsidR="002902A6">
        <w:rPr>
          <w:rFonts w:ascii="Arial" w:hAnsi="Arial" w:cs="Arial"/>
        </w:rPr>
        <w:t>;</w:t>
      </w:r>
    </w:p>
    <w:p w14:paraId="7F408229" w14:textId="34F68CEE" w:rsidR="002B0B40" w:rsidRPr="002B0B40" w:rsidRDefault="002B0B40" w:rsidP="00925910">
      <w:pPr>
        <w:pStyle w:val="afa"/>
        <w:numPr>
          <w:ilvl w:val="0"/>
          <w:numId w:val="60"/>
        </w:numPr>
        <w:spacing w:after="240" w:line="276" w:lineRule="auto"/>
        <w:rPr>
          <w:rFonts w:ascii="Arial" w:hAnsi="Arial" w:cs="Arial"/>
        </w:rPr>
      </w:pPr>
      <w:r w:rsidRPr="002B0B40">
        <w:rPr>
          <w:rFonts w:ascii="Arial" w:hAnsi="Arial" w:cs="Arial"/>
        </w:rPr>
        <w:t>Планировщик логистики</w:t>
      </w:r>
      <w:r w:rsidR="002902A6">
        <w:rPr>
          <w:rFonts w:ascii="Arial" w:hAnsi="Arial" w:cs="Arial"/>
        </w:rPr>
        <w:t>.</w:t>
      </w:r>
    </w:p>
    <w:p w14:paraId="05FB16DE" w14:textId="71896086" w:rsidR="00C80290" w:rsidRPr="00D01C7D" w:rsidRDefault="008D21F0" w:rsidP="000A6FDF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В случае</w:t>
      </w:r>
      <w:r w:rsidR="002902A6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D01C7D">
        <w:rPr>
          <w:rFonts w:ascii="Arial" w:hAnsi="Arial" w:cs="Arial"/>
        </w:rPr>
        <w:t>если корректировка инициирована самим менеджером</w:t>
      </w:r>
      <w:r w:rsidR="002B0B40" w:rsidRPr="00D01C7D">
        <w:rPr>
          <w:rFonts w:ascii="Arial" w:hAnsi="Arial" w:cs="Arial"/>
        </w:rPr>
        <w:t xml:space="preserve"> либо планировщиком логистики</w:t>
      </w:r>
      <w:r w:rsidRPr="00D01C7D">
        <w:rPr>
          <w:rFonts w:ascii="Arial" w:hAnsi="Arial" w:cs="Arial"/>
        </w:rPr>
        <w:t xml:space="preserve">, то </w:t>
      </w:r>
      <w:r w:rsidR="002B0B40" w:rsidRPr="00D01C7D">
        <w:rPr>
          <w:rFonts w:ascii="Arial" w:hAnsi="Arial" w:cs="Arial"/>
        </w:rPr>
        <w:t>менеджер по сопровождению договора</w:t>
      </w:r>
      <w:r w:rsidRPr="00D01C7D">
        <w:rPr>
          <w:rFonts w:ascii="Arial" w:hAnsi="Arial" w:cs="Arial"/>
        </w:rPr>
        <w:t xml:space="preserve"> согласовывает эту корректировку с поставщиком.</w:t>
      </w:r>
    </w:p>
    <w:p w14:paraId="0F935F11" w14:textId="71269E35" w:rsidR="00AB7307" w:rsidRPr="00D01C7D" w:rsidRDefault="000D02D2" w:rsidP="0011271F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lastRenderedPageBreak/>
        <w:t>Если предлагаемая корректировка является существенной</w:t>
      </w:r>
      <w:r w:rsidR="002902A6" w:rsidRPr="00D01C7D">
        <w:rPr>
          <w:rFonts w:ascii="Arial" w:hAnsi="Arial" w:cs="Arial"/>
        </w:rPr>
        <w:t xml:space="preserve"> и влияет на обеспечение потребности (изменение сроков, количества, номенклатуры)</w:t>
      </w:r>
      <w:r w:rsidRPr="00D01C7D">
        <w:rPr>
          <w:rFonts w:ascii="Arial" w:hAnsi="Arial" w:cs="Arial"/>
        </w:rPr>
        <w:t xml:space="preserve">, то </w:t>
      </w:r>
      <w:r w:rsidR="00AB7307" w:rsidRPr="00D01C7D">
        <w:rPr>
          <w:rFonts w:ascii="Arial" w:hAnsi="Arial" w:cs="Arial"/>
        </w:rPr>
        <w:t xml:space="preserve">на </w:t>
      </w:r>
      <w:r w:rsidR="0011271F" w:rsidRPr="00D01C7D">
        <w:rPr>
          <w:rFonts w:ascii="Arial" w:hAnsi="Arial" w:cs="Arial"/>
        </w:rPr>
        <w:t xml:space="preserve">данную корректировку менеджер по сопровождению договора должен </w:t>
      </w:r>
      <w:r w:rsidR="00AB7307" w:rsidRPr="00D01C7D">
        <w:rPr>
          <w:rFonts w:ascii="Arial" w:hAnsi="Arial" w:cs="Arial"/>
        </w:rPr>
        <w:t xml:space="preserve">сформировать запрос и </w:t>
      </w:r>
      <w:r w:rsidR="0011271F" w:rsidRPr="00D01C7D">
        <w:rPr>
          <w:rFonts w:ascii="Arial" w:hAnsi="Arial" w:cs="Arial"/>
        </w:rPr>
        <w:t xml:space="preserve">согласовать </w:t>
      </w:r>
      <w:r w:rsidR="00AB7307" w:rsidRPr="00D01C7D">
        <w:rPr>
          <w:rFonts w:ascii="Arial" w:hAnsi="Arial" w:cs="Arial"/>
        </w:rPr>
        <w:t xml:space="preserve">его </w:t>
      </w:r>
      <w:r w:rsidR="0011271F" w:rsidRPr="00D01C7D">
        <w:rPr>
          <w:rFonts w:ascii="Arial" w:hAnsi="Arial" w:cs="Arial"/>
        </w:rPr>
        <w:t xml:space="preserve">со сток-контролером. </w:t>
      </w:r>
      <w:r w:rsidR="00ED00AB" w:rsidRPr="00D01C7D">
        <w:rPr>
          <w:rFonts w:ascii="Arial" w:hAnsi="Arial" w:cs="Arial"/>
        </w:rPr>
        <w:t>В противном случае</w:t>
      </w:r>
      <w:r w:rsidR="00BD3C3A" w:rsidRPr="00D01C7D">
        <w:rPr>
          <w:rFonts w:ascii="Arial" w:hAnsi="Arial" w:cs="Arial"/>
        </w:rPr>
        <w:t xml:space="preserve"> (не существенные изменения)</w:t>
      </w:r>
      <w:r w:rsidR="00ED00AB" w:rsidRPr="00D01C7D">
        <w:rPr>
          <w:rFonts w:ascii="Arial" w:hAnsi="Arial" w:cs="Arial"/>
        </w:rPr>
        <w:t>, такие корректировки проводятся вручную непосредственно в заказе на поставку.</w:t>
      </w:r>
    </w:p>
    <w:p w14:paraId="1B0A5F0D" w14:textId="66DDBEF2" w:rsidR="0011271F" w:rsidRDefault="0011271F" w:rsidP="0011271F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 xml:space="preserve">Для </w:t>
      </w:r>
      <w:r w:rsidR="009344C5" w:rsidRPr="00D01C7D">
        <w:rPr>
          <w:rFonts w:ascii="Arial" w:hAnsi="Arial" w:cs="Arial"/>
        </w:rPr>
        <w:t>этого</w:t>
      </w:r>
      <w:r w:rsidRPr="00D01C7D">
        <w:rPr>
          <w:rFonts w:ascii="Arial" w:hAnsi="Arial" w:cs="Arial"/>
        </w:rPr>
        <w:t xml:space="preserve"> менеджер по сопровождению договора в транзакции </w:t>
      </w:r>
      <w:r w:rsidR="006E213A" w:rsidRPr="00D01C7D">
        <w:rPr>
          <w:rFonts w:ascii="Arial" w:hAnsi="Arial" w:cs="Arial"/>
        </w:rPr>
        <w:t>«</w:t>
      </w:r>
      <w:r w:rsidR="00CB27FB" w:rsidRPr="00D01C7D">
        <w:rPr>
          <w:rFonts w:ascii="Arial" w:hAnsi="Arial" w:cs="Arial"/>
        </w:rPr>
        <w:t>Ведение</w:t>
      </w:r>
      <w:r w:rsidR="00985984" w:rsidRPr="00D01C7D">
        <w:rPr>
          <w:rFonts w:ascii="Arial" w:hAnsi="Arial" w:cs="Arial"/>
        </w:rPr>
        <w:t xml:space="preserve"> запросов на корректировку</w:t>
      </w:r>
      <w:r w:rsidR="006E213A" w:rsidRPr="00D01C7D">
        <w:rPr>
          <w:rFonts w:ascii="Arial" w:hAnsi="Arial" w:cs="Arial"/>
        </w:rPr>
        <w:t>»</w:t>
      </w:r>
      <w:r w:rsidR="007949B7" w:rsidRPr="00D01C7D">
        <w:rPr>
          <w:rFonts w:ascii="Arial" w:hAnsi="Arial" w:cs="Arial"/>
        </w:rPr>
        <w:t xml:space="preserve"> (разработка </w:t>
      </w:r>
      <w:r w:rsidR="00542B7E" w:rsidRPr="00D01C7D">
        <w:rPr>
          <w:rFonts w:ascii="Arial" w:hAnsi="Arial" w:cs="Arial"/>
        </w:rPr>
        <w:t>ММ07 «Управление запросами на корректировку»</w:t>
      </w:r>
      <w:r w:rsidR="00542B7E">
        <w:rPr>
          <w:rFonts w:ascii="Arial" w:hAnsi="Arial" w:cs="Arial"/>
        </w:rPr>
        <w:t xml:space="preserve"> разработка включена в КД </w:t>
      </w:r>
      <w:del w:id="1638" w:author="SintsovaMA" w:date="2021-03-22T17:28:00Z">
        <w:r w:rsidR="00D2138A" w:rsidDel="004908FD">
          <w:rPr>
            <w:rFonts w:ascii="Arial" w:hAnsi="Arial" w:cs="Arial"/>
          </w:rPr>
          <w:delText>ERP.9.</w:delText>
        </w:r>
        <w:r w:rsidR="00542B7E" w:rsidDel="004908FD">
          <w:rPr>
            <w:rFonts w:ascii="Arial" w:hAnsi="Arial" w:cs="Arial"/>
          </w:rPr>
          <w:delText xml:space="preserve">1.58 </w:delText>
        </w:r>
      </w:del>
      <w:ins w:id="1639" w:author="SintsovaMA" w:date="2021-03-22T17:28:00Z">
        <w:r w:rsidR="004908FD">
          <w:rPr>
            <w:rFonts w:ascii="Arial" w:hAnsi="Arial" w:cs="Arial"/>
          </w:rPr>
          <w:t xml:space="preserve">ERP.13.9_2_58_MM </w:t>
        </w:r>
      </w:ins>
      <w:r w:rsidR="00542B7E">
        <w:rPr>
          <w:rFonts w:ascii="Arial" w:hAnsi="Arial" w:cs="Arial"/>
        </w:rPr>
        <w:t>«</w:t>
      </w:r>
      <w:r w:rsidR="00542B7E" w:rsidRPr="002236DA">
        <w:rPr>
          <w:rFonts w:ascii="Arial" w:hAnsi="Arial" w:cs="Arial"/>
        </w:rPr>
        <w:t>Планирование обеспечения МТР, работами и услугами</w:t>
      </w:r>
      <w:r w:rsidR="00542B7E">
        <w:rPr>
          <w:rFonts w:ascii="Arial" w:hAnsi="Arial" w:cs="Arial"/>
        </w:rPr>
        <w:t>»</w:t>
      </w:r>
      <w:r w:rsidR="007949B7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формирует запрос</w:t>
      </w:r>
      <w:r w:rsidR="006E213A">
        <w:rPr>
          <w:rFonts w:ascii="Arial" w:hAnsi="Arial" w:cs="Arial"/>
        </w:rPr>
        <w:t xml:space="preserve"> на корректировку спецификации</w:t>
      </w:r>
      <w:r>
        <w:rPr>
          <w:rFonts w:ascii="Arial" w:hAnsi="Arial" w:cs="Arial"/>
        </w:rPr>
        <w:t xml:space="preserve">. В запросе на корректировку спецификации менеджер по сопровождению договора заполняет следующие </w:t>
      </w:r>
      <w:r w:rsidR="009344C5">
        <w:rPr>
          <w:rFonts w:ascii="Arial" w:hAnsi="Arial" w:cs="Arial"/>
        </w:rPr>
        <w:t>данные</w:t>
      </w:r>
      <w:r>
        <w:rPr>
          <w:rFonts w:ascii="Arial" w:hAnsi="Arial" w:cs="Arial"/>
        </w:rPr>
        <w:t>:</w:t>
      </w:r>
    </w:p>
    <w:p w14:paraId="77ED2599" w14:textId="77777777" w:rsidR="0011271F" w:rsidRDefault="0011271F" w:rsidP="00925910">
      <w:pPr>
        <w:pStyle w:val="afa"/>
        <w:numPr>
          <w:ilvl w:val="0"/>
          <w:numId w:val="57"/>
        </w:numPr>
        <w:spacing w:after="240" w:line="276" w:lineRule="auto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Номер и позицию </w:t>
      </w:r>
      <w:r>
        <w:rPr>
          <w:rFonts w:ascii="Arial" w:hAnsi="Arial" w:cs="Arial"/>
        </w:rPr>
        <w:t>заказа на поставку (спецификации);</w:t>
      </w:r>
    </w:p>
    <w:p w14:paraId="5FC86168" w14:textId="79B2A4DF" w:rsidR="0011271F" w:rsidRPr="00D01C7D" w:rsidRDefault="0011271F" w:rsidP="00925910">
      <w:pPr>
        <w:pStyle w:val="afa"/>
        <w:numPr>
          <w:ilvl w:val="0"/>
          <w:numId w:val="57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Причину корректировки (Справочник причин корректировк</w:t>
      </w:r>
      <w:r w:rsidR="009344C5" w:rsidRPr="00D01C7D">
        <w:rPr>
          <w:rFonts w:ascii="Arial" w:hAnsi="Arial" w:cs="Arial"/>
        </w:rPr>
        <w:t>и</w:t>
      </w:r>
      <w:r w:rsidRPr="00D01C7D">
        <w:rPr>
          <w:rFonts w:ascii="Arial" w:hAnsi="Arial" w:cs="Arial"/>
        </w:rPr>
        <w:t xml:space="preserve"> описан «КД по управлению основными данными по направлению МТО»); </w:t>
      </w:r>
    </w:p>
    <w:p w14:paraId="254DB251" w14:textId="63F3476B" w:rsidR="0011271F" w:rsidRPr="00D01C7D" w:rsidRDefault="0011271F" w:rsidP="00925910">
      <w:pPr>
        <w:pStyle w:val="afa"/>
        <w:numPr>
          <w:ilvl w:val="0"/>
          <w:numId w:val="57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Предлагаемые изменения (</w:t>
      </w:r>
      <w:r w:rsidR="00CF128E" w:rsidRPr="00D01C7D">
        <w:rPr>
          <w:rFonts w:ascii="Arial" w:hAnsi="Arial" w:cs="Arial"/>
        </w:rPr>
        <w:t>в</w:t>
      </w:r>
      <w:r w:rsidRPr="00D01C7D">
        <w:rPr>
          <w:rFonts w:ascii="Arial" w:hAnsi="Arial" w:cs="Arial"/>
        </w:rPr>
        <w:t xml:space="preserve"> зависимости от указанной причины, закупщику доступны определенные поля для </w:t>
      </w:r>
      <w:r w:rsidR="0060032A" w:rsidRPr="00D01C7D">
        <w:rPr>
          <w:rFonts w:ascii="Arial" w:hAnsi="Arial" w:cs="Arial"/>
        </w:rPr>
        <w:t>внесения</w:t>
      </w:r>
      <w:r w:rsidRPr="00D01C7D">
        <w:rPr>
          <w:rFonts w:ascii="Arial" w:hAnsi="Arial" w:cs="Arial"/>
        </w:rPr>
        <w:t xml:space="preserve"> изменений). Перечень </w:t>
      </w:r>
      <w:r w:rsidR="009344C5" w:rsidRPr="00D01C7D">
        <w:rPr>
          <w:rFonts w:ascii="Arial" w:hAnsi="Arial" w:cs="Arial"/>
        </w:rPr>
        <w:t>необходимых для заполнения</w:t>
      </w:r>
      <w:r w:rsidRPr="00D01C7D">
        <w:rPr>
          <w:rFonts w:ascii="Arial" w:hAnsi="Arial" w:cs="Arial"/>
        </w:rPr>
        <w:t xml:space="preserve"> полей в зависимости от указанной причины </w:t>
      </w:r>
      <w:r w:rsidR="00316FBD" w:rsidRPr="00D01C7D">
        <w:rPr>
          <w:rFonts w:ascii="Arial" w:hAnsi="Arial" w:cs="Arial"/>
        </w:rPr>
        <w:t xml:space="preserve">описан к </w:t>
      </w:r>
      <w:r w:rsidR="0044380A" w:rsidRPr="00D01C7D">
        <w:rPr>
          <w:rFonts w:ascii="Arial" w:hAnsi="Arial" w:cs="Arial"/>
          <w:color w:val="000000" w:themeColor="text1"/>
          <w:szCs w:val="24"/>
        </w:rPr>
        <w:t xml:space="preserve">КД </w:t>
      </w:r>
      <w:del w:id="1640" w:author="SintsovaMA" w:date="2021-03-22T17:28:00Z">
        <w:r w:rsidR="00D2138A" w:rsidRPr="00D01C7D" w:rsidDel="004908FD">
          <w:rPr>
            <w:rFonts w:ascii="Arial" w:hAnsi="Arial" w:cs="Arial"/>
            <w:color w:val="000000" w:themeColor="text1"/>
            <w:szCs w:val="24"/>
          </w:rPr>
          <w:delText>ERP.9.</w:delText>
        </w:r>
        <w:r w:rsidR="0044380A" w:rsidRPr="00D01C7D" w:rsidDel="004908FD">
          <w:rPr>
            <w:rFonts w:ascii="Arial" w:hAnsi="Arial" w:cs="Arial"/>
            <w:color w:val="000000" w:themeColor="text1"/>
            <w:szCs w:val="24"/>
          </w:rPr>
          <w:delText xml:space="preserve">1.58 </w:delText>
        </w:r>
      </w:del>
      <w:ins w:id="1641" w:author="SintsovaMA" w:date="2021-03-22T17:28:00Z">
        <w:r w:rsidR="004908FD">
          <w:rPr>
            <w:rFonts w:ascii="Arial" w:hAnsi="Arial" w:cs="Arial"/>
            <w:color w:val="000000" w:themeColor="text1"/>
            <w:szCs w:val="24"/>
          </w:rPr>
          <w:t xml:space="preserve">ERP.13.9_2_58_MM </w:t>
        </w:r>
      </w:ins>
      <w:r w:rsidR="00316FBD" w:rsidRPr="00D01C7D">
        <w:rPr>
          <w:rFonts w:ascii="Arial" w:hAnsi="Arial" w:cs="Arial"/>
        </w:rPr>
        <w:t xml:space="preserve"> «Планирование обеспечения МТР, работами, услугами».</w:t>
      </w:r>
      <w:r w:rsidRPr="00D01C7D">
        <w:rPr>
          <w:rFonts w:ascii="Arial" w:hAnsi="Arial" w:cs="Arial"/>
        </w:rPr>
        <w:t xml:space="preserve"> </w:t>
      </w:r>
    </w:p>
    <w:p w14:paraId="2AA2C5CC" w14:textId="60A439E1" w:rsidR="008E330C" w:rsidRPr="00D01C7D" w:rsidRDefault="008E330C" w:rsidP="00925910">
      <w:pPr>
        <w:pStyle w:val="afa"/>
        <w:numPr>
          <w:ilvl w:val="0"/>
          <w:numId w:val="57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В случае замены МТР или сроков поставки требуется указать новую цену закупки.</w:t>
      </w:r>
    </w:p>
    <w:p w14:paraId="25389A45" w14:textId="7E851219" w:rsidR="002919A7" w:rsidRDefault="002919A7" w:rsidP="0011271F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>При попытке создания запроса на корректировку менеджером по ведению договора с несущественными изменениями система выдаст сообщение об ошибке «</w:t>
      </w:r>
      <w:r w:rsidR="00B811E7" w:rsidRPr="00D01C7D">
        <w:rPr>
          <w:rFonts w:ascii="Arial" w:hAnsi="Arial" w:cs="Arial"/>
        </w:rPr>
        <w:t>Запрос на корректировку не содержит существенных изменений</w:t>
      </w:r>
      <w:r w:rsidRPr="00D01C7D">
        <w:rPr>
          <w:rFonts w:ascii="Arial" w:hAnsi="Arial" w:cs="Arial"/>
        </w:rPr>
        <w:t>»</w:t>
      </w:r>
      <w:r w:rsidR="00113194" w:rsidRPr="00D01C7D">
        <w:rPr>
          <w:rFonts w:ascii="Arial" w:hAnsi="Arial" w:cs="Arial"/>
        </w:rPr>
        <w:t xml:space="preserve"> с уточнением «Внесите изменения непосредственно в заказ на поставку»</w:t>
      </w:r>
      <w:r w:rsidR="005E2E4F" w:rsidRPr="00D01C7D">
        <w:rPr>
          <w:rFonts w:ascii="Arial" w:hAnsi="Arial" w:cs="Arial"/>
        </w:rPr>
        <w:t>.</w:t>
      </w:r>
    </w:p>
    <w:p w14:paraId="30BE979B" w14:textId="16285B05" w:rsidR="0011271F" w:rsidRDefault="0011271F" w:rsidP="0011271F">
      <w:pPr>
        <w:spacing w:after="240" w:line="276" w:lineRule="auto"/>
        <w:ind w:firstLine="567"/>
        <w:rPr>
          <w:rFonts w:ascii="Arial" w:hAnsi="Arial" w:cs="Arial"/>
        </w:rPr>
      </w:pPr>
      <w:r w:rsidRPr="00C80290">
        <w:rPr>
          <w:rFonts w:ascii="Arial" w:hAnsi="Arial" w:cs="Arial"/>
        </w:rPr>
        <w:t>Запрос на корректировку спецификации может быть сформирован только в случае, если:</w:t>
      </w:r>
    </w:p>
    <w:p w14:paraId="1ACAE868" w14:textId="77777777" w:rsidR="0011271F" w:rsidRPr="00D01C7D" w:rsidRDefault="0011271F" w:rsidP="00F8304C">
      <w:pPr>
        <w:pStyle w:val="afa"/>
        <w:numPr>
          <w:ilvl w:val="0"/>
          <w:numId w:val="58"/>
        </w:numPr>
        <w:spacing w:after="240" w:line="276" w:lineRule="auto"/>
        <w:ind w:left="851"/>
        <w:rPr>
          <w:rFonts w:ascii="Arial" w:hAnsi="Arial" w:cs="Arial"/>
          <w:sz w:val="20"/>
        </w:rPr>
      </w:pPr>
      <w:r>
        <w:rPr>
          <w:rFonts w:ascii="Arial" w:hAnsi="Arial" w:cs="Arial"/>
          <w:szCs w:val="24"/>
          <w:lang w:eastAsia="ru-RU"/>
        </w:rPr>
        <w:t>Спецификации не присвоен статус</w:t>
      </w:r>
      <w:r w:rsidRPr="00C80290">
        <w:rPr>
          <w:rFonts w:ascii="Arial" w:hAnsi="Arial" w:cs="Arial"/>
          <w:szCs w:val="24"/>
          <w:lang w:eastAsia="ru-RU"/>
        </w:rPr>
        <w:t xml:space="preserve"> «</w:t>
      </w:r>
      <w:r>
        <w:rPr>
          <w:rFonts w:ascii="Arial" w:hAnsi="Arial" w:cs="Arial"/>
          <w:szCs w:val="24"/>
          <w:lang w:eastAsia="ru-RU"/>
        </w:rPr>
        <w:t>Н</w:t>
      </w:r>
      <w:r w:rsidRPr="00C80290">
        <w:rPr>
          <w:rFonts w:ascii="Arial" w:hAnsi="Arial" w:cs="Arial"/>
          <w:szCs w:val="24"/>
          <w:lang w:eastAsia="ru-RU"/>
        </w:rPr>
        <w:t xml:space="preserve">а согласовании в СЭД», перед корректировкой согласование в </w:t>
      </w:r>
      <w:r w:rsidRPr="00D01C7D">
        <w:rPr>
          <w:rFonts w:ascii="Arial" w:hAnsi="Arial" w:cs="Arial"/>
          <w:szCs w:val="24"/>
          <w:lang w:eastAsia="ru-RU"/>
        </w:rPr>
        <w:t>СЭД должно быть завершено или отклонено;</w:t>
      </w:r>
    </w:p>
    <w:p w14:paraId="7542A21D" w14:textId="0D5942B6" w:rsidR="0011271F" w:rsidRPr="00D01C7D" w:rsidRDefault="0011271F" w:rsidP="00F8304C">
      <w:pPr>
        <w:pStyle w:val="afa"/>
        <w:numPr>
          <w:ilvl w:val="0"/>
          <w:numId w:val="58"/>
        </w:numPr>
        <w:spacing w:after="240" w:line="276" w:lineRule="auto"/>
        <w:ind w:left="851"/>
        <w:rPr>
          <w:rFonts w:ascii="Arial" w:hAnsi="Arial" w:cs="Arial"/>
        </w:rPr>
      </w:pPr>
      <w:r w:rsidRPr="00D01C7D">
        <w:rPr>
          <w:rFonts w:ascii="Arial" w:hAnsi="Arial" w:cs="Arial"/>
        </w:rPr>
        <w:t>На основании позиций спецификации не создано последующих документов (входящая поставка, поступление материалов) на количество большее, чем предлагаемое в корректировке;</w:t>
      </w:r>
      <w:r w:rsidR="00FB6883" w:rsidRPr="00D01C7D">
        <w:rPr>
          <w:rFonts w:ascii="Arial" w:hAnsi="Arial" w:cs="Arial"/>
        </w:rPr>
        <w:t xml:space="preserve"> </w:t>
      </w:r>
      <w:r w:rsidR="000804C8" w:rsidRPr="00D01C7D">
        <w:rPr>
          <w:rFonts w:ascii="Arial" w:hAnsi="Arial" w:cs="Arial"/>
        </w:rPr>
        <w:t>п</w:t>
      </w:r>
      <w:r w:rsidR="004C224B" w:rsidRPr="00D01C7D">
        <w:rPr>
          <w:rFonts w:ascii="Arial" w:hAnsi="Arial" w:cs="Arial"/>
        </w:rPr>
        <w:t>ри попытке создать запрос такой запрос система выдаст сообщение</w:t>
      </w:r>
      <w:r w:rsidR="004C224B" w:rsidRPr="00F8304C">
        <w:rPr>
          <w:rFonts w:ascii="Arial" w:hAnsi="Arial" w:cs="Arial"/>
        </w:rPr>
        <w:t xml:space="preserve"> </w:t>
      </w:r>
      <w:r w:rsidR="004C224B" w:rsidRPr="00D01C7D">
        <w:rPr>
          <w:rFonts w:ascii="Arial" w:hAnsi="Arial" w:cs="Arial"/>
        </w:rPr>
        <w:t>«Недостаточно открытого количества для обработки»</w:t>
      </w:r>
      <w:r w:rsidR="006D32BE" w:rsidRPr="00D01C7D">
        <w:rPr>
          <w:rFonts w:ascii="Arial" w:hAnsi="Arial" w:cs="Arial"/>
        </w:rPr>
        <w:t>.</w:t>
      </w:r>
    </w:p>
    <w:p w14:paraId="1852258E" w14:textId="77777777" w:rsidR="0011271F" w:rsidRPr="00D01C7D" w:rsidRDefault="0011271F" w:rsidP="00F8304C">
      <w:pPr>
        <w:pStyle w:val="afa"/>
        <w:numPr>
          <w:ilvl w:val="0"/>
          <w:numId w:val="58"/>
        </w:numPr>
        <w:spacing w:after="240" w:line="276" w:lineRule="auto"/>
        <w:ind w:left="851"/>
        <w:rPr>
          <w:rFonts w:ascii="Arial" w:hAnsi="Arial" w:cs="Arial"/>
        </w:rPr>
      </w:pPr>
      <w:r w:rsidRPr="00D01C7D">
        <w:rPr>
          <w:rFonts w:ascii="Arial" w:hAnsi="Arial" w:cs="Arial"/>
        </w:rPr>
        <w:t>По данной позиции спецификации нет других открытых (не согласованных и не отклонённых) запросов на корректировку;</w:t>
      </w:r>
    </w:p>
    <w:p w14:paraId="2277652C" w14:textId="77A300DA" w:rsidR="0011271F" w:rsidRPr="00D01C7D" w:rsidRDefault="0011271F" w:rsidP="00F8304C">
      <w:pPr>
        <w:pStyle w:val="afa"/>
        <w:numPr>
          <w:ilvl w:val="0"/>
          <w:numId w:val="58"/>
        </w:numPr>
        <w:spacing w:after="240" w:line="276" w:lineRule="auto"/>
        <w:ind w:left="851"/>
        <w:rPr>
          <w:rFonts w:ascii="Arial" w:hAnsi="Arial" w:cs="Arial"/>
        </w:rPr>
      </w:pPr>
      <w:r w:rsidRPr="00D01C7D">
        <w:rPr>
          <w:rFonts w:ascii="Arial" w:hAnsi="Arial" w:cs="Arial"/>
        </w:rPr>
        <w:t>Корректируемая позиция спецификации не помечена на удаление.</w:t>
      </w:r>
    </w:p>
    <w:p w14:paraId="4364979E" w14:textId="3FCD653A" w:rsidR="00050780" w:rsidRPr="00D01C7D" w:rsidRDefault="00050780" w:rsidP="00F8304C">
      <w:pPr>
        <w:pStyle w:val="afa"/>
        <w:numPr>
          <w:ilvl w:val="0"/>
          <w:numId w:val="58"/>
        </w:numPr>
        <w:spacing w:after="240" w:line="276" w:lineRule="auto"/>
        <w:ind w:left="851"/>
        <w:rPr>
          <w:rFonts w:ascii="Arial" w:hAnsi="Arial" w:cs="Arial"/>
        </w:rPr>
      </w:pPr>
      <w:r w:rsidRPr="00D01C7D">
        <w:rPr>
          <w:rFonts w:ascii="Arial" w:hAnsi="Arial" w:cs="Arial"/>
        </w:rPr>
        <w:lastRenderedPageBreak/>
        <w:t>У пользователя имеются полномочия на закупочную организацию, указанную в корректируемом документе.</w:t>
      </w:r>
    </w:p>
    <w:p w14:paraId="7DD38F03" w14:textId="5B4AE8ED" w:rsidR="008E330C" w:rsidRPr="00D01C7D" w:rsidRDefault="008E330C" w:rsidP="00F8304C">
      <w:pPr>
        <w:pStyle w:val="afa"/>
        <w:numPr>
          <w:ilvl w:val="0"/>
          <w:numId w:val="58"/>
        </w:numPr>
        <w:spacing w:after="240" w:line="276" w:lineRule="auto"/>
        <w:ind w:left="851"/>
        <w:rPr>
          <w:rFonts w:ascii="Arial" w:hAnsi="Arial" w:cs="Arial"/>
        </w:rPr>
      </w:pPr>
      <w:r w:rsidRPr="00D01C7D">
        <w:rPr>
          <w:rFonts w:ascii="Arial" w:hAnsi="Arial" w:cs="Arial"/>
        </w:rPr>
        <w:t>В системе заведена плановая цена на материал (в случае замены МТР или изменения сроков поставки)</w:t>
      </w:r>
    </w:p>
    <w:p w14:paraId="5FAD5B07" w14:textId="561460BC" w:rsidR="00952CEC" w:rsidRPr="00D01C7D" w:rsidRDefault="00952CEC" w:rsidP="0011271F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>Если к заказу на поставку нельзя создать запрос на корректировку, то причину этого можно увидеть в соответствующем поле «Статус обработки ЗнК»</w:t>
      </w:r>
      <w:r w:rsidR="00BF0AB1" w:rsidRPr="00D01C7D">
        <w:rPr>
          <w:rFonts w:ascii="Arial" w:hAnsi="Arial" w:cs="Arial"/>
        </w:rPr>
        <w:t xml:space="preserve"> в отчете по документам закупк</w:t>
      </w:r>
      <w:r w:rsidR="00752212" w:rsidRPr="00D01C7D">
        <w:rPr>
          <w:rFonts w:ascii="Arial" w:hAnsi="Arial" w:cs="Arial"/>
        </w:rPr>
        <w:t>и</w:t>
      </w:r>
      <w:r w:rsidR="00BF0AB1" w:rsidRPr="00D01C7D">
        <w:rPr>
          <w:rFonts w:ascii="Arial" w:hAnsi="Arial" w:cs="Arial"/>
        </w:rPr>
        <w:t xml:space="preserve"> к созданию запроса</w:t>
      </w:r>
      <w:r w:rsidR="00716301" w:rsidRPr="00D01C7D">
        <w:rPr>
          <w:rFonts w:ascii="Arial" w:hAnsi="Arial" w:cs="Arial"/>
        </w:rPr>
        <w:t>.</w:t>
      </w:r>
    </w:p>
    <w:p w14:paraId="0DFF42BE" w14:textId="34E210DA" w:rsidR="000664CB" w:rsidRPr="00D01C7D" w:rsidRDefault="000664CB" w:rsidP="0011271F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>При создании запроса на корректировку срабатывает проверка на наличие у менеджера полномочий на закупочную организацию, указанную в корректируемом заказе на поставку.</w:t>
      </w:r>
    </w:p>
    <w:p w14:paraId="5970FF62" w14:textId="2F20879C" w:rsidR="0011271F" w:rsidRPr="00D01C7D" w:rsidRDefault="0011271F" w:rsidP="0011271F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 xml:space="preserve">Сформированный запрос на корректировку передается на согласование сток-контролеру. </w:t>
      </w:r>
    </w:p>
    <w:p w14:paraId="07859F23" w14:textId="01BA20CA" w:rsidR="001464ED" w:rsidRPr="00D01C7D" w:rsidRDefault="001464ED" w:rsidP="001464ED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>Возможные причины создания запросов на корректировку заказа на поставку МТР:</w:t>
      </w:r>
    </w:p>
    <w:p w14:paraId="2C36ABD3" w14:textId="77777777" w:rsidR="001464ED" w:rsidRPr="00D01C7D" w:rsidRDefault="001464ED" w:rsidP="001464ED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Невозможно заказать требуемое количество</w:t>
      </w:r>
    </w:p>
    <w:p w14:paraId="486A9AA3" w14:textId="77777777" w:rsidR="001464ED" w:rsidRPr="00D01C7D" w:rsidRDefault="001464ED" w:rsidP="001464ED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Комплексная корректировка (изменение минимум двух параметров)</w:t>
      </w:r>
    </w:p>
    <w:p w14:paraId="3CBB4904" w14:textId="77777777" w:rsidR="001464ED" w:rsidRPr="00D01C7D" w:rsidRDefault="001464ED" w:rsidP="001464ED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Запрос дополнительной информации</w:t>
      </w:r>
    </w:p>
    <w:p w14:paraId="77ECE435" w14:textId="77777777" w:rsidR="001464ED" w:rsidRPr="00D01C7D" w:rsidRDefault="001464ED" w:rsidP="001464ED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Замена МТР (снято с производства)</w:t>
      </w:r>
    </w:p>
    <w:p w14:paraId="55FBC994" w14:textId="77777777" w:rsidR="001464ED" w:rsidRPr="00D01C7D" w:rsidRDefault="001464ED" w:rsidP="001464ED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Замена МТР</w:t>
      </w:r>
    </w:p>
    <w:p w14:paraId="37710437" w14:textId="77777777" w:rsidR="001464ED" w:rsidRPr="00D01C7D" w:rsidRDefault="001464ED" w:rsidP="001464ED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Не удается выполнить закупку в требуемые сроки</w:t>
      </w:r>
    </w:p>
    <w:p w14:paraId="05BB7678" w14:textId="77777777" w:rsidR="001464ED" w:rsidRPr="00D01C7D" w:rsidRDefault="001464ED" w:rsidP="001464ED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Согласована замена МТР</w:t>
      </w:r>
    </w:p>
    <w:p w14:paraId="76AC2635" w14:textId="0707B73B" w:rsidR="00CE3A06" w:rsidRPr="00D01C7D" w:rsidRDefault="0011271F" w:rsidP="0011271F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 xml:space="preserve">Сток-контролер открывает транзакцию </w:t>
      </w:r>
      <w:r w:rsidR="00B82ED1" w:rsidRPr="00D01C7D">
        <w:rPr>
          <w:rFonts w:ascii="Arial" w:hAnsi="Arial" w:cs="Arial"/>
        </w:rPr>
        <w:t>«Ведение</w:t>
      </w:r>
      <w:r w:rsidR="00985984" w:rsidRPr="00D01C7D">
        <w:rPr>
          <w:rFonts w:ascii="Arial" w:hAnsi="Arial" w:cs="Arial"/>
        </w:rPr>
        <w:t xml:space="preserve"> запросов на корректировку</w:t>
      </w:r>
      <w:r w:rsidR="00365991" w:rsidRPr="00D01C7D">
        <w:rPr>
          <w:rFonts w:ascii="Arial" w:hAnsi="Arial" w:cs="Arial"/>
        </w:rPr>
        <w:t xml:space="preserve">» </w:t>
      </w:r>
      <w:r w:rsidRPr="00D01C7D">
        <w:rPr>
          <w:rFonts w:ascii="Arial" w:hAnsi="Arial" w:cs="Arial"/>
        </w:rPr>
        <w:t xml:space="preserve">(разработка </w:t>
      </w:r>
      <w:r w:rsidR="00542B7E" w:rsidRPr="00D01C7D">
        <w:rPr>
          <w:rFonts w:ascii="Arial" w:hAnsi="Arial" w:cs="Arial"/>
        </w:rPr>
        <w:t xml:space="preserve">ММ07 «Управление запросами на корректировку» разработка включена в КД </w:t>
      </w:r>
      <w:del w:id="1642" w:author="SintsovaMA" w:date="2021-03-22T17:28:00Z">
        <w:r w:rsidR="00D2138A" w:rsidRPr="00D01C7D" w:rsidDel="004908FD">
          <w:rPr>
            <w:rFonts w:ascii="Arial" w:hAnsi="Arial" w:cs="Arial"/>
          </w:rPr>
          <w:delText>ERP.9.</w:delText>
        </w:r>
        <w:r w:rsidR="00542B7E" w:rsidRPr="00D01C7D" w:rsidDel="004908FD">
          <w:rPr>
            <w:rFonts w:ascii="Arial" w:hAnsi="Arial" w:cs="Arial"/>
          </w:rPr>
          <w:delText xml:space="preserve">1.58 </w:delText>
        </w:r>
      </w:del>
      <w:ins w:id="1643" w:author="SintsovaMA" w:date="2021-03-22T17:28:00Z">
        <w:r w:rsidR="004908FD">
          <w:rPr>
            <w:rFonts w:ascii="Arial" w:hAnsi="Arial" w:cs="Arial"/>
          </w:rPr>
          <w:t xml:space="preserve">ERP.13.9_2_58_MM </w:t>
        </w:r>
      </w:ins>
      <w:r w:rsidR="00542B7E" w:rsidRPr="00D01C7D">
        <w:rPr>
          <w:rFonts w:ascii="Arial" w:hAnsi="Arial" w:cs="Arial"/>
        </w:rPr>
        <w:t>«Планирование обеспечения МТР, работами и услугами»</w:t>
      </w:r>
      <w:r w:rsidRPr="00D01C7D">
        <w:rPr>
          <w:rFonts w:ascii="Arial" w:hAnsi="Arial" w:cs="Arial"/>
        </w:rPr>
        <w:t xml:space="preserve">). </w:t>
      </w:r>
      <w:r w:rsidR="009344C5" w:rsidRPr="00D01C7D">
        <w:rPr>
          <w:rFonts w:ascii="Arial" w:hAnsi="Arial" w:cs="Arial"/>
        </w:rPr>
        <w:t>Анализирует</w:t>
      </w:r>
      <w:r w:rsidRPr="00D01C7D">
        <w:rPr>
          <w:rFonts w:ascii="Arial" w:hAnsi="Arial" w:cs="Arial"/>
        </w:rPr>
        <w:t xml:space="preserve"> предлагаемые закупщиком изменения. Для согласования запроса на корректировку сток-контролер нажимает на кнопку «</w:t>
      </w:r>
      <w:r w:rsidR="0068377E" w:rsidRPr="00D01C7D">
        <w:rPr>
          <w:rFonts w:ascii="Arial" w:hAnsi="Arial" w:cs="Arial"/>
        </w:rPr>
        <w:t>Согласовать</w:t>
      </w:r>
      <w:r w:rsidRPr="00D01C7D">
        <w:rPr>
          <w:rFonts w:ascii="Arial" w:hAnsi="Arial" w:cs="Arial"/>
        </w:rPr>
        <w:t>».</w:t>
      </w:r>
      <w:r w:rsidR="00AE5D7F" w:rsidRPr="00D01C7D">
        <w:rPr>
          <w:rFonts w:ascii="Arial" w:hAnsi="Arial" w:cs="Arial"/>
        </w:rPr>
        <w:t xml:space="preserve"> </w:t>
      </w:r>
    </w:p>
    <w:p w14:paraId="486AD8F8" w14:textId="1C7B58B4" w:rsidR="00CE3A06" w:rsidRPr="00D01C7D" w:rsidRDefault="0011271F" w:rsidP="00CE3A06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>Для отклонения запроса на корректировку сток-контролер нажимает на кнопку «Отклонить»</w:t>
      </w:r>
      <w:r w:rsidR="00CE3A06" w:rsidRPr="00D01C7D">
        <w:rPr>
          <w:rFonts w:ascii="Arial" w:hAnsi="Arial" w:cs="Arial"/>
        </w:rPr>
        <w:t xml:space="preserve"> с указанием причины отклонения. Возможные причины отклонения запросов на корректировку заказа на поставку МТР:</w:t>
      </w:r>
    </w:p>
    <w:p w14:paraId="461284D9" w14:textId="08DD921D" w:rsidR="00CE3A06" w:rsidRPr="00D01C7D" w:rsidRDefault="00CE3A06" w:rsidP="00F8304C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Отмена запроса её инициатором</w:t>
      </w:r>
    </w:p>
    <w:p w14:paraId="4F7F621B" w14:textId="343C33CE" w:rsidR="00CE3A06" w:rsidRPr="00D01C7D" w:rsidRDefault="00CE3A06" w:rsidP="00F8304C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Замена МТР не согласована по качественным и техническим характеристикам</w:t>
      </w:r>
    </w:p>
    <w:p w14:paraId="64E38783" w14:textId="23A0F1EC" w:rsidR="00CE3A06" w:rsidRPr="00D01C7D" w:rsidRDefault="00CE3A06" w:rsidP="00F8304C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lastRenderedPageBreak/>
        <w:t>Изменение количества недопустимо</w:t>
      </w:r>
    </w:p>
    <w:p w14:paraId="07D2A767" w14:textId="70653D4D" w:rsidR="00CE3A06" w:rsidRPr="00D01C7D" w:rsidRDefault="00CE3A06" w:rsidP="00F8304C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Замена МТР не согласована по стоимостным характеристикам</w:t>
      </w:r>
    </w:p>
    <w:p w14:paraId="376CC2BB" w14:textId="08011BA7" w:rsidR="00CE3A06" w:rsidRPr="00D01C7D" w:rsidRDefault="00CE3A06" w:rsidP="00F8304C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Невозможно предоставить дополнительную информацию</w:t>
      </w:r>
    </w:p>
    <w:p w14:paraId="70B20541" w14:textId="45A3CC5F" w:rsidR="0011271F" w:rsidRPr="00D01C7D" w:rsidRDefault="00CE3A06" w:rsidP="00F8304C">
      <w:pPr>
        <w:pStyle w:val="afa"/>
        <w:numPr>
          <w:ilvl w:val="0"/>
          <w:numId w:val="56"/>
        </w:numPr>
        <w:spacing w:after="240" w:line="276" w:lineRule="auto"/>
        <w:rPr>
          <w:rFonts w:ascii="Arial" w:hAnsi="Arial" w:cs="Arial"/>
        </w:rPr>
      </w:pPr>
      <w:r w:rsidRPr="00D01C7D">
        <w:rPr>
          <w:rFonts w:ascii="Arial" w:hAnsi="Arial" w:cs="Arial"/>
        </w:rPr>
        <w:t>МТР заказан/отгружен</w:t>
      </w:r>
      <w:r w:rsidR="0011271F" w:rsidRPr="00D01C7D">
        <w:rPr>
          <w:rFonts w:ascii="Arial" w:hAnsi="Arial" w:cs="Arial"/>
        </w:rPr>
        <w:t xml:space="preserve">. </w:t>
      </w:r>
    </w:p>
    <w:p w14:paraId="7D32A5AA" w14:textId="3EC9FAEA" w:rsidR="0011271F" w:rsidRPr="00D01C7D" w:rsidRDefault="0011271F" w:rsidP="000A6FDF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 xml:space="preserve">В случае принятия сток-контролером запроса на корректировку ответственный за корректировку спецификации получит уведомление по корпоративной электронной почте о необходимости согласования запроса на корректировку спецификации. </w:t>
      </w:r>
    </w:p>
    <w:p w14:paraId="382B9BF1" w14:textId="77777777" w:rsidR="00A52EF0" w:rsidRPr="00D01C7D" w:rsidRDefault="00C77876" w:rsidP="00CE3A06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D01C7D">
        <w:rPr>
          <w:rFonts w:ascii="Arial" w:hAnsi="Arial" w:cs="Arial"/>
          <w:color w:val="000000" w:themeColor="text1"/>
          <w:szCs w:val="24"/>
        </w:rPr>
        <w:t>В случае отклонения запроса на корректировку спецификации сток-контролером, менеджер по сопровождению договора отклоняет предложение поставщика о корректировке договора закупки.</w:t>
      </w:r>
    </w:p>
    <w:p w14:paraId="615F9C90" w14:textId="38D40D59" w:rsidR="0071575C" w:rsidRPr="00D01C7D" w:rsidRDefault="00A52EF0" w:rsidP="00F8304C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  <w:color w:val="000000" w:themeColor="text1"/>
          <w:szCs w:val="24"/>
        </w:rPr>
        <w:t>Если к моменту согласования запроса на корректировку в данные в корректируемом документе (код ОЗМ, дата поставки, количество) отличаются от тех, что были на момент создания запроса – то такой запрос переходит в статус «Не активен», изменения в документе не производятся.</w:t>
      </w:r>
      <w:r w:rsidR="0071575C" w:rsidRPr="00D01C7D">
        <w:rPr>
          <w:rFonts w:ascii="Arial" w:hAnsi="Arial" w:cs="Arial"/>
          <w:color w:val="000000" w:themeColor="text1"/>
          <w:szCs w:val="24"/>
        </w:rPr>
        <w:t xml:space="preserve"> </w:t>
      </w:r>
    </w:p>
    <w:p w14:paraId="546F1E6B" w14:textId="1232916D" w:rsidR="00AB7307" w:rsidRPr="00D01C7D" w:rsidRDefault="00AB7307" w:rsidP="00AB7307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>Если корректировке подлежат коммерческие данные договора (цена, условия платежа, платежные реквизиты и т.п.), то</w:t>
      </w:r>
      <w:r w:rsidR="002A7771" w:rsidRPr="00D01C7D">
        <w:rPr>
          <w:rFonts w:ascii="Arial" w:hAnsi="Arial" w:cs="Arial"/>
        </w:rPr>
        <w:t xml:space="preserve"> изменение данных в спецификацию в </w:t>
      </w:r>
      <w:r w:rsidR="002A7771" w:rsidRPr="00D01C7D">
        <w:rPr>
          <w:rFonts w:ascii="Arial" w:hAnsi="Arial" w:cs="Arial"/>
          <w:lang w:val="en-US"/>
        </w:rPr>
        <w:t>SAP</w:t>
      </w:r>
      <w:r w:rsidR="002A7771" w:rsidRPr="00D01C7D">
        <w:rPr>
          <w:rFonts w:ascii="Arial" w:hAnsi="Arial" w:cs="Arial"/>
        </w:rPr>
        <w:t xml:space="preserve"> </w:t>
      </w:r>
      <w:r w:rsidR="002A7771" w:rsidRPr="00D01C7D">
        <w:rPr>
          <w:rFonts w:ascii="Arial" w:hAnsi="Arial" w:cs="Arial"/>
          <w:lang w:val="en-US"/>
        </w:rPr>
        <w:t>S</w:t>
      </w:r>
      <w:r w:rsidR="002A7771" w:rsidRPr="00D01C7D">
        <w:rPr>
          <w:rFonts w:ascii="Arial" w:hAnsi="Arial" w:cs="Arial"/>
        </w:rPr>
        <w:t xml:space="preserve">/4 </w:t>
      </w:r>
      <w:r w:rsidR="002A7771" w:rsidRPr="00D01C7D">
        <w:rPr>
          <w:rFonts w:ascii="Arial" w:hAnsi="Arial" w:cs="Arial"/>
          <w:lang w:val="en-US"/>
        </w:rPr>
        <w:t>HANA</w:t>
      </w:r>
      <w:r w:rsidR="002A7771" w:rsidRPr="00D01C7D">
        <w:rPr>
          <w:rFonts w:ascii="Arial" w:hAnsi="Arial" w:cs="Arial"/>
        </w:rPr>
        <w:t xml:space="preserve"> вносит ответственный за корректировку спецификации. </w:t>
      </w:r>
    </w:p>
    <w:p w14:paraId="7BFF871B" w14:textId="52E78330" w:rsidR="0011271F" w:rsidRPr="00D01C7D" w:rsidRDefault="00AB7307" w:rsidP="000A6FDF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D01C7D">
        <w:rPr>
          <w:rFonts w:ascii="Arial" w:hAnsi="Arial" w:cs="Arial"/>
          <w:color w:val="000000" w:themeColor="text1"/>
          <w:szCs w:val="24"/>
        </w:rPr>
        <w:t>К несущественным корректировкам спецификации относится изменение полей спецификации «Прогнозная дата поставки», «Количество» - в меньшую сторону. Такие изменения</w:t>
      </w:r>
      <w:r w:rsidR="0011271F" w:rsidRPr="00D01C7D">
        <w:rPr>
          <w:rFonts w:ascii="Arial" w:hAnsi="Arial" w:cs="Arial"/>
        </w:rPr>
        <w:t xml:space="preserve"> менеджер по сопровождению договора вносит в действующую спецификацию в SAP S/4HANA</w:t>
      </w:r>
      <w:r w:rsidRPr="00D01C7D">
        <w:rPr>
          <w:rFonts w:ascii="Arial" w:hAnsi="Arial" w:cs="Arial"/>
        </w:rPr>
        <w:t xml:space="preserve"> самостоятельно</w:t>
      </w:r>
      <w:r w:rsidR="0011271F" w:rsidRPr="00D01C7D">
        <w:rPr>
          <w:rFonts w:ascii="Arial" w:hAnsi="Arial" w:cs="Arial"/>
        </w:rPr>
        <w:t>.</w:t>
      </w:r>
    </w:p>
    <w:p w14:paraId="277F1ED9" w14:textId="3F48C107" w:rsidR="008D21F0" w:rsidRPr="00A10693" w:rsidRDefault="0011271F" w:rsidP="008D21F0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>П</w:t>
      </w:r>
      <w:r w:rsidR="008D21F0" w:rsidRPr="00D01C7D">
        <w:rPr>
          <w:rFonts w:ascii="Arial" w:hAnsi="Arial" w:cs="Arial"/>
        </w:rPr>
        <w:t>араллельно</w:t>
      </w:r>
      <w:r w:rsidRPr="00D01C7D">
        <w:rPr>
          <w:rFonts w:ascii="Arial" w:hAnsi="Arial" w:cs="Arial"/>
        </w:rPr>
        <w:t>, в случае необходимости, менеджер по сопровождению договора</w:t>
      </w:r>
      <w:r w:rsidR="00C77876" w:rsidRPr="00D01C7D">
        <w:rPr>
          <w:rFonts w:ascii="Arial" w:hAnsi="Arial" w:cs="Arial"/>
        </w:rPr>
        <w:t>,</w:t>
      </w:r>
      <w:r w:rsidRPr="00D01C7D">
        <w:rPr>
          <w:rFonts w:ascii="Arial" w:hAnsi="Arial" w:cs="Arial"/>
        </w:rPr>
        <w:t xml:space="preserve"> </w:t>
      </w:r>
      <w:r w:rsidR="008D21F0" w:rsidRPr="00D01C7D">
        <w:rPr>
          <w:rFonts w:ascii="Arial" w:hAnsi="Arial" w:cs="Arial"/>
        </w:rPr>
        <w:t>согласовывает</w:t>
      </w:r>
      <w:r w:rsidRPr="00D01C7D">
        <w:rPr>
          <w:rFonts w:ascii="Arial" w:hAnsi="Arial" w:cs="Arial"/>
        </w:rPr>
        <w:t xml:space="preserve"> </w:t>
      </w:r>
      <w:r w:rsidR="008D21F0" w:rsidRPr="00D01C7D">
        <w:rPr>
          <w:rFonts w:ascii="Arial" w:hAnsi="Arial" w:cs="Arial"/>
        </w:rPr>
        <w:t>дополнительное соглашение в СЭД (изменения в SAP S/4HANA не выгружаются в СЭД, новая карточка в СЭД создается</w:t>
      </w:r>
      <w:r w:rsidR="008D21F0" w:rsidRPr="00A10693">
        <w:rPr>
          <w:rFonts w:ascii="Arial" w:hAnsi="Arial" w:cs="Arial"/>
        </w:rPr>
        <w:t xml:space="preserve"> вручную). </w:t>
      </w:r>
    </w:p>
    <w:p w14:paraId="69AF6492" w14:textId="77777777" w:rsidR="008D21F0" w:rsidRPr="00A10693" w:rsidRDefault="008D21F0" w:rsidP="008D21F0"/>
    <w:p w14:paraId="08B227AF" w14:textId="30809CA2" w:rsidR="008D21F0" w:rsidRPr="00A10693" w:rsidRDefault="008D21F0" w:rsidP="008D21F0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ПП-10.04.04.04</w:t>
      </w:r>
      <w:r>
        <w:rPr>
          <w:b/>
          <w:i w:val="0"/>
          <w:caps w:val="0"/>
          <w:sz w:val="24"/>
          <w:szCs w:val="24"/>
        </w:rPr>
        <w:t>0</w:t>
      </w:r>
      <w:r w:rsidRPr="00A10693">
        <w:rPr>
          <w:b/>
          <w:i w:val="0"/>
          <w:caps w:val="0"/>
          <w:sz w:val="24"/>
          <w:szCs w:val="24"/>
        </w:rPr>
        <w:t xml:space="preserve"> Внесение корректировок в спецификацию закупки МТР (в случае существенных корректировок</w:t>
      </w:r>
      <w:r w:rsidR="00381458">
        <w:rPr>
          <w:b/>
          <w:i w:val="0"/>
          <w:caps w:val="0"/>
          <w:sz w:val="24"/>
          <w:szCs w:val="24"/>
        </w:rPr>
        <w:t>, инициированных сток-контролером</w:t>
      </w:r>
      <w:r w:rsidRPr="00A10693">
        <w:rPr>
          <w:b/>
          <w:i w:val="0"/>
          <w:caps w:val="0"/>
          <w:sz w:val="24"/>
          <w:szCs w:val="24"/>
        </w:rPr>
        <w:t xml:space="preserve">). </w:t>
      </w:r>
    </w:p>
    <w:p w14:paraId="35A9149B" w14:textId="77777777" w:rsidR="008D21F0" w:rsidRPr="00A10693" w:rsidRDefault="008D21F0" w:rsidP="008D21F0">
      <w:pPr>
        <w:rPr>
          <w:rFonts w:eastAsia="Calibri"/>
        </w:rPr>
      </w:pPr>
    </w:p>
    <w:p w14:paraId="32884258" w14:textId="77777777" w:rsidR="008D21F0" w:rsidRPr="00A10693" w:rsidRDefault="008D21F0" w:rsidP="008D21F0">
      <w:pPr>
        <w:spacing w:after="200" w:line="276" w:lineRule="auto"/>
        <w:ind w:firstLine="576"/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Шаг актуален для с</w:t>
      </w:r>
      <w:r w:rsidRPr="00A10693">
        <w:rPr>
          <w:rFonts w:ascii="Arial" w:hAnsi="Arial" w:cs="Arial"/>
        </w:rPr>
        <w:t xml:space="preserve">ценария 3: </w:t>
      </w:r>
      <w:r w:rsidRPr="00A10693">
        <w:rPr>
          <w:rFonts w:ascii="Arial" w:hAnsi="Arial" w:cs="Arial"/>
          <w:color w:val="000000"/>
        </w:rPr>
        <w:t>Внесение корректировок в договоры закупки</w:t>
      </w:r>
    </w:p>
    <w:p w14:paraId="47AEEDFB" w14:textId="79A717AA" w:rsidR="00347387" w:rsidRDefault="00FF0D99" w:rsidP="008D21F0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На данном шаге рассматриваются существенные корректировки, </w:t>
      </w:r>
      <w:r w:rsidR="00381458">
        <w:rPr>
          <w:rFonts w:ascii="Arial" w:hAnsi="Arial" w:cs="Arial"/>
          <w:color w:val="000000" w:themeColor="text1"/>
          <w:szCs w:val="24"/>
        </w:rPr>
        <w:t xml:space="preserve">такие как изменение сроков, количества, номенклатуры, </w:t>
      </w:r>
      <w:r>
        <w:rPr>
          <w:rFonts w:ascii="Arial" w:hAnsi="Arial" w:cs="Arial"/>
          <w:color w:val="000000" w:themeColor="text1"/>
          <w:szCs w:val="24"/>
        </w:rPr>
        <w:t>полученные менеджером по сопровождению договора от сток-контролера в виде запросов на корректировку спецификации.</w:t>
      </w:r>
    </w:p>
    <w:p w14:paraId="13F5BFB0" w14:textId="19B69350" w:rsidR="00347387" w:rsidRPr="00D01C7D" w:rsidRDefault="002A7771" w:rsidP="008D21F0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</w:t>
      </w:r>
      <w:r w:rsidR="00347387">
        <w:rPr>
          <w:rFonts w:ascii="Arial" w:hAnsi="Arial" w:cs="Arial"/>
          <w:color w:val="000000" w:themeColor="text1"/>
          <w:szCs w:val="24"/>
        </w:rPr>
        <w:t xml:space="preserve">огласование </w:t>
      </w:r>
      <w:r w:rsidR="00347387" w:rsidRPr="00D01C7D">
        <w:rPr>
          <w:rFonts w:ascii="Arial" w:hAnsi="Arial" w:cs="Arial"/>
          <w:color w:val="000000" w:themeColor="text1"/>
          <w:szCs w:val="24"/>
        </w:rPr>
        <w:t>запроса на корректировку проходит в два последовательных этапа</w:t>
      </w:r>
      <w:r w:rsidRPr="00D01C7D">
        <w:rPr>
          <w:rFonts w:ascii="Arial" w:hAnsi="Arial" w:cs="Arial"/>
          <w:color w:val="000000" w:themeColor="text1"/>
          <w:szCs w:val="24"/>
        </w:rPr>
        <w:t>:</w:t>
      </w:r>
    </w:p>
    <w:p w14:paraId="157CD8D4" w14:textId="3C600DF7" w:rsidR="00347387" w:rsidRPr="00D01C7D" w:rsidRDefault="00347387" w:rsidP="008D21F0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D01C7D">
        <w:rPr>
          <w:rFonts w:ascii="Arial" w:hAnsi="Arial" w:cs="Arial"/>
          <w:color w:val="000000" w:themeColor="text1"/>
          <w:szCs w:val="24"/>
        </w:rPr>
        <w:lastRenderedPageBreak/>
        <w:t>1 Этап: Запрос на корректировку согласовывает менеджер по сопровождению договора, после получения уведомления от поставщика о согласовании корректировки;</w:t>
      </w:r>
    </w:p>
    <w:p w14:paraId="4C048D6E" w14:textId="666C1B70" w:rsidR="00347387" w:rsidRDefault="00347387" w:rsidP="008D21F0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D01C7D">
        <w:rPr>
          <w:rFonts w:ascii="Arial" w:hAnsi="Arial" w:cs="Arial"/>
          <w:color w:val="000000" w:themeColor="text1"/>
          <w:szCs w:val="24"/>
        </w:rPr>
        <w:t xml:space="preserve">2 Этап: Запрос на корректировку </w:t>
      </w:r>
      <w:r w:rsidR="00E409BD" w:rsidRPr="00D01C7D">
        <w:rPr>
          <w:rFonts w:ascii="Arial" w:hAnsi="Arial" w:cs="Arial"/>
          <w:color w:val="000000" w:themeColor="text1"/>
          <w:szCs w:val="24"/>
        </w:rPr>
        <w:t>руководител</w:t>
      </w:r>
      <w:r w:rsidR="00EC21B7">
        <w:rPr>
          <w:rFonts w:ascii="Arial" w:hAnsi="Arial" w:cs="Arial"/>
          <w:color w:val="000000" w:themeColor="text1"/>
          <w:szCs w:val="24"/>
        </w:rPr>
        <w:t>ь менеджера по ведению договора</w:t>
      </w:r>
      <w:r w:rsidRPr="00D01C7D">
        <w:rPr>
          <w:rFonts w:ascii="Arial" w:hAnsi="Arial" w:cs="Arial"/>
          <w:color w:val="000000" w:themeColor="text1"/>
          <w:szCs w:val="24"/>
        </w:rPr>
        <w:t>.</w:t>
      </w:r>
      <w:r>
        <w:rPr>
          <w:rFonts w:ascii="Arial" w:hAnsi="Arial" w:cs="Arial"/>
          <w:color w:val="000000" w:themeColor="text1"/>
          <w:szCs w:val="24"/>
        </w:rPr>
        <w:t xml:space="preserve"> </w:t>
      </w:r>
    </w:p>
    <w:p w14:paraId="446D2F43" w14:textId="4E0D005D" w:rsidR="002A7771" w:rsidRPr="00D01C7D" w:rsidRDefault="002A7771" w:rsidP="00794329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>После получения от поставщика уведомления о согласовании</w:t>
      </w:r>
      <w:r w:rsidRPr="00B72183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>либо отклонении</w:t>
      </w:r>
      <w:r w:rsidRPr="00A10693">
        <w:rPr>
          <w:rFonts w:ascii="Arial" w:hAnsi="Arial" w:cs="Arial"/>
          <w:color w:val="000000" w:themeColor="text1"/>
          <w:szCs w:val="24"/>
        </w:rPr>
        <w:t xml:space="preserve"> корректировки</w:t>
      </w:r>
      <w:r>
        <w:rPr>
          <w:rFonts w:ascii="Arial" w:hAnsi="Arial" w:cs="Arial"/>
          <w:color w:val="000000" w:themeColor="text1"/>
          <w:szCs w:val="24"/>
        </w:rPr>
        <w:t xml:space="preserve"> (</w:t>
      </w:r>
      <w:r w:rsidRPr="00D01C7D">
        <w:rPr>
          <w:rFonts w:ascii="Arial" w:hAnsi="Arial" w:cs="Arial"/>
          <w:color w:val="000000" w:themeColor="text1"/>
          <w:szCs w:val="24"/>
        </w:rPr>
        <w:t>результат шага ПП-10.04.04.010),</w:t>
      </w:r>
      <w:r w:rsidRPr="00D01C7D">
        <w:rPr>
          <w:rFonts w:ascii="Arial" w:hAnsi="Arial" w:cs="Arial"/>
        </w:rPr>
        <w:t xml:space="preserve"> менеджер </w:t>
      </w:r>
      <w:r w:rsidR="00794329" w:rsidRPr="00D01C7D">
        <w:rPr>
          <w:rFonts w:ascii="Arial" w:hAnsi="Arial" w:cs="Arial"/>
        </w:rPr>
        <w:t xml:space="preserve">по сопровождению договора открывает транзакцию </w:t>
      </w:r>
      <w:r w:rsidR="00316FBD" w:rsidRPr="00D01C7D">
        <w:rPr>
          <w:rFonts w:ascii="Arial" w:hAnsi="Arial" w:cs="Arial"/>
        </w:rPr>
        <w:t>«</w:t>
      </w:r>
      <w:r w:rsidR="00CC5B85" w:rsidRPr="00D01C7D">
        <w:rPr>
          <w:rFonts w:ascii="Arial" w:hAnsi="Arial" w:cs="Arial"/>
        </w:rPr>
        <w:t>Ведение</w:t>
      </w:r>
      <w:r w:rsidR="00985984" w:rsidRPr="00D01C7D">
        <w:rPr>
          <w:rFonts w:ascii="Arial" w:hAnsi="Arial" w:cs="Arial"/>
        </w:rPr>
        <w:t xml:space="preserve"> запросов на корректировку</w:t>
      </w:r>
      <w:r w:rsidR="00316FBD" w:rsidRPr="00D01C7D">
        <w:rPr>
          <w:rFonts w:ascii="Arial" w:hAnsi="Arial" w:cs="Arial"/>
        </w:rPr>
        <w:t>»</w:t>
      </w:r>
      <w:r w:rsidR="00794329" w:rsidRPr="00D01C7D">
        <w:rPr>
          <w:rFonts w:ascii="Arial" w:hAnsi="Arial" w:cs="Arial"/>
        </w:rPr>
        <w:t xml:space="preserve"> (разработка </w:t>
      </w:r>
      <w:r w:rsidR="00542B7E" w:rsidRPr="00D01C7D">
        <w:rPr>
          <w:rFonts w:ascii="Arial" w:hAnsi="Arial" w:cs="Arial"/>
        </w:rPr>
        <w:t xml:space="preserve">ММ07 «Управление запросами на корректировку» разработка включена в КД </w:t>
      </w:r>
      <w:del w:id="1644" w:author="SintsovaMA" w:date="2021-03-22T17:28:00Z">
        <w:r w:rsidR="00D2138A" w:rsidRPr="00D01C7D" w:rsidDel="004908FD">
          <w:rPr>
            <w:rFonts w:ascii="Arial" w:hAnsi="Arial" w:cs="Arial"/>
          </w:rPr>
          <w:delText>ERP.9.</w:delText>
        </w:r>
        <w:r w:rsidR="00542B7E" w:rsidRPr="00D01C7D" w:rsidDel="004908FD">
          <w:rPr>
            <w:rFonts w:ascii="Arial" w:hAnsi="Arial" w:cs="Arial"/>
          </w:rPr>
          <w:delText xml:space="preserve">1.58 </w:delText>
        </w:r>
      </w:del>
      <w:ins w:id="1645" w:author="SintsovaMA" w:date="2021-03-22T17:28:00Z">
        <w:r w:rsidR="004908FD">
          <w:rPr>
            <w:rFonts w:ascii="Arial" w:hAnsi="Arial" w:cs="Arial"/>
          </w:rPr>
          <w:t xml:space="preserve">ERP.13.9_2_58_MM </w:t>
        </w:r>
      </w:ins>
      <w:r w:rsidR="00542B7E" w:rsidRPr="00D01C7D">
        <w:rPr>
          <w:rFonts w:ascii="Arial" w:hAnsi="Arial" w:cs="Arial"/>
        </w:rPr>
        <w:t>«Планирование обеспечения МТР, работами и услугами»</w:t>
      </w:r>
      <w:r w:rsidR="00794329" w:rsidRPr="00D01C7D">
        <w:rPr>
          <w:rFonts w:ascii="Arial" w:hAnsi="Arial" w:cs="Arial"/>
        </w:rPr>
        <w:t>)</w:t>
      </w:r>
      <w:r w:rsidRPr="00D01C7D">
        <w:rPr>
          <w:rFonts w:ascii="Arial" w:hAnsi="Arial" w:cs="Arial"/>
        </w:rPr>
        <w:t xml:space="preserve">. В зависимости от полученного уведомления от поставщика </w:t>
      </w:r>
      <w:r w:rsidR="00794329" w:rsidRPr="00D01C7D">
        <w:rPr>
          <w:rFonts w:ascii="Arial" w:hAnsi="Arial" w:cs="Arial"/>
        </w:rPr>
        <w:t xml:space="preserve">менеджер по сопровождению договора </w:t>
      </w:r>
      <w:r w:rsidRPr="00D01C7D">
        <w:rPr>
          <w:rFonts w:ascii="Arial" w:hAnsi="Arial" w:cs="Arial"/>
        </w:rPr>
        <w:t>либо согласовывает запрос, либо отклоняет его.</w:t>
      </w:r>
      <w:r w:rsidR="00794329" w:rsidRPr="00D01C7D">
        <w:rPr>
          <w:rFonts w:ascii="Arial" w:hAnsi="Arial" w:cs="Arial"/>
        </w:rPr>
        <w:t xml:space="preserve"> </w:t>
      </w:r>
    </w:p>
    <w:p w14:paraId="518D05D6" w14:textId="74CAABB3" w:rsidR="00794329" w:rsidRPr="00D01C7D" w:rsidRDefault="00794329" w:rsidP="00794329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 xml:space="preserve">В случае принятия запроса на корректировку спецификации, </w:t>
      </w:r>
      <w:r w:rsidR="00EC21B7" w:rsidRPr="00D01C7D">
        <w:rPr>
          <w:rFonts w:ascii="Arial" w:hAnsi="Arial" w:cs="Arial"/>
          <w:color w:val="000000" w:themeColor="text1"/>
          <w:szCs w:val="24"/>
        </w:rPr>
        <w:t>руководител</w:t>
      </w:r>
      <w:r w:rsidR="00EC21B7">
        <w:rPr>
          <w:rFonts w:ascii="Arial" w:hAnsi="Arial" w:cs="Arial"/>
          <w:color w:val="000000" w:themeColor="text1"/>
          <w:szCs w:val="24"/>
        </w:rPr>
        <w:t>ь менеджера по ведению договора</w:t>
      </w:r>
      <w:r w:rsidRPr="00D01C7D">
        <w:rPr>
          <w:rFonts w:ascii="Arial" w:hAnsi="Arial" w:cs="Arial"/>
        </w:rPr>
        <w:t xml:space="preserve"> получает по корпоративной электронной почте письмо о необходимости согласования запроса на корректировку спецификации. </w:t>
      </w:r>
    </w:p>
    <w:p w14:paraId="144458F5" w14:textId="7C0580D6" w:rsidR="00794329" w:rsidRPr="00D01C7D" w:rsidRDefault="00EC21B7" w:rsidP="00794329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  <w:color w:val="000000" w:themeColor="text1"/>
          <w:szCs w:val="24"/>
        </w:rPr>
        <w:t>Р</w:t>
      </w:r>
      <w:r w:rsidRPr="00D01C7D">
        <w:rPr>
          <w:rFonts w:ascii="Arial" w:hAnsi="Arial" w:cs="Arial"/>
          <w:color w:val="000000" w:themeColor="text1"/>
          <w:szCs w:val="24"/>
        </w:rPr>
        <w:t>уководител</w:t>
      </w:r>
      <w:r>
        <w:rPr>
          <w:rFonts w:ascii="Arial" w:hAnsi="Arial" w:cs="Arial"/>
          <w:color w:val="000000" w:themeColor="text1"/>
          <w:szCs w:val="24"/>
        </w:rPr>
        <w:t>ь менеджера по ведению договора</w:t>
      </w:r>
      <w:r w:rsidRPr="00D01C7D">
        <w:rPr>
          <w:rFonts w:ascii="Arial" w:hAnsi="Arial" w:cs="Arial"/>
        </w:rPr>
        <w:t xml:space="preserve"> </w:t>
      </w:r>
      <w:r w:rsidR="00794329" w:rsidRPr="00D01C7D">
        <w:rPr>
          <w:rFonts w:ascii="Arial" w:hAnsi="Arial" w:cs="Arial"/>
        </w:rPr>
        <w:t xml:space="preserve">открывает транзакцию </w:t>
      </w:r>
      <w:r w:rsidR="00316FBD" w:rsidRPr="00D01C7D">
        <w:rPr>
          <w:rFonts w:ascii="Arial" w:hAnsi="Arial" w:cs="Arial"/>
        </w:rPr>
        <w:t>«</w:t>
      </w:r>
      <w:r w:rsidR="00F236D4" w:rsidRPr="00D01C7D">
        <w:rPr>
          <w:rFonts w:ascii="Arial" w:hAnsi="Arial" w:cs="Arial"/>
        </w:rPr>
        <w:t>Ведение</w:t>
      </w:r>
      <w:r w:rsidR="00985984" w:rsidRPr="00D01C7D">
        <w:rPr>
          <w:rFonts w:ascii="Arial" w:hAnsi="Arial" w:cs="Arial"/>
        </w:rPr>
        <w:t xml:space="preserve"> запросов на корректировку</w:t>
      </w:r>
      <w:r w:rsidR="00316FBD" w:rsidRPr="00D01C7D">
        <w:rPr>
          <w:rFonts w:ascii="Arial" w:hAnsi="Arial" w:cs="Arial"/>
        </w:rPr>
        <w:t xml:space="preserve">» </w:t>
      </w:r>
      <w:r w:rsidR="00794329" w:rsidRPr="00D01C7D">
        <w:rPr>
          <w:rFonts w:ascii="Arial" w:hAnsi="Arial" w:cs="Arial"/>
        </w:rPr>
        <w:t xml:space="preserve">(разработка </w:t>
      </w:r>
      <w:r w:rsidR="00542B7E" w:rsidRPr="00D01C7D">
        <w:rPr>
          <w:rFonts w:ascii="Arial" w:hAnsi="Arial" w:cs="Arial"/>
        </w:rPr>
        <w:t xml:space="preserve">ММ07 «Управление запросами на корректировку» разработка включена в КД </w:t>
      </w:r>
      <w:del w:id="1646" w:author="SintsovaMA" w:date="2021-03-22T17:28:00Z">
        <w:r w:rsidR="00D2138A" w:rsidRPr="00D01C7D" w:rsidDel="004908FD">
          <w:rPr>
            <w:rFonts w:ascii="Arial" w:hAnsi="Arial" w:cs="Arial"/>
          </w:rPr>
          <w:delText>ERP.9.</w:delText>
        </w:r>
        <w:r w:rsidR="00542B7E" w:rsidRPr="00D01C7D" w:rsidDel="004908FD">
          <w:rPr>
            <w:rFonts w:ascii="Arial" w:hAnsi="Arial" w:cs="Arial"/>
          </w:rPr>
          <w:delText xml:space="preserve">1.58 </w:delText>
        </w:r>
      </w:del>
      <w:ins w:id="1647" w:author="SintsovaMA" w:date="2021-03-22T17:28:00Z">
        <w:r w:rsidR="004908FD">
          <w:rPr>
            <w:rFonts w:ascii="Arial" w:hAnsi="Arial" w:cs="Arial"/>
          </w:rPr>
          <w:t xml:space="preserve">ERP.13.9_2_58_MM </w:t>
        </w:r>
      </w:ins>
      <w:r w:rsidR="00542B7E" w:rsidRPr="00D01C7D">
        <w:rPr>
          <w:rFonts w:ascii="Arial" w:hAnsi="Arial" w:cs="Arial"/>
        </w:rPr>
        <w:t>«Планирование обеспечения МТР, работами и услугами»</w:t>
      </w:r>
      <w:r w:rsidR="00794329" w:rsidRPr="00D01C7D">
        <w:rPr>
          <w:rFonts w:ascii="Arial" w:hAnsi="Arial" w:cs="Arial"/>
        </w:rPr>
        <w:t xml:space="preserve">), </w:t>
      </w:r>
      <w:r w:rsidR="00600FBF" w:rsidRPr="00D01C7D">
        <w:rPr>
          <w:rFonts w:ascii="Arial" w:hAnsi="Arial" w:cs="Arial"/>
        </w:rPr>
        <w:t xml:space="preserve">анализирует </w:t>
      </w:r>
      <w:r w:rsidR="00794329" w:rsidRPr="00D01C7D">
        <w:rPr>
          <w:rFonts w:ascii="Arial" w:hAnsi="Arial" w:cs="Arial"/>
        </w:rPr>
        <w:t>предлагаемые изменения</w:t>
      </w:r>
      <w:r w:rsidR="00600FBF" w:rsidRPr="00D01C7D">
        <w:rPr>
          <w:rFonts w:ascii="Arial" w:hAnsi="Arial" w:cs="Arial"/>
        </w:rPr>
        <w:t xml:space="preserve"> и далее либо согласовывает запрос, либо отклоняет его</w:t>
      </w:r>
      <w:r w:rsidR="00794329" w:rsidRPr="00D01C7D">
        <w:rPr>
          <w:rFonts w:ascii="Arial" w:hAnsi="Arial" w:cs="Arial"/>
        </w:rPr>
        <w:t>.</w:t>
      </w:r>
      <w:r w:rsidR="00DE740D" w:rsidRPr="00D01C7D">
        <w:rPr>
          <w:rFonts w:ascii="Arial" w:hAnsi="Arial" w:cs="Arial"/>
        </w:rPr>
        <w:t xml:space="preserve"> В момент согласования запроса на корректировку система</w:t>
      </w:r>
      <w:r w:rsidR="00773633" w:rsidRPr="00D01C7D">
        <w:rPr>
          <w:rFonts w:ascii="Arial" w:hAnsi="Arial" w:cs="Arial"/>
        </w:rPr>
        <w:t xml:space="preserve">, в случае перехода на активный контроль лимитов, </w:t>
      </w:r>
      <w:r w:rsidR="00DE740D" w:rsidRPr="00D01C7D">
        <w:rPr>
          <w:rFonts w:ascii="Arial" w:hAnsi="Arial" w:cs="Arial"/>
        </w:rPr>
        <w:t xml:space="preserve">выполняет повторную проверку соответствия спецификации лимитам закупки, в случае нехватки бюджета согласование запроса на корректировку ответственный за корректировку спецификации получит блокирующее сообщение о нехватке бюджета. На начальном этапе работы системы данное сообщение будет отключено и </w:t>
      </w:r>
      <w:r w:rsidR="00773633" w:rsidRPr="00D01C7D">
        <w:rPr>
          <w:rFonts w:ascii="Arial" w:hAnsi="Arial" w:cs="Arial"/>
        </w:rPr>
        <w:t>решение о его активации будет приниматься</w:t>
      </w:r>
      <w:r w:rsidR="00DE740D" w:rsidRPr="00D01C7D">
        <w:rPr>
          <w:rFonts w:ascii="Arial" w:hAnsi="Arial" w:cs="Arial"/>
        </w:rPr>
        <w:t xml:space="preserve"> после этапа стабилизации (подробнее см. КД </w:t>
      </w:r>
      <w:r w:rsidR="00D2138A" w:rsidRPr="00D01C7D">
        <w:rPr>
          <w:rFonts w:ascii="Arial" w:hAnsi="Arial" w:cs="Arial"/>
        </w:rPr>
        <w:t>ERP.</w:t>
      </w:r>
      <w:ins w:id="1648" w:author="SintsovaMA" w:date="2021-03-22T17:30:00Z">
        <w:r w:rsidR="004908FD" w:rsidRPr="004D0783">
          <w:rPr>
            <w:rFonts w:ascii="Arial" w:hAnsi="Arial" w:cs="Arial"/>
            <w:rPrChange w:author="NazarovaVA" w:date="2021-03-24T10:18:00Z" w:id="1649">
              <w:rPr>
                <w:rFonts w:ascii="Arial" w:hAnsi="Arial" w:cs="Arial"/>
                <w:lang w:val="en-US"/>
              </w:rPr>
            </w:rPrChange>
          </w:rPr>
          <w:t>13.</w:t>
        </w:r>
      </w:ins>
      <w:r w:rsidR="00D2138A" w:rsidRPr="00D01C7D">
        <w:rPr>
          <w:rFonts w:ascii="Arial" w:hAnsi="Arial" w:cs="Arial"/>
        </w:rPr>
        <w:t>9</w:t>
      </w:r>
      <w:ins w:id="1650" w:author="SintsovaMA" w:date="2021-03-22T17:30:00Z">
        <w:r w:rsidR="004908FD" w:rsidRPr="004D0783">
          <w:rPr>
            <w:rFonts w:ascii="Arial" w:hAnsi="Arial" w:cs="Arial"/>
            <w:rPrChange w:author="NazarovaVA" w:date="2021-03-24T10:18:00Z" w:id="1651">
              <w:rPr>
                <w:rFonts w:ascii="Arial" w:hAnsi="Arial" w:cs="Arial"/>
                <w:lang w:val="en-US"/>
              </w:rPr>
            </w:rPrChange>
          </w:rPr>
          <w:t>_2_</w:t>
        </w:r>
      </w:ins>
      <w:del w:id="1652" w:author="SintsovaMA" w:date="2021-03-22T17:30:00Z">
        <w:r w:rsidR="00D2138A" w:rsidRPr="00D01C7D" w:rsidDel="004908FD">
          <w:rPr>
            <w:rFonts w:ascii="Arial" w:hAnsi="Arial" w:cs="Arial"/>
          </w:rPr>
          <w:delText>.</w:delText>
        </w:r>
        <w:r w:rsidR="00DE740D" w:rsidRPr="00D01C7D" w:rsidDel="004908FD">
          <w:rPr>
            <w:rFonts w:ascii="Arial" w:hAnsi="Arial" w:cs="Arial"/>
          </w:rPr>
          <w:delText>1.</w:delText>
        </w:r>
      </w:del>
      <w:r w:rsidR="00DE740D" w:rsidRPr="00D01C7D">
        <w:rPr>
          <w:rFonts w:ascii="Arial" w:hAnsi="Arial" w:cs="Arial"/>
        </w:rPr>
        <w:t xml:space="preserve">40 «Оперативный контроль и управление бюджетными лимитами»). </w:t>
      </w:r>
    </w:p>
    <w:p w14:paraId="71B15208" w14:textId="1DE1D9BF" w:rsidR="00794329" w:rsidRPr="00D01C7D" w:rsidRDefault="00794329" w:rsidP="0011271F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 xml:space="preserve">В случае принятия запроса на корректировку </w:t>
      </w:r>
      <w:r w:rsidR="00EC21B7" w:rsidRPr="00D01C7D">
        <w:rPr>
          <w:rFonts w:ascii="Arial" w:hAnsi="Arial" w:cs="Arial"/>
          <w:color w:val="000000" w:themeColor="text1"/>
          <w:szCs w:val="24"/>
        </w:rPr>
        <w:t>руководител</w:t>
      </w:r>
      <w:r w:rsidR="00EC21B7">
        <w:rPr>
          <w:rFonts w:ascii="Arial" w:hAnsi="Arial" w:cs="Arial"/>
          <w:color w:val="000000" w:themeColor="text1"/>
          <w:szCs w:val="24"/>
        </w:rPr>
        <w:t>ем менеджера по ведению договора</w:t>
      </w:r>
      <w:r w:rsidR="00EC21B7">
        <w:rPr>
          <w:rFonts w:ascii="Arial" w:hAnsi="Arial" w:cs="Arial"/>
        </w:rPr>
        <w:t xml:space="preserve">, </w:t>
      </w:r>
      <w:r w:rsidRPr="00D01C7D">
        <w:rPr>
          <w:rFonts w:ascii="Arial" w:hAnsi="Arial" w:cs="Arial"/>
        </w:rPr>
        <w:t>запрос на корректировку считается согласованным, в системе автоматически корректируется</w:t>
      </w:r>
      <w:r w:rsidR="0011271F" w:rsidRPr="00D01C7D">
        <w:rPr>
          <w:rFonts w:ascii="Arial" w:hAnsi="Arial" w:cs="Arial"/>
        </w:rPr>
        <w:t xml:space="preserve"> спецификация договора.</w:t>
      </w:r>
      <w:r w:rsidR="00DE740D" w:rsidRPr="00D01C7D">
        <w:rPr>
          <w:rFonts w:ascii="Arial" w:hAnsi="Arial" w:cs="Arial"/>
        </w:rPr>
        <w:t xml:space="preserve"> </w:t>
      </w:r>
    </w:p>
    <w:p w14:paraId="143BB5BB" w14:textId="0A9C2641" w:rsidR="00A52EF0" w:rsidRPr="00D01C7D" w:rsidRDefault="00A52EF0" w:rsidP="0011271F">
      <w:pPr>
        <w:spacing w:after="240" w:line="276" w:lineRule="auto"/>
        <w:ind w:firstLine="567"/>
        <w:rPr>
          <w:rFonts w:ascii="Arial" w:hAnsi="Arial" w:cs="Arial"/>
        </w:rPr>
      </w:pPr>
      <w:r w:rsidRPr="00D01C7D">
        <w:rPr>
          <w:rFonts w:ascii="Arial" w:hAnsi="Arial" w:cs="Arial"/>
        </w:rPr>
        <w:t xml:space="preserve">Если к моменту согласования запроса на корректировку в данные в корректируемом документе (код ОЗМ, дата поставки, количество) отличаются от тех, что были на момент создания запроса – то такой запрос переходит в статус «Не активен», изменения в </w:t>
      </w:r>
      <w:r w:rsidR="00CF128E" w:rsidRPr="00D01C7D">
        <w:rPr>
          <w:rFonts w:ascii="Arial" w:hAnsi="Arial" w:cs="Arial"/>
        </w:rPr>
        <w:t>документе</w:t>
      </w:r>
      <w:r w:rsidRPr="00D01C7D">
        <w:rPr>
          <w:rFonts w:ascii="Arial" w:hAnsi="Arial" w:cs="Arial"/>
        </w:rPr>
        <w:t xml:space="preserve"> не производятся.</w:t>
      </w:r>
    </w:p>
    <w:p w14:paraId="60FDEFDF" w14:textId="77777777" w:rsidR="00F62BED" w:rsidRPr="00A10693" w:rsidRDefault="00F62BED" w:rsidP="00F62BED">
      <w:pPr>
        <w:spacing w:after="200" w:line="276" w:lineRule="auto"/>
        <w:ind w:firstLine="567"/>
        <w:jc w:val="left"/>
        <w:rPr>
          <w:rFonts w:ascii="Arial" w:hAnsi="Arial" w:cs="Arial"/>
          <w:color w:val="000000" w:themeColor="text1"/>
          <w:szCs w:val="24"/>
        </w:rPr>
      </w:pPr>
      <w:r w:rsidRPr="00D01C7D">
        <w:rPr>
          <w:rFonts w:ascii="Arial" w:hAnsi="Arial" w:cs="Arial"/>
          <w:color w:val="000000" w:themeColor="text1"/>
          <w:szCs w:val="24"/>
        </w:rPr>
        <w:t xml:space="preserve">При этом изменении новая карточка договора в </w:t>
      </w:r>
      <w:r w:rsidRPr="00D01C7D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D01C7D">
        <w:rPr>
          <w:rFonts w:ascii="Arial" w:hAnsi="Arial" w:cs="Arial"/>
          <w:color w:val="000000" w:themeColor="text1"/>
          <w:szCs w:val="24"/>
        </w:rPr>
        <w:t xml:space="preserve"> </w:t>
      </w:r>
      <w:r w:rsidRPr="00D01C7D"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D01C7D">
        <w:rPr>
          <w:rFonts w:ascii="Arial" w:hAnsi="Arial" w:cs="Arial"/>
          <w:color w:val="000000" w:themeColor="text1"/>
          <w:szCs w:val="24"/>
        </w:rPr>
        <w:t xml:space="preserve">/4 </w:t>
      </w:r>
      <w:r w:rsidRPr="00D01C7D">
        <w:rPr>
          <w:rFonts w:ascii="Arial" w:hAnsi="Arial" w:cs="Arial"/>
          <w:color w:val="000000" w:themeColor="text1"/>
          <w:szCs w:val="24"/>
          <w:lang w:val="en-US"/>
        </w:rPr>
        <w:t>HANA</w:t>
      </w:r>
      <w:r w:rsidRPr="00D01C7D">
        <w:rPr>
          <w:rFonts w:ascii="Arial" w:hAnsi="Arial" w:cs="Arial"/>
          <w:color w:val="000000" w:themeColor="text1"/>
          <w:szCs w:val="24"/>
        </w:rPr>
        <w:t xml:space="preserve"> не создается, изменение в СЭД не передаются.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</w:p>
    <w:p w14:paraId="3D1410C0" w14:textId="5C5FCE38" w:rsidR="00F62BED" w:rsidRDefault="00F62BED" w:rsidP="00F62BED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 Параллельно менеджер по сопровождению договора согласовывает в СЭД новое дополнительное соглашение</w:t>
      </w:r>
      <w:r>
        <w:rPr>
          <w:rFonts w:ascii="Arial" w:hAnsi="Arial" w:cs="Arial"/>
          <w:color w:val="000000" w:themeColor="text1"/>
          <w:szCs w:val="24"/>
        </w:rPr>
        <w:t>.</w:t>
      </w:r>
    </w:p>
    <w:p w14:paraId="627725DD" w14:textId="6CB44FF0" w:rsidR="0008537A" w:rsidRDefault="0008537A" w:rsidP="00F62BED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5C6B8D04" w14:textId="30EB4ED2" w:rsidR="0008537A" w:rsidRDefault="0008537A" w:rsidP="00F62BED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4E3BABCD" w14:textId="77777777" w:rsidR="0008537A" w:rsidRPr="008D21F0" w:rsidRDefault="0008537A" w:rsidP="00F62BED">
      <w:pPr>
        <w:spacing w:after="240" w:line="276" w:lineRule="auto"/>
        <w:ind w:firstLine="567"/>
        <w:rPr>
          <w:rFonts w:ascii="Arial" w:hAnsi="Arial" w:cs="Arial"/>
        </w:rPr>
      </w:pPr>
    </w:p>
    <w:p w14:paraId="07477957" w14:textId="4DC45DB2" w:rsidR="008D21F0" w:rsidRPr="00A10693" w:rsidRDefault="008D21F0" w:rsidP="008D21F0">
      <w:pPr>
        <w:pStyle w:val="a8"/>
        <w:jc w:val="right"/>
        <w:rPr>
          <w:rFonts w:ascii="Arial" w:hAnsi="Arial" w:cs="Arial"/>
          <w:b/>
          <w:noProof/>
          <w:sz w:val="22"/>
        </w:rPr>
      </w:pPr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34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 xml:space="preserve">. Внесение корректировок в спецификацию закупки МТР (в случае существенных условий).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4"/>
        <w:gridCol w:w="1688"/>
        <w:gridCol w:w="2239"/>
        <w:gridCol w:w="1817"/>
        <w:gridCol w:w="1534"/>
        <w:gridCol w:w="1514"/>
      </w:tblGrid>
      <w:tr w:rsidR="008D21F0" w:rsidRPr="00A10693" w14:paraId="736D57A2" w14:textId="77777777" w:rsidTr="00162783">
        <w:trPr>
          <w:cantSplit/>
          <w:trHeight w:val="397"/>
          <w:tblHeader/>
        </w:trPr>
        <w:tc>
          <w:tcPr>
            <w:tcW w:w="680" w:type="pct"/>
            <w:shd w:val="clear" w:color="auto" w:fill="FFC000"/>
            <w:vAlign w:val="center"/>
          </w:tcPr>
          <w:p w14:paraId="5C06BF58" w14:textId="77777777" w:rsidR="008D21F0" w:rsidRPr="00A10693" w:rsidRDefault="008D21F0" w:rsidP="0016278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843" w:type="pct"/>
            <w:shd w:val="clear" w:color="auto" w:fill="FFC000"/>
            <w:vAlign w:val="center"/>
          </w:tcPr>
          <w:p w14:paraId="09E76A6A" w14:textId="77777777" w:rsidR="008D21F0" w:rsidRPr="00A10693" w:rsidRDefault="008D21F0" w:rsidP="00162783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1047" w:type="pct"/>
            <w:shd w:val="clear" w:color="auto" w:fill="FFC000"/>
            <w:vAlign w:val="center"/>
          </w:tcPr>
          <w:p w14:paraId="0DEA1703" w14:textId="77777777" w:rsidR="008D21F0" w:rsidRPr="00A10693" w:rsidRDefault="008D21F0" w:rsidP="0016278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906" w:type="pct"/>
            <w:shd w:val="clear" w:color="auto" w:fill="FFC000"/>
          </w:tcPr>
          <w:p w14:paraId="688191E6" w14:textId="77777777" w:rsidR="008D21F0" w:rsidRPr="00A10693" w:rsidRDefault="008D21F0" w:rsidP="0016278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767" w:type="pct"/>
            <w:shd w:val="clear" w:color="auto" w:fill="FFC000"/>
          </w:tcPr>
          <w:p w14:paraId="4DC70D27" w14:textId="77777777" w:rsidR="008D21F0" w:rsidRPr="00A10693" w:rsidRDefault="008D21F0" w:rsidP="0016278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757" w:type="pct"/>
            <w:shd w:val="clear" w:color="auto" w:fill="FFC000"/>
          </w:tcPr>
          <w:p w14:paraId="685080E2" w14:textId="77777777" w:rsidR="008D21F0" w:rsidRPr="00A10693" w:rsidRDefault="008D21F0" w:rsidP="0016278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8D21F0" w:rsidRPr="00A10693" w14:paraId="66F6208D" w14:textId="77777777" w:rsidTr="00162783">
        <w:trPr>
          <w:cantSplit/>
          <w:trHeight w:val="1252"/>
        </w:trPr>
        <w:tc>
          <w:tcPr>
            <w:tcW w:w="680" w:type="pct"/>
          </w:tcPr>
          <w:p w14:paraId="44C7D385" w14:textId="77777777" w:rsidR="008D21F0" w:rsidRPr="00A10693" w:rsidRDefault="008D21F0" w:rsidP="00162783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ПП-10.04.04.040</w:t>
            </w:r>
          </w:p>
        </w:tc>
        <w:tc>
          <w:tcPr>
            <w:tcW w:w="843" w:type="pct"/>
          </w:tcPr>
          <w:p w14:paraId="410A5DEC" w14:textId="77777777" w:rsidR="008D21F0" w:rsidRPr="00A10693" w:rsidRDefault="008D21F0" w:rsidP="00162783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Корректировка согласована с поставщиком, получено письмо-подтверждение от поставщика</w:t>
            </w:r>
          </w:p>
        </w:tc>
        <w:tc>
          <w:tcPr>
            <w:tcW w:w="1047" w:type="pct"/>
            <w:shd w:val="clear" w:color="auto" w:fill="auto"/>
          </w:tcPr>
          <w:p w14:paraId="45C200F3" w14:textId="23743B0C" w:rsidR="008D21F0" w:rsidRPr="00C77876" w:rsidRDefault="00D01C7D" w:rsidP="0016278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D01C7D">
              <w:rPr>
                <w:rFonts w:ascii="Arial" w:hAnsi="Arial" w:cs="Arial"/>
                <w:sz w:val="20"/>
                <w:szCs w:val="20"/>
              </w:rPr>
              <w:t>ZMM_CHREQ_MAINT</w:t>
            </w:r>
          </w:p>
        </w:tc>
        <w:tc>
          <w:tcPr>
            <w:tcW w:w="906" w:type="pct"/>
          </w:tcPr>
          <w:p w14:paraId="47939638" w14:textId="77777777" w:rsidR="008D21F0" w:rsidRDefault="008D21F0" w:rsidP="00162783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Спецификация вида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  <w:p w14:paraId="29CF5D92" w14:textId="77777777" w:rsidR="00C77876" w:rsidRDefault="00C77876" w:rsidP="00162783">
            <w:pPr>
              <w:jc w:val="left"/>
              <w:rPr>
                <w:rFonts w:ascii="Arial" w:hAnsi="Arial" w:cs="Arial"/>
                <w:sz w:val="20"/>
              </w:rPr>
            </w:pPr>
          </w:p>
          <w:p w14:paraId="3EAB386E" w14:textId="4D932B5C" w:rsidR="00C77876" w:rsidRPr="00A10693" w:rsidRDefault="00C77876" w:rsidP="00162783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Запрос на корректировку спецификации</w:t>
            </w:r>
          </w:p>
        </w:tc>
        <w:tc>
          <w:tcPr>
            <w:tcW w:w="767" w:type="pct"/>
          </w:tcPr>
          <w:p w14:paraId="0C6FD3F2" w14:textId="77777777" w:rsidR="008D21F0" w:rsidRDefault="008D21F0" w:rsidP="00162783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Измененная спецификация вида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  <w:p w14:paraId="01AFE228" w14:textId="77777777" w:rsidR="00C77876" w:rsidRDefault="00C77876" w:rsidP="00162783">
            <w:pPr>
              <w:jc w:val="left"/>
              <w:rPr>
                <w:rFonts w:ascii="Arial" w:hAnsi="Arial" w:cs="Arial"/>
                <w:sz w:val="20"/>
              </w:rPr>
            </w:pPr>
          </w:p>
          <w:p w14:paraId="49A098BF" w14:textId="7D2DAAE5" w:rsidR="00C77876" w:rsidRPr="00A10693" w:rsidRDefault="00C77876" w:rsidP="00162783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Отклоненный запрос на корректировку спецификации</w:t>
            </w:r>
          </w:p>
        </w:tc>
        <w:tc>
          <w:tcPr>
            <w:tcW w:w="757" w:type="pct"/>
          </w:tcPr>
          <w:p w14:paraId="3110A77C" w14:textId="313335D9" w:rsidR="008D21F0" w:rsidRPr="00A10693" w:rsidRDefault="00EC21B7" w:rsidP="00162783">
            <w:pPr>
              <w:jc w:val="left"/>
              <w:rPr>
                <w:rFonts w:ascii="Arial" w:hAnsi="Arial" w:cs="Arial"/>
                <w:sz w:val="20"/>
              </w:rPr>
            </w:pPr>
            <w:r w:rsidRPr="00EC21B7">
              <w:rPr>
                <w:rFonts w:ascii="Arial" w:hAnsi="Arial" w:cs="Arial"/>
                <w:sz w:val="20"/>
              </w:rPr>
              <w:t>руководитель менеджера по ведению договора</w:t>
            </w:r>
          </w:p>
        </w:tc>
      </w:tr>
    </w:tbl>
    <w:p w14:paraId="115D65D0" w14:textId="77777777" w:rsidR="008D21F0" w:rsidRDefault="008D21F0" w:rsidP="00BE67F0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140A0AEB" w14:textId="1C8F21FB" w:rsidR="00D2767C" w:rsidRPr="00A10693" w:rsidRDefault="00D2767C" w:rsidP="00D2767C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 xml:space="preserve">ПП-10.04.04.045 Внесение корректировок в спецификацию закупки МТР (в случае несущественных корректировок). </w:t>
      </w:r>
    </w:p>
    <w:p w14:paraId="31C3223E" w14:textId="5CFC814D" w:rsidR="0005152F" w:rsidRPr="00A10693" w:rsidRDefault="0005152F" w:rsidP="0005152F">
      <w:pPr>
        <w:spacing w:after="200" w:line="276" w:lineRule="auto"/>
        <w:ind w:firstLine="576"/>
        <w:jc w:val="left"/>
        <w:rPr>
          <w:rFonts w:ascii="Arial" w:hAnsi="Arial" w:cs="Arial"/>
          <w:color w:val="000000" w:themeColor="text1"/>
          <w:szCs w:val="24"/>
        </w:rPr>
      </w:pPr>
    </w:p>
    <w:p w14:paraId="40322679" w14:textId="781BC5F1" w:rsidR="001F1321" w:rsidRPr="00A10693" w:rsidRDefault="001F1321" w:rsidP="001F1321">
      <w:pPr>
        <w:spacing w:after="200" w:line="276" w:lineRule="auto"/>
        <w:ind w:firstLine="576"/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Шаг актуален для с</w:t>
      </w:r>
      <w:r w:rsidRPr="00A10693">
        <w:rPr>
          <w:rFonts w:ascii="Arial" w:hAnsi="Arial" w:cs="Arial"/>
        </w:rPr>
        <w:t xml:space="preserve">ценария 3: </w:t>
      </w:r>
      <w:r w:rsidRPr="00A10693">
        <w:rPr>
          <w:rFonts w:ascii="Arial" w:hAnsi="Arial" w:cs="Arial"/>
          <w:color w:val="000000"/>
        </w:rPr>
        <w:t>Внесение корректировок в договор</w:t>
      </w:r>
      <w:r w:rsidR="00411D1E" w:rsidRPr="00A10693">
        <w:rPr>
          <w:rFonts w:ascii="Arial" w:hAnsi="Arial" w:cs="Arial"/>
          <w:color w:val="000000"/>
        </w:rPr>
        <w:t>ы</w:t>
      </w:r>
      <w:r w:rsidRPr="00A10693">
        <w:rPr>
          <w:rFonts w:ascii="Arial" w:hAnsi="Arial" w:cs="Arial"/>
          <w:color w:val="000000"/>
        </w:rPr>
        <w:t xml:space="preserve"> закупки</w:t>
      </w:r>
    </w:p>
    <w:p w14:paraId="1DFB88D7" w14:textId="234EDEB4" w:rsidR="00FF0D99" w:rsidRDefault="00FF0D99" w:rsidP="00FF0D99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  <w:color w:val="000000" w:themeColor="text1"/>
          <w:szCs w:val="24"/>
        </w:rPr>
        <w:t xml:space="preserve">В случае, если несущественное изменение инициировал сток-контролер, создав запрос на корректировку спецификации, то </w:t>
      </w:r>
      <w:r w:rsidR="000C6162">
        <w:rPr>
          <w:rFonts w:ascii="Arial" w:hAnsi="Arial" w:cs="Arial"/>
          <w:color w:val="000000" w:themeColor="text1"/>
          <w:szCs w:val="24"/>
        </w:rPr>
        <w:t>данная корректировка обрабатывается аналогично предыдущему шагу (см. 5</w:t>
      </w:r>
      <w:r w:rsidR="001C4EEC">
        <w:rPr>
          <w:rFonts w:ascii="Arial" w:hAnsi="Arial" w:cs="Arial"/>
          <w:color w:val="000000" w:themeColor="text1"/>
          <w:szCs w:val="24"/>
        </w:rPr>
        <w:t>.</w:t>
      </w:r>
      <w:r w:rsidR="000C6162">
        <w:rPr>
          <w:rFonts w:ascii="Arial" w:hAnsi="Arial" w:cs="Arial"/>
          <w:color w:val="000000" w:themeColor="text1"/>
          <w:szCs w:val="24"/>
        </w:rPr>
        <w:t>2.3.5)</w:t>
      </w:r>
      <w:r>
        <w:rPr>
          <w:rFonts w:ascii="Arial" w:hAnsi="Arial" w:cs="Arial"/>
        </w:rPr>
        <w:t xml:space="preserve">. </w:t>
      </w:r>
    </w:p>
    <w:p w14:paraId="3B03A5F1" w14:textId="425D1CDC" w:rsidR="00C77876" w:rsidRDefault="005963D2" w:rsidP="00F8304C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В случае, если изменение несущественных условий инициировал поставщик, планировщик логистики, либо сам м</w:t>
      </w:r>
      <w:r w:rsidR="00BE67F0" w:rsidRPr="00A10693">
        <w:rPr>
          <w:rFonts w:ascii="Arial" w:hAnsi="Arial" w:cs="Arial"/>
          <w:color w:val="000000" w:themeColor="text1"/>
          <w:szCs w:val="24"/>
        </w:rPr>
        <w:t>енеджер по сопровождению договора</w:t>
      </w:r>
      <w:r>
        <w:rPr>
          <w:rFonts w:ascii="Arial" w:hAnsi="Arial" w:cs="Arial"/>
          <w:color w:val="000000" w:themeColor="text1"/>
          <w:szCs w:val="24"/>
        </w:rPr>
        <w:t>, то данные изменения менеджер по сопровождению договора регистрирует</w:t>
      </w:r>
      <w:r w:rsidR="00BE67F0" w:rsidRPr="00A10693">
        <w:rPr>
          <w:rFonts w:ascii="Arial" w:hAnsi="Arial" w:cs="Arial"/>
          <w:color w:val="000000" w:themeColor="text1"/>
          <w:szCs w:val="24"/>
        </w:rPr>
        <w:t xml:space="preserve"> в транзакции Изменение заказа на поставку</w:t>
      </w:r>
      <w:r w:rsidR="000C6162">
        <w:rPr>
          <w:rFonts w:ascii="Arial" w:hAnsi="Arial" w:cs="Arial"/>
          <w:color w:val="000000" w:themeColor="text1"/>
          <w:szCs w:val="24"/>
        </w:rPr>
        <w:t xml:space="preserve"> самостоятельно</w:t>
      </w:r>
      <w:r w:rsidR="00C77876">
        <w:rPr>
          <w:rFonts w:ascii="Arial" w:hAnsi="Arial" w:cs="Arial"/>
          <w:color w:val="000000" w:themeColor="text1"/>
          <w:szCs w:val="24"/>
        </w:rPr>
        <w:t xml:space="preserve">. </w:t>
      </w:r>
      <w:r w:rsidR="000C6162">
        <w:rPr>
          <w:rFonts w:ascii="Arial" w:hAnsi="Arial" w:cs="Arial"/>
          <w:color w:val="000000" w:themeColor="text1"/>
          <w:szCs w:val="24"/>
        </w:rPr>
        <w:t xml:space="preserve">В данной </w:t>
      </w:r>
      <w:r w:rsidR="00C77876">
        <w:rPr>
          <w:rFonts w:ascii="Arial" w:hAnsi="Arial" w:cs="Arial"/>
          <w:color w:val="000000" w:themeColor="text1"/>
          <w:szCs w:val="24"/>
        </w:rPr>
        <w:t>транзакции</w:t>
      </w:r>
      <w:r w:rsidR="00C77876" w:rsidRPr="00C77876">
        <w:rPr>
          <w:rFonts w:ascii="Arial" w:hAnsi="Arial" w:cs="Arial"/>
          <w:color w:val="000000" w:themeColor="text1"/>
          <w:szCs w:val="24"/>
        </w:rPr>
        <w:t xml:space="preserve"> </w:t>
      </w:r>
      <w:r w:rsidR="000C6162">
        <w:rPr>
          <w:rFonts w:ascii="Arial" w:hAnsi="Arial" w:cs="Arial"/>
          <w:color w:val="000000" w:themeColor="text1"/>
          <w:szCs w:val="24"/>
        </w:rPr>
        <w:t>ему</w:t>
      </w:r>
      <w:r w:rsidR="00C77876">
        <w:rPr>
          <w:rFonts w:ascii="Arial" w:hAnsi="Arial" w:cs="Arial"/>
          <w:color w:val="000000" w:themeColor="text1"/>
          <w:szCs w:val="24"/>
        </w:rPr>
        <w:t xml:space="preserve"> доступны следующие поля (разработка </w:t>
      </w:r>
      <w:r w:rsidR="003C1016">
        <w:rPr>
          <w:rFonts w:ascii="Arial" w:hAnsi="Arial" w:cs="Arial"/>
          <w:color w:val="000000" w:themeColor="text1"/>
          <w:szCs w:val="24"/>
        </w:rPr>
        <w:t>ММ59</w:t>
      </w:r>
      <w:r w:rsidR="00C77876">
        <w:rPr>
          <w:rFonts w:ascii="Arial" w:hAnsi="Arial" w:cs="Arial"/>
          <w:color w:val="000000" w:themeColor="text1"/>
          <w:szCs w:val="24"/>
        </w:rPr>
        <w:t xml:space="preserve"> «Изменение </w:t>
      </w:r>
      <w:r w:rsidR="003C1016">
        <w:rPr>
          <w:rFonts w:ascii="Arial" w:hAnsi="Arial" w:cs="Arial"/>
          <w:color w:val="000000" w:themeColor="text1"/>
          <w:szCs w:val="24"/>
        </w:rPr>
        <w:t>деблокированного</w:t>
      </w:r>
      <w:r w:rsidR="00C77876">
        <w:rPr>
          <w:rFonts w:ascii="Arial" w:hAnsi="Arial" w:cs="Arial"/>
          <w:color w:val="000000" w:themeColor="text1"/>
          <w:szCs w:val="24"/>
        </w:rPr>
        <w:t xml:space="preserve"> заказа на поставку»):</w:t>
      </w:r>
    </w:p>
    <w:p w14:paraId="1C623CFC" w14:textId="5B971B1E" w:rsidR="00C77876" w:rsidRDefault="00C77876" w:rsidP="00925910">
      <w:pPr>
        <w:pStyle w:val="afa"/>
        <w:numPr>
          <w:ilvl w:val="0"/>
          <w:numId w:val="59"/>
        </w:numPr>
        <w:spacing w:after="200" w:line="276" w:lineRule="auto"/>
        <w:jc w:val="left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Прогнозная дата поставки (при этом дата поставки, зафиксированная в подписанной спецификации, сохраняется в документе);</w:t>
      </w:r>
    </w:p>
    <w:p w14:paraId="36D2777D" w14:textId="35A77CE8" w:rsidR="00C77876" w:rsidRPr="00C77876" w:rsidRDefault="00C77876" w:rsidP="00925910">
      <w:pPr>
        <w:pStyle w:val="afa"/>
        <w:numPr>
          <w:ilvl w:val="0"/>
          <w:numId w:val="59"/>
        </w:numPr>
        <w:spacing w:after="200" w:line="276" w:lineRule="auto"/>
        <w:jc w:val="left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Количество (возможно изменение только в меньшую сторону).</w:t>
      </w:r>
    </w:p>
    <w:p w14:paraId="19FA353B" w14:textId="306BA65D" w:rsidR="00BE67F0" w:rsidRDefault="00BE67F0" w:rsidP="0005152F">
      <w:pPr>
        <w:spacing w:after="200" w:line="276" w:lineRule="auto"/>
        <w:ind w:firstLine="576"/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При внесени</w:t>
      </w:r>
      <w:r w:rsidR="003121BB" w:rsidRPr="00A10693">
        <w:rPr>
          <w:rFonts w:ascii="Arial" w:hAnsi="Arial" w:cs="Arial"/>
          <w:color w:val="000000" w:themeColor="text1"/>
          <w:szCs w:val="24"/>
        </w:rPr>
        <w:t>и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0C6162">
        <w:rPr>
          <w:rFonts w:ascii="Arial" w:hAnsi="Arial" w:cs="Arial"/>
          <w:color w:val="000000" w:themeColor="text1"/>
          <w:szCs w:val="24"/>
        </w:rPr>
        <w:t xml:space="preserve">данных </w:t>
      </w:r>
      <w:r w:rsidRPr="00A10693">
        <w:rPr>
          <w:rFonts w:ascii="Arial" w:hAnsi="Arial" w:cs="Arial"/>
          <w:color w:val="000000" w:themeColor="text1"/>
          <w:szCs w:val="24"/>
        </w:rPr>
        <w:t xml:space="preserve">изменений </w:t>
      </w:r>
      <w:r w:rsidR="000C6162">
        <w:rPr>
          <w:rFonts w:ascii="Arial" w:hAnsi="Arial" w:cs="Arial"/>
          <w:color w:val="000000" w:themeColor="text1"/>
          <w:szCs w:val="24"/>
        </w:rPr>
        <w:t>существует возможность указать</w:t>
      </w:r>
      <w:r w:rsidR="000C6162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>текстов</w:t>
      </w:r>
      <w:r w:rsidR="000C6162">
        <w:rPr>
          <w:rFonts w:ascii="Arial" w:hAnsi="Arial" w:cs="Arial"/>
          <w:color w:val="000000" w:themeColor="text1"/>
          <w:szCs w:val="24"/>
        </w:rPr>
        <w:t xml:space="preserve">ый комментарий к данному </w:t>
      </w:r>
      <w:r w:rsidR="009B11FB">
        <w:rPr>
          <w:rFonts w:ascii="Arial" w:hAnsi="Arial" w:cs="Arial"/>
          <w:color w:val="000000" w:themeColor="text1"/>
          <w:szCs w:val="24"/>
        </w:rPr>
        <w:t xml:space="preserve">изменению </w:t>
      </w:r>
      <w:r w:rsidR="000C6162">
        <w:rPr>
          <w:rFonts w:ascii="Arial" w:hAnsi="Arial" w:cs="Arial"/>
          <w:color w:val="000000" w:themeColor="text1"/>
          <w:szCs w:val="24"/>
        </w:rPr>
        <w:t>в соответствующем разделе позиции спецификации.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</w:p>
    <w:p w14:paraId="5637ABF2" w14:textId="40FCBAD6" w:rsidR="00C77876" w:rsidRDefault="00C77876" w:rsidP="00F8304C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lastRenderedPageBreak/>
        <w:t>При сохранении документа</w:t>
      </w:r>
      <w:r w:rsidR="005963D2">
        <w:rPr>
          <w:rFonts w:ascii="Arial" w:hAnsi="Arial" w:cs="Arial"/>
          <w:color w:val="000000" w:themeColor="text1"/>
          <w:szCs w:val="24"/>
        </w:rPr>
        <w:t>, либо при согласовании запроса на корректировку спецификации от сток-контролера</w:t>
      </w:r>
      <w:r>
        <w:rPr>
          <w:rFonts w:ascii="Arial" w:hAnsi="Arial" w:cs="Arial"/>
          <w:color w:val="000000" w:themeColor="text1"/>
          <w:szCs w:val="24"/>
        </w:rPr>
        <w:t>, в случае изменения поля «Количество»</w:t>
      </w:r>
      <w:r w:rsidR="009B11FB">
        <w:rPr>
          <w:rFonts w:ascii="Arial" w:hAnsi="Arial" w:cs="Arial"/>
          <w:color w:val="000000" w:themeColor="text1"/>
          <w:szCs w:val="24"/>
        </w:rPr>
        <w:t xml:space="preserve"> в меньшую сторону</w:t>
      </w:r>
      <w:r>
        <w:rPr>
          <w:rFonts w:ascii="Arial" w:hAnsi="Arial" w:cs="Arial"/>
          <w:color w:val="000000" w:themeColor="text1"/>
          <w:szCs w:val="24"/>
        </w:rPr>
        <w:t>, автоматически корректируется заявка на закупку МТР, на основании которой была создана спецификация</w:t>
      </w:r>
      <w:r w:rsidR="009B11FB">
        <w:rPr>
          <w:rFonts w:ascii="Arial" w:hAnsi="Arial" w:cs="Arial"/>
          <w:color w:val="000000" w:themeColor="text1"/>
          <w:szCs w:val="24"/>
        </w:rPr>
        <w:t>. В данном случае в ссылочной</w:t>
      </w:r>
      <w:r>
        <w:rPr>
          <w:rFonts w:ascii="Arial" w:hAnsi="Arial" w:cs="Arial"/>
          <w:color w:val="000000" w:themeColor="text1"/>
          <w:szCs w:val="24"/>
        </w:rPr>
        <w:t xml:space="preserve"> позиции </w:t>
      </w:r>
      <w:r w:rsidR="009B11FB">
        <w:rPr>
          <w:rFonts w:ascii="Arial" w:hAnsi="Arial" w:cs="Arial"/>
          <w:color w:val="000000" w:themeColor="text1"/>
          <w:szCs w:val="24"/>
        </w:rPr>
        <w:t>з</w:t>
      </w:r>
      <w:r>
        <w:rPr>
          <w:rFonts w:ascii="Arial" w:hAnsi="Arial" w:cs="Arial"/>
          <w:color w:val="000000" w:themeColor="text1"/>
          <w:szCs w:val="24"/>
        </w:rPr>
        <w:t>аявк</w:t>
      </w:r>
      <w:r w:rsidR="009B11FB">
        <w:rPr>
          <w:rFonts w:ascii="Arial" w:hAnsi="Arial" w:cs="Arial"/>
          <w:color w:val="000000" w:themeColor="text1"/>
          <w:szCs w:val="24"/>
        </w:rPr>
        <w:t>и</w:t>
      </w:r>
      <w:r>
        <w:rPr>
          <w:rFonts w:ascii="Arial" w:hAnsi="Arial" w:cs="Arial"/>
          <w:color w:val="000000" w:themeColor="text1"/>
          <w:szCs w:val="24"/>
        </w:rPr>
        <w:t xml:space="preserve"> на закупку </w:t>
      </w:r>
      <w:r w:rsidR="009B11FB">
        <w:rPr>
          <w:rFonts w:ascii="Arial" w:hAnsi="Arial" w:cs="Arial"/>
          <w:color w:val="000000" w:themeColor="text1"/>
          <w:szCs w:val="24"/>
        </w:rPr>
        <w:t xml:space="preserve">корректируется </w:t>
      </w:r>
      <w:r>
        <w:rPr>
          <w:rFonts w:ascii="Arial" w:hAnsi="Arial" w:cs="Arial"/>
          <w:color w:val="000000" w:themeColor="text1"/>
          <w:szCs w:val="24"/>
        </w:rPr>
        <w:t>количество</w:t>
      </w:r>
      <w:r w:rsidR="009B11FB">
        <w:rPr>
          <w:rFonts w:ascii="Arial" w:hAnsi="Arial" w:cs="Arial"/>
          <w:color w:val="000000" w:themeColor="text1"/>
          <w:szCs w:val="24"/>
        </w:rPr>
        <w:t xml:space="preserve"> в соответствии с</w:t>
      </w:r>
      <w:r>
        <w:rPr>
          <w:rFonts w:ascii="Arial" w:hAnsi="Arial" w:cs="Arial"/>
          <w:color w:val="000000" w:themeColor="text1"/>
          <w:szCs w:val="24"/>
        </w:rPr>
        <w:t xml:space="preserve"> заданн</w:t>
      </w:r>
      <w:r w:rsidR="009B11FB">
        <w:rPr>
          <w:rFonts w:ascii="Arial" w:hAnsi="Arial" w:cs="Arial"/>
          <w:color w:val="000000" w:themeColor="text1"/>
          <w:szCs w:val="24"/>
        </w:rPr>
        <w:t>ым</w:t>
      </w:r>
      <w:r>
        <w:rPr>
          <w:rFonts w:ascii="Arial" w:hAnsi="Arial" w:cs="Arial"/>
          <w:color w:val="000000" w:themeColor="text1"/>
          <w:szCs w:val="24"/>
        </w:rPr>
        <w:t xml:space="preserve"> в </w:t>
      </w:r>
      <w:r w:rsidR="009B11FB">
        <w:rPr>
          <w:rFonts w:ascii="Arial" w:hAnsi="Arial" w:cs="Arial"/>
          <w:color w:val="000000" w:themeColor="text1"/>
          <w:szCs w:val="24"/>
        </w:rPr>
        <w:t>спецификации</w:t>
      </w:r>
      <w:r>
        <w:rPr>
          <w:rFonts w:ascii="Arial" w:hAnsi="Arial" w:cs="Arial"/>
          <w:color w:val="000000" w:themeColor="text1"/>
          <w:szCs w:val="24"/>
        </w:rPr>
        <w:t xml:space="preserve"> (в случае удаления позиции в заказе на поставку, позиция заявки на закупку МТР так же помечается на удаление) и автоматически создается новая позиция в </w:t>
      </w:r>
      <w:r w:rsidR="009B11FB">
        <w:rPr>
          <w:rFonts w:ascii="Arial" w:hAnsi="Arial" w:cs="Arial"/>
          <w:color w:val="000000" w:themeColor="text1"/>
          <w:szCs w:val="24"/>
        </w:rPr>
        <w:t xml:space="preserve">той </w:t>
      </w:r>
      <w:r w:rsidR="00CF128E">
        <w:rPr>
          <w:rFonts w:ascii="Arial" w:hAnsi="Arial" w:cs="Arial"/>
          <w:color w:val="000000" w:themeColor="text1"/>
          <w:szCs w:val="24"/>
        </w:rPr>
        <w:t>же заявке</w:t>
      </w:r>
      <w:r>
        <w:rPr>
          <w:rFonts w:ascii="Arial" w:hAnsi="Arial" w:cs="Arial"/>
          <w:color w:val="000000" w:themeColor="text1"/>
          <w:szCs w:val="24"/>
        </w:rPr>
        <w:t xml:space="preserve"> на закупку МТР на открытое количество</w:t>
      </w:r>
      <w:r w:rsidR="0085013C">
        <w:rPr>
          <w:rFonts w:ascii="Arial" w:hAnsi="Arial" w:cs="Arial"/>
          <w:color w:val="000000" w:themeColor="text1"/>
          <w:szCs w:val="24"/>
        </w:rPr>
        <w:t xml:space="preserve"> </w:t>
      </w:r>
      <w:r w:rsidR="009B11FB">
        <w:rPr>
          <w:rFonts w:ascii="Arial" w:hAnsi="Arial" w:cs="Arial"/>
          <w:color w:val="000000" w:themeColor="text1"/>
          <w:szCs w:val="24"/>
        </w:rPr>
        <w:t>(</w:t>
      </w:r>
      <w:r w:rsidR="0085013C">
        <w:rPr>
          <w:rFonts w:ascii="Arial" w:hAnsi="Arial" w:cs="Arial"/>
          <w:color w:val="000000" w:themeColor="text1"/>
          <w:szCs w:val="24"/>
        </w:rPr>
        <w:t xml:space="preserve">разработка </w:t>
      </w:r>
      <w:r w:rsidR="002C6310">
        <w:rPr>
          <w:rFonts w:ascii="Arial" w:hAnsi="Arial" w:cs="Arial"/>
          <w:color w:val="000000" w:themeColor="text1"/>
          <w:szCs w:val="24"/>
        </w:rPr>
        <w:t>ММ59 «Изменение деблокированного заказа на поставку»</w:t>
      </w:r>
      <w:r w:rsidR="009B11FB">
        <w:rPr>
          <w:rFonts w:ascii="Arial" w:hAnsi="Arial" w:cs="Arial"/>
          <w:color w:val="000000" w:themeColor="text1"/>
          <w:szCs w:val="24"/>
        </w:rPr>
        <w:t>)</w:t>
      </w:r>
      <w:r w:rsidR="0085013C">
        <w:rPr>
          <w:rFonts w:ascii="Arial" w:hAnsi="Arial" w:cs="Arial"/>
          <w:color w:val="000000" w:themeColor="text1"/>
          <w:szCs w:val="24"/>
        </w:rPr>
        <w:t xml:space="preserve">. </w:t>
      </w:r>
    </w:p>
    <w:p w14:paraId="05FF6B6A" w14:textId="3CFC1C8C" w:rsidR="0005152F" w:rsidRPr="00A10693" w:rsidRDefault="0005152F" w:rsidP="0005152F">
      <w:pPr>
        <w:pStyle w:val="a8"/>
        <w:rPr>
          <w:rFonts w:ascii="Arial" w:hAnsi="Arial" w:cs="Arial"/>
          <w:b/>
          <w:noProof/>
          <w:sz w:val="22"/>
        </w:rPr>
      </w:pPr>
      <w:bookmarkStart w:id="1653" w:name="_Ref516673673"/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35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>. Внесение корректировок в спецификацию закупки МТР (в случае несущественных условий).</w:t>
      </w:r>
      <w:bookmarkEnd w:id="1653"/>
      <w:r w:rsidRPr="00A10693">
        <w:rPr>
          <w:rFonts w:ascii="Arial" w:hAnsi="Arial" w:cs="Arial"/>
          <w:b/>
          <w:noProof/>
          <w:sz w:val="22"/>
        </w:rPr>
        <w:t xml:space="preserve">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4"/>
        <w:gridCol w:w="2308"/>
        <w:gridCol w:w="883"/>
        <w:gridCol w:w="1646"/>
        <w:gridCol w:w="1844"/>
        <w:gridCol w:w="2111"/>
      </w:tblGrid>
      <w:tr w:rsidR="00BE67F0" w:rsidRPr="00A10693" w14:paraId="04D932B1" w14:textId="77777777" w:rsidTr="004322A8">
        <w:trPr>
          <w:cantSplit/>
          <w:trHeight w:val="397"/>
          <w:tblHeader/>
        </w:trPr>
        <w:tc>
          <w:tcPr>
            <w:tcW w:w="680" w:type="pct"/>
            <w:shd w:val="clear" w:color="auto" w:fill="FFC000"/>
            <w:vAlign w:val="center"/>
          </w:tcPr>
          <w:p w14:paraId="32C866C0" w14:textId="77777777" w:rsidR="00BE67F0" w:rsidRPr="00A10693" w:rsidRDefault="00BE67F0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1134" w:type="pct"/>
            <w:shd w:val="clear" w:color="auto" w:fill="FFC000"/>
            <w:vAlign w:val="center"/>
          </w:tcPr>
          <w:p w14:paraId="4D1A91CA" w14:textId="77777777" w:rsidR="00BE67F0" w:rsidRPr="00A10693" w:rsidRDefault="00BE67F0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34" w:type="pct"/>
            <w:shd w:val="clear" w:color="auto" w:fill="FFC000"/>
            <w:vAlign w:val="center"/>
          </w:tcPr>
          <w:p w14:paraId="0F57DB83" w14:textId="77777777" w:rsidR="00BE67F0" w:rsidRPr="00A10693" w:rsidRDefault="00BE67F0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809" w:type="pct"/>
            <w:shd w:val="clear" w:color="auto" w:fill="FFC000"/>
          </w:tcPr>
          <w:p w14:paraId="388CDDFF" w14:textId="77777777" w:rsidR="00BE67F0" w:rsidRPr="00A10693" w:rsidRDefault="00BE67F0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906" w:type="pct"/>
            <w:shd w:val="clear" w:color="auto" w:fill="FFC000"/>
          </w:tcPr>
          <w:p w14:paraId="0F2D5C54" w14:textId="77777777" w:rsidR="00BE67F0" w:rsidRPr="00A10693" w:rsidRDefault="00BE67F0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1037" w:type="pct"/>
            <w:shd w:val="clear" w:color="auto" w:fill="FFC000"/>
          </w:tcPr>
          <w:p w14:paraId="5A3BAA14" w14:textId="77777777" w:rsidR="00BE67F0" w:rsidRPr="00A10693" w:rsidRDefault="00BE67F0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BE67F0" w:rsidRPr="00A10693" w14:paraId="5ED7DABE" w14:textId="77777777" w:rsidTr="004322A8">
        <w:trPr>
          <w:cantSplit/>
          <w:trHeight w:val="1252"/>
        </w:trPr>
        <w:tc>
          <w:tcPr>
            <w:tcW w:w="680" w:type="pct"/>
          </w:tcPr>
          <w:p w14:paraId="1B7A6953" w14:textId="77777777" w:rsidR="00BE67F0" w:rsidRPr="00A10693" w:rsidRDefault="00BE67F0" w:rsidP="004322A8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ПП-10.04.04.045</w:t>
            </w:r>
          </w:p>
        </w:tc>
        <w:tc>
          <w:tcPr>
            <w:tcW w:w="1134" w:type="pct"/>
          </w:tcPr>
          <w:p w14:paraId="42275165" w14:textId="77777777" w:rsidR="00BE67F0" w:rsidRPr="00A10693" w:rsidRDefault="00BE67F0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Корректировка согласована с поставщиком, получено письмо-подтверждение от поставщика</w:t>
            </w:r>
          </w:p>
        </w:tc>
        <w:tc>
          <w:tcPr>
            <w:tcW w:w="434" w:type="pct"/>
            <w:shd w:val="clear" w:color="auto" w:fill="auto"/>
          </w:tcPr>
          <w:p w14:paraId="796A6B07" w14:textId="77777777" w:rsidR="00BE67F0" w:rsidRPr="00A10693" w:rsidRDefault="00BE67F0" w:rsidP="004322A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  <w:lang w:val="en-US"/>
              </w:rPr>
              <w:t>ME2</w:t>
            </w:r>
            <w:r w:rsidRPr="00A10693">
              <w:rPr>
                <w:rFonts w:ascii="Arial" w:hAnsi="Arial" w:cs="Arial"/>
                <w:sz w:val="20"/>
                <w:szCs w:val="20"/>
              </w:rPr>
              <w:t>2</w:t>
            </w:r>
            <w:r w:rsidRPr="00A10693">
              <w:rPr>
                <w:rFonts w:ascii="Arial" w:hAnsi="Arial" w:cs="Arial"/>
                <w:sz w:val="20"/>
                <w:szCs w:val="20"/>
                <w:lang w:val="en-US"/>
              </w:rPr>
              <w:t>N</w:t>
            </w:r>
          </w:p>
        </w:tc>
        <w:tc>
          <w:tcPr>
            <w:tcW w:w="809" w:type="pct"/>
          </w:tcPr>
          <w:p w14:paraId="0298D57F" w14:textId="77777777" w:rsidR="00BE67F0" w:rsidRPr="00A10693" w:rsidRDefault="00BE67F0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Спецификация вида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</w:tc>
        <w:tc>
          <w:tcPr>
            <w:tcW w:w="906" w:type="pct"/>
          </w:tcPr>
          <w:p w14:paraId="3C43169E" w14:textId="77777777" w:rsidR="00BE67F0" w:rsidRPr="00A10693" w:rsidRDefault="00BE67F0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Измененная спецификация вида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</w:p>
        </w:tc>
        <w:tc>
          <w:tcPr>
            <w:tcW w:w="1037" w:type="pct"/>
          </w:tcPr>
          <w:p w14:paraId="74C78F0D" w14:textId="77777777" w:rsidR="00BE67F0" w:rsidRPr="00A10693" w:rsidRDefault="00BE67F0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Менеджер по сопровождению договора</w:t>
            </w:r>
          </w:p>
        </w:tc>
      </w:tr>
    </w:tbl>
    <w:p w14:paraId="313FE5B1" w14:textId="4945187D" w:rsidR="0005152F" w:rsidRDefault="0005152F" w:rsidP="00A73818"/>
    <w:p w14:paraId="066CA43B" w14:textId="77777777" w:rsidR="00251034" w:rsidRPr="00A10693" w:rsidRDefault="00251034" w:rsidP="00A73818"/>
    <w:p w14:paraId="27D6121C" w14:textId="59EB2FC8" w:rsidR="002275DB" w:rsidRPr="00A10693" w:rsidRDefault="002275DB" w:rsidP="002275DB">
      <w:pPr>
        <w:pStyle w:val="4"/>
        <w:rPr>
          <w:b/>
          <w:sz w:val="24"/>
          <w:szCs w:val="24"/>
        </w:rPr>
      </w:pPr>
      <w:r w:rsidRPr="002275DB">
        <w:rPr>
          <w:b/>
          <w:i w:val="0"/>
          <w:caps w:val="0"/>
          <w:sz w:val="24"/>
          <w:szCs w:val="24"/>
        </w:rPr>
        <w:t>ПП-10.04.04.046 Внесение корректировок в спецификацию закупки МТР (изменение существенных условий по инициативе поставщика)</w:t>
      </w:r>
      <w:r>
        <w:rPr>
          <w:b/>
          <w:i w:val="0"/>
          <w:caps w:val="0"/>
          <w:sz w:val="24"/>
          <w:szCs w:val="24"/>
        </w:rPr>
        <w:t>.</w:t>
      </w:r>
    </w:p>
    <w:p w14:paraId="788BC905" w14:textId="6519601C" w:rsidR="002275DB" w:rsidRDefault="002275DB" w:rsidP="002275DB">
      <w:pPr>
        <w:rPr>
          <w:b/>
          <w:i/>
          <w:caps/>
          <w:szCs w:val="24"/>
        </w:rPr>
      </w:pPr>
    </w:p>
    <w:p w14:paraId="07C57636" w14:textId="50B58631" w:rsidR="00705F57" w:rsidRDefault="00873E6D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Если предлагаемая корректировка является существенной и влияет на обеспечение потребности (изменение сроков, количества, номенклатуры), то на данную корректировку менеджер по сопровождению договора формир</w:t>
      </w:r>
      <w:r w:rsidR="00705F57">
        <w:rPr>
          <w:rFonts w:ascii="Arial" w:hAnsi="Arial" w:cs="Arial"/>
        </w:rPr>
        <w:t>ует</w:t>
      </w:r>
      <w:r>
        <w:rPr>
          <w:rFonts w:ascii="Arial" w:hAnsi="Arial" w:cs="Arial"/>
        </w:rPr>
        <w:t xml:space="preserve"> запрос</w:t>
      </w:r>
      <w:r w:rsidR="00705F57">
        <w:rPr>
          <w:rFonts w:ascii="Arial" w:hAnsi="Arial" w:cs="Arial"/>
        </w:rPr>
        <w:t xml:space="preserve"> на корректировку спецификации.  </w:t>
      </w:r>
      <w:r>
        <w:rPr>
          <w:rFonts w:ascii="Arial" w:hAnsi="Arial" w:cs="Arial"/>
        </w:rPr>
        <w:t xml:space="preserve"> </w:t>
      </w:r>
      <w:r w:rsidR="00705F57">
        <w:rPr>
          <w:rFonts w:ascii="Arial" w:hAnsi="Arial" w:cs="Arial"/>
        </w:rPr>
        <w:t xml:space="preserve">Далее сток-контролер согласовывает, либо отклоняет запрос. </w:t>
      </w:r>
      <w:r w:rsidR="00EC21B7">
        <w:rPr>
          <w:rFonts w:ascii="Arial" w:hAnsi="Arial" w:cs="Arial"/>
          <w:color w:val="000000" w:themeColor="text1"/>
          <w:szCs w:val="24"/>
        </w:rPr>
        <w:t>Р</w:t>
      </w:r>
      <w:r w:rsidR="00EC21B7" w:rsidRPr="00D01C7D">
        <w:rPr>
          <w:rFonts w:ascii="Arial" w:hAnsi="Arial" w:cs="Arial"/>
          <w:color w:val="000000" w:themeColor="text1"/>
          <w:szCs w:val="24"/>
        </w:rPr>
        <w:t>уководител</w:t>
      </w:r>
      <w:r w:rsidR="00EC21B7">
        <w:rPr>
          <w:rFonts w:ascii="Arial" w:hAnsi="Arial" w:cs="Arial"/>
          <w:color w:val="000000" w:themeColor="text1"/>
          <w:szCs w:val="24"/>
        </w:rPr>
        <w:t>ь менеджера по ведению договора</w:t>
      </w:r>
      <w:r w:rsidR="002275DB" w:rsidRPr="00705F57">
        <w:rPr>
          <w:rFonts w:ascii="Arial" w:hAnsi="Arial" w:cs="Arial"/>
        </w:rPr>
        <w:t xml:space="preserve">, после согласования сток-контролером, получит уведомление по корпоративной электронной почте о необходимости согласования запроса на корректировку </w:t>
      </w:r>
      <w:r w:rsidR="00CF128E" w:rsidRPr="00705F57">
        <w:rPr>
          <w:rFonts w:ascii="Arial" w:hAnsi="Arial" w:cs="Arial"/>
        </w:rPr>
        <w:t>спецификации,</w:t>
      </w:r>
      <w:r w:rsidR="002275DB" w:rsidRPr="00705F57">
        <w:rPr>
          <w:rFonts w:ascii="Arial" w:hAnsi="Arial" w:cs="Arial"/>
        </w:rPr>
        <w:t xml:space="preserve"> со своей стороны</w:t>
      </w:r>
      <w:r w:rsidR="00705F57">
        <w:rPr>
          <w:rFonts w:ascii="Arial" w:hAnsi="Arial" w:cs="Arial"/>
        </w:rPr>
        <w:t>.</w:t>
      </w:r>
    </w:p>
    <w:p w14:paraId="728122FB" w14:textId="0D97369A" w:rsidR="00DE740D" w:rsidRDefault="00EC21B7" w:rsidP="00DE740D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  <w:color w:val="000000" w:themeColor="text1"/>
          <w:szCs w:val="24"/>
        </w:rPr>
        <w:t>Р</w:t>
      </w:r>
      <w:r w:rsidRPr="00D01C7D">
        <w:rPr>
          <w:rFonts w:ascii="Arial" w:hAnsi="Arial" w:cs="Arial"/>
          <w:color w:val="000000" w:themeColor="text1"/>
          <w:szCs w:val="24"/>
        </w:rPr>
        <w:t>уководител</w:t>
      </w:r>
      <w:r>
        <w:rPr>
          <w:rFonts w:ascii="Arial" w:hAnsi="Arial" w:cs="Arial"/>
          <w:color w:val="000000" w:themeColor="text1"/>
          <w:szCs w:val="24"/>
        </w:rPr>
        <w:t>ь менеджера по ведению договора</w:t>
      </w:r>
      <w:r>
        <w:rPr>
          <w:rFonts w:ascii="Arial" w:hAnsi="Arial" w:cs="Arial"/>
        </w:rPr>
        <w:t xml:space="preserve"> </w:t>
      </w:r>
      <w:r w:rsidR="00705F57">
        <w:rPr>
          <w:rFonts w:ascii="Arial" w:hAnsi="Arial" w:cs="Arial"/>
        </w:rPr>
        <w:t>открывает транзакцию «</w:t>
      </w:r>
      <w:r w:rsidR="00985984">
        <w:rPr>
          <w:rFonts w:ascii="Arial" w:hAnsi="Arial" w:cs="Arial"/>
        </w:rPr>
        <w:t>Создание и обработка запросов на корректировку</w:t>
      </w:r>
      <w:r w:rsidR="00705F57">
        <w:rPr>
          <w:rFonts w:ascii="Arial" w:hAnsi="Arial" w:cs="Arial"/>
        </w:rPr>
        <w:t xml:space="preserve">» (разработка </w:t>
      </w:r>
      <w:r w:rsidR="00542B7E">
        <w:rPr>
          <w:rFonts w:ascii="Arial" w:hAnsi="Arial" w:cs="Arial"/>
        </w:rPr>
        <w:t>ММ07 «</w:t>
      </w:r>
      <w:r w:rsidR="00542B7E" w:rsidRPr="002236DA">
        <w:rPr>
          <w:rFonts w:ascii="Arial" w:hAnsi="Arial" w:cs="Arial"/>
        </w:rPr>
        <w:t>Управление запросами на корректировку</w:t>
      </w:r>
      <w:r w:rsidR="00542B7E">
        <w:rPr>
          <w:rFonts w:ascii="Arial" w:hAnsi="Arial" w:cs="Arial"/>
        </w:rPr>
        <w:t xml:space="preserve">» разработка включена в КД </w:t>
      </w:r>
      <w:del w:id="1654" w:author="SintsovaMA" w:date="2021-03-22T17:28:00Z">
        <w:r w:rsidR="00D2138A" w:rsidDel="004908FD">
          <w:rPr>
            <w:rFonts w:ascii="Arial" w:hAnsi="Arial" w:cs="Arial"/>
          </w:rPr>
          <w:delText>ERP.9.</w:delText>
        </w:r>
        <w:r w:rsidR="00542B7E" w:rsidDel="004908FD">
          <w:rPr>
            <w:rFonts w:ascii="Arial" w:hAnsi="Arial" w:cs="Arial"/>
          </w:rPr>
          <w:delText xml:space="preserve">1.58 </w:delText>
        </w:r>
      </w:del>
      <w:ins w:id="1655" w:author="SintsovaMA" w:date="2021-03-22T17:28:00Z">
        <w:r w:rsidR="004908FD">
          <w:rPr>
            <w:rFonts w:ascii="Arial" w:hAnsi="Arial" w:cs="Arial"/>
          </w:rPr>
          <w:t xml:space="preserve">ERP.13.9_2_58_MM </w:t>
        </w:r>
      </w:ins>
      <w:r w:rsidR="00542B7E">
        <w:rPr>
          <w:rFonts w:ascii="Arial" w:hAnsi="Arial" w:cs="Arial"/>
        </w:rPr>
        <w:t>«</w:t>
      </w:r>
      <w:r w:rsidR="00542B7E" w:rsidRPr="002236DA">
        <w:rPr>
          <w:rFonts w:ascii="Arial" w:hAnsi="Arial" w:cs="Arial"/>
        </w:rPr>
        <w:t>Планирование обеспечения МТР, работами и услугами</w:t>
      </w:r>
      <w:r w:rsidR="00542B7E">
        <w:rPr>
          <w:rFonts w:ascii="Arial" w:hAnsi="Arial" w:cs="Arial"/>
        </w:rPr>
        <w:t>»</w:t>
      </w:r>
      <w:r w:rsidR="00705F57">
        <w:rPr>
          <w:rFonts w:ascii="Arial" w:hAnsi="Arial" w:cs="Arial"/>
        </w:rPr>
        <w:t xml:space="preserve">), анализирует предлагаемые изменения и далее либо </w:t>
      </w:r>
      <w:r w:rsidR="00705F57" w:rsidRPr="001A5147">
        <w:rPr>
          <w:rFonts w:ascii="Arial" w:hAnsi="Arial" w:cs="Arial"/>
        </w:rPr>
        <w:t>согласовывает запрос</w:t>
      </w:r>
      <w:r w:rsidR="00705F57">
        <w:rPr>
          <w:rFonts w:ascii="Arial" w:hAnsi="Arial" w:cs="Arial"/>
        </w:rPr>
        <w:t>, либо отклоняет его</w:t>
      </w:r>
      <w:r w:rsidR="00705F57" w:rsidRPr="008D21F0">
        <w:rPr>
          <w:rFonts w:ascii="Arial" w:hAnsi="Arial" w:cs="Arial"/>
        </w:rPr>
        <w:t>.</w:t>
      </w:r>
      <w:r w:rsidR="00DE740D" w:rsidRPr="00DE740D">
        <w:rPr>
          <w:rFonts w:ascii="Arial" w:hAnsi="Arial" w:cs="Arial"/>
        </w:rPr>
        <w:t xml:space="preserve"> </w:t>
      </w:r>
      <w:r w:rsidR="00DE740D">
        <w:rPr>
          <w:rFonts w:ascii="Arial" w:hAnsi="Arial" w:cs="Arial"/>
        </w:rPr>
        <w:t xml:space="preserve">В момент согласования запроса на корректировку </w:t>
      </w:r>
      <w:r w:rsidR="00CF128E">
        <w:rPr>
          <w:rFonts w:ascii="Arial" w:hAnsi="Arial" w:cs="Arial"/>
        </w:rPr>
        <w:t>система,</w:t>
      </w:r>
      <w:r w:rsidR="00773633">
        <w:rPr>
          <w:rFonts w:ascii="Arial" w:hAnsi="Arial" w:cs="Arial"/>
        </w:rPr>
        <w:t xml:space="preserve"> в случае перехода на активный контроль лимитов,</w:t>
      </w:r>
      <w:r w:rsidR="00773633" w:rsidRPr="009E695E">
        <w:rPr>
          <w:rFonts w:ascii="Arial" w:hAnsi="Arial" w:cs="Arial"/>
        </w:rPr>
        <w:t xml:space="preserve"> </w:t>
      </w:r>
      <w:r w:rsidR="00DE740D" w:rsidRPr="009E695E">
        <w:rPr>
          <w:rFonts w:ascii="Arial" w:hAnsi="Arial" w:cs="Arial"/>
        </w:rPr>
        <w:t>выполняет</w:t>
      </w:r>
      <w:r w:rsidR="00DE740D">
        <w:rPr>
          <w:rFonts w:ascii="Arial" w:hAnsi="Arial" w:cs="Arial"/>
        </w:rPr>
        <w:t xml:space="preserve"> повторную</w:t>
      </w:r>
      <w:r w:rsidR="00DE740D" w:rsidRPr="009E695E">
        <w:rPr>
          <w:rFonts w:ascii="Arial" w:hAnsi="Arial" w:cs="Arial"/>
        </w:rPr>
        <w:t xml:space="preserve"> проверку соответствия </w:t>
      </w:r>
      <w:r w:rsidR="00DE740D">
        <w:rPr>
          <w:rFonts w:ascii="Arial" w:hAnsi="Arial" w:cs="Arial"/>
        </w:rPr>
        <w:t>спецификации</w:t>
      </w:r>
      <w:r w:rsidR="00DE740D" w:rsidRPr="009E695E">
        <w:rPr>
          <w:rFonts w:ascii="Arial" w:hAnsi="Arial" w:cs="Arial"/>
        </w:rPr>
        <w:t xml:space="preserve"> лимитам за</w:t>
      </w:r>
      <w:r w:rsidR="00DE740D">
        <w:rPr>
          <w:rFonts w:ascii="Arial" w:hAnsi="Arial" w:cs="Arial"/>
        </w:rPr>
        <w:t xml:space="preserve">купки, в случае нехватки бюджета согласование запроса на корректировку </w:t>
      </w:r>
      <w:r>
        <w:rPr>
          <w:rFonts w:ascii="Arial" w:hAnsi="Arial" w:cs="Arial"/>
          <w:color w:val="000000" w:themeColor="text1"/>
          <w:szCs w:val="24"/>
        </w:rPr>
        <w:t>р</w:t>
      </w:r>
      <w:r w:rsidRPr="00D01C7D">
        <w:rPr>
          <w:rFonts w:ascii="Arial" w:hAnsi="Arial" w:cs="Arial"/>
          <w:color w:val="000000" w:themeColor="text1"/>
          <w:szCs w:val="24"/>
        </w:rPr>
        <w:t>уководител</w:t>
      </w:r>
      <w:r>
        <w:rPr>
          <w:rFonts w:ascii="Arial" w:hAnsi="Arial" w:cs="Arial"/>
          <w:color w:val="000000" w:themeColor="text1"/>
          <w:szCs w:val="24"/>
        </w:rPr>
        <w:t>ь менеджера по ведению договора</w:t>
      </w:r>
      <w:r w:rsidRPr="00DE740D">
        <w:rPr>
          <w:rFonts w:ascii="Arial" w:hAnsi="Arial" w:cs="Arial"/>
        </w:rPr>
        <w:t xml:space="preserve"> </w:t>
      </w:r>
      <w:r w:rsidR="00DE740D" w:rsidRPr="00DE740D">
        <w:rPr>
          <w:rFonts w:ascii="Arial" w:hAnsi="Arial" w:cs="Arial"/>
        </w:rPr>
        <w:t>получит блокирующее сообщение о нехватке бюджета</w:t>
      </w:r>
      <w:r w:rsidR="00DE740D">
        <w:rPr>
          <w:rFonts w:ascii="Arial" w:hAnsi="Arial" w:cs="Arial"/>
        </w:rPr>
        <w:t xml:space="preserve">. </w:t>
      </w:r>
      <w:r w:rsidR="00DE740D" w:rsidRPr="00DE740D">
        <w:rPr>
          <w:rFonts w:ascii="Arial" w:hAnsi="Arial" w:cs="Arial"/>
        </w:rPr>
        <w:t xml:space="preserve">На начальном этапе работы системы данное сообщение будет отключено и </w:t>
      </w:r>
      <w:r w:rsidR="00773633">
        <w:rPr>
          <w:rFonts w:ascii="Arial" w:hAnsi="Arial" w:cs="Arial"/>
        </w:rPr>
        <w:t xml:space="preserve">решение о его активации будет </w:t>
      </w:r>
      <w:r w:rsidR="0085218B">
        <w:rPr>
          <w:rFonts w:ascii="Arial" w:hAnsi="Arial" w:cs="Arial"/>
        </w:rPr>
        <w:t>приниматься</w:t>
      </w:r>
      <w:r w:rsidR="00DE740D" w:rsidRPr="00DE740D">
        <w:rPr>
          <w:rFonts w:ascii="Arial" w:hAnsi="Arial" w:cs="Arial"/>
        </w:rPr>
        <w:t xml:space="preserve"> после этапа стабилизации (подробнее см. КД </w:t>
      </w:r>
      <w:del w:id="1656" w:author="SintsovaMA" w:date="2021-03-22T17:30:00Z">
        <w:r w:rsidR="00D2138A" w:rsidDel="00117C79">
          <w:rPr>
            <w:rFonts w:ascii="Arial" w:hAnsi="Arial" w:cs="Arial"/>
          </w:rPr>
          <w:delText>ERP.9.</w:delText>
        </w:r>
        <w:r w:rsidR="00DE740D" w:rsidRPr="00DE740D" w:rsidDel="00117C79">
          <w:rPr>
            <w:rFonts w:ascii="Arial" w:hAnsi="Arial" w:cs="Arial"/>
          </w:rPr>
          <w:delText>1.40</w:delText>
        </w:r>
      </w:del>
      <w:ins w:id="1657" w:author="SintsovaMA" w:date="2021-03-22T17:30:00Z">
        <w:r w:rsidR="00117C79">
          <w:rPr>
            <w:rFonts w:ascii="Arial" w:hAnsi="Arial" w:cs="Arial"/>
          </w:rPr>
          <w:t xml:space="preserve">ERP.13.9_2_40 </w:t>
        </w:r>
      </w:ins>
      <w:r w:rsidR="00DE740D" w:rsidRPr="00DE740D">
        <w:rPr>
          <w:rFonts w:ascii="Arial" w:hAnsi="Arial" w:cs="Arial"/>
        </w:rPr>
        <w:t xml:space="preserve"> «Оперативный контроль и у</w:t>
      </w:r>
      <w:r w:rsidR="00DE740D">
        <w:rPr>
          <w:rFonts w:ascii="Arial" w:hAnsi="Arial" w:cs="Arial"/>
        </w:rPr>
        <w:t xml:space="preserve">правление бюджетными лимитами»). </w:t>
      </w:r>
    </w:p>
    <w:p w14:paraId="62BDB9E2" w14:textId="523E0A73" w:rsidR="00705F57" w:rsidRDefault="00705F57" w:rsidP="002275DB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В случае принятия запроса на корректировку </w:t>
      </w:r>
      <w:r w:rsidR="00EC21B7">
        <w:rPr>
          <w:rFonts w:ascii="Arial" w:hAnsi="Arial" w:cs="Arial"/>
          <w:color w:val="000000" w:themeColor="text1"/>
          <w:szCs w:val="24"/>
        </w:rPr>
        <w:t>р</w:t>
      </w:r>
      <w:r w:rsidR="00EC21B7" w:rsidRPr="00D01C7D">
        <w:rPr>
          <w:rFonts w:ascii="Arial" w:hAnsi="Arial" w:cs="Arial"/>
          <w:color w:val="000000" w:themeColor="text1"/>
          <w:szCs w:val="24"/>
        </w:rPr>
        <w:t>уководител</w:t>
      </w:r>
      <w:r w:rsidR="00EC21B7">
        <w:rPr>
          <w:rFonts w:ascii="Arial" w:hAnsi="Arial" w:cs="Arial"/>
          <w:color w:val="000000" w:themeColor="text1"/>
          <w:szCs w:val="24"/>
        </w:rPr>
        <w:t>ем менеджера по ведению договора</w:t>
      </w:r>
      <w:r w:rsidR="00EC21B7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запрос на корректировку считается согласованным, в системе автоматически корректируется спецификация договора.</w:t>
      </w:r>
    </w:p>
    <w:p w14:paraId="07A1D2F0" w14:textId="77777777" w:rsidR="00F62BED" w:rsidRPr="00A10693" w:rsidRDefault="00F62BED" w:rsidP="00F62BED">
      <w:pPr>
        <w:spacing w:after="200" w:line="276" w:lineRule="auto"/>
        <w:ind w:firstLine="567"/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При этом изменении новая карточка договора в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A10693">
        <w:rPr>
          <w:rFonts w:ascii="Arial" w:hAnsi="Arial" w:cs="Arial"/>
          <w:color w:val="000000" w:themeColor="text1"/>
          <w:szCs w:val="24"/>
        </w:rPr>
        <w:t xml:space="preserve">/4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HANA</w:t>
      </w:r>
      <w:r w:rsidRPr="00A10693">
        <w:rPr>
          <w:rFonts w:ascii="Arial" w:hAnsi="Arial" w:cs="Arial"/>
          <w:color w:val="000000" w:themeColor="text1"/>
          <w:szCs w:val="24"/>
        </w:rPr>
        <w:t xml:space="preserve"> не создается, изменение в СЭД не переда</w:t>
      </w:r>
      <w:r>
        <w:rPr>
          <w:rFonts w:ascii="Arial" w:hAnsi="Arial" w:cs="Arial"/>
          <w:color w:val="000000" w:themeColor="text1"/>
          <w:szCs w:val="24"/>
        </w:rPr>
        <w:t>ю</w:t>
      </w:r>
      <w:r w:rsidRPr="00A10693">
        <w:rPr>
          <w:rFonts w:ascii="Arial" w:hAnsi="Arial" w:cs="Arial"/>
          <w:color w:val="000000" w:themeColor="text1"/>
          <w:szCs w:val="24"/>
        </w:rPr>
        <w:t xml:space="preserve">тся. </w:t>
      </w:r>
    </w:p>
    <w:p w14:paraId="29B3C7CC" w14:textId="58D9C141" w:rsidR="00F62BED" w:rsidRDefault="00F62BED" w:rsidP="00F62BED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 Параллельно менеджер по сопровождению договора согласовывает в СЭД новое дополнительное соглашение</w:t>
      </w:r>
      <w:r>
        <w:rPr>
          <w:rFonts w:ascii="Arial" w:hAnsi="Arial" w:cs="Arial"/>
          <w:color w:val="000000" w:themeColor="text1"/>
          <w:szCs w:val="24"/>
        </w:rPr>
        <w:t>.</w:t>
      </w:r>
    </w:p>
    <w:p w14:paraId="749968D3" w14:textId="54BF77AA" w:rsidR="00705F57" w:rsidRDefault="00CE2028" w:rsidP="002275DB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Если корректировке подлежат коммерческие данные договора (цена, условия платежа, платежные реквизиты и т.п.), то изменение данных в спецификацию в </w:t>
      </w:r>
      <w:r>
        <w:rPr>
          <w:rFonts w:ascii="Arial" w:hAnsi="Arial" w:cs="Arial"/>
          <w:lang w:val="en-US"/>
        </w:rPr>
        <w:t>SAP</w:t>
      </w:r>
      <w:r w:rsidRPr="001A5147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S</w:t>
      </w:r>
      <w:r w:rsidRPr="001A5147">
        <w:rPr>
          <w:rFonts w:ascii="Arial" w:hAnsi="Arial" w:cs="Arial"/>
        </w:rPr>
        <w:t xml:space="preserve">/4 </w:t>
      </w:r>
      <w:r>
        <w:rPr>
          <w:rFonts w:ascii="Arial" w:hAnsi="Arial" w:cs="Arial"/>
          <w:lang w:val="en-US"/>
        </w:rPr>
        <w:t>HANA</w:t>
      </w:r>
      <w:r w:rsidRPr="001A514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вносит ответственный за корректировку спецификации.</w:t>
      </w:r>
    </w:p>
    <w:p w14:paraId="50FE9BCF" w14:textId="6098E385" w:rsidR="00B057C3" w:rsidRDefault="00752D70" w:rsidP="00752D70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Для внесения корректировок, менеджер по сопровождению договора уведомляет по электронной почте ответственного за корректировку спецификации о необходимости корректировки, прикладывает подтверждение от поставщика и описывает причину изменения. Ответственный за корректировку спецификации в транзакции </w:t>
      </w:r>
      <w:r w:rsidR="008A7BB3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Деблокирования заказа на поставку по-отдельности</w:t>
      </w:r>
      <w:r w:rsidR="008A7BB3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снимает статус «Действующий» с требуемой спецификации, далее вносит необходимые корректировки и деблокируется заказ на поставку до статуса «</w:t>
      </w:r>
      <w:r w:rsidR="00DE740D">
        <w:rPr>
          <w:rFonts w:ascii="Arial" w:hAnsi="Arial" w:cs="Arial"/>
          <w:color w:val="000000" w:themeColor="text1"/>
          <w:szCs w:val="24"/>
        </w:rPr>
        <w:t>Действующий</w:t>
      </w:r>
      <w:r w:rsidRPr="00A10693">
        <w:rPr>
          <w:rFonts w:ascii="Arial" w:hAnsi="Arial" w:cs="Arial"/>
          <w:color w:val="000000" w:themeColor="text1"/>
          <w:szCs w:val="24"/>
        </w:rPr>
        <w:t xml:space="preserve">». </w:t>
      </w:r>
    </w:p>
    <w:p w14:paraId="5699DD03" w14:textId="7D167348" w:rsidR="00DE740D" w:rsidRPr="009E695E" w:rsidRDefault="00DE740D" w:rsidP="00DE740D">
      <w:pPr>
        <w:spacing w:after="240" w:line="276" w:lineRule="auto"/>
        <w:ind w:firstLine="567"/>
        <w:rPr>
          <w:rFonts w:ascii="Arial" w:hAnsi="Arial" w:cs="Arial"/>
        </w:rPr>
      </w:pPr>
      <w:r w:rsidRPr="009E695E">
        <w:rPr>
          <w:rFonts w:ascii="Arial" w:hAnsi="Arial" w:cs="Arial"/>
        </w:rPr>
        <w:t>В момент деблокирования</w:t>
      </w:r>
      <w:r w:rsidR="0028617F">
        <w:rPr>
          <w:rFonts w:ascii="Arial" w:hAnsi="Arial" w:cs="Arial"/>
        </w:rPr>
        <w:t xml:space="preserve"> </w:t>
      </w:r>
      <w:r w:rsidRPr="009E695E">
        <w:rPr>
          <w:rFonts w:ascii="Arial" w:hAnsi="Arial" w:cs="Arial"/>
        </w:rPr>
        <w:t>система</w:t>
      </w:r>
      <w:r w:rsidR="00773633">
        <w:rPr>
          <w:rFonts w:ascii="Arial" w:hAnsi="Arial" w:cs="Arial"/>
        </w:rPr>
        <w:t>, в случае перехода на активный контроль лимитов,</w:t>
      </w:r>
      <w:r w:rsidR="00773633" w:rsidRPr="009E695E">
        <w:rPr>
          <w:rFonts w:ascii="Arial" w:hAnsi="Arial" w:cs="Arial"/>
        </w:rPr>
        <w:t xml:space="preserve"> </w:t>
      </w:r>
      <w:r w:rsidRPr="009E695E">
        <w:rPr>
          <w:rFonts w:ascii="Arial" w:hAnsi="Arial" w:cs="Arial"/>
        </w:rPr>
        <w:t xml:space="preserve">выполняет проверку соответствия </w:t>
      </w:r>
      <w:r>
        <w:rPr>
          <w:rFonts w:ascii="Arial" w:hAnsi="Arial" w:cs="Arial"/>
        </w:rPr>
        <w:t>спецификации</w:t>
      </w:r>
      <w:r w:rsidRPr="009E695E">
        <w:rPr>
          <w:rFonts w:ascii="Arial" w:hAnsi="Arial" w:cs="Arial"/>
        </w:rPr>
        <w:t xml:space="preserve"> лимитам за</w:t>
      </w:r>
      <w:r>
        <w:rPr>
          <w:rFonts w:ascii="Arial" w:hAnsi="Arial" w:cs="Arial"/>
        </w:rPr>
        <w:t>купки</w:t>
      </w:r>
      <w:r w:rsidRPr="009E695E">
        <w:rPr>
          <w:rFonts w:ascii="Arial" w:hAnsi="Arial" w:cs="Arial"/>
        </w:rPr>
        <w:t xml:space="preserve">. В случае нехватки бюджета, </w:t>
      </w:r>
      <w:r w:rsidR="003D1CFF">
        <w:rPr>
          <w:rFonts w:ascii="Arial" w:hAnsi="Arial" w:cs="Arial"/>
        </w:rPr>
        <w:t>ответственный за корректировку спецификации</w:t>
      </w:r>
      <w:r>
        <w:rPr>
          <w:rFonts w:ascii="Arial" w:hAnsi="Arial" w:cs="Arial"/>
        </w:rPr>
        <w:t xml:space="preserve"> </w:t>
      </w:r>
      <w:r w:rsidRPr="009E695E">
        <w:rPr>
          <w:rFonts w:ascii="Arial" w:hAnsi="Arial" w:cs="Arial"/>
        </w:rPr>
        <w:t xml:space="preserve">получит блокирующее сообщение о нехватке бюджета. На начальном этапе работы системы данное сообщение будет отключено и </w:t>
      </w:r>
      <w:r w:rsidR="00773633">
        <w:rPr>
          <w:rFonts w:ascii="Arial" w:hAnsi="Arial" w:cs="Arial"/>
        </w:rPr>
        <w:t>решение о его активации будет приниматься</w:t>
      </w:r>
      <w:r w:rsidRPr="009E695E">
        <w:rPr>
          <w:rFonts w:ascii="Arial" w:hAnsi="Arial" w:cs="Arial"/>
        </w:rPr>
        <w:t xml:space="preserve"> после этапа стабилизации (подробнее см. КД </w:t>
      </w:r>
      <w:del w:id="1658" w:author="SintsovaMA" w:date="2021-03-22T17:30:00Z">
        <w:r w:rsidR="00D2138A" w:rsidDel="00117C79">
          <w:rPr>
            <w:rFonts w:ascii="Arial" w:hAnsi="Arial" w:cs="Arial"/>
          </w:rPr>
          <w:delText>ERP.9.</w:delText>
        </w:r>
        <w:r w:rsidRPr="009E695E" w:rsidDel="00117C79">
          <w:rPr>
            <w:rFonts w:ascii="Arial" w:hAnsi="Arial" w:cs="Arial"/>
          </w:rPr>
          <w:delText>1.40</w:delText>
        </w:r>
      </w:del>
      <w:ins w:id="1659" w:author="SintsovaMA" w:date="2021-03-22T17:30:00Z">
        <w:r w:rsidR="00117C79">
          <w:rPr>
            <w:rFonts w:ascii="Arial" w:hAnsi="Arial" w:cs="Arial"/>
          </w:rPr>
          <w:t xml:space="preserve">ERP.13.9_2_40 </w:t>
        </w:r>
      </w:ins>
      <w:r w:rsidRPr="009E695E">
        <w:rPr>
          <w:rFonts w:ascii="Arial" w:hAnsi="Arial" w:cs="Arial"/>
        </w:rPr>
        <w:t xml:space="preserve"> Оперативный контроль и управление бюджетными лимитами).</w:t>
      </w:r>
    </w:p>
    <w:p w14:paraId="5B2E51F3" w14:textId="52AC3C33" w:rsidR="00752D70" w:rsidRDefault="00B057C3" w:rsidP="00752D70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При внесении </w:t>
      </w:r>
      <w:r>
        <w:rPr>
          <w:rFonts w:ascii="Arial" w:hAnsi="Arial" w:cs="Arial"/>
          <w:color w:val="000000" w:themeColor="text1"/>
          <w:szCs w:val="24"/>
        </w:rPr>
        <w:t xml:space="preserve">данных </w:t>
      </w:r>
      <w:r w:rsidRPr="00A10693">
        <w:rPr>
          <w:rFonts w:ascii="Arial" w:hAnsi="Arial" w:cs="Arial"/>
          <w:color w:val="000000" w:themeColor="text1"/>
          <w:szCs w:val="24"/>
        </w:rPr>
        <w:t xml:space="preserve">изменений </w:t>
      </w:r>
      <w:r>
        <w:rPr>
          <w:rFonts w:ascii="Arial" w:hAnsi="Arial" w:cs="Arial"/>
          <w:color w:val="000000" w:themeColor="text1"/>
          <w:szCs w:val="24"/>
        </w:rPr>
        <w:t>существует возможность указать</w:t>
      </w:r>
      <w:r w:rsidRPr="00A10693">
        <w:rPr>
          <w:rFonts w:ascii="Arial" w:hAnsi="Arial" w:cs="Arial"/>
          <w:color w:val="000000" w:themeColor="text1"/>
          <w:szCs w:val="24"/>
        </w:rPr>
        <w:t xml:space="preserve"> текстов</w:t>
      </w:r>
      <w:r>
        <w:rPr>
          <w:rFonts w:ascii="Arial" w:hAnsi="Arial" w:cs="Arial"/>
          <w:color w:val="000000" w:themeColor="text1"/>
          <w:szCs w:val="24"/>
        </w:rPr>
        <w:t>ый комментарий к данному изменению в соответствующем разделе позиции спецификации.</w:t>
      </w:r>
    </w:p>
    <w:p w14:paraId="79F010D5" w14:textId="77777777" w:rsidR="00F62BED" w:rsidRPr="00A10693" w:rsidRDefault="00F62BED" w:rsidP="00F62BED">
      <w:pPr>
        <w:spacing w:after="200" w:line="276" w:lineRule="auto"/>
        <w:ind w:firstLine="567"/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При этом изменении новая карточка договора в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A10693">
        <w:rPr>
          <w:rFonts w:ascii="Arial" w:hAnsi="Arial" w:cs="Arial"/>
          <w:color w:val="000000" w:themeColor="text1"/>
          <w:szCs w:val="24"/>
        </w:rPr>
        <w:t xml:space="preserve">/4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HANA</w:t>
      </w:r>
      <w:r w:rsidRPr="00A10693">
        <w:rPr>
          <w:rFonts w:ascii="Arial" w:hAnsi="Arial" w:cs="Arial"/>
          <w:color w:val="000000" w:themeColor="text1"/>
          <w:szCs w:val="24"/>
        </w:rPr>
        <w:t xml:space="preserve"> не создается, изменение в СЭД не переда</w:t>
      </w:r>
      <w:r>
        <w:rPr>
          <w:rFonts w:ascii="Arial" w:hAnsi="Arial" w:cs="Arial"/>
          <w:color w:val="000000" w:themeColor="text1"/>
          <w:szCs w:val="24"/>
        </w:rPr>
        <w:t>ю</w:t>
      </w:r>
      <w:r w:rsidRPr="00A10693">
        <w:rPr>
          <w:rFonts w:ascii="Arial" w:hAnsi="Arial" w:cs="Arial"/>
          <w:color w:val="000000" w:themeColor="text1"/>
          <w:szCs w:val="24"/>
        </w:rPr>
        <w:t xml:space="preserve">тся. </w:t>
      </w:r>
    </w:p>
    <w:p w14:paraId="34D7AE29" w14:textId="771A0A8F" w:rsidR="00F62BED" w:rsidRDefault="00F62BED" w:rsidP="00F62BED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 Параллельно менеджер по сопровождению договора согласовывает в СЭД новое дополнительное соглашение</w:t>
      </w:r>
      <w:r>
        <w:rPr>
          <w:rFonts w:ascii="Arial" w:hAnsi="Arial" w:cs="Arial"/>
          <w:color w:val="000000" w:themeColor="text1"/>
          <w:szCs w:val="24"/>
        </w:rPr>
        <w:t>.</w:t>
      </w:r>
    </w:p>
    <w:p w14:paraId="685A27B9" w14:textId="3E9A7F98" w:rsidR="00F72155" w:rsidRPr="00A10693" w:rsidRDefault="00F72155" w:rsidP="00F72155">
      <w:pPr>
        <w:pStyle w:val="a8"/>
        <w:rPr>
          <w:rFonts w:ascii="Arial" w:hAnsi="Arial" w:cs="Arial"/>
          <w:b/>
          <w:noProof/>
          <w:sz w:val="22"/>
        </w:rPr>
      </w:pPr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36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>. Внесение корректировок в спецификацию закупки МТР (</w:t>
      </w:r>
      <w:r>
        <w:rPr>
          <w:rFonts w:ascii="Arial" w:hAnsi="Arial" w:cs="Arial"/>
          <w:b/>
          <w:noProof/>
          <w:sz w:val="22"/>
        </w:rPr>
        <w:t>изменение существенных условий по инциативе поставщика</w:t>
      </w:r>
      <w:r w:rsidRPr="00A10693">
        <w:rPr>
          <w:rFonts w:ascii="Arial" w:hAnsi="Arial" w:cs="Arial"/>
          <w:b/>
          <w:noProof/>
          <w:sz w:val="22"/>
        </w:rPr>
        <w:t xml:space="preserve">).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4"/>
        <w:gridCol w:w="1969"/>
        <w:gridCol w:w="2239"/>
        <w:gridCol w:w="1307"/>
        <w:gridCol w:w="1505"/>
        <w:gridCol w:w="1772"/>
      </w:tblGrid>
      <w:tr w:rsidR="00F72155" w:rsidRPr="00A10693" w14:paraId="135A4422" w14:textId="77777777" w:rsidTr="00162783">
        <w:trPr>
          <w:cantSplit/>
          <w:trHeight w:val="397"/>
          <w:tblHeader/>
        </w:trPr>
        <w:tc>
          <w:tcPr>
            <w:tcW w:w="680" w:type="pct"/>
            <w:shd w:val="clear" w:color="auto" w:fill="FFC000"/>
            <w:vAlign w:val="center"/>
          </w:tcPr>
          <w:p w14:paraId="65B2D3B3" w14:textId="77777777" w:rsidR="00F72155" w:rsidRPr="00A10693" w:rsidRDefault="00F72155" w:rsidP="0016278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lastRenderedPageBreak/>
              <w:t>Номер шага</w:t>
            </w:r>
          </w:p>
        </w:tc>
        <w:tc>
          <w:tcPr>
            <w:tcW w:w="1134" w:type="pct"/>
            <w:shd w:val="clear" w:color="auto" w:fill="FFC000"/>
            <w:vAlign w:val="center"/>
          </w:tcPr>
          <w:p w14:paraId="18705EA9" w14:textId="77777777" w:rsidR="00F72155" w:rsidRPr="00A10693" w:rsidRDefault="00F72155" w:rsidP="00162783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34" w:type="pct"/>
            <w:shd w:val="clear" w:color="auto" w:fill="FFC000"/>
            <w:vAlign w:val="center"/>
          </w:tcPr>
          <w:p w14:paraId="29EC2AB3" w14:textId="77777777" w:rsidR="00F72155" w:rsidRPr="00A10693" w:rsidRDefault="00F72155" w:rsidP="0016278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809" w:type="pct"/>
            <w:shd w:val="clear" w:color="auto" w:fill="FFC000"/>
          </w:tcPr>
          <w:p w14:paraId="642EDC6F" w14:textId="77777777" w:rsidR="00F72155" w:rsidRPr="00A10693" w:rsidRDefault="00F72155" w:rsidP="0016278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906" w:type="pct"/>
            <w:shd w:val="clear" w:color="auto" w:fill="FFC000"/>
          </w:tcPr>
          <w:p w14:paraId="74CB6C22" w14:textId="77777777" w:rsidR="00F72155" w:rsidRPr="00A10693" w:rsidRDefault="00F72155" w:rsidP="0016278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1037" w:type="pct"/>
            <w:shd w:val="clear" w:color="auto" w:fill="FFC000"/>
          </w:tcPr>
          <w:p w14:paraId="3B003E13" w14:textId="77777777" w:rsidR="00F72155" w:rsidRPr="00A10693" w:rsidRDefault="00F72155" w:rsidP="00162783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F72155" w:rsidRPr="00A10693" w14:paraId="262DE30C" w14:textId="77777777" w:rsidTr="00162783">
        <w:trPr>
          <w:cantSplit/>
          <w:trHeight w:val="1252"/>
        </w:trPr>
        <w:tc>
          <w:tcPr>
            <w:tcW w:w="680" w:type="pct"/>
          </w:tcPr>
          <w:p w14:paraId="08F48F0B" w14:textId="77777777" w:rsidR="00F72155" w:rsidRPr="00A10693" w:rsidRDefault="00F72155" w:rsidP="00162783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ПП-10.04.04.045</w:t>
            </w:r>
          </w:p>
        </w:tc>
        <w:tc>
          <w:tcPr>
            <w:tcW w:w="1134" w:type="pct"/>
          </w:tcPr>
          <w:p w14:paraId="29203F70" w14:textId="77777777" w:rsidR="00F72155" w:rsidRPr="00A10693" w:rsidRDefault="00F72155" w:rsidP="00162783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Корректировка согласована с поставщиком, получено письмо-подтверждение от поставщика</w:t>
            </w:r>
          </w:p>
        </w:tc>
        <w:tc>
          <w:tcPr>
            <w:tcW w:w="434" w:type="pct"/>
            <w:shd w:val="clear" w:color="auto" w:fill="auto"/>
          </w:tcPr>
          <w:p w14:paraId="552E6621" w14:textId="491C8336" w:rsidR="00F72155" w:rsidRPr="00F72155" w:rsidRDefault="00D01C7D" w:rsidP="0016278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D01C7D">
              <w:rPr>
                <w:rFonts w:ascii="Arial" w:hAnsi="Arial" w:cs="Arial"/>
                <w:sz w:val="20"/>
                <w:szCs w:val="20"/>
              </w:rPr>
              <w:t>ZMM_CHREQ_MAINT</w:t>
            </w:r>
          </w:p>
        </w:tc>
        <w:tc>
          <w:tcPr>
            <w:tcW w:w="809" w:type="pct"/>
          </w:tcPr>
          <w:p w14:paraId="6DEFC7D4" w14:textId="77777777" w:rsidR="00F72155" w:rsidRDefault="00F72155" w:rsidP="00162783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Спецификация вида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  <w:p w14:paraId="6C2D2F79" w14:textId="77777777" w:rsidR="00F72155" w:rsidRDefault="00F72155" w:rsidP="00162783">
            <w:pPr>
              <w:jc w:val="left"/>
              <w:rPr>
                <w:rFonts w:ascii="Arial" w:hAnsi="Arial" w:cs="Arial"/>
                <w:sz w:val="20"/>
              </w:rPr>
            </w:pPr>
          </w:p>
          <w:p w14:paraId="7010F3E6" w14:textId="64A00C1D" w:rsidR="00F72155" w:rsidRPr="00A10693" w:rsidRDefault="00F72155" w:rsidP="00162783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Запрос на корректировку спецификации</w:t>
            </w:r>
          </w:p>
        </w:tc>
        <w:tc>
          <w:tcPr>
            <w:tcW w:w="906" w:type="pct"/>
          </w:tcPr>
          <w:p w14:paraId="69B42D10" w14:textId="77777777" w:rsidR="00F72155" w:rsidRPr="00EB3F94" w:rsidRDefault="00F72155" w:rsidP="00162783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Измененная спецификация вида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</w:p>
          <w:p w14:paraId="4E013F11" w14:textId="77777777" w:rsidR="00F72155" w:rsidRPr="00EB3F94" w:rsidRDefault="00F72155" w:rsidP="00162783">
            <w:pPr>
              <w:jc w:val="left"/>
              <w:rPr>
                <w:rFonts w:ascii="Arial" w:hAnsi="Arial" w:cs="Arial"/>
                <w:sz w:val="20"/>
              </w:rPr>
            </w:pPr>
          </w:p>
          <w:p w14:paraId="5569BEAE" w14:textId="6E1ADF2F" w:rsidR="00F72155" w:rsidRPr="00A10693" w:rsidRDefault="00F72155" w:rsidP="00162783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Отклоненный запрос на корректировку спецификации</w:t>
            </w:r>
          </w:p>
        </w:tc>
        <w:tc>
          <w:tcPr>
            <w:tcW w:w="1037" w:type="pct"/>
          </w:tcPr>
          <w:p w14:paraId="54C50A6D" w14:textId="77777777" w:rsidR="00F72155" w:rsidRPr="00A10693" w:rsidRDefault="00F72155" w:rsidP="00162783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Менеджер по сопровождению договора</w:t>
            </w:r>
          </w:p>
        </w:tc>
      </w:tr>
    </w:tbl>
    <w:p w14:paraId="1A5D9222" w14:textId="77777777" w:rsidR="00F72155" w:rsidRPr="008D21F0" w:rsidRDefault="00F72155" w:rsidP="002275DB">
      <w:pPr>
        <w:spacing w:after="240" w:line="276" w:lineRule="auto"/>
        <w:ind w:firstLine="567"/>
        <w:rPr>
          <w:rFonts w:ascii="Arial" w:hAnsi="Arial" w:cs="Arial"/>
        </w:rPr>
      </w:pPr>
    </w:p>
    <w:p w14:paraId="6CB5AABC" w14:textId="77777777" w:rsidR="002275DB" w:rsidRPr="002275DB" w:rsidRDefault="002275DB" w:rsidP="002275DB"/>
    <w:p w14:paraId="226BD77F" w14:textId="2FD77AB9" w:rsidR="00D86D82" w:rsidRPr="00A10693" w:rsidRDefault="00D86D82" w:rsidP="000F4820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ПП-10.04.04.050 Анализ условий платежа, зарегистрированных в спецификации договора</w:t>
      </w:r>
    </w:p>
    <w:p w14:paraId="38E79131" w14:textId="3BCC966E" w:rsidR="00D86D82" w:rsidRPr="00A10693" w:rsidRDefault="00D86D82" w:rsidP="00D86D82">
      <w:pPr>
        <w:rPr>
          <w:rFonts w:ascii="Arial" w:hAnsi="Arial" w:cs="Arial"/>
          <w:color w:val="000000" w:themeColor="text1"/>
          <w:szCs w:val="24"/>
        </w:rPr>
      </w:pPr>
    </w:p>
    <w:p w14:paraId="32B3CD95" w14:textId="0746EA5D" w:rsidR="00094EEF" w:rsidRPr="00A10693" w:rsidRDefault="00094EEF" w:rsidP="00D86D82">
      <w:pPr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Шаг актуален для сценариев: </w:t>
      </w:r>
    </w:p>
    <w:p w14:paraId="6E4D446F" w14:textId="77777777" w:rsidR="00094EEF" w:rsidRPr="00A10693" w:rsidRDefault="00094EEF" w:rsidP="00094EEF">
      <w:pPr>
        <w:autoSpaceDE w:val="0"/>
        <w:autoSpaceDN w:val="0"/>
        <w:spacing w:before="100" w:after="100" w:line="276" w:lineRule="auto"/>
        <w:ind w:left="588" w:firstLine="708"/>
        <w:rPr>
          <w:rFonts w:ascii="Arial" w:hAnsi="Arial" w:cs="Arial"/>
          <w:color w:val="000000"/>
          <w:sz w:val="20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1: Управление обязательствами по договорам закупки с внешними контрагентами</w:t>
      </w:r>
      <w:r w:rsidRPr="00A10693">
        <w:rPr>
          <w:rFonts w:ascii="Arial" w:hAnsi="Arial" w:cs="Arial"/>
          <w:color w:val="000000"/>
          <w:sz w:val="20"/>
          <w:szCs w:val="20"/>
          <w:lang w:eastAsia="ru-RU"/>
        </w:rPr>
        <w:t>;</w:t>
      </w:r>
    </w:p>
    <w:p w14:paraId="25474FC9" w14:textId="32ED1FFA" w:rsidR="00094EEF" w:rsidRPr="00A10693" w:rsidDel="00A50CF4" w:rsidRDefault="00094EEF" w:rsidP="00094EEF">
      <w:pPr>
        <w:spacing w:after="240" w:line="276" w:lineRule="auto"/>
        <w:ind w:left="708" w:firstLine="588"/>
        <w:rPr>
          <w:del w:id="1660" w:author="Paramonova Elena" w:date="2021-02-20T16:05:00Z"/>
          <w:rFonts w:ascii="Arial" w:hAnsi="Arial" w:cs="Arial"/>
        </w:rPr>
      </w:pPr>
      <w:r w:rsidRPr="00A10693">
        <w:rPr>
          <w:rFonts w:ascii="Arial" w:hAnsi="Arial" w:cs="Arial"/>
          <w:color w:val="000000"/>
        </w:rPr>
        <w:t>Сценарий 2: Управление обязательствами по договорам закупки МТР с внутригрупповыми контрагентами</w:t>
      </w:r>
      <w:r w:rsidR="007F5223" w:rsidRPr="006B54DB">
        <w:rPr>
          <w:rFonts w:ascii="Arial" w:hAnsi="Arial" w:cs="Arial"/>
          <w:color w:val="000000"/>
        </w:rPr>
        <w:t>,</w:t>
      </w:r>
      <w:r w:rsidR="007F5223" w:rsidRPr="007F5223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</w:rPr>
        <w:t xml:space="preserve">работающими в </w:t>
      </w:r>
      <w:r w:rsidR="007F5223">
        <w:rPr>
          <w:rFonts w:ascii="Arial" w:hAnsi="Arial" w:cs="Arial"/>
          <w:color w:val="000000"/>
          <w:lang w:val="en-US"/>
        </w:rPr>
        <w:t>SAP</w:t>
      </w:r>
      <w:r w:rsidR="007F5223" w:rsidRPr="000E4615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  <w:lang w:val="en-US"/>
        </w:rPr>
        <w:t>S</w:t>
      </w:r>
      <w:r w:rsidR="007F5223" w:rsidRPr="000E4615">
        <w:rPr>
          <w:rFonts w:ascii="Arial" w:hAnsi="Arial" w:cs="Arial"/>
          <w:color w:val="000000"/>
        </w:rPr>
        <w:t>/4</w:t>
      </w:r>
      <w:r w:rsidR="007F5223">
        <w:rPr>
          <w:rFonts w:ascii="Arial" w:hAnsi="Arial" w:cs="Arial"/>
          <w:color w:val="000000"/>
          <w:lang w:val="en-US"/>
        </w:rPr>
        <w:t>HANA</w:t>
      </w:r>
      <w:r w:rsidRPr="00A10693">
        <w:rPr>
          <w:rFonts w:ascii="Arial" w:hAnsi="Arial" w:cs="Arial"/>
          <w:color w:val="000000"/>
        </w:rPr>
        <w:t>;</w:t>
      </w:r>
    </w:p>
    <w:p w14:paraId="6FF33B2F" w14:textId="1D5C3A37" w:rsidR="00B25F6B" w:rsidRPr="00A10693" w:rsidRDefault="00B25F6B">
      <w:pPr>
        <w:spacing w:after="240" w:line="276" w:lineRule="auto"/>
        <w:ind w:left="708" w:firstLine="588"/>
        <w:pPrChange w:id="1661" w:author="Paramonova Elena" w:date="2021-02-20T16:05:00Z">
          <w:pPr/>
        </w:pPrChange>
      </w:pPr>
    </w:p>
    <w:p w14:paraId="61BAEBB3" w14:textId="00613156" w:rsidR="00094EEF" w:rsidRPr="00A10693" w:rsidRDefault="00094EEF" w:rsidP="00693E43">
      <w:pPr>
        <w:spacing w:line="276" w:lineRule="auto"/>
        <w:ind w:firstLine="708"/>
        <w:rPr>
          <w:rFonts w:ascii="Arial" w:eastAsia="Calibri" w:hAnsi="Arial"/>
          <w:szCs w:val="28"/>
        </w:rPr>
      </w:pPr>
      <w:r w:rsidRPr="00A10693">
        <w:rPr>
          <w:rFonts w:ascii="Arial" w:hAnsi="Arial" w:eastAsia="Calibri"/>
          <w:szCs w:val="28"/>
        </w:rPr>
        <w:t>На основании данных об условиях авансового платежа в спецификации на поставку, менеджер по сопровождению договора определяет требуется ли формирование заявки на авансовый платеж. Если авансовый платеж необходим, то менеджер по сопровождению договора формирует в</w:t>
      </w:r>
      <w:r w:rsidR="00A60C77" w:rsidRPr="00A10693">
        <w:rPr>
          <w:rFonts w:ascii="Arial" w:hAnsi="Arial" w:eastAsia="Calibri"/>
          <w:szCs w:val="28"/>
        </w:rPr>
        <w:t xml:space="preserve"> SAP S/4 HANA</w:t>
      </w:r>
      <w:r w:rsidRPr="00A10693">
        <w:rPr>
          <w:rFonts w:ascii="Arial" w:hAnsi="Arial" w:eastAsia="Calibri"/>
          <w:szCs w:val="28"/>
        </w:rPr>
        <w:t xml:space="preserve"> заявку на авансо</w:t>
      </w:r>
      <w:r w:rsidR="00972546" w:rsidRPr="00A10693">
        <w:rPr>
          <w:rFonts w:ascii="Arial" w:hAnsi="Arial" w:eastAsia="Calibri"/>
          <w:szCs w:val="28"/>
        </w:rPr>
        <w:t xml:space="preserve">вый платеж со ссылкой на спецификацию договора </w:t>
      </w:r>
      <w:r w:rsidR="00A60C77" w:rsidRPr="00A10693">
        <w:rPr>
          <w:rFonts w:ascii="Arial" w:hAnsi="Arial" w:eastAsia="Calibri"/>
          <w:szCs w:val="28"/>
        </w:rPr>
        <w:t>в рамках</w:t>
      </w:r>
      <w:r w:rsidRPr="00A10693">
        <w:rPr>
          <w:rFonts w:ascii="Arial" w:hAnsi="Arial" w:eastAsia="Calibri"/>
          <w:szCs w:val="28"/>
        </w:rPr>
        <w:t xml:space="preserve"> процесс</w:t>
      </w:r>
      <w:r w:rsidR="00A60C77" w:rsidRPr="00A10693">
        <w:rPr>
          <w:rFonts w:ascii="Arial" w:hAnsi="Arial" w:eastAsia="Calibri"/>
          <w:szCs w:val="28"/>
        </w:rPr>
        <w:t>а</w:t>
      </w:r>
      <w:r w:rsidR="00972546" w:rsidRPr="00A10693">
        <w:rPr>
          <w:rFonts w:ascii="Arial" w:hAnsi="Arial" w:eastAsia="Calibri"/>
          <w:szCs w:val="28"/>
        </w:rPr>
        <w:t xml:space="preserve"> ПП-02.</w:t>
      </w:r>
      <w:r w:rsidR="004A160A" w:rsidRPr="00A10693">
        <w:rPr>
          <w:rFonts w:ascii="Arial" w:hAnsi="Arial" w:eastAsia="Calibri"/>
          <w:szCs w:val="28"/>
        </w:rPr>
        <w:t>0</w:t>
      </w:r>
      <w:r w:rsidR="004A160A">
        <w:rPr>
          <w:rFonts w:ascii="Arial" w:hAnsi="Arial" w:eastAsia="Calibri"/>
          <w:szCs w:val="28"/>
        </w:rPr>
        <w:t>5</w:t>
      </w:r>
      <w:r w:rsidR="00972546" w:rsidRPr="00A10693">
        <w:rPr>
          <w:rFonts w:ascii="Arial" w:hAnsi="Arial" w:eastAsia="Calibri"/>
          <w:szCs w:val="28"/>
        </w:rPr>
        <w:t>.</w:t>
      </w:r>
      <w:r w:rsidR="004A160A" w:rsidRPr="00A10693">
        <w:rPr>
          <w:rFonts w:ascii="Arial" w:hAnsi="Arial" w:eastAsia="Calibri"/>
          <w:szCs w:val="28"/>
        </w:rPr>
        <w:t>0</w:t>
      </w:r>
      <w:r w:rsidR="004A160A">
        <w:rPr>
          <w:rFonts w:ascii="Arial" w:hAnsi="Arial" w:eastAsia="Calibri"/>
          <w:szCs w:val="28"/>
        </w:rPr>
        <w:t>2</w:t>
      </w:r>
      <w:r w:rsidR="00A219D2" w:rsidRPr="00A10693">
        <w:rPr>
          <w:rFonts w:ascii="Arial" w:hAnsi="Arial" w:eastAsia="Calibri"/>
          <w:szCs w:val="28"/>
        </w:rPr>
        <w:t>-ERP</w:t>
      </w:r>
      <w:r w:rsidRPr="00A10693">
        <w:rPr>
          <w:rFonts w:ascii="Arial" w:hAnsi="Arial" w:eastAsia="Calibri"/>
          <w:szCs w:val="28"/>
        </w:rPr>
        <w:t xml:space="preserve"> «Управление заявками на платеж»</w:t>
      </w:r>
      <w:r w:rsidR="00A60C77" w:rsidRPr="00A10693">
        <w:rPr>
          <w:rFonts w:ascii="Arial" w:hAnsi="Arial" w:eastAsia="Calibri"/>
          <w:szCs w:val="28"/>
        </w:rPr>
        <w:t xml:space="preserve"> (подробнее процедура формирования заявок на платеж описана в КД </w:t>
      </w:r>
      <w:r w:rsidR="00F06EAB">
        <w:rPr>
          <w:rFonts w:ascii="Arial" w:hAnsi="Arial" w:eastAsia="Calibri"/>
          <w:szCs w:val="28"/>
        </w:rPr>
        <w:t>«</w:t>
      </w:r>
      <w:r w:rsidR="00391937" w:rsidRPr="00A10693">
        <w:rPr>
          <w:rFonts w:ascii="Arial" w:hAnsi="Arial" w:eastAsia="Calibri"/>
          <w:szCs w:val="28"/>
        </w:rPr>
        <w:t>Управление платежами и ликвидностью</w:t>
      </w:r>
      <w:r w:rsidR="00F06EAB">
        <w:rPr>
          <w:rFonts w:ascii="Arial" w:hAnsi="Arial" w:eastAsia="Calibri"/>
          <w:szCs w:val="28"/>
        </w:rPr>
        <w:t>»</w:t>
      </w:r>
      <w:r w:rsidR="00A60C77" w:rsidRPr="00A10693">
        <w:rPr>
          <w:rFonts w:ascii="Arial" w:hAnsi="Arial" w:eastAsia="Calibri"/>
          <w:szCs w:val="28"/>
        </w:rPr>
        <w:t>)</w:t>
      </w:r>
      <w:r w:rsidRPr="00A10693">
        <w:rPr>
          <w:rFonts w:ascii="Arial" w:hAnsi="Arial" w:eastAsia="Calibri"/>
          <w:szCs w:val="28"/>
        </w:rPr>
        <w:t>.</w:t>
      </w:r>
    </w:p>
    <w:p w14:paraId="442FA9D8" w14:textId="7DC37AEE" w:rsidR="00B25F6B" w:rsidRPr="00A10693" w:rsidRDefault="00B25F6B" w:rsidP="00B25F6B">
      <w:pPr>
        <w:pStyle w:val="a8"/>
        <w:jc w:val="right"/>
        <w:rPr>
          <w:rFonts w:ascii="Arial" w:hAnsi="Arial" w:cs="Arial"/>
          <w:b/>
          <w:noProof/>
          <w:sz w:val="22"/>
        </w:rPr>
      </w:pPr>
      <w:bookmarkStart w:id="1662" w:name="_Ref517256392"/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37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>. Описание шага Анализ условий платежа</w:t>
      </w:r>
      <w:bookmarkEnd w:id="1662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4"/>
        <w:gridCol w:w="2308"/>
        <w:gridCol w:w="883"/>
        <w:gridCol w:w="1364"/>
        <w:gridCol w:w="2269"/>
        <w:gridCol w:w="1968"/>
      </w:tblGrid>
      <w:tr w:rsidR="00094EEF" w:rsidRPr="00A10693" w14:paraId="08C7843F" w14:textId="77777777" w:rsidTr="004322A8">
        <w:trPr>
          <w:cantSplit/>
          <w:trHeight w:val="397"/>
          <w:tblHeader/>
        </w:trPr>
        <w:tc>
          <w:tcPr>
            <w:tcW w:w="680" w:type="pct"/>
            <w:shd w:val="clear" w:color="auto" w:fill="FFC000"/>
            <w:vAlign w:val="center"/>
          </w:tcPr>
          <w:p w14:paraId="7ED09E8B" w14:textId="77777777" w:rsidR="00094EEF" w:rsidRPr="00A10693" w:rsidRDefault="00094EEF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1134" w:type="pct"/>
            <w:shd w:val="clear" w:color="auto" w:fill="FFC000"/>
            <w:vAlign w:val="center"/>
          </w:tcPr>
          <w:p w14:paraId="245F3023" w14:textId="77777777" w:rsidR="00094EEF" w:rsidRPr="00A10693" w:rsidRDefault="00094EEF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34" w:type="pct"/>
            <w:shd w:val="clear" w:color="auto" w:fill="FFC000"/>
            <w:vAlign w:val="center"/>
          </w:tcPr>
          <w:p w14:paraId="72C66915" w14:textId="77777777" w:rsidR="00094EEF" w:rsidRPr="00A10693" w:rsidRDefault="00094EEF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670" w:type="pct"/>
            <w:shd w:val="clear" w:color="auto" w:fill="FFC000"/>
          </w:tcPr>
          <w:p w14:paraId="40BA3793" w14:textId="77777777" w:rsidR="00094EEF" w:rsidRPr="00A10693" w:rsidRDefault="00094EEF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1115" w:type="pct"/>
            <w:shd w:val="clear" w:color="auto" w:fill="FFC000"/>
          </w:tcPr>
          <w:p w14:paraId="42F2E070" w14:textId="77777777" w:rsidR="00094EEF" w:rsidRPr="00A10693" w:rsidRDefault="00094EEF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967" w:type="pct"/>
            <w:shd w:val="clear" w:color="auto" w:fill="FFC000"/>
          </w:tcPr>
          <w:p w14:paraId="7A9900F3" w14:textId="77777777" w:rsidR="00094EEF" w:rsidRPr="00A10693" w:rsidRDefault="00094EEF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094EEF" w:rsidRPr="00A10693" w14:paraId="451A11E0" w14:textId="77777777" w:rsidTr="004322A8">
        <w:trPr>
          <w:cantSplit/>
          <w:trHeight w:val="1252"/>
        </w:trPr>
        <w:tc>
          <w:tcPr>
            <w:tcW w:w="680" w:type="pct"/>
          </w:tcPr>
          <w:p w14:paraId="69290BD9" w14:textId="77777777" w:rsidR="00094EEF" w:rsidRPr="00A10693" w:rsidRDefault="00094EEF" w:rsidP="004322A8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ПП-10.04.04.040</w:t>
            </w:r>
          </w:p>
        </w:tc>
        <w:tc>
          <w:tcPr>
            <w:tcW w:w="1134" w:type="pct"/>
          </w:tcPr>
          <w:p w14:paraId="332BBF7D" w14:textId="3129DE33" w:rsidR="00094EEF" w:rsidRPr="00A10693" w:rsidRDefault="00094EEF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Спецификация</w:t>
            </w:r>
            <w:r w:rsidR="00A7570E" w:rsidRPr="00A10693">
              <w:rPr>
                <w:rFonts w:ascii="Arial" w:hAnsi="Arial" w:cs="Arial"/>
                <w:sz w:val="20"/>
              </w:rPr>
              <w:t xml:space="preserve"> с</w:t>
            </w:r>
            <w:r w:rsidRPr="00A10693">
              <w:rPr>
                <w:rFonts w:ascii="Arial" w:hAnsi="Arial" w:cs="Arial"/>
                <w:sz w:val="20"/>
              </w:rPr>
              <w:t xml:space="preserve"> вид</w:t>
            </w:r>
            <w:r w:rsidR="00A7570E" w:rsidRPr="00A10693">
              <w:rPr>
                <w:rFonts w:ascii="Arial" w:hAnsi="Arial" w:cs="Arial"/>
                <w:sz w:val="20"/>
              </w:rPr>
              <w:t>ом</w:t>
            </w:r>
            <w:r w:rsidRPr="00A10693">
              <w:rPr>
                <w:rFonts w:ascii="Arial" w:hAnsi="Arial" w:cs="Arial"/>
                <w:sz w:val="20"/>
              </w:rPr>
              <w:t xml:space="preserve">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  <w:p w14:paraId="515CB50D" w14:textId="77777777" w:rsidR="00094EEF" w:rsidRPr="00A10693" w:rsidRDefault="00094EEF" w:rsidP="004322A8">
            <w:pPr>
              <w:jc w:val="left"/>
              <w:rPr>
                <w:rFonts w:ascii="Arial" w:hAnsi="Arial" w:cs="Arial"/>
                <w:sz w:val="20"/>
              </w:rPr>
            </w:pPr>
          </w:p>
          <w:p w14:paraId="66B86F0D" w14:textId="48241D7F" w:rsidR="00094EEF" w:rsidRPr="00A10693" w:rsidRDefault="00094EEF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ZRZN  – Разнарядка создана</w:t>
            </w:r>
          </w:p>
        </w:tc>
        <w:tc>
          <w:tcPr>
            <w:tcW w:w="434" w:type="pct"/>
            <w:shd w:val="clear" w:color="auto" w:fill="auto"/>
          </w:tcPr>
          <w:p w14:paraId="4C894327" w14:textId="6E2488BE" w:rsidR="00094EEF" w:rsidRPr="00A10693" w:rsidRDefault="00094EEF" w:rsidP="004322A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  <w:lang w:val="en-US"/>
              </w:rPr>
              <w:t>ME2</w:t>
            </w:r>
            <w:r w:rsidRPr="00A10693">
              <w:rPr>
                <w:rFonts w:ascii="Arial" w:hAnsi="Arial" w:cs="Arial"/>
                <w:sz w:val="20"/>
                <w:szCs w:val="20"/>
              </w:rPr>
              <w:t>3</w:t>
            </w:r>
            <w:r w:rsidRPr="00A10693">
              <w:rPr>
                <w:rFonts w:ascii="Arial" w:hAnsi="Arial" w:cs="Arial"/>
                <w:sz w:val="20"/>
                <w:szCs w:val="20"/>
                <w:lang w:val="en-US"/>
              </w:rPr>
              <w:t>N</w:t>
            </w:r>
          </w:p>
        </w:tc>
        <w:tc>
          <w:tcPr>
            <w:tcW w:w="670" w:type="pct"/>
          </w:tcPr>
          <w:p w14:paraId="48E20B8E" w14:textId="5F75C01B" w:rsidR="00094EEF" w:rsidRPr="00A10693" w:rsidRDefault="00094EEF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Спецификация</w:t>
            </w:r>
            <w:r w:rsidR="00A7570E" w:rsidRPr="00A10693">
              <w:rPr>
                <w:rFonts w:ascii="Arial" w:hAnsi="Arial" w:cs="Arial"/>
                <w:sz w:val="20"/>
              </w:rPr>
              <w:t xml:space="preserve"> с</w:t>
            </w:r>
            <w:r w:rsidRPr="00A10693">
              <w:rPr>
                <w:rFonts w:ascii="Arial" w:hAnsi="Arial" w:cs="Arial"/>
                <w:sz w:val="20"/>
              </w:rPr>
              <w:t xml:space="preserve"> вид</w:t>
            </w:r>
            <w:r w:rsidR="00A7570E" w:rsidRPr="00A10693">
              <w:rPr>
                <w:rFonts w:ascii="Arial" w:hAnsi="Arial" w:cs="Arial"/>
                <w:sz w:val="20"/>
              </w:rPr>
              <w:t>ом</w:t>
            </w:r>
            <w:r w:rsidRPr="00A10693">
              <w:rPr>
                <w:rFonts w:ascii="Arial" w:hAnsi="Arial" w:cs="Arial"/>
                <w:sz w:val="20"/>
              </w:rPr>
              <w:t xml:space="preserve">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</w:tc>
        <w:tc>
          <w:tcPr>
            <w:tcW w:w="1115" w:type="pct"/>
          </w:tcPr>
          <w:p w14:paraId="22E21F01" w14:textId="0F2BE166" w:rsidR="00094EEF" w:rsidRPr="00A10693" w:rsidRDefault="00094EEF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Спецификация </w:t>
            </w:r>
            <w:r w:rsidR="00A7570E" w:rsidRPr="00A10693">
              <w:rPr>
                <w:rFonts w:ascii="Arial" w:hAnsi="Arial" w:cs="Arial"/>
                <w:sz w:val="20"/>
              </w:rPr>
              <w:t xml:space="preserve">с </w:t>
            </w:r>
            <w:r w:rsidRPr="00A10693">
              <w:rPr>
                <w:rFonts w:ascii="Arial" w:hAnsi="Arial" w:cs="Arial"/>
                <w:sz w:val="20"/>
              </w:rPr>
              <w:t>вид</w:t>
            </w:r>
            <w:r w:rsidR="00A7570E" w:rsidRPr="00A10693">
              <w:rPr>
                <w:rFonts w:ascii="Arial" w:hAnsi="Arial" w:cs="Arial"/>
                <w:sz w:val="20"/>
              </w:rPr>
              <w:t>ом</w:t>
            </w:r>
            <w:r w:rsidRPr="00A10693">
              <w:rPr>
                <w:rFonts w:ascii="Arial" w:hAnsi="Arial" w:cs="Arial"/>
                <w:sz w:val="20"/>
              </w:rPr>
              <w:t xml:space="preserve">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 проанализировано значение поля «Условия платежа»</w:t>
            </w:r>
          </w:p>
        </w:tc>
        <w:tc>
          <w:tcPr>
            <w:tcW w:w="967" w:type="pct"/>
          </w:tcPr>
          <w:p w14:paraId="57CC29BA" w14:textId="197858BF" w:rsidR="00094EEF" w:rsidRPr="00A10693" w:rsidRDefault="00094EEF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Менеджер по сопровождению договора</w:t>
            </w:r>
          </w:p>
        </w:tc>
      </w:tr>
    </w:tbl>
    <w:p w14:paraId="35A4631D" w14:textId="77777777" w:rsidR="005E24A9" w:rsidRPr="00A10693" w:rsidRDefault="005E24A9" w:rsidP="0005152F">
      <w:pPr>
        <w:ind w:firstLine="708"/>
        <w:rPr>
          <w:rFonts w:ascii="Arial" w:eastAsia="Calibri" w:hAnsi="Arial"/>
          <w:szCs w:val="28"/>
        </w:rPr>
      </w:pPr>
    </w:p>
    <w:p w14:paraId="5F58EEAD" w14:textId="77777777" w:rsidR="00A73818" w:rsidRPr="00A10693" w:rsidRDefault="00A73818" w:rsidP="00A73818"/>
    <w:p w14:paraId="5A2EE449" w14:textId="78419D62" w:rsidR="00295F8B" w:rsidRPr="00A10693" w:rsidRDefault="00295F8B" w:rsidP="00295F8B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ПП-10.04.04.051 К</w:t>
      </w:r>
      <w:r w:rsidR="00391937" w:rsidRPr="00A10693">
        <w:rPr>
          <w:b/>
          <w:i w:val="0"/>
          <w:caps w:val="0"/>
          <w:sz w:val="24"/>
          <w:szCs w:val="24"/>
        </w:rPr>
        <w:t xml:space="preserve">онтроль исполнения платежа </w:t>
      </w:r>
    </w:p>
    <w:p w14:paraId="07AE1BCC" w14:textId="37112F63" w:rsidR="00B25F6B" w:rsidRPr="00A10693" w:rsidRDefault="00B25F6B" w:rsidP="00D86D82"/>
    <w:p w14:paraId="7A546317" w14:textId="77777777" w:rsidR="00FF5053" w:rsidRPr="00A10693" w:rsidRDefault="00FF5053" w:rsidP="00FF5053">
      <w:pPr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Шаг актуален для сценариев: </w:t>
      </w:r>
    </w:p>
    <w:p w14:paraId="126A60DF" w14:textId="77777777" w:rsidR="00FF5053" w:rsidRPr="00A10693" w:rsidRDefault="00FF5053" w:rsidP="00FF5053">
      <w:pPr>
        <w:autoSpaceDE w:val="0"/>
        <w:autoSpaceDN w:val="0"/>
        <w:spacing w:before="100" w:after="100" w:line="276" w:lineRule="auto"/>
        <w:ind w:left="588" w:firstLine="708"/>
        <w:rPr>
          <w:rFonts w:ascii="Arial" w:hAnsi="Arial" w:cs="Arial"/>
          <w:color w:val="000000"/>
          <w:sz w:val="20"/>
        </w:rPr>
      </w:pPr>
      <w:r w:rsidRPr="00A10693">
        <w:rPr>
          <w:rFonts w:ascii="Arial" w:hAnsi="Arial" w:cs="Arial"/>
          <w:color w:val="000000" w:themeColor="text1"/>
          <w:szCs w:val="24"/>
        </w:rPr>
        <w:lastRenderedPageBreak/>
        <w:t>Сценарий 1: Управление обязательствами по договорам закупки с внешними контрагентами</w:t>
      </w:r>
      <w:r w:rsidRPr="00A10693">
        <w:rPr>
          <w:rFonts w:ascii="Arial" w:hAnsi="Arial" w:cs="Arial"/>
          <w:color w:val="000000"/>
          <w:sz w:val="20"/>
          <w:szCs w:val="20"/>
          <w:lang w:eastAsia="ru-RU"/>
        </w:rPr>
        <w:t>;</w:t>
      </w:r>
    </w:p>
    <w:p w14:paraId="1612F3B3" w14:textId="25298077" w:rsidR="00FF5053" w:rsidRPr="00A10693" w:rsidRDefault="00FF5053" w:rsidP="00FF5053">
      <w:pPr>
        <w:spacing w:after="240" w:line="276" w:lineRule="auto"/>
        <w:ind w:left="708" w:firstLine="588"/>
        <w:rPr>
          <w:rFonts w:ascii="Arial" w:hAnsi="Arial" w:cs="Arial"/>
        </w:rPr>
      </w:pPr>
      <w:r w:rsidRPr="00A10693">
        <w:rPr>
          <w:rFonts w:ascii="Arial" w:hAnsi="Arial" w:cs="Arial"/>
          <w:color w:val="000000"/>
        </w:rPr>
        <w:t>Сценарий 2: Управление обязательствами по договорам закупки МТР с внутригрупповыми контрагентами</w:t>
      </w:r>
      <w:r w:rsidR="007F5223" w:rsidRPr="000E4615">
        <w:rPr>
          <w:rFonts w:ascii="Arial" w:hAnsi="Arial" w:cs="Arial"/>
          <w:color w:val="000000"/>
        </w:rPr>
        <w:t>,</w:t>
      </w:r>
      <w:r w:rsidR="007F5223" w:rsidRPr="007F5223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</w:rPr>
        <w:t xml:space="preserve">работающими в </w:t>
      </w:r>
      <w:r w:rsidR="007F5223">
        <w:rPr>
          <w:rFonts w:ascii="Arial" w:hAnsi="Arial" w:cs="Arial"/>
          <w:color w:val="000000"/>
          <w:lang w:val="en-US"/>
        </w:rPr>
        <w:t>SAP</w:t>
      </w:r>
      <w:r w:rsidR="007F5223" w:rsidRPr="000E4615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  <w:lang w:val="en-US"/>
        </w:rPr>
        <w:t>S</w:t>
      </w:r>
      <w:r w:rsidR="007F5223" w:rsidRPr="000E4615">
        <w:rPr>
          <w:rFonts w:ascii="Arial" w:hAnsi="Arial" w:cs="Arial"/>
          <w:color w:val="000000"/>
        </w:rPr>
        <w:t>/4</w:t>
      </w:r>
      <w:r w:rsidR="007F5223">
        <w:rPr>
          <w:rFonts w:ascii="Arial" w:hAnsi="Arial" w:cs="Arial"/>
          <w:color w:val="000000"/>
          <w:lang w:val="en-US"/>
        </w:rPr>
        <w:t>HANA</w:t>
      </w:r>
      <w:r w:rsidRPr="00A10693">
        <w:rPr>
          <w:rFonts w:ascii="Arial" w:hAnsi="Arial" w:cs="Arial"/>
          <w:color w:val="000000"/>
        </w:rPr>
        <w:t>;</w:t>
      </w:r>
    </w:p>
    <w:p w14:paraId="2FEEE1AC" w14:textId="77777777" w:rsidR="00FF5053" w:rsidRPr="00A10693" w:rsidRDefault="00FF5053" w:rsidP="006A1A19">
      <w:pPr>
        <w:spacing w:line="276" w:lineRule="auto"/>
        <w:ind w:firstLine="708"/>
        <w:rPr>
          <w:rFonts w:ascii="Arial" w:eastAsia="Calibri" w:hAnsi="Arial"/>
          <w:szCs w:val="28"/>
        </w:rPr>
      </w:pPr>
    </w:p>
    <w:p w14:paraId="2953B22C" w14:textId="0DB0A3C6" w:rsidR="00295F8B" w:rsidRPr="00A10693" w:rsidRDefault="00E46C10" w:rsidP="006A1A19">
      <w:pPr>
        <w:spacing w:line="276" w:lineRule="auto"/>
        <w:ind w:firstLine="708"/>
      </w:pPr>
      <w:r w:rsidRPr="00A10693">
        <w:rPr>
          <w:rFonts w:ascii="Arial" w:hAnsi="Arial" w:eastAsia="Calibri"/>
          <w:szCs w:val="28"/>
        </w:rPr>
        <w:t>Для к</w:t>
      </w:r>
      <w:r w:rsidR="00295F8B" w:rsidRPr="00A10693">
        <w:rPr>
          <w:rFonts w:ascii="Arial" w:hAnsi="Arial" w:eastAsia="Calibri"/>
          <w:szCs w:val="28"/>
        </w:rPr>
        <w:t>онтрол</w:t>
      </w:r>
      <w:r w:rsidRPr="00A10693">
        <w:rPr>
          <w:rFonts w:ascii="Arial" w:hAnsi="Arial" w:eastAsia="Calibri"/>
          <w:szCs w:val="28"/>
        </w:rPr>
        <w:t>я</w:t>
      </w:r>
      <w:r w:rsidR="00295F8B" w:rsidRPr="00A10693">
        <w:rPr>
          <w:rFonts w:ascii="Arial" w:hAnsi="Arial" w:eastAsia="Calibri"/>
          <w:szCs w:val="28"/>
        </w:rPr>
        <w:t xml:space="preserve"> исполнения платежа </w:t>
      </w:r>
      <w:r w:rsidRPr="00A10693">
        <w:rPr>
          <w:rFonts w:ascii="Arial" w:hAnsi="Arial" w:eastAsia="Calibri"/>
          <w:szCs w:val="28"/>
        </w:rPr>
        <w:t>менеджер по сопровождению договора</w:t>
      </w:r>
      <w:r w:rsidR="00295F8B" w:rsidRPr="00A10693">
        <w:rPr>
          <w:rFonts w:ascii="Arial" w:hAnsi="Arial" w:eastAsia="Calibri"/>
          <w:szCs w:val="28"/>
        </w:rPr>
        <w:t xml:space="preserve"> в системе </w:t>
      </w:r>
      <w:r w:rsidR="00A60C77" w:rsidRPr="00A10693">
        <w:rPr>
          <w:rFonts w:ascii="Arial" w:hAnsi="Arial" w:eastAsia="Calibri"/>
          <w:szCs w:val="28"/>
        </w:rPr>
        <w:t>SAP S/4 HANA</w:t>
      </w:r>
      <w:r w:rsidR="00295F8B" w:rsidRPr="00A10693">
        <w:rPr>
          <w:rFonts w:ascii="Arial" w:hAnsi="Arial" w:eastAsia="Calibri"/>
          <w:szCs w:val="28"/>
        </w:rPr>
        <w:t xml:space="preserve"> </w:t>
      </w:r>
      <w:r w:rsidR="00391937" w:rsidRPr="00A10693">
        <w:rPr>
          <w:rFonts w:ascii="Arial" w:hAnsi="Arial" w:eastAsia="Calibri"/>
          <w:szCs w:val="28"/>
        </w:rPr>
        <w:t xml:space="preserve">формирует </w:t>
      </w:r>
      <w:r w:rsidR="00295F8B" w:rsidRPr="00A10693">
        <w:rPr>
          <w:rFonts w:ascii="Arial" w:hAnsi="Arial" w:eastAsia="Calibri"/>
          <w:szCs w:val="28"/>
        </w:rPr>
        <w:t xml:space="preserve">отчет </w:t>
      </w:r>
      <w:r w:rsidR="008E4BF3">
        <w:rPr>
          <w:rFonts w:ascii="Arial" w:hAnsi="Arial" w:eastAsia="Calibri"/>
          <w:szCs w:val="28"/>
        </w:rPr>
        <w:t>«</w:t>
      </w:r>
      <w:r w:rsidR="00F713C8" w:rsidRPr="00A10693">
        <w:rPr>
          <w:rFonts w:ascii="Arial" w:hAnsi="Arial" w:eastAsia="Calibri"/>
          <w:szCs w:val="28"/>
        </w:rPr>
        <w:t>Управление позициями поставщика</w:t>
      </w:r>
      <w:r w:rsidR="008E4BF3">
        <w:rPr>
          <w:rFonts w:ascii="Arial" w:hAnsi="Arial" w:eastAsia="Calibri"/>
          <w:szCs w:val="28"/>
        </w:rPr>
        <w:t>»</w:t>
      </w:r>
      <w:r w:rsidR="00A60C77" w:rsidRPr="00A10693">
        <w:rPr>
          <w:rFonts w:ascii="Arial" w:hAnsi="Arial" w:eastAsia="Calibri"/>
          <w:szCs w:val="28"/>
        </w:rPr>
        <w:t xml:space="preserve"> (подробнее см КД </w:t>
      </w:r>
      <w:r w:rsidR="003405D9">
        <w:rPr>
          <w:rFonts w:ascii="Arial" w:hAnsi="Arial" w:eastAsia="Calibri"/>
          <w:szCs w:val="28"/>
        </w:rPr>
        <w:t>«</w:t>
      </w:r>
      <w:r w:rsidR="00A60C77" w:rsidRPr="00A10693">
        <w:rPr>
          <w:rFonts w:ascii="Arial" w:hAnsi="Arial" w:eastAsia="Calibri"/>
          <w:szCs w:val="28"/>
        </w:rPr>
        <w:t>Обеспечение казначейских операций</w:t>
      </w:r>
      <w:r w:rsidR="003405D9">
        <w:rPr>
          <w:rFonts w:ascii="Arial" w:hAnsi="Arial" w:eastAsia="Calibri"/>
          <w:szCs w:val="28"/>
        </w:rPr>
        <w:t>»</w:t>
      </w:r>
      <w:r w:rsidR="00A60C77" w:rsidRPr="00A10693">
        <w:rPr>
          <w:rFonts w:ascii="Arial" w:hAnsi="Arial" w:eastAsia="Calibri"/>
          <w:szCs w:val="28"/>
        </w:rPr>
        <w:t>)</w:t>
      </w:r>
      <w:r w:rsidR="00295F8B" w:rsidRPr="00A10693">
        <w:t xml:space="preserve">. </w:t>
      </w:r>
    </w:p>
    <w:p w14:paraId="019C92FF" w14:textId="5DD16CA4" w:rsidR="00B25F6B" w:rsidRPr="00A10693" w:rsidRDefault="00B25F6B" w:rsidP="006A1A19">
      <w:pPr>
        <w:spacing w:line="276" w:lineRule="auto"/>
      </w:pPr>
    </w:p>
    <w:p w14:paraId="4641C5E4" w14:textId="77777777" w:rsidR="00B25F6B" w:rsidRPr="00A10693" w:rsidRDefault="00B25F6B" w:rsidP="00D86D82"/>
    <w:p w14:paraId="4FB6A989" w14:textId="6E98D6F9" w:rsidR="00E46C10" w:rsidRPr="00A10693" w:rsidRDefault="00D86D82" w:rsidP="000F4820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 xml:space="preserve"> </w:t>
      </w:r>
      <w:r w:rsidR="00E46C10" w:rsidRPr="00A10693">
        <w:rPr>
          <w:b/>
          <w:i w:val="0"/>
          <w:caps w:val="0"/>
          <w:sz w:val="24"/>
          <w:szCs w:val="24"/>
        </w:rPr>
        <w:t>ПП-10.04.04.0</w:t>
      </w:r>
      <w:r w:rsidR="009A3B5E" w:rsidRPr="00A10693">
        <w:rPr>
          <w:b/>
          <w:i w:val="0"/>
          <w:caps w:val="0"/>
          <w:sz w:val="24"/>
          <w:szCs w:val="24"/>
        </w:rPr>
        <w:t>70</w:t>
      </w:r>
      <w:r w:rsidR="00E46C10" w:rsidRPr="00A10693">
        <w:rPr>
          <w:b/>
          <w:i w:val="0"/>
          <w:caps w:val="0"/>
          <w:sz w:val="24"/>
          <w:szCs w:val="24"/>
        </w:rPr>
        <w:t xml:space="preserve"> Принятие решения о необходимости актуализации </w:t>
      </w:r>
      <w:r w:rsidR="00B219C1" w:rsidRPr="00A10693">
        <w:rPr>
          <w:b/>
          <w:i w:val="0"/>
          <w:caps w:val="0"/>
          <w:sz w:val="24"/>
          <w:szCs w:val="24"/>
        </w:rPr>
        <w:t>статуса исполнения договора</w:t>
      </w:r>
    </w:p>
    <w:p w14:paraId="5D971EFC" w14:textId="139A49E5" w:rsidR="00B219C1" w:rsidRPr="00A10693" w:rsidRDefault="00B219C1" w:rsidP="00B219C1"/>
    <w:p w14:paraId="2D2DD392" w14:textId="701BE5B4" w:rsidR="00FF5053" w:rsidRPr="00A10693" w:rsidRDefault="00FF5053" w:rsidP="00FF5053">
      <w:pPr>
        <w:autoSpaceDE w:val="0"/>
        <w:autoSpaceDN w:val="0"/>
        <w:spacing w:before="100" w:after="100" w:line="276" w:lineRule="auto"/>
        <w:ind w:left="588" w:firstLine="708"/>
        <w:rPr>
          <w:rFonts w:ascii="Arial" w:hAnsi="Arial" w:cs="Arial"/>
          <w:color w:val="000000"/>
          <w:sz w:val="20"/>
          <w:szCs w:val="20"/>
          <w:lang w:eastAsia="ru-RU"/>
        </w:rPr>
      </w:pPr>
      <w:r w:rsidRPr="00A10693">
        <w:rPr>
          <w:rFonts w:ascii="Arial" w:hAnsi="Arial" w:eastAsia="Calibri"/>
          <w:szCs w:val="28"/>
        </w:rPr>
        <w:t xml:space="preserve">Шаг актуален для сценария </w:t>
      </w:r>
      <w:r w:rsidRPr="00A10693">
        <w:rPr>
          <w:rFonts w:ascii="Arial" w:hAnsi="Arial" w:cs="Arial"/>
          <w:color w:val="000000" w:themeColor="text1"/>
          <w:szCs w:val="24"/>
        </w:rPr>
        <w:t>1: Управление обязательствами по договорам закупки с внешними контрагентами</w:t>
      </w:r>
      <w:r w:rsidRPr="00A10693">
        <w:rPr>
          <w:rFonts w:ascii="Arial" w:hAnsi="Arial" w:cs="Arial"/>
          <w:color w:val="000000"/>
          <w:sz w:val="20"/>
          <w:szCs w:val="20"/>
          <w:lang w:eastAsia="ru-RU"/>
        </w:rPr>
        <w:t>.</w:t>
      </w:r>
    </w:p>
    <w:p w14:paraId="794815C2" w14:textId="77777777" w:rsidR="00FF5053" w:rsidRPr="00A10693" w:rsidRDefault="00FF5053" w:rsidP="00FF5053">
      <w:pPr>
        <w:autoSpaceDE w:val="0"/>
        <w:autoSpaceDN w:val="0"/>
        <w:spacing w:before="100" w:after="100" w:line="276" w:lineRule="auto"/>
        <w:ind w:left="588" w:firstLine="708"/>
        <w:rPr>
          <w:rFonts w:ascii="Arial" w:hAnsi="Arial" w:cs="Arial"/>
          <w:color w:val="000000"/>
          <w:sz w:val="20"/>
        </w:rPr>
      </w:pPr>
    </w:p>
    <w:p w14:paraId="70BC7706" w14:textId="71786350" w:rsidR="0076329C" w:rsidRPr="00A10693" w:rsidRDefault="0076329C" w:rsidP="0076329C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eastAsia="Calibri"/>
          <w:szCs w:val="28"/>
        </w:rPr>
        <w:t xml:space="preserve">Для договоров закупки оборудования (особенно </w:t>
      </w:r>
      <w:r w:rsidR="00D94E69">
        <w:rPr>
          <w:rFonts w:ascii="Arial" w:hAnsi="Arial" w:eastAsia="Calibri"/>
          <w:szCs w:val="28"/>
        </w:rPr>
        <w:t>в случае</w:t>
      </w:r>
      <w:r w:rsidR="00D94E69" w:rsidRPr="00A10693">
        <w:rPr>
          <w:rFonts w:ascii="Arial" w:hAnsi="Arial" w:eastAsia="Calibri"/>
          <w:szCs w:val="28"/>
        </w:rPr>
        <w:t xml:space="preserve"> </w:t>
      </w:r>
      <w:r w:rsidRPr="00A10693">
        <w:rPr>
          <w:rFonts w:ascii="Arial" w:hAnsi="Arial" w:eastAsia="Calibri"/>
          <w:szCs w:val="28"/>
        </w:rPr>
        <w:t xml:space="preserve">поставок в целях значимых работ и проектов) менеджер по сопровождению </w:t>
      </w:r>
      <w:r w:rsidRPr="00A10693">
        <w:rPr>
          <w:rFonts w:ascii="Arial" w:hAnsi="Arial"/>
          <w:szCs w:val="28"/>
        </w:rPr>
        <w:t xml:space="preserve">договора в транзакции </w:t>
      </w:r>
      <w:r w:rsidR="00873E6D">
        <w:rPr>
          <w:rFonts w:ascii="Arial" w:hAnsi="Arial"/>
          <w:szCs w:val="28"/>
        </w:rPr>
        <w:t>«</w:t>
      </w:r>
      <w:r w:rsidRPr="00A10693">
        <w:rPr>
          <w:rFonts w:ascii="Arial" w:hAnsi="Arial"/>
          <w:szCs w:val="28"/>
        </w:rPr>
        <w:t>Мониторинг исполнения заказ</w:t>
      </w:r>
      <w:r w:rsidR="00637558">
        <w:rPr>
          <w:rFonts w:ascii="Arial" w:hAnsi="Arial"/>
          <w:szCs w:val="28"/>
        </w:rPr>
        <w:t>а</w:t>
      </w:r>
      <w:r w:rsidRPr="00A10693">
        <w:rPr>
          <w:rFonts w:ascii="Arial" w:hAnsi="Arial"/>
          <w:szCs w:val="28"/>
        </w:rPr>
        <w:t xml:space="preserve"> на поставку</w:t>
      </w:r>
      <w:r w:rsidR="00873E6D">
        <w:rPr>
          <w:rFonts w:ascii="Arial" w:hAnsi="Arial"/>
          <w:szCs w:val="28"/>
        </w:rPr>
        <w:t>»</w:t>
      </w:r>
      <w:r w:rsidRPr="00A10693">
        <w:rPr>
          <w:rFonts w:ascii="Arial" w:hAnsi="Arial" w:eastAsia="Calibri"/>
          <w:szCs w:val="28"/>
        </w:rPr>
        <w:t xml:space="preserve"> </w:t>
      </w:r>
      <w:r w:rsidR="00D94E69">
        <w:rPr>
          <w:rFonts w:ascii="Arial" w:hAnsi="Arial" w:eastAsia="Calibri"/>
          <w:szCs w:val="28"/>
        </w:rPr>
        <w:t xml:space="preserve">должен </w:t>
      </w:r>
      <w:r w:rsidRPr="00A10693">
        <w:rPr>
          <w:rFonts w:ascii="Arial" w:hAnsi="Arial" w:eastAsia="Calibri"/>
          <w:szCs w:val="28"/>
        </w:rPr>
        <w:t>опреде</w:t>
      </w:r>
      <w:r w:rsidR="00D94E69">
        <w:rPr>
          <w:rFonts w:ascii="Arial" w:hAnsi="Arial" w:eastAsia="Calibri"/>
          <w:szCs w:val="28"/>
        </w:rPr>
        <w:t>лить</w:t>
      </w:r>
      <w:r w:rsidRPr="00A10693">
        <w:rPr>
          <w:rFonts w:ascii="Arial" w:hAnsi="Arial" w:eastAsia="Calibri"/>
          <w:szCs w:val="28"/>
        </w:rPr>
        <w:t xml:space="preserve"> ключевые статусы исполнения по Договору, а также фиксир</w:t>
      </w:r>
      <w:r w:rsidR="00D94E69">
        <w:rPr>
          <w:rFonts w:ascii="Arial" w:hAnsi="Arial" w:eastAsia="Calibri"/>
          <w:szCs w:val="28"/>
        </w:rPr>
        <w:t>овать</w:t>
      </w:r>
      <w:r w:rsidRPr="00A10693">
        <w:rPr>
          <w:rFonts w:ascii="Arial" w:hAnsi="Arial" w:eastAsia="Calibri"/>
          <w:szCs w:val="28"/>
        </w:rPr>
        <w:t xml:space="preserve"> плановые</w:t>
      </w:r>
      <w:r w:rsidR="0090349D">
        <w:rPr>
          <w:rFonts w:ascii="Arial" w:hAnsi="Arial" w:eastAsia="Calibri"/>
          <w:szCs w:val="28"/>
        </w:rPr>
        <w:t>, прогнозные</w:t>
      </w:r>
      <w:r w:rsidRPr="00A10693">
        <w:rPr>
          <w:rFonts w:ascii="Arial" w:hAnsi="Arial" w:eastAsia="Calibri"/>
          <w:szCs w:val="28"/>
        </w:rPr>
        <w:t xml:space="preserve"> и фактические даты выполнения каждого статуса. Перечень </w:t>
      </w:r>
      <w:r w:rsidR="00D577F3" w:rsidRPr="00A10693">
        <w:rPr>
          <w:rFonts w:ascii="Arial" w:hAnsi="Arial" w:eastAsia="Calibri"/>
          <w:szCs w:val="28"/>
        </w:rPr>
        <w:t>ключевых</w:t>
      </w:r>
      <w:r w:rsidRPr="00A10693">
        <w:rPr>
          <w:rFonts w:ascii="Arial" w:hAnsi="Arial" w:eastAsia="Calibri"/>
          <w:szCs w:val="28"/>
        </w:rPr>
        <w:t xml:space="preserve"> статус</w:t>
      </w:r>
      <w:r w:rsidR="0016288C" w:rsidRPr="00A10693">
        <w:rPr>
          <w:rFonts w:ascii="Arial" w:hAnsi="Arial" w:eastAsia="Calibri"/>
          <w:szCs w:val="28"/>
        </w:rPr>
        <w:t>ов</w:t>
      </w:r>
      <w:r w:rsidRPr="00A10693">
        <w:rPr>
          <w:rFonts w:ascii="Arial" w:hAnsi="Arial" w:eastAsia="Calibri"/>
          <w:szCs w:val="28"/>
        </w:rPr>
        <w:t xml:space="preserve"> зафиксирован в </w:t>
      </w:r>
      <w:r w:rsidRPr="00A10693">
        <w:rPr>
          <w:rFonts w:ascii="Arial" w:hAnsi="Arial" w:cs="Arial"/>
          <w:color w:val="000000" w:themeColor="text1"/>
          <w:szCs w:val="24"/>
        </w:rPr>
        <w:t>«Регламент</w:t>
      </w:r>
      <w:r w:rsidR="008E4BF3">
        <w:rPr>
          <w:rFonts w:ascii="Arial" w:hAnsi="Arial" w:cs="Arial"/>
          <w:color w:val="000000" w:themeColor="text1"/>
          <w:szCs w:val="24"/>
        </w:rPr>
        <w:t>е</w:t>
      </w:r>
      <w:r w:rsidRPr="00A10693">
        <w:rPr>
          <w:rFonts w:ascii="Arial" w:hAnsi="Arial" w:cs="Arial"/>
          <w:color w:val="000000" w:themeColor="text1"/>
          <w:szCs w:val="24"/>
        </w:rPr>
        <w:t xml:space="preserve"> по управлению обязательствами Поставщиков». </w:t>
      </w:r>
    </w:p>
    <w:p w14:paraId="1986E572" w14:textId="39DFBF94" w:rsidR="007B2F82" w:rsidRPr="00A10693" w:rsidRDefault="007B2F82" w:rsidP="007B2F82">
      <w:pPr>
        <w:pStyle w:val="a8"/>
        <w:jc w:val="right"/>
        <w:rPr>
          <w:rFonts w:ascii="Arial" w:hAnsi="Arial" w:cs="Arial"/>
          <w:b/>
          <w:noProof/>
          <w:sz w:val="22"/>
        </w:rPr>
      </w:pPr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38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 xml:space="preserve">. Описание шагов Принятие решение о необходимости актуализации статусов исполнения договора </w:t>
      </w:r>
    </w:p>
    <w:tbl>
      <w:tblPr>
        <w:tblW w:w="486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5"/>
        <w:gridCol w:w="2340"/>
        <w:gridCol w:w="773"/>
        <w:gridCol w:w="1137"/>
        <w:gridCol w:w="2289"/>
        <w:gridCol w:w="1983"/>
      </w:tblGrid>
      <w:tr w:rsidR="00FF5053" w:rsidRPr="00A10693" w14:paraId="62982A58" w14:textId="77777777" w:rsidTr="004322A8">
        <w:trPr>
          <w:cantSplit/>
          <w:trHeight w:val="397"/>
          <w:tblHeader/>
        </w:trPr>
        <w:tc>
          <w:tcPr>
            <w:tcW w:w="699" w:type="pct"/>
            <w:shd w:val="clear" w:color="auto" w:fill="FFC000"/>
            <w:vAlign w:val="center"/>
          </w:tcPr>
          <w:p w14:paraId="671D0653" w14:textId="77777777" w:rsidR="00FF5053" w:rsidRPr="00A10693" w:rsidRDefault="00FF50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1181" w:type="pct"/>
            <w:shd w:val="clear" w:color="auto" w:fill="FFC000"/>
            <w:vAlign w:val="center"/>
          </w:tcPr>
          <w:p w14:paraId="5F889C08" w14:textId="77777777" w:rsidR="00FF5053" w:rsidRPr="00A10693" w:rsidRDefault="00FF5053" w:rsidP="004322A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390" w:type="pct"/>
            <w:shd w:val="clear" w:color="auto" w:fill="FFC000"/>
            <w:vAlign w:val="center"/>
          </w:tcPr>
          <w:p w14:paraId="16D6BEBE" w14:textId="77777777" w:rsidR="00FF5053" w:rsidRPr="00A10693" w:rsidRDefault="00FF50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574" w:type="pct"/>
            <w:shd w:val="clear" w:color="auto" w:fill="FFC000"/>
          </w:tcPr>
          <w:p w14:paraId="47603EB6" w14:textId="77777777" w:rsidR="00FF5053" w:rsidRPr="00A10693" w:rsidRDefault="00FF50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1155" w:type="pct"/>
            <w:shd w:val="clear" w:color="auto" w:fill="FFC000"/>
          </w:tcPr>
          <w:p w14:paraId="5252B517" w14:textId="77777777" w:rsidR="00FF5053" w:rsidRPr="00A10693" w:rsidRDefault="00FF50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1001" w:type="pct"/>
            <w:shd w:val="clear" w:color="auto" w:fill="FFC000"/>
          </w:tcPr>
          <w:p w14:paraId="49FA1F8D" w14:textId="77777777" w:rsidR="00FF5053" w:rsidRPr="00A10693" w:rsidRDefault="00FF5053" w:rsidP="004322A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FF5053" w:rsidRPr="00A10693" w14:paraId="79BC7E06" w14:textId="77777777" w:rsidTr="004322A8">
        <w:trPr>
          <w:cantSplit/>
          <w:trHeight w:val="1252"/>
        </w:trPr>
        <w:tc>
          <w:tcPr>
            <w:tcW w:w="699" w:type="pct"/>
          </w:tcPr>
          <w:p w14:paraId="029D4F42" w14:textId="77777777" w:rsidR="00FF5053" w:rsidRPr="00A10693" w:rsidRDefault="00FF5053" w:rsidP="004322A8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ПП-10.04.04.070</w:t>
            </w:r>
          </w:p>
        </w:tc>
        <w:tc>
          <w:tcPr>
            <w:tcW w:w="1181" w:type="pct"/>
          </w:tcPr>
          <w:p w14:paraId="67F64FEC" w14:textId="77777777" w:rsidR="00FF5053" w:rsidRPr="00A10693" w:rsidRDefault="00FF5053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Договор закупки требует актуализации статусов исполнения</w:t>
            </w:r>
          </w:p>
        </w:tc>
        <w:tc>
          <w:tcPr>
            <w:tcW w:w="390" w:type="pct"/>
            <w:shd w:val="clear" w:color="auto" w:fill="auto"/>
          </w:tcPr>
          <w:p w14:paraId="6F64EC5F" w14:textId="5CE25E3A" w:rsidR="00FF5053" w:rsidRPr="00A10693" w:rsidRDefault="00FF5053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Вне </w:t>
            </w:r>
            <w:r w:rsidRPr="00A10693">
              <w:rPr>
                <w:rFonts w:ascii="Arial" w:hAnsi="Arial" w:eastAsia="Calibri"/>
                <w:szCs w:val="28"/>
              </w:rPr>
              <w:t xml:space="preserve"> </w:t>
            </w:r>
            <w:r w:rsidRPr="00A10693">
              <w:rPr>
                <w:rFonts w:ascii="Arial" w:hAnsi="Arial" w:cs="Arial"/>
                <w:sz w:val="20"/>
              </w:rPr>
              <w:t>SAP S/4 HANA</w:t>
            </w:r>
          </w:p>
        </w:tc>
        <w:tc>
          <w:tcPr>
            <w:tcW w:w="574" w:type="pct"/>
          </w:tcPr>
          <w:p w14:paraId="0DCCEEFA" w14:textId="47755387" w:rsidR="00FF5053" w:rsidRPr="00A10693" w:rsidRDefault="00FF5053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Спецификация </w:t>
            </w:r>
            <w:r w:rsidR="00A7570E" w:rsidRPr="00A10693">
              <w:rPr>
                <w:rFonts w:ascii="Arial" w:hAnsi="Arial" w:cs="Arial"/>
                <w:sz w:val="20"/>
              </w:rPr>
              <w:t xml:space="preserve">с </w:t>
            </w:r>
            <w:r w:rsidRPr="00A10693">
              <w:rPr>
                <w:rFonts w:ascii="Arial" w:hAnsi="Arial" w:cs="Arial"/>
                <w:sz w:val="20"/>
              </w:rPr>
              <w:t>вид</w:t>
            </w:r>
            <w:r w:rsidR="00A7570E" w:rsidRPr="00A10693">
              <w:rPr>
                <w:rFonts w:ascii="Arial" w:hAnsi="Arial" w:cs="Arial"/>
                <w:sz w:val="20"/>
              </w:rPr>
              <w:t>ом</w:t>
            </w:r>
            <w:r w:rsidRPr="00A10693">
              <w:rPr>
                <w:rFonts w:ascii="Arial" w:hAnsi="Arial" w:cs="Arial"/>
                <w:sz w:val="20"/>
              </w:rPr>
              <w:t xml:space="preserve">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  <w:p w14:paraId="09F8A70B" w14:textId="77777777" w:rsidR="00FF5053" w:rsidRPr="00A10693" w:rsidRDefault="00FF5053" w:rsidP="004322A8">
            <w:pPr>
              <w:jc w:val="left"/>
              <w:rPr>
                <w:rFonts w:ascii="Arial" w:hAnsi="Arial" w:cs="Arial"/>
                <w:sz w:val="20"/>
              </w:rPr>
            </w:pPr>
          </w:p>
          <w:p w14:paraId="1CBBEF56" w14:textId="19437FCE" w:rsidR="00FF5053" w:rsidRPr="00A10693" w:rsidRDefault="00FF5053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155" w:type="pct"/>
          </w:tcPr>
          <w:p w14:paraId="70D977F4" w14:textId="77777777" w:rsidR="00FF5053" w:rsidRPr="00A10693" w:rsidRDefault="00FF5053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Заказу на поставку присвоены события для отслеживания исполнения договора </w:t>
            </w:r>
          </w:p>
        </w:tc>
        <w:tc>
          <w:tcPr>
            <w:tcW w:w="1001" w:type="pct"/>
          </w:tcPr>
          <w:p w14:paraId="61DBB0F1" w14:textId="77777777" w:rsidR="00FF5053" w:rsidRPr="00A10693" w:rsidRDefault="00FF5053" w:rsidP="004322A8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Менеджер по сопровождению договора</w:t>
            </w:r>
          </w:p>
        </w:tc>
      </w:tr>
    </w:tbl>
    <w:p w14:paraId="4F3B9C92" w14:textId="77777777" w:rsidR="007B2F82" w:rsidRPr="00A10693" w:rsidRDefault="007B2F82" w:rsidP="007B2F82">
      <w:pPr>
        <w:pStyle w:val="afff6"/>
        <w:tabs>
          <w:tab w:val="left" w:pos="4370"/>
        </w:tabs>
        <w:rPr>
          <w:rFonts w:ascii="Arial" w:hAnsi="Arial" w:cs="Arial"/>
          <w:color w:val="000000" w:themeColor="text1"/>
          <w:szCs w:val="24"/>
        </w:rPr>
      </w:pPr>
    </w:p>
    <w:p w14:paraId="0C14D996" w14:textId="5DE9B845" w:rsidR="000F4820" w:rsidRPr="00A10693" w:rsidRDefault="009A3B5E" w:rsidP="000F4820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 xml:space="preserve">ПП-10.04.04.080 </w:t>
      </w:r>
      <w:r w:rsidR="000F4820" w:rsidRPr="00A10693">
        <w:rPr>
          <w:b/>
          <w:i w:val="0"/>
          <w:caps w:val="0"/>
          <w:sz w:val="24"/>
          <w:szCs w:val="24"/>
        </w:rPr>
        <w:t>Актуализация статуса исполнения договора (заказа на поставку)</w:t>
      </w:r>
      <w:r w:rsidR="000F4820" w:rsidRPr="00A10693">
        <w:rPr>
          <w:b/>
          <w:i w:val="0"/>
          <w:sz w:val="24"/>
          <w:szCs w:val="24"/>
        </w:rPr>
        <w:t>.</w:t>
      </w:r>
    </w:p>
    <w:p w14:paraId="7667C16A" w14:textId="27B126BA" w:rsidR="00803566" w:rsidRPr="00A10693" w:rsidRDefault="00803566" w:rsidP="00803566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</w:p>
    <w:p w14:paraId="52277F3E" w14:textId="780C29E3" w:rsidR="003E64E1" w:rsidRPr="00132CB8" w:rsidRDefault="003E64E1" w:rsidP="00132CB8">
      <w:pPr>
        <w:autoSpaceDE w:val="0"/>
        <w:autoSpaceDN w:val="0"/>
        <w:spacing w:before="100" w:after="100" w:line="276" w:lineRule="auto"/>
        <w:ind w:left="588" w:firstLine="708"/>
        <w:rPr>
          <w:rFonts w:ascii="Arial" w:hAnsi="Arial" w:cs="Arial"/>
          <w:color w:val="000000"/>
          <w:sz w:val="20"/>
          <w:szCs w:val="20"/>
          <w:lang w:eastAsia="ru-RU"/>
        </w:rPr>
      </w:pPr>
      <w:r w:rsidRPr="00A10693">
        <w:rPr>
          <w:rFonts w:ascii="Arial" w:hAnsi="Arial" w:eastAsia="Calibri"/>
          <w:szCs w:val="28"/>
        </w:rPr>
        <w:t xml:space="preserve">Шаг актуален для сценария </w:t>
      </w:r>
      <w:r w:rsidRPr="00A10693">
        <w:rPr>
          <w:rFonts w:ascii="Arial" w:hAnsi="Arial" w:cs="Arial"/>
          <w:color w:val="000000" w:themeColor="text1"/>
          <w:szCs w:val="24"/>
        </w:rPr>
        <w:t>1: Управление обязательствами по договорам закупки с внешними контрагентами</w:t>
      </w:r>
      <w:r w:rsidRPr="00A10693">
        <w:rPr>
          <w:rFonts w:ascii="Arial" w:hAnsi="Arial" w:cs="Arial"/>
          <w:color w:val="000000"/>
          <w:sz w:val="20"/>
          <w:szCs w:val="20"/>
          <w:lang w:eastAsia="ru-RU"/>
        </w:rPr>
        <w:t>.</w:t>
      </w:r>
    </w:p>
    <w:p w14:paraId="0C397A9C" w14:textId="60083225" w:rsidR="00A67034" w:rsidRPr="00A10693" w:rsidRDefault="00A67034" w:rsidP="00A67034">
      <w:pPr>
        <w:pStyle w:val="afff6"/>
        <w:tabs>
          <w:tab w:val="left" w:pos="4370"/>
        </w:tabs>
        <w:rPr>
          <w:rFonts w:ascii="Arial" w:eastAsia="Calibri" w:hAnsi="Arial" w:cs="Times New Roman"/>
          <w:szCs w:val="28"/>
        </w:rPr>
      </w:pPr>
      <w:r w:rsidRPr="00A10693">
        <w:rPr>
          <w:rFonts w:ascii="Arial" w:hAnsi="Arial" w:eastAsia="Calibri" w:cs="Times New Roman"/>
          <w:szCs w:val="28"/>
        </w:rPr>
        <w:lastRenderedPageBreak/>
        <w:t xml:space="preserve">Менеджер по сопровождению </w:t>
      </w:r>
      <w:r w:rsidRPr="00A10693">
        <w:rPr>
          <w:rFonts w:ascii="Arial" w:hAnsi="Arial"/>
          <w:szCs w:val="28"/>
        </w:rPr>
        <w:t xml:space="preserve">договора в транзакции </w:t>
      </w:r>
      <w:r w:rsidR="00283820" w:rsidRPr="00283820">
        <w:rPr>
          <w:rFonts w:ascii="Arial" w:hAnsi="Arial"/>
          <w:szCs w:val="28"/>
        </w:rPr>
        <w:t>ZMM_PROCUR_</w:t>
      </w:r>
      <w:r w:rsidR="00283820">
        <w:rPr>
          <w:rFonts w:ascii="Arial" w:hAnsi="Arial"/>
          <w:szCs w:val="28"/>
        </w:rPr>
        <w:t>SCHED – «Ведение графика закупки» (</w:t>
      </w:r>
      <w:r w:rsidR="00283820">
        <w:rPr>
          <w:rFonts w:ascii="Arial" w:hAnsi="Arial" w:cs="Arial"/>
        </w:rPr>
        <w:t xml:space="preserve">разработка </w:t>
      </w:r>
      <w:r w:rsidR="00283820" w:rsidRPr="00640BD2">
        <w:rPr>
          <w:rFonts w:ascii="Arial" w:hAnsi="Arial" w:cs="Arial"/>
        </w:rPr>
        <w:t>MM40</w:t>
      </w:r>
      <w:r w:rsidR="00283820">
        <w:rPr>
          <w:rFonts w:ascii="Arial" w:hAnsi="Arial" w:cs="Arial"/>
        </w:rPr>
        <w:t xml:space="preserve"> «</w:t>
      </w:r>
      <w:r w:rsidR="00283820" w:rsidRPr="003429DB">
        <w:rPr>
          <w:rFonts w:ascii="Arial" w:hAnsi="Arial" w:cs="Arial"/>
        </w:rPr>
        <w:t>Ведение графика закупки</w:t>
      </w:r>
      <w:r w:rsidR="00283820">
        <w:rPr>
          <w:rFonts w:ascii="Arial" w:hAnsi="Arial" w:cs="Arial"/>
        </w:rPr>
        <w:t xml:space="preserve">», описана </w:t>
      </w:r>
      <w:r w:rsidR="00BB5825">
        <w:rPr>
          <w:rFonts w:ascii="Arial" w:hAnsi="Arial" w:cs="Arial"/>
        </w:rPr>
        <w:t xml:space="preserve">в КД </w:t>
      </w:r>
      <w:del w:id="1663" w:author="SintsovaMA" w:date="2021-03-22T17:28:00Z">
        <w:r w:rsidR="00BB5825" w:rsidDel="004908FD">
          <w:rPr>
            <w:rFonts w:ascii="Arial" w:hAnsi="Arial" w:cs="Arial"/>
          </w:rPr>
          <w:delText>ERP.9.1.58</w:delText>
        </w:r>
        <w:r w:rsidR="0038483D" w:rsidRPr="0038483D" w:rsidDel="004908FD">
          <w:rPr>
            <w:rFonts w:ascii="Arial" w:hAnsi="Arial" w:cs="Arial"/>
          </w:rPr>
          <w:delText xml:space="preserve"> </w:delText>
        </w:r>
      </w:del>
      <w:ins w:id="1664" w:author="SintsovaMA" w:date="2021-03-22T17:28:00Z">
        <w:r w:rsidR="004908FD">
          <w:rPr>
            <w:rFonts w:ascii="Arial" w:hAnsi="Arial" w:cs="Arial"/>
          </w:rPr>
          <w:t xml:space="preserve">ERP.13.9_2_58_MM </w:t>
        </w:r>
      </w:ins>
      <w:r w:rsidR="0038483D" w:rsidRPr="0038483D">
        <w:rPr>
          <w:rFonts w:ascii="Arial" w:hAnsi="Arial" w:cs="Arial"/>
        </w:rPr>
        <w:t>«Планирование обеспечения МТР, работами и услу</w:t>
      </w:r>
      <w:r w:rsidR="0038483D">
        <w:rPr>
          <w:rFonts w:ascii="Arial" w:hAnsi="Arial" w:cs="Arial"/>
        </w:rPr>
        <w:t>гами»</w:t>
      </w:r>
      <w:r w:rsidR="0038483D">
        <w:rPr>
          <w:rFonts w:ascii="Arial" w:hAnsi="Arial" w:cs="Arial"/>
          <w:szCs w:val="24"/>
        </w:rPr>
        <w:t xml:space="preserve">) </w:t>
      </w:r>
      <w:r w:rsidR="00283820">
        <w:rPr>
          <w:rFonts w:ascii="Arial" w:hAnsi="Arial"/>
          <w:szCs w:val="28"/>
        </w:rPr>
        <w:t>при необходимости</w:t>
      </w:r>
      <w:r w:rsidRPr="00A10693">
        <w:rPr>
          <w:rFonts w:ascii="Arial" w:hAnsi="Arial" w:eastAsia="Calibri" w:cs="Times New Roman"/>
          <w:szCs w:val="28"/>
        </w:rPr>
        <w:t xml:space="preserve"> актуализирует ключевые статусы исполнения по заказу на поставку. </w:t>
      </w:r>
    </w:p>
    <w:p w14:paraId="61E53FA1" w14:textId="4ED80DCD" w:rsidR="00A67034" w:rsidRDefault="005C65AB" w:rsidP="00A67034">
      <w:pPr>
        <w:pStyle w:val="afff6"/>
        <w:tabs>
          <w:tab w:val="left" w:pos="4370"/>
        </w:tabs>
        <w:rPr>
          <w:rFonts w:ascii="Arial" w:hAnsi="Arial" w:cs="Arial"/>
          <w:color w:val="000000" w:themeColor="text1"/>
          <w:szCs w:val="24"/>
        </w:rPr>
      </w:pPr>
      <w:bookmarkStart w:id="1665" w:name="_Hlk517174459"/>
      <w:del w:id="1666" w:author="Paramonova Elena" w:date="2021-02-20T16:26:00Z">
        <w:r w:rsidRPr="00A10693" w:rsidDel="00D90B8E">
          <w:rPr>
            <w:rFonts w:ascii="Arial" w:hAnsi="Arial" w:cs="Arial"/>
            <w:color w:val="000000" w:themeColor="text1"/>
            <w:szCs w:val="24"/>
          </w:rPr>
          <w:delText>П</w:delText>
        </w:r>
        <w:r w:rsidR="00A67034" w:rsidRPr="00A10693" w:rsidDel="00D90B8E">
          <w:rPr>
            <w:rFonts w:ascii="Arial" w:hAnsi="Arial" w:cs="Arial"/>
            <w:color w:val="000000" w:themeColor="text1"/>
            <w:szCs w:val="24"/>
          </w:rPr>
          <w:delText xml:space="preserve">о мере поступления информации от поставщика, </w:delText>
        </w:r>
      </w:del>
      <w:ins w:id="1667" w:author="Paramonova Elena" w:date="2021-02-20T16:26:00Z">
        <w:r w:rsidR="00D90B8E" w:rsidRPr="00D90B8E">
          <w:rPr>
            <w:rFonts w:ascii="Arial" w:hAnsi="Arial" w:cs="Arial"/>
            <w:color w:val="000000" w:themeColor="text1"/>
            <w:szCs w:val="24"/>
          </w:rPr>
          <w:t xml:space="preserve">В отчете предусмотрена возможность корректировки прогнозных и фактических дат вручную. При этом фактическая дата может корректироваться вручную только в случае, если она не была заполнена автоматически. </w:t>
        </w:r>
      </w:ins>
      <w:del w:id="1668" w:author="Paramonova Elena" w:date="2021-02-20T16:26:00Z">
        <w:r w:rsidRPr="00A10693" w:rsidDel="00D90B8E">
          <w:rPr>
            <w:rFonts w:ascii="Arial" w:hAnsi="Arial" w:cs="Arial"/>
            <w:color w:val="000000" w:themeColor="text1"/>
            <w:szCs w:val="24"/>
          </w:rPr>
          <w:delText xml:space="preserve">менеджер по сопровождению договора </w:delText>
        </w:r>
        <w:r w:rsidR="00A67034" w:rsidRPr="00A10693" w:rsidDel="00D90B8E">
          <w:rPr>
            <w:rFonts w:ascii="Arial" w:hAnsi="Arial" w:cs="Arial"/>
            <w:color w:val="000000" w:themeColor="text1"/>
            <w:szCs w:val="24"/>
          </w:rPr>
          <w:delText xml:space="preserve">вносит </w:delText>
        </w:r>
        <w:r w:rsidR="003405D9" w:rsidDel="00D90B8E">
          <w:rPr>
            <w:rFonts w:ascii="Arial" w:hAnsi="Arial" w:cs="Arial"/>
            <w:color w:val="000000" w:themeColor="text1"/>
            <w:szCs w:val="24"/>
          </w:rPr>
          <w:delText>плановые</w:delText>
        </w:r>
        <w:r w:rsidR="00C24940" w:rsidDel="00D90B8E">
          <w:rPr>
            <w:rFonts w:ascii="Arial" w:hAnsi="Arial" w:cs="Arial"/>
            <w:color w:val="000000" w:themeColor="text1"/>
            <w:szCs w:val="24"/>
          </w:rPr>
          <w:delText>, прогнозные</w:delText>
        </w:r>
        <w:r w:rsidR="00A67034" w:rsidRPr="00A10693" w:rsidDel="00D90B8E">
          <w:rPr>
            <w:rFonts w:ascii="Arial" w:hAnsi="Arial" w:cs="Arial"/>
            <w:color w:val="000000" w:themeColor="text1"/>
            <w:szCs w:val="24"/>
          </w:rPr>
          <w:delText xml:space="preserve"> и фактические даты для каждого статуса. Возможно внесение дат и статусов</w:delText>
        </w:r>
        <w:r w:rsidR="00F429B5" w:rsidRPr="00A10693" w:rsidDel="00D90B8E">
          <w:rPr>
            <w:rFonts w:ascii="Arial" w:hAnsi="Arial" w:cs="Arial"/>
            <w:color w:val="000000" w:themeColor="text1"/>
            <w:szCs w:val="24"/>
          </w:rPr>
          <w:delText>,</w:delText>
        </w:r>
        <w:r w:rsidR="00A67034" w:rsidRPr="00A10693" w:rsidDel="00D90B8E">
          <w:rPr>
            <w:rFonts w:ascii="Arial" w:hAnsi="Arial" w:cs="Arial"/>
            <w:color w:val="000000" w:themeColor="text1"/>
            <w:szCs w:val="24"/>
          </w:rPr>
          <w:delText xml:space="preserve"> как для каждой позиции заказа на поставку, так и сразу по всем позициям документа.</w:delText>
        </w:r>
      </w:del>
    </w:p>
    <w:p w14:paraId="5EE669CB" w14:textId="77777777" w:rsidR="00251034" w:rsidRPr="00A10693" w:rsidRDefault="00251034" w:rsidP="00F8304C">
      <w:pPr>
        <w:pStyle w:val="afff6"/>
        <w:tabs>
          <w:tab w:val="left" w:pos="4370"/>
        </w:tabs>
        <w:ind w:firstLine="0"/>
        <w:rPr>
          <w:rFonts w:ascii="Arial" w:hAnsi="Arial" w:cs="Arial"/>
          <w:color w:val="000000" w:themeColor="text1"/>
          <w:szCs w:val="24"/>
        </w:rPr>
      </w:pPr>
    </w:p>
    <w:p w14:paraId="7412826B" w14:textId="48A2475B" w:rsidR="00803566" w:rsidRPr="00A10693" w:rsidRDefault="00803566" w:rsidP="00803566">
      <w:pPr>
        <w:pStyle w:val="a8"/>
        <w:jc w:val="right"/>
        <w:rPr>
          <w:rFonts w:ascii="Arial" w:hAnsi="Arial" w:cs="Arial"/>
          <w:b/>
          <w:noProof/>
          <w:sz w:val="22"/>
        </w:rPr>
      </w:pPr>
      <w:bookmarkStart w:id="1669" w:name="_Ref516823336"/>
      <w:bookmarkEnd w:id="1665"/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39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>. Описание шагов Актуализация статусов исполнения договора</w:t>
      </w:r>
      <w:bookmarkEnd w:id="1669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4"/>
        <w:gridCol w:w="1667"/>
        <w:gridCol w:w="2461"/>
        <w:gridCol w:w="973"/>
        <w:gridCol w:w="1063"/>
        <w:gridCol w:w="1227"/>
        <w:gridCol w:w="1401"/>
      </w:tblGrid>
      <w:tr w:rsidR="00803566" w:rsidRPr="00A10693" w14:paraId="7BD83649" w14:textId="77777777" w:rsidTr="00DA488E">
        <w:trPr>
          <w:cantSplit/>
          <w:trHeight w:val="397"/>
          <w:tblHeader/>
        </w:trPr>
        <w:tc>
          <w:tcPr>
            <w:tcW w:w="682" w:type="pct"/>
            <w:shd w:val="clear" w:color="auto" w:fill="FFC000"/>
            <w:vAlign w:val="center"/>
          </w:tcPr>
          <w:p w14:paraId="05224985" w14:textId="77777777" w:rsidR="00803566" w:rsidRPr="00A10693" w:rsidRDefault="00803566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1151" w:type="pct"/>
            <w:shd w:val="clear" w:color="auto" w:fill="FFC000"/>
            <w:vAlign w:val="center"/>
          </w:tcPr>
          <w:p w14:paraId="0F6B3688" w14:textId="77777777" w:rsidR="00803566" w:rsidRPr="00A10693" w:rsidRDefault="00803566" w:rsidP="00DA488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374" w:type="pct"/>
            <w:shd w:val="clear" w:color="auto" w:fill="FFC000"/>
            <w:vAlign w:val="center"/>
          </w:tcPr>
          <w:p w14:paraId="1F17B043" w14:textId="77777777" w:rsidR="00803566" w:rsidRPr="00A10693" w:rsidRDefault="00803566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560" w:type="pct"/>
            <w:shd w:val="clear" w:color="auto" w:fill="FFC000"/>
          </w:tcPr>
          <w:p w14:paraId="6AD1BE4C" w14:textId="77777777" w:rsidR="00803566" w:rsidRPr="00A10693" w:rsidRDefault="00803566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522" w:type="pct"/>
            <w:shd w:val="clear" w:color="auto" w:fill="FFC000"/>
          </w:tcPr>
          <w:p w14:paraId="0B7E6026" w14:textId="77777777" w:rsidR="00803566" w:rsidRPr="00A10693" w:rsidRDefault="00803566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855" w:type="pct"/>
            <w:shd w:val="clear" w:color="auto" w:fill="FFC000"/>
          </w:tcPr>
          <w:p w14:paraId="0A3B5312" w14:textId="77777777" w:rsidR="00803566" w:rsidRPr="00A10693" w:rsidRDefault="00803566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  <w:tc>
          <w:tcPr>
            <w:tcW w:w="855" w:type="pct"/>
            <w:shd w:val="clear" w:color="auto" w:fill="FFC000"/>
          </w:tcPr>
          <w:p w14:paraId="20EE9509" w14:textId="77777777" w:rsidR="00803566" w:rsidRPr="00A10693" w:rsidRDefault="00803566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Актуально для сценария</w:t>
            </w:r>
          </w:p>
        </w:tc>
      </w:tr>
      <w:tr w:rsidR="00803566" w:rsidRPr="00A10693" w14:paraId="4FDBAE4D" w14:textId="77777777" w:rsidTr="00DA488E">
        <w:trPr>
          <w:cantSplit/>
          <w:trHeight w:val="1252"/>
        </w:trPr>
        <w:tc>
          <w:tcPr>
            <w:tcW w:w="682" w:type="pct"/>
          </w:tcPr>
          <w:p w14:paraId="30A77B51" w14:textId="77777777" w:rsidR="00803566" w:rsidRPr="00A10693" w:rsidRDefault="00803566" w:rsidP="00DA488E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ПП-10.04.04.080</w:t>
            </w:r>
          </w:p>
        </w:tc>
        <w:tc>
          <w:tcPr>
            <w:tcW w:w="1151" w:type="pct"/>
          </w:tcPr>
          <w:p w14:paraId="2432A260" w14:textId="77777777" w:rsidR="00803566" w:rsidRPr="00A10693" w:rsidRDefault="0080356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Получена информация от поставщика для актуализации статуса исполнения договора</w:t>
            </w:r>
          </w:p>
        </w:tc>
        <w:tc>
          <w:tcPr>
            <w:tcW w:w="374" w:type="pct"/>
            <w:shd w:val="clear" w:color="auto" w:fill="auto"/>
          </w:tcPr>
          <w:p w14:paraId="458C0F72" w14:textId="541C4AB7" w:rsidR="00803566" w:rsidRPr="00A10693" w:rsidRDefault="00132CB8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132CB8">
              <w:rPr>
                <w:rFonts w:ascii="Arial" w:hAnsi="Arial" w:cs="Arial"/>
                <w:sz w:val="20"/>
              </w:rPr>
              <w:t>ZMM_PROCUR_SCHED – «Ведение графика закупки»</w:t>
            </w:r>
          </w:p>
        </w:tc>
        <w:tc>
          <w:tcPr>
            <w:tcW w:w="560" w:type="pct"/>
          </w:tcPr>
          <w:p w14:paraId="293968B3" w14:textId="1C394963" w:rsidR="00803566" w:rsidRPr="00A10693" w:rsidRDefault="0080356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Спецификация </w:t>
            </w:r>
            <w:r w:rsidR="00A7570E" w:rsidRPr="00A10693">
              <w:rPr>
                <w:rFonts w:ascii="Arial" w:hAnsi="Arial" w:cs="Arial"/>
                <w:sz w:val="20"/>
              </w:rPr>
              <w:t xml:space="preserve">с </w:t>
            </w:r>
            <w:r w:rsidRPr="00A10693">
              <w:rPr>
                <w:rFonts w:ascii="Arial" w:hAnsi="Arial" w:cs="Arial"/>
                <w:sz w:val="20"/>
              </w:rPr>
              <w:t>вид</w:t>
            </w:r>
            <w:r w:rsidR="00A7570E" w:rsidRPr="00A10693">
              <w:rPr>
                <w:rFonts w:ascii="Arial" w:hAnsi="Arial" w:cs="Arial"/>
                <w:sz w:val="20"/>
              </w:rPr>
              <w:t>ом</w:t>
            </w:r>
            <w:r w:rsidRPr="00A10693">
              <w:rPr>
                <w:rFonts w:ascii="Arial" w:hAnsi="Arial" w:cs="Arial"/>
                <w:sz w:val="20"/>
              </w:rPr>
              <w:t xml:space="preserve">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  <w:p w14:paraId="1A725E2A" w14:textId="77777777" w:rsidR="00803566" w:rsidRPr="00A10693" w:rsidRDefault="00803566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30934182" w14:textId="77777777" w:rsidR="00803566" w:rsidRPr="00A10693" w:rsidRDefault="0080356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ИЛИ</w:t>
            </w:r>
          </w:p>
          <w:p w14:paraId="1C44E04F" w14:textId="77777777" w:rsidR="00803566" w:rsidRPr="00A10693" w:rsidRDefault="00803566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195E0680" w14:textId="77777777" w:rsidR="00803566" w:rsidRPr="00A10693" w:rsidRDefault="0080356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ZRZN  – Разнарядка </w:t>
            </w:r>
          </w:p>
        </w:tc>
        <w:tc>
          <w:tcPr>
            <w:tcW w:w="522" w:type="pct"/>
          </w:tcPr>
          <w:p w14:paraId="472C2122" w14:textId="77777777" w:rsidR="00803566" w:rsidRPr="00A10693" w:rsidRDefault="0080356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Актуализированы плановые/фактические данные событий</w:t>
            </w:r>
          </w:p>
        </w:tc>
        <w:tc>
          <w:tcPr>
            <w:tcW w:w="855" w:type="pct"/>
          </w:tcPr>
          <w:p w14:paraId="02FFFDE1" w14:textId="77777777" w:rsidR="00803566" w:rsidRPr="00A10693" w:rsidRDefault="0080356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Менеджер по сопровождению договора</w:t>
            </w:r>
          </w:p>
        </w:tc>
        <w:tc>
          <w:tcPr>
            <w:tcW w:w="855" w:type="pct"/>
          </w:tcPr>
          <w:p w14:paraId="31BB6320" w14:textId="77777777" w:rsidR="00803566" w:rsidRPr="00A10693" w:rsidRDefault="0080356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Сценарий 1;</w:t>
            </w:r>
          </w:p>
          <w:p w14:paraId="34561E91" w14:textId="77777777" w:rsidR="00803566" w:rsidRPr="00A10693" w:rsidRDefault="0080356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Сценарий 2</w:t>
            </w:r>
          </w:p>
          <w:p w14:paraId="7CD699EA" w14:textId="194A2721" w:rsidR="00803566" w:rsidRPr="00A10693" w:rsidRDefault="0080356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Все сценарии</w:t>
            </w:r>
          </w:p>
        </w:tc>
      </w:tr>
    </w:tbl>
    <w:p w14:paraId="03ADA0F2" w14:textId="77777777" w:rsidR="000F4820" w:rsidRPr="00A10693" w:rsidRDefault="000F4820" w:rsidP="000F4820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092C4FD2" w14:textId="77777777" w:rsidR="00C46000" w:rsidRPr="00A10693" w:rsidRDefault="00C46000" w:rsidP="000F4820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ПП-10.04.04.090 Проверка необходимости планирования складской логистики</w:t>
      </w:r>
    </w:p>
    <w:p w14:paraId="119747FF" w14:textId="3EA39394" w:rsidR="00C46000" w:rsidRPr="00A10693" w:rsidRDefault="00C46000" w:rsidP="00A73818"/>
    <w:p w14:paraId="26324D3C" w14:textId="77777777" w:rsidR="003E64E1" w:rsidRPr="00A10693" w:rsidRDefault="003E64E1" w:rsidP="003E64E1">
      <w:pPr>
        <w:autoSpaceDE w:val="0"/>
        <w:autoSpaceDN w:val="0"/>
        <w:spacing w:before="100" w:after="100" w:line="276" w:lineRule="auto"/>
        <w:ind w:left="588" w:firstLine="708"/>
        <w:rPr>
          <w:rFonts w:ascii="Arial" w:hAnsi="Arial" w:cs="Arial"/>
          <w:color w:val="000000"/>
          <w:sz w:val="20"/>
          <w:szCs w:val="20"/>
          <w:lang w:eastAsia="ru-RU"/>
        </w:rPr>
      </w:pPr>
      <w:r w:rsidRPr="00A10693">
        <w:rPr>
          <w:rFonts w:ascii="Arial" w:hAnsi="Arial" w:eastAsia="Calibri"/>
          <w:szCs w:val="28"/>
        </w:rPr>
        <w:t xml:space="preserve">Шаг актуален для сценария </w:t>
      </w:r>
      <w:r w:rsidRPr="00A10693">
        <w:rPr>
          <w:rFonts w:ascii="Arial" w:hAnsi="Arial" w:cs="Arial"/>
          <w:color w:val="000000" w:themeColor="text1"/>
          <w:szCs w:val="24"/>
        </w:rPr>
        <w:t>1: Управление обязательствами по договорам закупки с внешними контрагентами</w:t>
      </w:r>
      <w:r w:rsidRPr="00A10693">
        <w:rPr>
          <w:rFonts w:ascii="Arial" w:hAnsi="Arial" w:cs="Arial"/>
          <w:color w:val="000000"/>
          <w:sz w:val="20"/>
          <w:szCs w:val="20"/>
          <w:lang w:eastAsia="ru-RU"/>
        </w:rPr>
        <w:t>.</w:t>
      </w:r>
    </w:p>
    <w:p w14:paraId="24617CC5" w14:textId="77777777" w:rsidR="00D577F3" w:rsidRPr="00A10693" w:rsidRDefault="00D577F3" w:rsidP="00A73818"/>
    <w:p w14:paraId="316FB222" w14:textId="0B4A55B7" w:rsidR="00F007E0" w:rsidRPr="00A10693" w:rsidRDefault="00F429B5" w:rsidP="003E64E1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Для повышения качества планирования поставок от контрагента, к спецификации </w:t>
      </w:r>
      <w:r w:rsidR="00F66AE8">
        <w:rPr>
          <w:rFonts w:ascii="Arial" w:hAnsi="Arial" w:cs="Arial"/>
          <w:color w:val="000000" w:themeColor="text1"/>
          <w:szCs w:val="24"/>
        </w:rPr>
        <w:t>по</w:t>
      </w:r>
      <w:r w:rsidR="00F66AE8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>договору поставки МТР/разнарядке может быть зарегистрировано уведомление об отгрузке (документ Входящая поставка). Необходимость формирования входящей поставки к заказу на поставку (к спецификации, разнарядке) определяется соответствующим индикатором в заголовке заказа на поставку</w:t>
      </w:r>
      <w:r w:rsidR="00A80E9C">
        <w:rPr>
          <w:rFonts w:ascii="Arial" w:hAnsi="Arial" w:cs="Arial"/>
          <w:color w:val="000000" w:themeColor="text1"/>
          <w:szCs w:val="24"/>
        </w:rPr>
        <w:t xml:space="preserve"> (разработка MM55 «Расширение полей</w:t>
      </w:r>
      <w:r w:rsidR="00A80E9C" w:rsidRPr="00A10693">
        <w:rPr>
          <w:rFonts w:ascii="Arial" w:hAnsi="Arial" w:cs="Arial"/>
          <w:color w:val="000000" w:themeColor="text1"/>
          <w:szCs w:val="24"/>
        </w:rPr>
        <w:t xml:space="preserve"> контракта</w:t>
      </w:r>
      <w:r w:rsidR="00A80E9C">
        <w:rPr>
          <w:rFonts w:ascii="Arial" w:hAnsi="Arial" w:cs="Arial"/>
          <w:color w:val="000000" w:themeColor="text1"/>
          <w:szCs w:val="24"/>
        </w:rPr>
        <w:t>/заказа»)</w:t>
      </w:r>
      <w:r w:rsidRPr="00A10693">
        <w:rPr>
          <w:rFonts w:ascii="Arial" w:hAnsi="Arial" w:cs="Arial"/>
          <w:color w:val="000000" w:themeColor="text1"/>
          <w:szCs w:val="24"/>
        </w:rPr>
        <w:t>. Менеджер по сопровождению договора в транзакции Просмотр заказа на поставку, по наличию этого индикатора может определить, предполагает ли данная спецификация регистрацию входящих поставок</w:t>
      </w:r>
      <w:r w:rsidR="00F007E0" w:rsidRPr="00A10693">
        <w:rPr>
          <w:rFonts w:ascii="Arial" w:hAnsi="Arial" w:cs="Arial"/>
          <w:color w:val="000000" w:themeColor="text1"/>
          <w:szCs w:val="24"/>
        </w:rPr>
        <w:t xml:space="preserve">. </w:t>
      </w:r>
    </w:p>
    <w:p w14:paraId="1FD54B27" w14:textId="77777777" w:rsidR="00F007E0" w:rsidRPr="00A10693" w:rsidRDefault="00F007E0" w:rsidP="003E64E1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</w:p>
    <w:p w14:paraId="0C10D4B4" w14:textId="59A69CCE" w:rsidR="00DA774A" w:rsidRPr="00A10693" w:rsidRDefault="00DA774A" w:rsidP="00DA774A">
      <w:pPr>
        <w:pStyle w:val="a8"/>
        <w:jc w:val="right"/>
        <w:rPr>
          <w:rFonts w:ascii="Arial" w:hAnsi="Arial" w:cs="Arial"/>
          <w:b/>
          <w:noProof/>
          <w:sz w:val="22"/>
        </w:rPr>
      </w:pPr>
      <w:r w:rsidRPr="00A10693">
        <w:rPr>
          <w:rFonts w:ascii="Arial" w:hAnsi="Arial" w:cs="Arial"/>
          <w:b/>
          <w:noProof/>
          <w:sz w:val="22"/>
        </w:rPr>
        <w:lastRenderedPageBreak/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40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>. Описание шага Проверка необходимости планирования складской логистики</w:t>
      </w:r>
    </w:p>
    <w:tbl>
      <w:tblPr>
        <w:tblW w:w="493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5"/>
        <w:gridCol w:w="2307"/>
        <w:gridCol w:w="883"/>
        <w:gridCol w:w="1791"/>
        <w:gridCol w:w="1702"/>
        <w:gridCol w:w="1982"/>
      </w:tblGrid>
      <w:tr w:rsidR="00F007E0" w:rsidRPr="00A10693" w14:paraId="2A559299" w14:textId="77777777" w:rsidTr="00DA488E">
        <w:trPr>
          <w:cantSplit/>
          <w:trHeight w:val="397"/>
          <w:tblHeader/>
        </w:trPr>
        <w:tc>
          <w:tcPr>
            <w:tcW w:w="689" w:type="pct"/>
            <w:shd w:val="clear" w:color="auto" w:fill="FFC000"/>
            <w:vAlign w:val="center"/>
          </w:tcPr>
          <w:p w14:paraId="7CBCC26E" w14:textId="77777777" w:rsidR="00F007E0" w:rsidRPr="00A10693" w:rsidRDefault="00F007E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1148" w:type="pct"/>
            <w:shd w:val="clear" w:color="auto" w:fill="FFC000"/>
            <w:vAlign w:val="center"/>
          </w:tcPr>
          <w:p w14:paraId="707C00FF" w14:textId="77777777" w:rsidR="00F007E0" w:rsidRPr="00A10693" w:rsidRDefault="00F007E0" w:rsidP="00DA488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39" w:type="pct"/>
            <w:shd w:val="clear" w:color="auto" w:fill="FFC000"/>
            <w:vAlign w:val="center"/>
          </w:tcPr>
          <w:p w14:paraId="603F344A" w14:textId="77777777" w:rsidR="00F007E0" w:rsidRPr="00A10693" w:rsidRDefault="00F007E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891" w:type="pct"/>
            <w:shd w:val="clear" w:color="auto" w:fill="FFC000"/>
          </w:tcPr>
          <w:p w14:paraId="73C5EC3F" w14:textId="77777777" w:rsidR="00F007E0" w:rsidRPr="00A10693" w:rsidRDefault="00F007E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847" w:type="pct"/>
            <w:shd w:val="clear" w:color="auto" w:fill="FFC000"/>
          </w:tcPr>
          <w:p w14:paraId="0B052646" w14:textId="77777777" w:rsidR="00F007E0" w:rsidRPr="00A10693" w:rsidRDefault="00F007E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987" w:type="pct"/>
            <w:shd w:val="clear" w:color="auto" w:fill="FFC000"/>
          </w:tcPr>
          <w:p w14:paraId="5F9A08CB" w14:textId="77777777" w:rsidR="00F007E0" w:rsidRPr="00A10693" w:rsidRDefault="00F007E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F007E0" w:rsidRPr="00A10693" w14:paraId="5F8F1BFE" w14:textId="77777777" w:rsidTr="00DA488E">
        <w:trPr>
          <w:cantSplit/>
          <w:trHeight w:val="1252"/>
        </w:trPr>
        <w:tc>
          <w:tcPr>
            <w:tcW w:w="689" w:type="pct"/>
          </w:tcPr>
          <w:p w14:paraId="2FE5D0E6" w14:textId="28E1EE99" w:rsidR="00F007E0" w:rsidRPr="00A10693" w:rsidRDefault="00F007E0" w:rsidP="00DA488E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ПП-10.04.04.090</w:t>
            </w:r>
          </w:p>
        </w:tc>
        <w:tc>
          <w:tcPr>
            <w:tcW w:w="1148" w:type="pct"/>
          </w:tcPr>
          <w:p w14:paraId="4FA82ECF" w14:textId="50B93990" w:rsidR="00F007E0" w:rsidRPr="00A10693" w:rsidRDefault="00F007E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Спецификация</w:t>
            </w:r>
            <w:r w:rsidR="00A7570E" w:rsidRPr="00A10693">
              <w:rPr>
                <w:rFonts w:ascii="Arial" w:hAnsi="Arial" w:cs="Arial"/>
                <w:sz w:val="20"/>
              </w:rPr>
              <w:t xml:space="preserve"> с</w:t>
            </w:r>
            <w:r w:rsidRPr="00A10693">
              <w:rPr>
                <w:rFonts w:ascii="Arial" w:hAnsi="Arial" w:cs="Arial"/>
                <w:sz w:val="20"/>
              </w:rPr>
              <w:t xml:space="preserve"> вид</w:t>
            </w:r>
            <w:r w:rsidR="00A7570E" w:rsidRPr="00A10693">
              <w:rPr>
                <w:rFonts w:ascii="Arial" w:hAnsi="Arial" w:cs="Arial"/>
                <w:sz w:val="20"/>
              </w:rPr>
              <w:t>ом</w:t>
            </w:r>
            <w:r w:rsidRPr="00A10693">
              <w:rPr>
                <w:rFonts w:ascii="Arial" w:hAnsi="Arial" w:cs="Arial"/>
                <w:sz w:val="20"/>
              </w:rPr>
              <w:t xml:space="preserve">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  <w:p w14:paraId="0218A454" w14:textId="77777777" w:rsidR="00F007E0" w:rsidRPr="00A10693" w:rsidRDefault="00F007E0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1E8BCED0" w14:textId="0664D7ED" w:rsidR="00F007E0" w:rsidRPr="00A10693" w:rsidRDefault="00F007E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ZRZN  – Разнарядка создана</w:t>
            </w:r>
          </w:p>
        </w:tc>
        <w:tc>
          <w:tcPr>
            <w:tcW w:w="439" w:type="pct"/>
            <w:shd w:val="clear" w:color="auto" w:fill="auto"/>
          </w:tcPr>
          <w:p w14:paraId="7489D16F" w14:textId="65BC556C" w:rsidR="00F007E0" w:rsidRPr="00A10693" w:rsidRDefault="00F007E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  <w:szCs w:val="20"/>
                <w:lang w:val="en-US"/>
              </w:rPr>
              <w:t>ME2</w:t>
            </w:r>
            <w:r w:rsidRPr="00A10693">
              <w:rPr>
                <w:rFonts w:ascii="Arial" w:hAnsi="Arial" w:cs="Arial"/>
                <w:sz w:val="20"/>
                <w:szCs w:val="20"/>
              </w:rPr>
              <w:t>3</w:t>
            </w:r>
            <w:r w:rsidRPr="00A10693">
              <w:rPr>
                <w:rFonts w:ascii="Arial" w:hAnsi="Arial" w:cs="Arial"/>
                <w:sz w:val="20"/>
                <w:szCs w:val="20"/>
                <w:lang w:val="en-US"/>
              </w:rPr>
              <w:t>N</w:t>
            </w:r>
          </w:p>
        </w:tc>
        <w:tc>
          <w:tcPr>
            <w:tcW w:w="891" w:type="pct"/>
          </w:tcPr>
          <w:p w14:paraId="2B494502" w14:textId="51D3DBC4" w:rsidR="00F007E0" w:rsidRPr="00A10693" w:rsidRDefault="00F007E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Спецификация </w:t>
            </w:r>
            <w:r w:rsidR="00A7570E" w:rsidRPr="00A10693">
              <w:rPr>
                <w:rFonts w:ascii="Arial" w:hAnsi="Arial" w:cs="Arial"/>
                <w:sz w:val="20"/>
              </w:rPr>
              <w:t xml:space="preserve">с </w:t>
            </w:r>
            <w:r w:rsidRPr="00A10693">
              <w:rPr>
                <w:rFonts w:ascii="Arial" w:hAnsi="Arial" w:cs="Arial"/>
                <w:sz w:val="20"/>
              </w:rPr>
              <w:t>вид</w:t>
            </w:r>
            <w:r w:rsidR="00A7570E" w:rsidRPr="00A10693">
              <w:rPr>
                <w:rFonts w:ascii="Arial" w:hAnsi="Arial" w:cs="Arial"/>
                <w:sz w:val="20"/>
              </w:rPr>
              <w:t>ом</w:t>
            </w:r>
            <w:r w:rsidRPr="00A10693">
              <w:rPr>
                <w:rFonts w:ascii="Arial" w:hAnsi="Arial" w:cs="Arial"/>
                <w:sz w:val="20"/>
              </w:rPr>
              <w:t xml:space="preserve">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</w:tc>
        <w:tc>
          <w:tcPr>
            <w:tcW w:w="847" w:type="pct"/>
          </w:tcPr>
          <w:p w14:paraId="34E92822" w14:textId="0C55807B" w:rsidR="00F007E0" w:rsidRPr="00A10693" w:rsidRDefault="00F007E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Спецификация </w:t>
            </w:r>
            <w:r w:rsidR="00A7570E" w:rsidRPr="00A10693">
              <w:rPr>
                <w:rFonts w:ascii="Arial" w:hAnsi="Arial" w:cs="Arial"/>
                <w:sz w:val="20"/>
              </w:rPr>
              <w:t xml:space="preserve">с </w:t>
            </w:r>
            <w:r w:rsidRPr="00A10693">
              <w:rPr>
                <w:rFonts w:ascii="Arial" w:hAnsi="Arial" w:cs="Arial"/>
                <w:sz w:val="20"/>
              </w:rPr>
              <w:t>вид</w:t>
            </w:r>
            <w:r w:rsidR="00A7570E" w:rsidRPr="00A10693">
              <w:rPr>
                <w:rFonts w:ascii="Arial" w:hAnsi="Arial" w:cs="Arial"/>
                <w:sz w:val="20"/>
              </w:rPr>
              <w:t>ом</w:t>
            </w:r>
            <w:r w:rsidRPr="00A10693">
              <w:rPr>
                <w:rFonts w:ascii="Arial" w:hAnsi="Arial" w:cs="Arial"/>
                <w:sz w:val="20"/>
              </w:rPr>
              <w:t xml:space="preserve">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 проанализирована</w:t>
            </w:r>
          </w:p>
        </w:tc>
        <w:tc>
          <w:tcPr>
            <w:tcW w:w="987" w:type="pct"/>
          </w:tcPr>
          <w:p w14:paraId="6FB56D7D" w14:textId="1481B36D" w:rsidR="00F007E0" w:rsidRPr="00A10693" w:rsidRDefault="00F007E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Менеджер по сопровождению договора</w:t>
            </w:r>
          </w:p>
        </w:tc>
      </w:tr>
    </w:tbl>
    <w:p w14:paraId="0A68A66D" w14:textId="6B4D2365" w:rsidR="00221053" w:rsidRPr="00A10693" w:rsidRDefault="00221053" w:rsidP="00A73818"/>
    <w:p w14:paraId="0953BB54" w14:textId="77777777" w:rsidR="00A73818" w:rsidRPr="00A10693" w:rsidRDefault="00A73818" w:rsidP="00A73818"/>
    <w:p w14:paraId="1C979909" w14:textId="77777777" w:rsidR="0034241F" w:rsidRPr="00A10693" w:rsidRDefault="0034241F" w:rsidP="0034241F"/>
    <w:p w14:paraId="370409E7" w14:textId="30751419" w:rsidR="000F4820" w:rsidRPr="00A10693" w:rsidRDefault="00BE1777" w:rsidP="000F4820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ПП-10.04.04.</w:t>
      </w:r>
      <w:r w:rsidR="007B10AA" w:rsidRPr="00A10693">
        <w:rPr>
          <w:b/>
          <w:i w:val="0"/>
          <w:caps w:val="0"/>
          <w:sz w:val="24"/>
          <w:szCs w:val="24"/>
        </w:rPr>
        <w:t>10</w:t>
      </w:r>
      <w:r w:rsidRPr="00A10693">
        <w:rPr>
          <w:b/>
          <w:i w:val="0"/>
          <w:caps w:val="0"/>
          <w:sz w:val="24"/>
          <w:szCs w:val="24"/>
        </w:rPr>
        <w:t xml:space="preserve">0 </w:t>
      </w:r>
      <w:r w:rsidR="000F4820" w:rsidRPr="00A10693">
        <w:rPr>
          <w:b/>
          <w:i w:val="0"/>
          <w:sz w:val="24"/>
          <w:szCs w:val="24"/>
        </w:rPr>
        <w:t>С</w:t>
      </w:r>
      <w:r w:rsidR="000F4820" w:rsidRPr="00A10693">
        <w:rPr>
          <w:b/>
          <w:i w:val="0"/>
          <w:caps w:val="0"/>
          <w:sz w:val="24"/>
          <w:szCs w:val="24"/>
        </w:rPr>
        <w:t>оздание входящей поставки на основании уведомления поставщика</w:t>
      </w:r>
      <w:r w:rsidR="000F4820" w:rsidRPr="00A10693">
        <w:rPr>
          <w:b/>
          <w:i w:val="0"/>
          <w:sz w:val="24"/>
          <w:szCs w:val="24"/>
        </w:rPr>
        <w:t>.</w:t>
      </w:r>
    </w:p>
    <w:p w14:paraId="5CD23E7F" w14:textId="77777777" w:rsidR="00251034" w:rsidRDefault="00251034" w:rsidP="00251034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</w:p>
    <w:p w14:paraId="540A87F9" w14:textId="08B486C6" w:rsidR="00B86F0D" w:rsidRPr="00251034" w:rsidRDefault="00B86F0D" w:rsidP="00251034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251034">
        <w:rPr>
          <w:rFonts w:ascii="Arial" w:hAnsi="Arial" w:cs="Arial"/>
          <w:color w:val="000000" w:themeColor="text1"/>
          <w:szCs w:val="24"/>
        </w:rPr>
        <w:t xml:space="preserve">Шаг актуален для сценария </w:t>
      </w:r>
      <w:r w:rsidRPr="00A10693">
        <w:rPr>
          <w:rFonts w:ascii="Arial" w:hAnsi="Arial" w:cs="Arial"/>
          <w:color w:val="000000" w:themeColor="text1"/>
          <w:szCs w:val="24"/>
        </w:rPr>
        <w:t>1: Управление обязательствами по договорам закупки с внешними контрагентами</w:t>
      </w:r>
      <w:r w:rsidRPr="00251034">
        <w:rPr>
          <w:rFonts w:ascii="Arial" w:hAnsi="Arial" w:cs="Arial"/>
          <w:color w:val="000000" w:themeColor="text1"/>
          <w:szCs w:val="24"/>
        </w:rPr>
        <w:t>.</w:t>
      </w:r>
    </w:p>
    <w:p w14:paraId="6E580A8D" w14:textId="29ED95C1" w:rsidR="00F007E0" w:rsidRPr="00A10693" w:rsidRDefault="00F007E0" w:rsidP="00F007E0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Уведомление об отгрузке высылается поставщиком в адрес получателя, как правило, в электронном виде, посредством электронной почты</w:t>
      </w:r>
      <w:r w:rsidR="00F429B5" w:rsidRPr="00A10693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в адрес менеджера по сопровождению договора.  В таком случае уведомление об отгрузке регистрируется менеджером по сопровождению договора вручную в транзакции Создание входящей поставки.</w:t>
      </w:r>
    </w:p>
    <w:p w14:paraId="1D169EF0" w14:textId="3D0FDB2D" w:rsidR="00F007E0" w:rsidRPr="00A10693" w:rsidRDefault="00F007E0" w:rsidP="00F007E0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Уведомление об отгрузке содержит актуальные данные о конкретной отгрузке: Спецификация, Дата фактической отгрузки, Плановая дата поставки, Коды МТР, Количество, Номер первичного документа отгрузки (номер накладной поставщика) и прочее.</w:t>
      </w:r>
    </w:p>
    <w:p w14:paraId="31D035E5" w14:textId="7EE06E1C" w:rsidR="00F007E0" w:rsidRPr="00A10693" w:rsidRDefault="00F007E0" w:rsidP="00F007E0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Менеджер по сопровождению договора в транзакции создание </w:t>
      </w:r>
      <w:r w:rsidR="003E41A9">
        <w:rPr>
          <w:rFonts w:ascii="Arial" w:hAnsi="Arial" w:cs="Arial"/>
          <w:color w:val="000000" w:themeColor="text1"/>
          <w:szCs w:val="24"/>
        </w:rPr>
        <w:t xml:space="preserve">Входящей </w:t>
      </w:r>
      <w:r w:rsidRPr="00A10693">
        <w:rPr>
          <w:rFonts w:ascii="Arial" w:hAnsi="Arial" w:cs="Arial"/>
          <w:color w:val="000000" w:themeColor="text1"/>
          <w:szCs w:val="24"/>
        </w:rPr>
        <w:t>поставки указывает номер заказа на поставку</w:t>
      </w:r>
      <w:r w:rsidR="003E41A9">
        <w:rPr>
          <w:rFonts w:ascii="Arial" w:hAnsi="Arial" w:cs="Arial"/>
          <w:color w:val="000000" w:themeColor="text1"/>
          <w:szCs w:val="24"/>
        </w:rPr>
        <w:t>.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3E41A9">
        <w:rPr>
          <w:rFonts w:ascii="Arial" w:hAnsi="Arial" w:cs="Arial"/>
          <w:color w:val="000000" w:themeColor="text1"/>
          <w:szCs w:val="24"/>
        </w:rPr>
        <w:t>В</w:t>
      </w:r>
      <w:r w:rsidRPr="00A10693">
        <w:rPr>
          <w:rFonts w:ascii="Arial" w:hAnsi="Arial" w:cs="Arial"/>
          <w:color w:val="000000" w:themeColor="text1"/>
          <w:szCs w:val="24"/>
        </w:rPr>
        <w:t xml:space="preserve">се открытые позиции заказа на поставку копируются во входящую поставку. Менеджеру по сопровождению договора необходимо скорректировать входящую поставку, оставив только позиции и количество в позициях, которые будут поставлены поставщиком в ожидаемом приходе. В заголовке входящей поставки менеджер по сопровождению договора указывает номер накладной поставщика, по этому номеру кладовщик в процессе Приемка МТР на склад сможет идентифицировать входящую поставку. </w:t>
      </w:r>
    </w:p>
    <w:p w14:paraId="5A91DC0D" w14:textId="5E6EB503" w:rsidR="00F007E0" w:rsidRPr="00A10693" w:rsidRDefault="00F007E0" w:rsidP="00F007E0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</w:p>
    <w:p w14:paraId="5849A20C" w14:textId="74635EF2" w:rsidR="00F007E0" w:rsidRPr="00A10693" w:rsidRDefault="00F007E0" w:rsidP="00F007E0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Сканы документов, полученные менеджером по сопровождению договора вместе с уведомлением об отгрузке, можно прикрепить в ракурсе Вложения. </w:t>
      </w:r>
    </w:p>
    <w:p w14:paraId="171A139A" w14:textId="3F84F487" w:rsidR="00F007E0" w:rsidRPr="00A10693" w:rsidRDefault="00F007E0" w:rsidP="00F007E0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 случае, если в договоре поставки оборудования предусмотрено предоставление </w:t>
      </w:r>
      <w:r w:rsidR="002A1586">
        <w:rPr>
          <w:rFonts w:ascii="Arial" w:hAnsi="Arial" w:cs="Arial"/>
          <w:color w:val="000000" w:themeColor="text1"/>
          <w:szCs w:val="24"/>
        </w:rPr>
        <w:t xml:space="preserve">актуального </w:t>
      </w:r>
      <w:r w:rsidRPr="00A10693">
        <w:rPr>
          <w:rFonts w:ascii="Arial" w:hAnsi="Arial" w:cs="Arial"/>
          <w:color w:val="000000" w:themeColor="text1"/>
          <w:szCs w:val="24"/>
        </w:rPr>
        <w:t>каталога запчаст</w:t>
      </w:r>
      <w:r w:rsidR="002A1586">
        <w:rPr>
          <w:rFonts w:ascii="Arial" w:hAnsi="Arial" w:cs="Arial"/>
          <w:color w:val="000000" w:themeColor="text1"/>
          <w:szCs w:val="24"/>
        </w:rPr>
        <w:t>ей</w:t>
      </w:r>
      <w:r w:rsidR="002A1586" w:rsidRPr="002A1586">
        <w:rPr>
          <w:rFonts w:ascii="Arial" w:hAnsi="Arial" w:cs="Arial"/>
          <w:color w:val="000000" w:themeColor="text1"/>
          <w:szCs w:val="24"/>
        </w:rPr>
        <w:t xml:space="preserve"> </w:t>
      </w:r>
      <w:r w:rsidR="002A1586" w:rsidRPr="00A10693">
        <w:rPr>
          <w:rFonts w:ascii="Arial" w:hAnsi="Arial" w:cs="Arial"/>
          <w:color w:val="000000" w:themeColor="text1"/>
          <w:szCs w:val="24"/>
        </w:rPr>
        <w:t>изготовител</w:t>
      </w:r>
      <w:r w:rsidR="002A1586">
        <w:rPr>
          <w:rFonts w:ascii="Arial" w:hAnsi="Arial" w:cs="Arial"/>
          <w:color w:val="000000" w:themeColor="text1"/>
          <w:szCs w:val="24"/>
        </w:rPr>
        <w:t>я</w:t>
      </w:r>
      <w:r w:rsidRPr="00A10693">
        <w:rPr>
          <w:rFonts w:ascii="Arial" w:hAnsi="Arial" w:cs="Arial"/>
          <w:color w:val="000000" w:themeColor="text1"/>
          <w:szCs w:val="24"/>
        </w:rPr>
        <w:t xml:space="preserve">, </w:t>
      </w:r>
      <w:r w:rsidR="002A1586">
        <w:rPr>
          <w:rFonts w:ascii="Arial" w:hAnsi="Arial" w:cs="Arial"/>
          <w:color w:val="000000" w:themeColor="text1"/>
          <w:szCs w:val="24"/>
        </w:rPr>
        <w:t>то</w:t>
      </w:r>
      <w:r w:rsidRPr="00A10693">
        <w:rPr>
          <w:rFonts w:ascii="Arial" w:hAnsi="Arial" w:cs="Arial"/>
          <w:color w:val="000000" w:themeColor="text1"/>
          <w:szCs w:val="24"/>
        </w:rPr>
        <w:t xml:space="preserve"> менеджер по сопровождению договора проверяет наличие файла с каталогом</w:t>
      </w:r>
      <w:r w:rsidR="002A1586">
        <w:rPr>
          <w:rFonts w:ascii="Arial" w:hAnsi="Arial" w:cs="Arial"/>
          <w:color w:val="000000" w:themeColor="text1"/>
          <w:szCs w:val="24"/>
        </w:rPr>
        <w:t>, в случае отсутствия запрашивает у поставщика</w:t>
      </w:r>
      <w:r w:rsidRPr="00A10693">
        <w:rPr>
          <w:rFonts w:ascii="Arial" w:hAnsi="Arial" w:cs="Arial"/>
          <w:color w:val="000000" w:themeColor="text1"/>
          <w:szCs w:val="24"/>
        </w:rPr>
        <w:t xml:space="preserve"> и </w:t>
      </w:r>
      <w:r w:rsidR="002A1586">
        <w:rPr>
          <w:rFonts w:ascii="Arial" w:hAnsi="Arial" w:cs="Arial"/>
          <w:color w:val="000000" w:themeColor="text1"/>
          <w:szCs w:val="24"/>
        </w:rPr>
        <w:t xml:space="preserve">далее </w:t>
      </w:r>
      <w:r w:rsidRPr="00A10693">
        <w:rPr>
          <w:rFonts w:ascii="Arial" w:hAnsi="Arial" w:cs="Arial"/>
          <w:color w:val="000000" w:themeColor="text1"/>
          <w:szCs w:val="24"/>
        </w:rPr>
        <w:t>передает полученный файл в службу НСИ</w:t>
      </w:r>
      <w:r w:rsidR="002A1586">
        <w:rPr>
          <w:rFonts w:ascii="Arial" w:hAnsi="Arial" w:cs="Arial"/>
          <w:color w:val="000000" w:themeColor="text1"/>
          <w:szCs w:val="24"/>
        </w:rPr>
        <w:t xml:space="preserve"> для загрузки в КСУ НСИ</w:t>
      </w:r>
      <w:r w:rsidRPr="00A10693">
        <w:rPr>
          <w:rFonts w:ascii="Arial" w:hAnsi="Arial" w:cs="Arial"/>
          <w:color w:val="000000" w:themeColor="text1"/>
          <w:szCs w:val="24"/>
        </w:rPr>
        <w:t>.</w:t>
      </w:r>
    </w:p>
    <w:p w14:paraId="07DC19E2" w14:textId="03DE343F" w:rsidR="00F007E0" w:rsidRPr="00A10693" w:rsidRDefault="00F007E0" w:rsidP="00F007E0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К спецификации может быть зарегистрировано как одно, так и более уведомлений о</w:t>
      </w:r>
      <w:r w:rsidR="00DB529B" w:rsidRPr="00A10693">
        <w:rPr>
          <w:rFonts w:ascii="Arial" w:hAnsi="Arial" w:cs="Arial"/>
          <w:color w:val="000000" w:themeColor="text1"/>
          <w:szCs w:val="24"/>
        </w:rPr>
        <w:t>б</w:t>
      </w:r>
      <w:r w:rsidRPr="00A10693">
        <w:rPr>
          <w:rFonts w:ascii="Arial" w:hAnsi="Arial" w:cs="Arial"/>
          <w:color w:val="000000" w:themeColor="text1"/>
          <w:szCs w:val="24"/>
        </w:rPr>
        <w:t xml:space="preserve"> отгрузке.</w:t>
      </w:r>
    </w:p>
    <w:p w14:paraId="0F785E74" w14:textId="3AB81CA8" w:rsidR="000F4820" w:rsidRPr="00A10693" w:rsidRDefault="000F4820" w:rsidP="000F4820">
      <w:pPr>
        <w:pStyle w:val="a8"/>
        <w:jc w:val="right"/>
        <w:rPr>
          <w:rFonts w:ascii="Arial" w:hAnsi="Arial" w:cs="Arial"/>
          <w:b/>
          <w:noProof/>
          <w:sz w:val="22"/>
        </w:rPr>
      </w:pPr>
      <w:bookmarkStart w:id="1670" w:name="_Ref516834641"/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41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>. Описание шагов Проверка необходимости планирования складской логистики, Создание входящей поставки на основании уведомления от поставщика.</w:t>
      </w:r>
      <w:bookmarkEnd w:id="1670"/>
    </w:p>
    <w:tbl>
      <w:tblPr>
        <w:tblW w:w="493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9"/>
        <w:gridCol w:w="1861"/>
        <w:gridCol w:w="991"/>
        <w:gridCol w:w="2689"/>
        <w:gridCol w:w="1136"/>
        <w:gridCol w:w="1984"/>
      </w:tblGrid>
      <w:tr w:rsidR="004F2726" w:rsidRPr="00A10693" w14:paraId="784A5188" w14:textId="5984D54B" w:rsidTr="00DA488E">
        <w:trPr>
          <w:cantSplit/>
          <w:trHeight w:val="397"/>
          <w:tblHeader/>
        </w:trPr>
        <w:tc>
          <w:tcPr>
            <w:tcW w:w="691" w:type="pct"/>
            <w:shd w:val="clear" w:color="auto" w:fill="FFC000"/>
            <w:vAlign w:val="center"/>
          </w:tcPr>
          <w:p w14:paraId="17CC46B5" w14:textId="77777777" w:rsidR="004F2726" w:rsidRPr="00A10693" w:rsidRDefault="004F2726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lastRenderedPageBreak/>
              <w:t>Номер шага</w:t>
            </w:r>
          </w:p>
        </w:tc>
        <w:tc>
          <w:tcPr>
            <w:tcW w:w="926" w:type="pct"/>
            <w:shd w:val="clear" w:color="auto" w:fill="FFC000"/>
            <w:vAlign w:val="center"/>
          </w:tcPr>
          <w:p w14:paraId="12C15AEF" w14:textId="77777777" w:rsidR="004F2726" w:rsidRPr="00A10693" w:rsidRDefault="004F2726" w:rsidP="00DA488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93" w:type="pct"/>
            <w:shd w:val="clear" w:color="auto" w:fill="FFC000"/>
            <w:vAlign w:val="center"/>
          </w:tcPr>
          <w:p w14:paraId="1ECA39C0" w14:textId="77777777" w:rsidR="004F2726" w:rsidRPr="00A10693" w:rsidRDefault="004F2726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1338" w:type="pct"/>
            <w:shd w:val="clear" w:color="auto" w:fill="FFC000"/>
          </w:tcPr>
          <w:p w14:paraId="4F1633B2" w14:textId="77777777" w:rsidR="004F2726" w:rsidRPr="00A10693" w:rsidRDefault="004F2726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565" w:type="pct"/>
            <w:shd w:val="clear" w:color="auto" w:fill="FFC000"/>
          </w:tcPr>
          <w:p w14:paraId="21CA0F4E" w14:textId="77777777" w:rsidR="004F2726" w:rsidRPr="00A10693" w:rsidRDefault="004F2726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987" w:type="pct"/>
            <w:shd w:val="clear" w:color="auto" w:fill="FFC000"/>
          </w:tcPr>
          <w:p w14:paraId="5FB9DC6E" w14:textId="77777777" w:rsidR="004F2726" w:rsidRPr="00A10693" w:rsidRDefault="004F2726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4F2726" w:rsidRPr="00A10693" w14:paraId="395B2A63" w14:textId="44FAA201" w:rsidTr="00DA488E">
        <w:trPr>
          <w:cantSplit/>
          <w:trHeight w:val="1252"/>
        </w:trPr>
        <w:tc>
          <w:tcPr>
            <w:tcW w:w="691" w:type="pct"/>
          </w:tcPr>
          <w:p w14:paraId="42F4F325" w14:textId="77777777" w:rsidR="004F2726" w:rsidRPr="00A10693" w:rsidRDefault="004F2726" w:rsidP="00DA488E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ПП-10.04.04.100</w:t>
            </w:r>
          </w:p>
        </w:tc>
        <w:tc>
          <w:tcPr>
            <w:tcW w:w="926" w:type="pct"/>
          </w:tcPr>
          <w:p w14:paraId="4A20B74B" w14:textId="77777777" w:rsidR="004F2726" w:rsidRPr="00A10693" w:rsidRDefault="004F272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Получено уведомление об отгрузке от поставщика, заказ на поставку предполагает обязательное создание входящей поставки</w:t>
            </w:r>
          </w:p>
        </w:tc>
        <w:tc>
          <w:tcPr>
            <w:tcW w:w="493" w:type="pct"/>
            <w:shd w:val="clear" w:color="auto" w:fill="auto"/>
          </w:tcPr>
          <w:p w14:paraId="6424A4D1" w14:textId="77777777" w:rsidR="004F2726" w:rsidRPr="00A10693" w:rsidRDefault="004F272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VL31N</w:t>
            </w:r>
          </w:p>
        </w:tc>
        <w:tc>
          <w:tcPr>
            <w:tcW w:w="1338" w:type="pct"/>
          </w:tcPr>
          <w:p w14:paraId="6CD3C755" w14:textId="77777777" w:rsidR="004F2726" w:rsidRPr="00A10693" w:rsidRDefault="004F272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Спецификация вида ZNB в статусе «Действующий»</w:t>
            </w:r>
          </w:p>
          <w:p w14:paraId="1392E6D1" w14:textId="77777777" w:rsidR="004F2726" w:rsidRPr="00A10693" w:rsidRDefault="004F2726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05AD98CD" w14:textId="77777777" w:rsidR="004F2726" w:rsidRPr="00A10693" w:rsidRDefault="004F272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ИЛИ</w:t>
            </w:r>
          </w:p>
          <w:p w14:paraId="6FCB9EC7" w14:textId="77777777" w:rsidR="004F2726" w:rsidRPr="00A10693" w:rsidRDefault="004F2726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71971BDF" w14:textId="77777777" w:rsidR="004F2726" w:rsidRPr="00A10693" w:rsidRDefault="004F272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ZRZN  – Разнарядка</w:t>
            </w:r>
          </w:p>
        </w:tc>
        <w:tc>
          <w:tcPr>
            <w:tcW w:w="565" w:type="pct"/>
          </w:tcPr>
          <w:p w14:paraId="4D152349" w14:textId="77777777" w:rsidR="004F2726" w:rsidRPr="00A10693" w:rsidRDefault="004F272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Входящая поставка</w:t>
            </w:r>
          </w:p>
        </w:tc>
        <w:tc>
          <w:tcPr>
            <w:tcW w:w="987" w:type="pct"/>
          </w:tcPr>
          <w:p w14:paraId="3EF7894D" w14:textId="77777777" w:rsidR="004F2726" w:rsidRPr="00A10693" w:rsidRDefault="004F272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Менеджер по сопровождению договора</w:t>
            </w:r>
          </w:p>
        </w:tc>
      </w:tr>
    </w:tbl>
    <w:p w14:paraId="7975E284" w14:textId="23D13F22" w:rsidR="000F4820" w:rsidRPr="00A10693" w:rsidRDefault="000F4820" w:rsidP="000F4820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</w:p>
    <w:p w14:paraId="3A7FD7E4" w14:textId="23D7A6DE" w:rsidR="000F4820" w:rsidRPr="00A10693" w:rsidRDefault="007B10AA" w:rsidP="000F4820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 xml:space="preserve">ПП-10.04.04.101 </w:t>
      </w:r>
      <w:r w:rsidR="000F4820" w:rsidRPr="00A10693">
        <w:rPr>
          <w:b/>
          <w:i w:val="0"/>
          <w:sz w:val="24"/>
          <w:szCs w:val="24"/>
        </w:rPr>
        <w:t>А</w:t>
      </w:r>
      <w:r w:rsidR="000F4820" w:rsidRPr="00A10693">
        <w:rPr>
          <w:b/>
          <w:i w:val="0"/>
          <w:caps w:val="0"/>
          <w:sz w:val="24"/>
          <w:szCs w:val="24"/>
        </w:rPr>
        <w:t>втоматическое создание входящей поставки на основании уведомления поставщика</w:t>
      </w:r>
      <w:r w:rsidR="000F4820" w:rsidRPr="00A10693">
        <w:rPr>
          <w:b/>
          <w:i w:val="0"/>
          <w:sz w:val="24"/>
          <w:szCs w:val="24"/>
        </w:rPr>
        <w:t>.</w:t>
      </w:r>
    </w:p>
    <w:p w14:paraId="558A1C12" w14:textId="330F3CF1" w:rsidR="000F4820" w:rsidRPr="00A10693" w:rsidRDefault="000F4820" w:rsidP="000F4820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</w:p>
    <w:p w14:paraId="6AA1A916" w14:textId="0F2DA564" w:rsidR="00B86F0D" w:rsidRPr="00A10693" w:rsidRDefault="00B86F0D" w:rsidP="000712DD">
      <w:pPr>
        <w:autoSpaceDE w:val="0"/>
        <w:autoSpaceDN w:val="0"/>
        <w:spacing w:before="100" w:after="100" w:line="276" w:lineRule="auto"/>
        <w:ind w:left="588"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eastAsia="Calibri"/>
          <w:szCs w:val="28"/>
        </w:rPr>
        <w:t xml:space="preserve">Шаг актуален для сценария </w:t>
      </w:r>
      <w:r w:rsidRPr="00A10693">
        <w:rPr>
          <w:rFonts w:ascii="Arial" w:hAnsi="Arial" w:cs="Arial"/>
          <w:color w:val="000000" w:themeColor="text1"/>
          <w:szCs w:val="24"/>
        </w:rPr>
        <w:t>1: Управление обязательствами по договорам закупки с внешними контрагентами</w:t>
      </w:r>
      <w:r w:rsidRPr="00A10693">
        <w:rPr>
          <w:rFonts w:ascii="Arial" w:hAnsi="Arial" w:cs="Arial"/>
          <w:color w:val="000000"/>
          <w:sz w:val="20"/>
          <w:szCs w:val="20"/>
          <w:lang w:eastAsia="ru-RU"/>
        </w:rPr>
        <w:t>.</w:t>
      </w:r>
    </w:p>
    <w:p w14:paraId="61B7BA6A" w14:textId="77777777" w:rsidR="004F2726" w:rsidRPr="00A10693" w:rsidRDefault="004F2726" w:rsidP="004F2726">
      <w:pPr>
        <w:spacing w:after="200" w:line="276" w:lineRule="auto"/>
        <w:ind w:firstLine="576"/>
        <w:rPr>
          <w:rFonts w:ascii="Arial" w:hAnsi="Arial" w:cs="Arial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Входящая поставка создается в </w:t>
      </w:r>
      <w:r w:rsidRPr="00A10693">
        <w:rPr>
          <w:rFonts w:ascii="Arial" w:hAnsi="Arial" w:cs="Arial"/>
          <w:szCs w:val="24"/>
          <w:lang w:val="en-US"/>
        </w:rPr>
        <w:t>SAP</w:t>
      </w:r>
      <w:r w:rsidRPr="00A10693">
        <w:rPr>
          <w:rFonts w:ascii="Arial" w:hAnsi="Arial" w:cs="Arial"/>
          <w:szCs w:val="24"/>
        </w:rPr>
        <w:t xml:space="preserve"> </w:t>
      </w:r>
      <w:r w:rsidRPr="00A10693">
        <w:rPr>
          <w:rFonts w:ascii="Arial" w:hAnsi="Arial" w:cs="Arial"/>
          <w:szCs w:val="24"/>
          <w:lang w:val="en-US"/>
        </w:rPr>
        <w:t>S</w:t>
      </w:r>
      <w:r w:rsidRPr="00A10693">
        <w:rPr>
          <w:rFonts w:ascii="Arial" w:hAnsi="Arial" w:cs="Arial"/>
          <w:szCs w:val="24"/>
        </w:rPr>
        <w:t>/4</w:t>
      </w:r>
      <w:r w:rsidRPr="00A10693">
        <w:rPr>
          <w:rFonts w:ascii="Arial" w:hAnsi="Arial" w:cs="Arial"/>
          <w:szCs w:val="24"/>
          <w:lang w:val="en-US"/>
        </w:rPr>
        <w:t>HANA</w:t>
      </w:r>
      <w:r w:rsidRPr="00A10693">
        <w:rPr>
          <w:rFonts w:ascii="Arial" w:hAnsi="Arial" w:cs="Arial"/>
          <w:szCs w:val="24"/>
        </w:rPr>
        <w:t xml:space="preserve"> автоматически в следующих случаях:</w:t>
      </w:r>
    </w:p>
    <w:p w14:paraId="60775DB5" w14:textId="3B7674DF" w:rsidR="004F2726" w:rsidRPr="00A10693" w:rsidRDefault="004F2726" w:rsidP="00FE4414">
      <w:pPr>
        <w:pStyle w:val="afa"/>
        <w:numPr>
          <w:ilvl w:val="0"/>
          <w:numId w:val="16"/>
        </w:numPr>
        <w:spacing w:after="200" w:line="276" w:lineRule="auto"/>
        <w:rPr>
          <w:rFonts w:ascii="Arial" w:hAnsi="Arial" w:cs="Arial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поставщик МТР зарегистрировал в системе взаимодействия с </w:t>
      </w:r>
      <w:r w:rsidR="00B01166" w:rsidRPr="00A10693">
        <w:rPr>
          <w:rFonts w:ascii="Arial" w:hAnsi="Arial" w:cs="Arial"/>
          <w:color w:val="000000" w:themeColor="text1"/>
          <w:szCs w:val="24"/>
        </w:rPr>
        <w:t>поставщиком, входящую</w:t>
      </w:r>
      <w:r w:rsidR="00DB529B" w:rsidRPr="00A10693">
        <w:rPr>
          <w:rFonts w:ascii="Arial" w:hAnsi="Arial" w:cs="Arial"/>
          <w:color w:val="000000" w:themeColor="text1"/>
          <w:szCs w:val="24"/>
        </w:rPr>
        <w:t xml:space="preserve"> поставку </w:t>
      </w:r>
      <w:r w:rsidRPr="00A10693">
        <w:rPr>
          <w:rFonts w:ascii="Arial" w:hAnsi="Arial" w:cs="Arial"/>
          <w:szCs w:val="24"/>
        </w:rPr>
        <w:t>(</w:t>
      </w:r>
      <w:r w:rsidR="00082BF9" w:rsidRPr="00A10693">
        <w:rPr>
          <w:rFonts w:ascii="Arial" w:hAnsi="Arial" w:cs="Arial"/>
          <w:color w:val="000000" w:themeColor="text1"/>
          <w:szCs w:val="24"/>
        </w:rPr>
        <w:t xml:space="preserve">данный </w:t>
      </w:r>
      <w:r w:rsidR="00082BF9">
        <w:rPr>
          <w:rFonts w:ascii="Arial" w:hAnsi="Arial" w:cs="Arial"/>
          <w:color w:val="000000" w:themeColor="text1"/>
          <w:szCs w:val="24"/>
        </w:rPr>
        <w:t>вариант</w:t>
      </w:r>
      <w:r w:rsidR="00082BF9" w:rsidRPr="00A10693">
        <w:rPr>
          <w:rFonts w:ascii="Arial" w:hAnsi="Arial" w:cs="Arial"/>
          <w:color w:val="000000" w:themeColor="text1"/>
          <w:szCs w:val="24"/>
        </w:rPr>
        <w:t xml:space="preserve"> планируется к реализации в рамках </w:t>
      </w:r>
      <w:r w:rsidR="00082BF9">
        <w:rPr>
          <w:rFonts w:ascii="Arial" w:hAnsi="Arial" w:cs="Arial"/>
          <w:color w:val="000000" w:themeColor="text1"/>
          <w:szCs w:val="24"/>
        </w:rPr>
        <w:t xml:space="preserve">последующих этапов развития системы </w:t>
      </w:r>
      <w:r w:rsidR="00082BF9">
        <w:rPr>
          <w:rFonts w:ascii="Arial" w:hAnsi="Arial" w:cs="Arial"/>
          <w:color w:val="000000" w:themeColor="text1"/>
          <w:szCs w:val="24"/>
          <w:lang w:val="en-US"/>
        </w:rPr>
        <w:t>SRM</w:t>
      </w:r>
      <w:r w:rsidR="00082BF9">
        <w:rPr>
          <w:rFonts w:ascii="Arial" w:hAnsi="Arial" w:cs="Arial"/>
          <w:color w:val="000000" w:themeColor="text1"/>
          <w:szCs w:val="24"/>
        </w:rPr>
        <w:t xml:space="preserve"> и на текущем этапе проекта данная интеграция не проектируется.</w:t>
      </w:r>
      <w:r w:rsidR="00082BF9" w:rsidRPr="00FB7C88">
        <w:rPr>
          <w:rFonts w:ascii="Arial" w:hAnsi="Arial" w:cs="Arial"/>
          <w:color w:val="000000" w:themeColor="text1"/>
          <w:szCs w:val="24"/>
        </w:rPr>
        <w:t xml:space="preserve"> </w:t>
      </w:r>
      <w:r w:rsidR="00082BF9">
        <w:rPr>
          <w:rFonts w:ascii="Arial" w:hAnsi="Arial" w:cs="Arial"/>
          <w:color w:val="000000" w:themeColor="text1"/>
          <w:szCs w:val="24"/>
        </w:rPr>
        <w:t xml:space="preserve">Доработку СОИ с системой </w:t>
      </w:r>
      <w:r w:rsidR="00082BF9">
        <w:rPr>
          <w:rFonts w:ascii="Arial" w:hAnsi="Arial" w:cs="Arial"/>
          <w:color w:val="000000" w:themeColor="text1"/>
          <w:szCs w:val="24"/>
          <w:lang w:val="en-US"/>
        </w:rPr>
        <w:t>SRM</w:t>
      </w:r>
      <w:r w:rsidR="00082BF9">
        <w:rPr>
          <w:rFonts w:ascii="Arial" w:hAnsi="Arial" w:cs="Arial"/>
          <w:color w:val="000000" w:themeColor="text1"/>
          <w:szCs w:val="24"/>
        </w:rPr>
        <w:t xml:space="preserve"> в части данного интеграционного потока предполагается выполнить в рамках соответствующего этапа развития системы </w:t>
      </w:r>
      <w:r w:rsidR="00082BF9">
        <w:rPr>
          <w:rFonts w:ascii="Arial" w:hAnsi="Arial" w:cs="Arial"/>
          <w:color w:val="000000" w:themeColor="text1"/>
          <w:szCs w:val="24"/>
          <w:lang w:val="en-US"/>
        </w:rPr>
        <w:t>SRM</w:t>
      </w:r>
      <w:r w:rsidR="006D4ACB">
        <w:rPr>
          <w:rFonts w:ascii="Arial" w:hAnsi="Arial" w:cs="Arial"/>
          <w:szCs w:val="24"/>
        </w:rPr>
        <w:t>);</w:t>
      </w:r>
    </w:p>
    <w:p w14:paraId="5E52C37E" w14:textId="6FC90029" w:rsidR="004F2726" w:rsidRPr="00A10693" w:rsidRDefault="004F2726" w:rsidP="00856CB1">
      <w:pPr>
        <w:pStyle w:val="afa"/>
        <w:numPr>
          <w:ilvl w:val="0"/>
          <w:numId w:val="16"/>
        </w:numPr>
        <w:spacing w:after="200" w:line="276" w:lineRule="auto"/>
        <w:rPr>
          <w:rFonts w:ascii="Arial" w:hAnsi="Arial" w:cs="Arial"/>
          <w:szCs w:val="24"/>
        </w:rPr>
      </w:pPr>
      <w:r w:rsidRPr="00A10693">
        <w:rPr>
          <w:rFonts w:ascii="Arial" w:hAnsi="Arial" w:cs="Arial"/>
          <w:szCs w:val="24"/>
        </w:rPr>
        <w:t xml:space="preserve">поставщик МТР по договору с переходом права собственности на дальнем базисе зарегистрировал УПД (универсальный передаточный документ) в системе Контур Диадок, логист принял УПД в </w:t>
      </w:r>
      <w:r w:rsidRPr="00A10693">
        <w:rPr>
          <w:rFonts w:ascii="Arial" w:hAnsi="Arial" w:cs="Arial"/>
          <w:szCs w:val="24"/>
          <w:lang w:val="en-US"/>
        </w:rPr>
        <w:t>SAP</w:t>
      </w:r>
      <w:r w:rsidRPr="00A10693">
        <w:rPr>
          <w:rFonts w:ascii="Arial" w:hAnsi="Arial" w:cs="Arial"/>
          <w:szCs w:val="24"/>
        </w:rPr>
        <w:t xml:space="preserve"> </w:t>
      </w:r>
      <w:r w:rsidRPr="00A10693">
        <w:rPr>
          <w:rFonts w:ascii="Arial" w:hAnsi="Arial" w:cs="Arial"/>
          <w:szCs w:val="24"/>
          <w:lang w:val="en-US"/>
        </w:rPr>
        <w:t>S</w:t>
      </w:r>
      <w:r w:rsidRPr="00A10693">
        <w:rPr>
          <w:rFonts w:ascii="Arial" w:hAnsi="Arial" w:cs="Arial"/>
          <w:szCs w:val="24"/>
        </w:rPr>
        <w:t>/4</w:t>
      </w:r>
      <w:r w:rsidRPr="00A10693">
        <w:rPr>
          <w:rFonts w:ascii="Arial" w:hAnsi="Arial" w:cs="Arial"/>
          <w:szCs w:val="24"/>
          <w:lang w:val="en-US"/>
        </w:rPr>
        <w:t>HANA</w:t>
      </w:r>
      <w:r w:rsidRPr="00A10693">
        <w:rPr>
          <w:rFonts w:ascii="Arial" w:hAnsi="Arial" w:cs="Arial"/>
          <w:szCs w:val="24"/>
        </w:rPr>
        <w:t xml:space="preserve"> (подробнее см. </w:t>
      </w:r>
      <w:r w:rsidR="005D6CA9">
        <w:rPr>
          <w:rFonts w:ascii="Arial" w:hAnsi="Arial" w:cs="Arial"/>
        </w:rPr>
        <w:t xml:space="preserve">КД </w:t>
      </w:r>
      <w:r w:rsidR="00D2138A">
        <w:rPr>
          <w:rFonts w:ascii="Arial" w:hAnsi="Arial" w:cs="Arial"/>
        </w:rPr>
        <w:t>ERP.</w:t>
      </w:r>
      <w:ins w:id="1671" w:author="SintsovaMA" w:date="2021-03-22T17:30:00Z">
        <w:r w:rsidR="00117C79" w:rsidRPr="005B2A73">
          <w:rPr>
            <w:rFonts w:ascii="Arial" w:hAnsi="Arial" w:cs="Arial"/>
            <w:rPrChange w:author="SintsovaMA" w:date="2021-03-22T17:34:00Z" w:id="1672">
              <w:rPr>
                <w:rFonts w:ascii="Arial" w:hAnsi="Arial" w:cs="Arial"/>
                <w:lang w:val="en-US"/>
              </w:rPr>
            </w:rPrChange>
          </w:rPr>
          <w:t>13.</w:t>
        </w:r>
      </w:ins>
      <w:r w:rsidR="00D2138A">
        <w:rPr>
          <w:rFonts w:ascii="Arial" w:hAnsi="Arial" w:cs="Arial"/>
        </w:rPr>
        <w:t>9</w:t>
      </w:r>
      <w:ins w:id="1673" w:author="SintsovaMA" w:date="2021-03-22T17:30:00Z">
        <w:r w:rsidR="00117C79" w:rsidRPr="005B2A73">
          <w:rPr>
            <w:rFonts w:ascii="Arial" w:hAnsi="Arial" w:cs="Arial"/>
            <w:rPrChange w:author="SintsovaMA" w:date="2021-03-22T17:34:00Z" w:id="1674">
              <w:rPr>
                <w:rFonts w:ascii="Arial" w:hAnsi="Arial" w:cs="Arial"/>
                <w:lang w:val="en-US"/>
              </w:rPr>
            </w:rPrChange>
          </w:rPr>
          <w:t>_2_</w:t>
        </w:r>
      </w:ins>
      <w:del w:id="1675" w:author="SintsovaMA" w:date="2021-03-22T17:30:00Z">
        <w:r w:rsidR="00D2138A" w:rsidDel="00117C79">
          <w:rPr>
            <w:rFonts w:ascii="Arial" w:hAnsi="Arial" w:cs="Arial"/>
          </w:rPr>
          <w:delText>.</w:delText>
        </w:r>
        <w:r w:rsidR="005D6CA9" w:rsidDel="00117C79">
          <w:rPr>
            <w:rFonts w:ascii="Arial" w:hAnsi="Arial" w:cs="Arial"/>
          </w:rPr>
          <w:delText>1.</w:delText>
        </w:r>
      </w:del>
      <w:r w:rsidR="005D6CA9">
        <w:rPr>
          <w:rFonts w:ascii="Arial" w:hAnsi="Arial" w:cs="Arial"/>
        </w:rPr>
        <w:t>41</w:t>
      </w:r>
      <w:ins w:id="1676" w:author="SintsovaMA" w:date="2021-03-22T17:31:00Z">
        <w:r w:rsidR="00117C79" w:rsidRPr="005B2A73">
          <w:rPr>
            <w:rFonts w:ascii="Arial" w:hAnsi="Arial" w:cs="Arial"/>
            <w:rPrChange w:author="SintsovaMA" w:date="2021-03-22T17:34:00Z" w:id="1677">
              <w:rPr>
                <w:rFonts w:ascii="Arial" w:hAnsi="Arial" w:cs="Arial"/>
                <w:lang w:val="en-US"/>
              </w:rPr>
            </w:rPrChange>
          </w:rPr>
          <w:t>_</w:t>
        </w:r>
        <w:r w:rsidR="00117C79">
          <w:rPr>
            <w:rFonts w:ascii="Arial" w:hAnsi="Arial" w:cs="Arial"/>
            <w:lang w:val="en-US"/>
          </w:rPr>
          <w:t>FI</w:t>
        </w:r>
      </w:ins>
      <w:r w:rsidR="005D6CA9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  <w:szCs w:val="24"/>
        </w:rPr>
        <w:t xml:space="preserve"> </w:t>
      </w:r>
      <w:r w:rsidR="00334B33">
        <w:rPr>
          <w:rFonts w:ascii="Arial" w:hAnsi="Arial" w:cs="Arial"/>
          <w:szCs w:val="24"/>
        </w:rPr>
        <w:t>«</w:t>
      </w:r>
      <w:r w:rsidRPr="00A10693">
        <w:rPr>
          <w:rFonts w:ascii="Arial" w:hAnsi="Arial" w:cs="Arial"/>
          <w:szCs w:val="24"/>
        </w:rPr>
        <w:t>Взаимодействие с внешними контрагентами</w:t>
      </w:r>
      <w:r w:rsidR="00334B33">
        <w:rPr>
          <w:rFonts w:ascii="Arial" w:hAnsi="Arial" w:cs="Arial"/>
          <w:szCs w:val="24"/>
        </w:rPr>
        <w:t>»</w:t>
      </w:r>
      <w:r w:rsidRPr="00A10693">
        <w:rPr>
          <w:rFonts w:ascii="Arial" w:hAnsi="Arial" w:cs="Arial"/>
          <w:szCs w:val="24"/>
        </w:rPr>
        <w:t>).</w:t>
      </w:r>
    </w:p>
    <w:p w14:paraId="614F8003" w14:textId="256C50C2" w:rsidR="009B5F76" w:rsidRPr="00A10693" w:rsidRDefault="009B5F76" w:rsidP="009B5F76">
      <w:pPr>
        <w:pStyle w:val="a8"/>
        <w:jc w:val="right"/>
        <w:rPr>
          <w:rFonts w:ascii="Arial" w:hAnsi="Arial" w:cs="Arial"/>
          <w:b/>
          <w:noProof/>
          <w:sz w:val="22"/>
        </w:rPr>
      </w:pPr>
      <w:bookmarkStart w:id="1678" w:name="_Ref517261587"/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42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>. Описание шага Автоматическое создание входящей поставки на основании уведомления поставщика</w:t>
      </w:r>
      <w:bookmarkEnd w:id="1678"/>
    </w:p>
    <w:tbl>
      <w:tblPr>
        <w:tblW w:w="4799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9"/>
        <w:gridCol w:w="2328"/>
        <w:gridCol w:w="828"/>
        <w:gridCol w:w="2387"/>
        <w:gridCol w:w="1137"/>
        <w:gridCol w:w="1698"/>
      </w:tblGrid>
      <w:tr w:rsidR="006551B0" w:rsidRPr="00A10693" w14:paraId="1B8BB654" w14:textId="77777777" w:rsidTr="00F8304C">
        <w:trPr>
          <w:trHeight w:val="397"/>
          <w:tblHeader/>
        </w:trPr>
        <w:tc>
          <w:tcPr>
            <w:tcW w:w="711" w:type="pct"/>
            <w:shd w:val="clear" w:color="auto" w:fill="FFC000"/>
            <w:vAlign w:val="center"/>
          </w:tcPr>
          <w:p w14:paraId="41EEE8CD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1192" w:type="pct"/>
            <w:shd w:val="clear" w:color="auto" w:fill="FFC000"/>
            <w:vAlign w:val="center"/>
          </w:tcPr>
          <w:p w14:paraId="0565E807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24" w:type="pct"/>
            <w:shd w:val="clear" w:color="auto" w:fill="FFC000"/>
            <w:vAlign w:val="center"/>
          </w:tcPr>
          <w:p w14:paraId="31830912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1222" w:type="pct"/>
            <w:shd w:val="clear" w:color="auto" w:fill="FFC000"/>
          </w:tcPr>
          <w:p w14:paraId="0AFFB7AE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582" w:type="pct"/>
            <w:shd w:val="clear" w:color="auto" w:fill="FFC000"/>
          </w:tcPr>
          <w:p w14:paraId="0F365446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870" w:type="pct"/>
            <w:shd w:val="clear" w:color="auto" w:fill="FFC000"/>
          </w:tcPr>
          <w:p w14:paraId="324BAE8A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6551B0" w:rsidRPr="00A10693" w14:paraId="004C5EDB" w14:textId="77777777" w:rsidTr="00F8304C">
        <w:trPr>
          <w:trHeight w:val="1252"/>
        </w:trPr>
        <w:tc>
          <w:tcPr>
            <w:tcW w:w="711" w:type="pct"/>
          </w:tcPr>
          <w:p w14:paraId="59DE62E5" w14:textId="77777777" w:rsidR="006551B0" w:rsidRPr="00A10693" w:rsidRDefault="006551B0" w:rsidP="00DA488E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ПП-10.04.04.101</w:t>
            </w:r>
          </w:p>
        </w:tc>
        <w:tc>
          <w:tcPr>
            <w:tcW w:w="1192" w:type="pct"/>
          </w:tcPr>
          <w:p w14:paraId="4384D5BD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Поставщик зарегистрировал на платформе взаимодействие с поставщиком данные об отгрузке, создание входящей поставки выполняется автоматически</w:t>
            </w:r>
          </w:p>
          <w:p w14:paraId="5A0898BD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16D865C7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ИЛИ</w:t>
            </w:r>
          </w:p>
          <w:p w14:paraId="06C531FA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561AFD84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lastRenderedPageBreak/>
              <w:t>УПД, выставленный по договору с переходом права собственности на дальнем базисе, согласовано в АСУ ЭДО</w:t>
            </w:r>
          </w:p>
        </w:tc>
        <w:tc>
          <w:tcPr>
            <w:tcW w:w="424" w:type="pct"/>
            <w:shd w:val="clear" w:color="auto" w:fill="auto"/>
          </w:tcPr>
          <w:p w14:paraId="647C858C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A10693">
              <w:rPr>
                <w:rFonts w:ascii="Arial" w:hAnsi="Arial" w:cs="Arial"/>
                <w:sz w:val="20"/>
                <w:lang w:val="en-US"/>
              </w:rPr>
              <w:lastRenderedPageBreak/>
              <w:t>VL31N</w:t>
            </w:r>
          </w:p>
        </w:tc>
        <w:tc>
          <w:tcPr>
            <w:tcW w:w="1222" w:type="pct"/>
          </w:tcPr>
          <w:p w14:paraId="181C2879" w14:textId="3361D614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Спецификация</w:t>
            </w:r>
            <w:r w:rsidR="00A7570E" w:rsidRPr="00A10693">
              <w:rPr>
                <w:rFonts w:ascii="Arial" w:hAnsi="Arial" w:cs="Arial"/>
                <w:sz w:val="20"/>
              </w:rPr>
              <w:t xml:space="preserve"> с видом</w:t>
            </w:r>
            <w:r w:rsidRPr="00A10693">
              <w:rPr>
                <w:rFonts w:ascii="Arial" w:hAnsi="Arial" w:cs="Arial"/>
                <w:sz w:val="20"/>
              </w:rPr>
              <w:t xml:space="preserve">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  <w:p w14:paraId="0B4970EB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1B7D9B60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ИЛИ</w:t>
            </w:r>
          </w:p>
          <w:p w14:paraId="3CBE6799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6F993B7C" w14:textId="4667F3A9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ZRZN – Разнарядка</w:t>
            </w:r>
          </w:p>
        </w:tc>
        <w:tc>
          <w:tcPr>
            <w:tcW w:w="582" w:type="pct"/>
          </w:tcPr>
          <w:p w14:paraId="648BFB42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Входящая поставка</w:t>
            </w:r>
          </w:p>
        </w:tc>
        <w:tc>
          <w:tcPr>
            <w:tcW w:w="870" w:type="pct"/>
          </w:tcPr>
          <w:p w14:paraId="6932EC84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Автоматически</w:t>
            </w:r>
          </w:p>
        </w:tc>
      </w:tr>
    </w:tbl>
    <w:p w14:paraId="3B13B103" w14:textId="77777777" w:rsidR="00251034" w:rsidRPr="00A10693" w:rsidRDefault="00251034" w:rsidP="009B5F76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</w:p>
    <w:p w14:paraId="4C62EF1B" w14:textId="220E06E7" w:rsidR="000F4820" w:rsidRPr="00A10693" w:rsidRDefault="00500C8C" w:rsidP="000F4820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 xml:space="preserve">ПП-10.04.04.110 </w:t>
      </w:r>
      <w:r w:rsidR="000F4820" w:rsidRPr="00A10693">
        <w:rPr>
          <w:b/>
          <w:i w:val="0"/>
          <w:sz w:val="24"/>
          <w:szCs w:val="24"/>
        </w:rPr>
        <w:t>Р</w:t>
      </w:r>
      <w:r w:rsidR="000F4820" w:rsidRPr="00A10693">
        <w:rPr>
          <w:b/>
          <w:i w:val="0"/>
          <w:caps w:val="0"/>
          <w:sz w:val="24"/>
          <w:szCs w:val="24"/>
        </w:rPr>
        <w:t xml:space="preserve">егистрация поступления в статус </w:t>
      </w:r>
      <w:r w:rsidR="000F4820" w:rsidRPr="00A10693">
        <w:rPr>
          <w:b/>
          <w:i w:val="0"/>
          <w:sz w:val="24"/>
          <w:szCs w:val="24"/>
        </w:rPr>
        <w:t>«Т</w:t>
      </w:r>
      <w:r w:rsidR="000F4820" w:rsidRPr="00A10693">
        <w:rPr>
          <w:b/>
          <w:i w:val="0"/>
          <w:caps w:val="0"/>
          <w:sz w:val="24"/>
          <w:szCs w:val="24"/>
        </w:rPr>
        <w:t>овар в пути</w:t>
      </w:r>
      <w:r w:rsidR="000F4820" w:rsidRPr="00A10693">
        <w:rPr>
          <w:b/>
          <w:i w:val="0"/>
          <w:sz w:val="24"/>
          <w:szCs w:val="24"/>
        </w:rPr>
        <w:t>».</w:t>
      </w:r>
    </w:p>
    <w:p w14:paraId="0A7BCADC" w14:textId="77777777" w:rsidR="000F4820" w:rsidRPr="00A10693" w:rsidRDefault="000F4820" w:rsidP="000F4820"/>
    <w:p w14:paraId="2BFAC4D3" w14:textId="77777777" w:rsidR="00B86F0D" w:rsidRPr="00A10693" w:rsidRDefault="00B86F0D" w:rsidP="00B86F0D">
      <w:pPr>
        <w:autoSpaceDE w:val="0"/>
        <w:autoSpaceDN w:val="0"/>
        <w:spacing w:before="100" w:after="100" w:line="276" w:lineRule="auto"/>
        <w:ind w:left="588" w:firstLine="708"/>
        <w:rPr>
          <w:rFonts w:ascii="Arial" w:hAnsi="Arial" w:cs="Arial"/>
          <w:color w:val="000000"/>
          <w:sz w:val="20"/>
          <w:szCs w:val="20"/>
          <w:lang w:eastAsia="ru-RU"/>
        </w:rPr>
      </w:pPr>
      <w:r w:rsidRPr="00A10693">
        <w:rPr>
          <w:rFonts w:ascii="Arial" w:hAnsi="Arial" w:eastAsia="Calibri"/>
          <w:szCs w:val="28"/>
        </w:rPr>
        <w:t xml:space="preserve">Шаг актуален для сценария </w:t>
      </w:r>
      <w:r w:rsidRPr="00A10693">
        <w:rPr>
          <w:rFonts w:ascii="Arial" w:hAnsi="Arial" w:cs="Arial"/>
          <w:color w:val="000000" w:themeColor="text1"/>
          <w:szCs w:val="24"/>
        </w:rPr>
        <w:t>1: Управление обязательствами по договорам закупки с внешними контрагентами</w:t>
      </w:r>
      <w:r w:rsidRPr="00A10693">
        <w:rPr>
          <w:rFonts w:ascii="Arial" w:hAnsi="Arial" w:cs="Arial"/>
          <w:color w:val="000000"/>
          <w:sz w:val="20"/>
          <w:szCs w:val="20"/>
          <w:lang w:eastAsia="ru-RU"/>
        </w:rPr>
        <w:t>.</w:t>
      </w:r>
    </w:p>
    <w:p w14:paraId="55B9E102" w14:textId="1CFB80D3" w:rsidR="004E418A" w:rsidRPr="00A10693" w:rsidRDefault="004E418A" w:rsidP="004E418A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Данный шаг используется в случае, если </w:t>
      </w:r>
      <w:r w:rsidR="00B86F0D" w:rsidRPr="00A10693">
        <w:rPr>
          <w:rFonts w:ascii="Arial" w:hAnsi="Arial" w:cs="Arial"/>
          <w:color w:val="000000" w:themeColor="text1"/>
          <w:szCs w:val="24"/>
        </w:rPr>
        <w:t>условиям</w:t>
      </w:r>
      <w:r w:rsidRPr="00A10693">
        <w:rPr>
          <w:rFonts w:ascii="Arial" w:hAnsi="Arial" w:cs="Arial"/>
          <w:color w:val="000000" w:themeColor="text1"/>
          <w:szCs w:val="24"/>
        </w:rPr>
        <w:t>и</w:t>
      </w:r>
      <w:r w:rsidR="00B86F0D" w:rsidRPr="00A10693">
        <w:rPr>
          <w:rFonts w:ascii="Arial" w:hAnsi="Arial" w:cs="Arial"/>
          <w:color w:val="000000" w:themeColor="text1"/>
          <w:szCs w:val="24"/>
        </w:rPr>
        <w:t xml:space="preserve"> договора закупки МТР, предусмотрен переход права собственности на дальнем базисе (в </w:t>
      </w:r>
      <w:r w:rsidR="001F5694" w:rsidRPr="00A10693">
        <w:rPr>
          <w:rFonts w:ascii="Arial" w:hAnsi="Arial" w:cs="Arial"/>
          <w:color w:val="000000" w:themeColor="text1"/>
          <w:szCs w:val="24"/>
        </w:rPr>
        <w:t xml:space="preserve">SAP S/4 HANA </w:t>
      </w:r>
      <w:r w:rsidR="001F5694">
        <w:rPr>
          <w:rFonts w:ascii="Arial" w:hAnsi="Arial" w:cs="Arial"/>
          <w:color w:val="000000" w:themeColor="text1"/>
          <w:szCs w:val="24"/>
        </w:rPr>
        <w:t xml:space="preserve">в </w:t>
      </w:r>
      <w:r w:rsidR="00B86F0D" w:rsidRPr="00A10693">
        <w:rPr>
          <w:rFonts w:ascii="Arial" w:hAnsi="Arial" w:cs="Arial"/>
          <w:color w:val="000000" w:themeColor="text1"/>
          <w:szCs w:val="24"/>
        </w:rPr>
        <w:t xml:space="preserve">этом случае в заголовке заказа на поставку </w:t>
      </w:r>
      <w:r w:rsidR="00442457">
        <w:rPr>
          <w:rFonts w:ascii="Arial" w:hAnsi="Arial" w:cs="Arial"/>
          <w:color w:val="000000" w:themeColor="text1"/>
          <w:szCs w:val="24"/>
        </w:rPr>
        <w:t>в поле «Базис поставки» указано значение «Дальний базис»</w:t>
      </w:r>
      <w:r w:rsidR="00B86F0D" w:rsidRPr="00A10693">
        <w:rPr>
          <w:rFonts w:ascii="Arial" w:hAnsi="Arial" w:cs="Arial"/>
          <w:color w:val="000000" w:themeColor="text1"/>
          <w:szCs w:val="24"/>
        </w:rPr>
        <w:t>)</w:t>
      </w:r>
      <w:r w:rsidRPr="00A10693">
        <w:rPr>
          <w:rFonts w:ascii="Arial" w:hAnsi="Arial" w:cs="Arial"/>
          <w:color w:val="000000" w:themeColor="text1"/>
          <w:szCs w:val="24"/>
        </w:rPr>
        <w:t>.</w:t>
      </w:r>
    </w:p>
    <w:p w14:paraId="3DBECE3A" w14:textId="7789DDBD" w:rsidR="00B86F0D" w:rsidRPr="00A10693" w:rsidRDefault="004E418A" w:rsidP="004E418A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Логист принимает МТР на дальнем базисе</w:t>
      </w:r>
      <w:r w:rsidR="00B86F0D" w:rsidRPr="00A10693">
        <w:rPr>
          <w:rFonts w:ascii="Arial" w:hAnsi="Arial" w:cs="Arial"/>
          <w:color w:val="000000" w:themeColor="text1"/>
          <w:szCs w:val="24"/>
        </w:rPr>
        <w:t xml:space="preserve"> и</w:t>
      </w:r>
      <w:r w:rsidR="00615F6E">
        <w:rPr>
          <w:rFonts w:ascii="Arial" w:hAnsi="Arial" w:cs="Arial"/>
          <w:color w:val="000000" w:themeColor="text1"/>
          <w:szCs w:val="24"/>
        </w:rPr>
        <w:t xml:space="preserve"> после этого</w:t>
      </w:r>
      <w:r w:rsidR="00B86F0D" w:rsidRPr="00A10693">
        <w:rPr>
          <w:rFonts w:ascii="Arial" w:hAnsi="Arial" w:cs="Arial"/>
          <w:color w:val="000000" w:themeColor="text1"/>
          <w:szCs w:val="24"/>
        </w:rPr>
        <w:t xml:space="preserve"> регистрирует в системе</w:t>
      </w:r>
      <w:r w:rsidRPr="00A10693">
        <w:rPr>
          <w:rFonts w:ascii="Arial" w:hAnsi="Arial" w:cs="Arial"/>
          <w:color w:val="000000" w:themeColor="text1"/>
          <w:szCs w:val="24"/>
        </w:rPr>
        <w:t xml:space="preserve"> SAP S/4 HANA</w:t>
      </w:r>
      <w:r w:rsidR="00B86F0D" w:rsidRPr="00A10693">
        <w:rPr>
          <w:rFonts w:ascii="Arial" w:hAnsi="Arial" w:cs="Arial"/>
          <w:color w:val="000000" w:themeColor="text1"/>
          <w:szCs w:val="24"/>
        </w:rPr>
        <w:t xml:space="preserve"> поступление МТР в запас в пути. Для этого</w:t>
      </w:r>
      <w:r w:rsidR="00442457">
        <w:rPr>
          <w:rFonts w:ascii="Arial" w:hAnsi="Arial" w:cs="Arial"/>
          <w:color w:val="000000" w:themeColor="text1"/>
          <w:szCs w:val="24"/>
        </w:rPr>
        <w:t>,</w:t>
      </w:r>
      <w:r w:rsidR="00B86F0D" w:rsidRPr="00A10693">
        <w:rPr>
          <w:rFonts w:ascii="Arial" w:hAnsi="Arial" w:cs="Arial"/>
          <w:color w:val="000000" w:themeColor="text1"/>
          <w:szCs w:val="24"/>
        </w:rPr>
        <w:t xml:space="preserve"> в транзакции </w:t>
      </w:r>
      <w:r w:rsidR="00442457">
        <w:rPr>
          <w:rFonts w:ascii="Arial" w:hAnsi="Arial" w:cs="Arial"/>
          <w:color w:val="000000" w:themeColor="text1"/>
          <w:szCs w:val="24"/>
        </w:rPr>
        <w:t>«</w:t>
      </w:r>
      <w:r w:rsidR="006551B0" w:rsidRPr="00A10693">
        <w:rPr>
          <w:rFonts w:ascii="Arial" w:hAnsi="Arial" w:cs="Arial"/>
          <w:color w:val="000000" w:themeColor="text1"/>
          <w:szCs w:val="24"/>
        </w:rPr>
        <w:t>Поступление материала</w:t>
      </w:r>
      <w:r w:rsidR="00442457">
        <w:rPr>
          <w:rFonts w:ascii="Arial" w:hAnsi="Arial" w:cs="Arial"/>
          <w:color w:val="000000" w:themeColor="text1"/>
          <w:szCs w:val="24"/>
        </w:rPr>
        <w:t>»</w:t>
      </w:r>
      <w:r w:rsidR="00B86F0D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113476" w:rsidRPr="00A10693">
        <w:rPr>
          <w:rFonts w:ascii="Arial" w:hAnsi="Arial" w:cs="Arial"/>
          <w:color w:val="000000" w:themeColor="text1"/>
          <w:szCs w:val="24"/>
        </w:rPr>
        <w:t xml:space="preserve">он </w:t>
      </w:r>
      <w:r w:rsidR="00B86F0D" w:rsidRPr="00A10693">
        <w:rPr>
          <w:rFonts w:ascii="Arial" w:hAnsi="Arial" w:cs="Arial"/>
          <w:color w:val="000000" w:themeColor="text1"/>
          <w:szCs w:val="24"/>
        </w:rPr>
        <w:t>формирует документ поступления МТР к входящей поставке</w:t>
      </w:r>
      <w:r w:rsidRPr="00A10693">
        <w:rPr>
          <w:rFonts w:ascii="Arial" w:hAnsi="Arial" w:cs="Arial"/>
          <w:color w:val="000000" w:themeColor="text1"/>
          <w:szCs w:val="24"/>
        </w:rPr>
        <w:t>, либо к заказу на поставку</w:t>
      </w:r>
      <w:r w:rsidR="00113476" w:rsidRPr="00A10693">
        <w:rPr>
          <w:rFonts w:ascii="Arial" w:hAnsi="Arial" w:cs="Arial"/>
          <w:color w:val="000000" w:themeColor="text1"/>
          <w:szCs w:val="24"/>
        </w:rPr>
        <w:t xml:space="preserve"> (в случае отсутствия входящей поставки)</w:t>
      </w:r>
      <w:r w:rsidR="00B86F0D" w:rsidRPr="00A10693">
        <w:rPr>
          <w:rFonts w:ascii="Arial" w:hAnsi="Arial" w:cs="Arial"/>
          <w:color w:val="000000" w:themeColor="text1"/>
          <w:szCs w:val="24"/>
        </w:rPr>
        <w:t xml:space="preserve"> с помощью 107 вида движения. В результате отгруженные поставщиком МТР приходуются в специальный вид запаса – «оцененный блокированный при поступлении», который с </w:t>
      </w:r>
      <w:r w:rsidR="00113476" w:rsidRPr="00A10693">
        <w:rPr>
          <w:rFonts w:ascii="Arial" w:hAnsi="Arial" w:cs="Arial"/>
          <w:color w:val="000000" w:themeColor="text1"/>
          <w:szCs w:val="24"/>
        </w:rPr>
        <w:t>точки зрения</w:t>
      </w:r>
      <w:r w:rsidR="00B86F0D" w:rsidRPr="00A10693">
        <w:rPr>
          <w:rFonts w:ascii="Arial" w:hAnsi="Arial" w:cs="Arial"/>
          <w:color w:val="000000" w:themeColor="text1"/>
          <w:szCs w:val="24"/>
        </w:rPr>
        <w:t xml:space="preserve"> системы учитывается на уровне завода, а н</w:t>
      </w:r>
      <w:r w:rsidR="00DB529B" w:rsidRPr="00A10693">
        <w:rPr>
          <w:rFonts w:ascii="Arial" w:hAnsi="Arial" w:cs="Arial"/>
          <w:color w:val="000000" w:themeColor="text1"/>
          <w:szCs w:val="24"/>
        </w:rPr>
        <w:t>е</w:t>
      </w:r>
      <w:r w:rsidR="00B86F0D" w:rsidRPr="00A10693">
        <w:rPr>
          <w:rFonts w:ascii="Arial" w:hAnsi="Arial" w:cs="Arial"/>
          <w:color w:val="000000" w:themeColor="text1"/>
          <w:szCs w:val="24"/>
        </w:rPr>
        <w:t xml:space="preserve"> склада и недоступен для резервирования и выд</w:t>
      </w:r>
      <w:r w:rsidR="00113476" w:rsidRPr="00A10693">
        <w:rPr>
          <w:rFonts w:ascii="Arial" w:hAnsi="Arial" w:cs="Arial"/>
          <w:color w:val="000000" w:themeColor="text1"/>
          <w:szCs w:val="24"/>
        </w:rPr>
        <w:t>ачи.</w:t>
      </w:r>
    </w:p>
    <w:p w14:paraId="6A280206" w14:textId="5841A115" w:rsidR="00B86F0D" w:rsidRPr="00A10693" w:rsidRDefault="00B86F0D" w:rsidP="00B86F0D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</w:rPr>
        <w:t xml:space="preserve">В результате </w:t>
      </w:r>
      <w:r w:rsidR="004F7513">
        <w:rPr>
          <w:rFonts w:ascii="Arial" w:hAnsi="Arial" w:cs="Arial"/>
          <w:color w:val="000000" w:themeColor="text1"/>
        </w:rPr>
        <w:t xml:space="preserve">данного </w:t>
      </w:r>
      <w:r w:rsidRPr="00A10693">
        <w:rPr>
          <w:rFonts w:ascii="Arial" w:hAnsi="Arial" w:cs="Arial"/>
          <w:color w:val="000000" w:themeColor="text1"/>
        </w:rPr>
        <w:t xml:space="preserve">шага в </w:t>
      </w:r>
      <w:r w:rsidRPr="00A10693">
        <w:rPr>
          <w:rFonts w:ascii="Arial" w:hAnsi="Arial" w:cs="Arial"/>
          <w:lang w:val="en-US"/>
        </w:rPr>
        <w:t>SAP</w:t>
      </w:r>
      <w:r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  <w:lang w:val="en-US"/>
        </w:rPr>
        <w:t>S</w:t>
      </w:r>
      <w:r w:rsidRPr="00A10693">
        <w:rPr>
          <w:rFonts w:ascii="Arial" w:hAnsi="Arial" w:cs="Arial"/>
        </w:rPr>
        <w:t>/4</w:t>
      </w:r>
      <w:r w:rsidRPr="00A10693">
        <w:rPr>
          <w:rFonts w:ascii="Arial" w:hAnsi="Arial" w:cs="Arial"/>
          <w:lang w:val="en-US"/>
        </w:rPr>
        <w:t>HANA</w:t>
      </w:r>
      <w:r w:rsidRPr="00A10693">
        <w:rPr>
          <w:rFonts w:ascii="Arial" w:hAnsi="Arial" w:cs="Arial"/>
        </w:rPr>
        <w:t xml:space="preserve"> формируется документ поступления МТР</w:t>
      </w:r>
      <w:r w:rsidR="004F7513">
        <w:rPr>
          <w:rFonts w:ascii="Arial" w:hAnsi="Arial" w:cs="Arial"/>
        </w:rPr>
        <w:t xml:space="preserve"> в запас в пути и бухгалтерский документ, отражающий проводки поступления МТР в баланс организации</w:t>
      </w:r>
      <w:r w:rsidR="004E418A" w:rsidRPr="00A10693">
        <w:rPr>
          <w:rFonts w:ascii="Arial" w:hAnsi="Arial" w:cs="Arial"/>
        </w:rPr>
        <w:t>.</w:t>
      </w:r>
      <w:r w:rsidRPr="00A10693">
        <w:rPr>
          <w:rFonts w:ascii="Arial" w:hAnsi="Arial" w:cs="Arial"/>
        </w:rPr>
        <w:t xml:space="preserve"> </w:t>
      </w:r>
    </w:p>
    <w:p w14:paraId="026DE3E8" w14:textId="5F8F7A15" w:rsidR="009B5F76" w:rsidRPr="00A10693" w:rsidRDefault="009B5F76" w:rsidP="009B5F76">
      <w:pPr>
        <w:pStyle w:val="a8"/>
        <w:jc w:val="right"/>
        <w:rPr>
          <w:rFonts w:ascii="Arial" w:hAnsi="Arial" w:cs="Arial"/>
          <w:b/>
          <w:noProof/>
          <w:sz w:val="22"/>
        </w:rPr>
      </w:pPr>
      <w:bookmarkStart w:id="1679" w:name="_Ref517264417"/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43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>. Регистрация поступления в статус «Товар в пути»</w:t>
      </w:r>
      <w:bookmarkEnd w:id="1679"/>
    </w:p>
    <w:tbl>
      <w:tblPr>
        <w:tblW w:w="486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9"/>
        <w:gridCol w:w="2346"/>
        <w:gridCol w:w="759"/>
        <w:gridCol w:w="2580"/>
        <w:gridCol w:w="1133"/>
        <w:gridCol w:w="1700"/>
      </w:tblGrid>
      <w:tr w:rsidR="006551B0" w:rsidRPr="00A10693" w14:paraId="49CC6655" w14:textId="77777777" w:rsidTr="00F8304C">
        <w:trPr>
          <w:trHeight w:val="397"/>
          <w:tblHeader/>
        </w:trPr>
        <w:tc>
          <w:tcPr>
            <w:tcW w:w="701" w:type="pct"/>
            <w:shd w:val="clear" w:color="auto" w:fill="FFC000"/>
            <w:vAlign w:val="center"/>
          </w:tcPr>
          <w:p w14:paraId="4CCCDC1A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1184" w:type="pct"/>
            <w:shd w:val="clear" w:color="auto" w:fill="FFC000"/>
            <w:vAlign w:val="center"/>
          </w:tcPr>
          <w:p w14:paraId="6A24B159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383" w:type="pct"/>
            <w:shd w:val="clear" w:color="auto" w:fill="FFC000"/>
            <w:vAlign w:val="center"/>
          </w:tcPr>
          <w:p w14:paraId="1CB488B6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1302" w:type="pct"/>
            <w:shd w:val="clear" w:color="auto" w:fill="FFC000"/>
          </w:tcPr>
          <w:p w14:paraId="54ED7EBD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572" w:type="pct"/>
            <w:shd w:val="clear" w:color="auto" w:fill="FFC000"/>
          </w:tcPr>
          <w:p w14:paraId="36240395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858" w:type="pct"/>
            <w:shd w:val="clear" w:color="auto" w:fill="FFC000"/>
          </w:tcPr>
          <w:p w14:paraId="1EAA4CB0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6551B0" w:rsidRPr="00A10693" w14:paraId="202B333D" w14:textId="77777777" w:rsidTr="00F8304C">
        <w:trPr>
          <w:trHeight w:val="1252"/>
        </w:trPr>
        <w:tc>
          <w:tcPr>
            <w:tcW w:w="701" w:type="pct"/>
          </w:tcPr>
          <w:p w14:paraId="417E9954" w14:textId="77777777" w:rsidR="006551B0" w:rsidRPr="00A10693" w:rsidRDefault="006551B0" w:rsidP="00DA488E">
            <w:pPr>
              <w:spacing w:after="160" w:line="276" w:lineRule="auto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ПП-10.04.04.110</w:t>
            </w:r>
          </w:p>
          <w:p w14:paraId="30CD0C2D" w14:textId="77777777" w:rsidR="006551B0" w:rsidRPr="00A10693" w:rsidRDefault="006551B0" w:rsidP="00DA488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184" w:type="pct"/>
          </w:tcPr>
          <w:p w14:paraId="4558D9F6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В заказе на поставку проставлен индикатор «Приемка у поставщика»</w:t>
            </w:r>
          </w:p>
          <w:p w14:paraId="7CAE945F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507EF0D4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И</w:t>
            </w:r>
          </w:p>
          <w:p w14:paraId="30E9D9A5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164F669C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Получены документы, подтверждающие переход права собственности на дальнем базисе </w:t>
            </w:r>
          </w:p>
        </w:tc>
        <w:tc>
          <w:tcPr>
            <w:tcW w:w="383" w:type="pct"/>
            <w:shd w:val="clear" w:color="auto" w:fill="auto"/>
          </w:tcPr>
          <w:p w14:paraId="7F203613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MIGO</w:t>
            </w:r>
          </w:p>
        </w:tc>
        <w:tc>
          <w:tcPr>
            <w:tcW w:w="1302" w:type="pct"/>
          </w:tcPr>
          <w:p w14:paraId="11C77B14" w14:textId="1DFB2C28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Спецификация </w:t>
            </w:r>
            <w:r w:rsidR="00293D96" w:rsidRPr="00A10693">
              <w:rPr>
                <w:rFonts w:ascii="Arial" w:hAnsi="Arial" w:cs="Arial"/>
                <w:sz w:val="20"/>
              </w:rPr>
              <w:t xml:space="preserve">с </w:t>
            </w:r>
            <w:r w:rsidRPr="00A10693">
              <w:rPr>
                <w:rFonts w:ascii="Arial" w:hAnsi="Arial" w:cs="Arial"/>
                <w:sz w:val="20"/>
              </w:rPr>
              <w:t>вид</w:t>
            </w:r>
            <w:r w:rsidR="00293D96" w:rsidRPr="00A10693">
              <w:rPr>
                <w:rFonts w:ascii="Arial" w:hAnsi="Arial" w:cs="Arial"/>
                <w:sz w:val="20"/>
              </w:rPr>
              <w:t>ом</w:t>
            </w:r>
            <w:r w:rsidRPr="00A10693">
              <w:rPr>
                <w:rFonts w:ascii="Arial" w:hAnsi="Arial" w:cs="Arial"/>
                <w:sz w:val="20"/>
              </w:rPr>
              <w:t xml:space="preserve">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  <w:p w14:paraId="2CC971A1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4718EC47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ИЛИ</w:t>
            </w:r>
          </w:p>
          <w:p w14:paraId="222D41E0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3D44FF4C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ZRZN  – Разнарядка</w:t>
            </w:r>
          </w:p>
        </w:tc>
        <w:tc>
          <w:tcPr>
            <w:tcW w:w="572" w:type="pct"/>
          </w:tcPr>
          <w:p w14:paraId="1B02E70B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Документ поступления в оцененный блокированный запас</w:t>
            </w:r>
          </w:p>
        </w:tc>
        <w:tc>
          <w:tcPr>
            <w:tcW w:w="858" w:type="pct"/>
          </w:tcPr>
          <w:p w14:paraId="59666211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Логист</w:t>
            </w:r>
          </w:p>
        </w:tc>
      </w:tr>
    </w:tbl>
    <w:p w14:paraId="34597112" w14:textId="77777777" w:rsidR="009B5F76" w:rsidRPr="00A10693" w:rsidRDefault="009B5F76" w:rsidP="009B5F76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</w:p>
    <w:p w14:paraId="5F376037" w14:textId="4E50488C" w:rsidR="000F4820" w:rsidRPr="00A10693" w:rsidRDefault="005A3B2C" w:rsidP="000F4820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lastRenderedPageBreak/>
        <w:t xml:space="preserve">ПП-10.04.04.102 </w:t>
      </w:r>
      <w:r w:rsidR="000F4820" w:rsidRPr="00A10693">
        <w:rPr>
          <w:b/>
          <w:i w:val="0"/>
          <w:sz w:val="24"/>
          <w:szCs w:val="24"/>
        </w:rPr>
        <w:t>А</w:t>
      </w:r>
      <w:r w:rsidR="000F4820" w:rsidRPr="00A10693">
        <w:rPr>
          <w:b/>
          <w:i w:val="0"/>
          <w:caps w:val="0"/>
          <w:sz w:val="24"/>
          <w:szCs w:val="24"/>
        </w:rPr>
        <w:t xml:space="preserve">втоматическая регистрация поступления в статус </w:t>
      </w:r>
      <w:r w:rsidR="000F4820" w:rsidRPr="00A10693">
        <w:rPr>
          <w:b/>
          <w:i w:val="0"/>
          <w:sz w:val="24"/>
          <w:szCs w:val="24"/>
        </w:rPr>
        <w:t>«Т</w:t>
      </w:r>
      <w:r w:rsidR="000F4820" w:rsidRPr="00A10693">
        <w:rPr>
          <w:b/>
          <w:i w:val="0"/>
          <w:caps w:val="0"/>
          <w:sz w:val="24"/>
          <w:szCs w:val="24"/>
        </w:rPr>
        <w:t>овар в пути</w:t>
      </w:r>
      <w:r w:rsidR="000F4820" w:rsidRPr="00A10693">
        <w:rPr>
          <w:b/>
          <w:i w:val="0"/>
          <w:sz w:val="24"/>
          <w:szCs w:val="24"/>
        </w:rPr>
        <w:t>».</w:t>
      </w:r>
    </w:p>
    <w:p w14:paraId="32722E16" w14:textId="77777777" w:rsidR="003E0AB9" w:rsidRPr="00A10693" w:rsidRDefault="003E0AB9" w:rsidP="003E0AB9">
      <w:pPr>
        <w:autoSpaceDE w:val="0"/>
        <w:autoSpaceDN w:val="0"/>
        <w:spacing w:before="100" w:after="100" w:line="276" w:lineRule="auto"/>
        <w:ind w:left="588" w:firstLine="708"/>
        <w:rPr>
          <w:rFonts w:ascii="Arial" w:eastAsia="Calibri" w:hAnsi="Arial"/>
          <w:szCs w:val="28"/>
        </w:rPr>
      </w:pPr>
    </w:p>
    <w:p w14:paraId="57B79CF6" w14:textId="3A0D7C9C" w:rsidR="003E0AB9" w:rsidRPr="00A10693" w:rsidRDefault="003E0AB9" w:rsidP="003E0AB9">
      <w:pPr>
        <w:autoSpaceDE w:val="0"/>
        <w:autoSpaceDN w:val="0"/>
        <w:spacing w:before="100" w:after="100" w:line="276" w:lineRule="auto"/>
        <w:ind w:left="588" w:firstLine="708"/>
        <w:rPr>
          <w:rFonts w:ascii="Arial" w:hAnsi="Arial" w:cs="Arial"/>
          <w:color w:val="000000"/>
          <w:sz w:val="20"/>
          <w:szCs w:val="20"/>
          <w:lang w:eastAsia="ru-RU"/>
        </w:rPr>
      </w:pPr>
      <w:r w:rsidRPr="00A10693">
        <w:rPr>
          <w:rFonts w:ascii="Arial" w:hAnsi="Arial" w:eastAsia="Calibri"/>
          <w:szCs w:val="28"/>
        </w:rPr>
        <w:t xml:space="preserve">Шаг актуален для сценария </w:t>
      </w:r>
      <w:r w:rsidRPr="00A10693">
        <w:rPr>
          <w:rFonts w:ascii="Arial" w:hAnsi="Arial" w:cs="Arial"/>
          <w:color w:val="000000" w:themeColor="text1"/>
          <w:szCs w:val="24"/>
        </w:rPr>
        <w:t>1: Управление обязательствами по договорам закупки с внешними контрагентами</w:t>
      </w:r>
      <w:r w:rsidRPr="00A10693">
        <w:rPr>
          <w:rFonts w:ascii="Arial" w:hAnsi="Arial" w:cs="Arial"/>
          <w:color w:val="000000"/>
          <w:sz w:val="20"/>
          <w:szCs w:val="20"/>
          <w:lang w:eastAsia="ru-RU"/>
        </w:rPr>
        <w:t>.</w:t>
      </w:r>
    </w:p>
    <w:p w14:paraId="429706C5" w14:textId="5C8C0373" w:rsidR="004E418A" w:rsidRPr="00A10693" w:rsidRDefault="004E418A" w:rsidP="004E418A">
      <w:pPr>
        <w:spacing w:after="200" w:line="276" w:lineRule="auto"/>
        <w:ind w:firstLine="576"/>
        <w:rPr>
          <w:rFonts w:ascii="Arial" w:hAnsi="Arial" w:cs="Arial"/>
          <w:szCs w:val="24"/>
        </w:rPr>
      </w:pPr>
      <w:r w:rsidRPr="00A10693">
        <w:rPr>
          <w:rFonts w:ascii="Arial" w:hAnsi="Arial" w:cs="Arial"/>
          <w:szCs w:val="24"/>
        </w:rPr>
        <w:t xml:space="preserve">Если поставщик МТР по договору с переходом права собственности на дальнем базисе зарегистрировал УПД (универсальный передаточный документ) в системе Контур Диадок, </w:t>
      </w:r>
      <w:r w:rsidR="00DB529B" w:rsidRPr="00A10693">
        <w:rPr>
          <w:rFonts w:ascii="Arial" w:hAnsi="Arial" w:cs="Arial"/>
          <w:szCs w:val="24"/>
        </w:rPr>
        <w:t xml:space="preserve">а </w:t>
      </w:r>
      <w:r w:rsidRPr="00A10693">
        <w:rPr>
          <w:rFonts w:ascii="Arial" w:hAnsi="Arial" w:cs="Arial"/>
          <w:szCs w:val="24"/>
        </w:rPr>
        <w:t xml:space="preserve">логист принял УПД в </w:t>
      </w:r>
      <w:r w:rsidRPr="00A10693">
        <w:rPr>
          <w:rFonts w:ascii="Arial" w:hAnsi="Arial" w:cs="Arial"/>
          <w:szCs w:val="24"/>
          <w:lang w:val="en-US"/>
        </w:rPr>
        <w:t>SAP</w:t>
      </w:r>
      <w:r w:rsidRPr="00A10693">
        <w:rPr>
          <w:rFonts w:ascii="Arial" w:hAnsi="Arial" w:cs="Arial"/>
          <w:szCs w:val="24"/>
        </w:rPr>
        <w:t xml:space="preserve"> </w:t>
      </w:r>
      <w:r w:rsidRPr="00A10693">
        <w:rPr>
          <w:rFonts w:ascii="Arial" w:hAnsi="Arial" w:cs="Arial"/>
          <w:szCs w:val="24"/>
          <w:lang w:val="en-US"/>
        </w:rPr>
        <w:t>S</w:t>
      </w:r>
      <w:r w:rsidRPr="00A10693">
        <w:rPr>
          <w:rFonts w:ascii="Arial" w:hAnsi="Arial" w:cs="Arial"/>
          <w:szCs w:val="24"/>
        </w:rPr>
        <w:t>/4</w:t>
      </w:r>
      <w:r w:rsidRPr="00A10693">
        <w:rPr>
          <w:rFonts w:ascii="Arial" w:hAnsi="Arial" w:cs="Arial"/>
          <w:szCs w:val="24"/>
          <w:lang w:val="en-US"/>
        </w:rPr>
        <w:t>HANA</w:t>
      </w:r>
      <w:r w:rsidR="00023EF2">
        <w:rPr>
          <w:rFonts w:ascii="Arial" w:hAnsi="Arial" w:cs="Arial"/>
          <w:szCs w:val="24"/>
        </w:rPr>
        <w:t>,</w:t>
      </w:r>
      <w:r w:rsidRPr="00A10693">
        <w:rPr>
          <w:rFonts w:ascii="Arial" w:hAnsi="Arial" w:cs="Arial"/>
          <w:szCs w:val="24"/>
        </w:rPr>
        <w:t xml:space="preserve"> </w:t>
      </w:r>
      <w:r w:rsidR="003E0AB9" w:rsidRPr="00A10693">
        <w:rPr>
          <w:rFonts w:ascii="Arial" w:hAnsi="Arial" w:cs="Arial"/>
          <w:szCs w:val="24"/>
        </w:rPr>
        <w:t xml:space="preserve">то регистрация поступления в статус «Товар в пути» выполняется автоматически </w:t>
      </w:r>
      <w:r w:rsidRPr="00A10693">
        <w:rPr>
          <w:rFonts w:ascii="Arial" w:hAnsi="Arial" w:cs="Arial"/>
          <w:szCs w:val="24"/>
        </w:rPr>
        <w:t xml:space="preserve">(подробнее см. </w:t>
      </w:r>
      <w:r w:rsidR="005D6CA9" w:rsidRPr="00A10693">
        <w:rPr>
          <w:rFonts w:ascii="Arial" w:hAnsi="Arial" w:cs="Arial"/>
          <w:szCs w:val="24"/>
        </w:rPr>
        <w:t>КД</w:t>
      </w:r>
      <w:r w:rsidR="005D6CA9">
        <w:rPr>
          <w:rFonts w:ascii="Arial" w:hAnsi="Arial" w:cs="Arial"/>
          <w:szCs w:val="24"/>
        </w:rPr>
        <w:t xml:space="preserve"> </w:t>
      </w:r>
      <w:r w:rsidR="00D2138A">
        <w:rPr>
          <w:rFonts w:ascii="Arial" w:hAnsi="Arial" w:cs="Arial"/>
          <w:szCs w:val="24"/>
        </w:rPr>
        <w:t>ERP.</w:t>
      </w:r>
      <w:ins w:id="1680" w:author="SintsovaMA" w:date="2021-03-22T17:31:00Z">
        <w:r w:rsidR="00117C79" w:rsidRPr="00117C79">
          <w:rPr>
            <w:rFonts w:ascii="Arial" w:hAnsi="Arial" w:cs="Arial"/>
            <w:szCs w:val="24"/>
            <w:rPrChange w:author="SintsovaMA" w:date="2021-03-22T17:31:00Z" w:id="1681">
              <w:rPr>
                <w:rFonts w:ascii="Arial" w:hAnsi="Arial" w:cs="Arial"/>
                <w:szCs w:val="24"/>
                <w:lang w:val="en-US"/>
              </w:rPr>
            </w:rPrChange>
          </w:rPr>
          <w:t>13.</w:t>
        </w:r>
      </w:ins>
      <w:r w:rsidR="00D2138A">
        <w:rPr>
          <w:rFonts w:ascii="Arial" w:hAnsi="Arial" w:cs="Arial"/>
          <w:szCs w:val="24"/>
        </w:rPr>
        <w:t>9</w:t>
      </w:r>
      <w:ins w:id="1682" w:author="SintsovaMA" w:date="2021-03-22T17:31:00Z">
        <w:r w:rsidR="00117C79" w:rsidRPr="00117C79">
          <w:rPr>
            <w:rFonts w:ascii="Arial" w:hAnsi="Arial" w:cs="Arial"/>
            <w:szCs w:val="24"/>
            <w:rPrChange w:author="SintsovaMA" w:date="2021-03-22T17:31:00Z" w:id="1683">
              <w:rPr>
                <w:rFonts w:ascii="Arial" w:hAnsi="Arial" w:cs="Arial"/>
                <w:szCs w:val="24"/>
                <w:lang w:val="en-US"/>
              </w:rPr>
            </w:rPrChange>
          </w:rPr>
          <w:t>_2_</w:t>
        </w:r>
      </w:ins>
      <w:del w:id="1684" w:author="SintsovaMA" w:date="2021-03-22T17:31:00Z">
        <w:r w:rsidR="00D2138A" w:rsidDel="00117C79">
          <w:rPr>
            <w:rFonts w:ascii="Arial" w:hAnsi="Arial" w:cs="Arial"/>
            <w:szCs w:val="24"/>
          </w:rPr>
          <w:delText>.</w:delText>
        </w:r>
        <w:r w:rsidR="005D6CA9" w:rsidDel="00117C79">
          <w:rPr>
            <w:rFonts w:ascii="Arial" w:hAnsi="Arial" w:cs="Arial"/>
            <w:szCs w:val="24"/>
          </w:rPr>
          <w:delText>1.</w:delText>
        </w:r>
      </w:del>
      <w:r w:rsidR="005D6CA9">
        <w:rPr>
          <w:rFonts w:ascii="Arial" w:hAnsi="Arial" w:cs="Arial"/>
          <w:szCs w:val="24"/>
        </w:rPr>
        <w:t>41</w:t>
      </w:r>
      <w:ins w:id="1685" w:author="SintsovaMA" w:date="2021-03-22T17:31:00Z">
        <w:r w:rsidR="00117C79" w:rsidRPr="00117C79">
          <w:rPr>
            <w:rFonts w:ascii="Arial" w:hAnsi="Arial" w:cs="Arial"/>
            <w:szCs w:val="24"/>
            <w:rPrChange w:author="SintsovaMA" w:date="2021-03-22T17:31:00Z" w:id="1686">
              <w:rPr>
                <w:rFonts w:ascii="Arial" w:hAnsi="Arial" w:cs="Arial"/>
                <w:szCs w:val="24"/>
                <w:lang w:val="en-US"/>
              </w:rPr>
            </w:rPrChange>
          </w:rPr>
          <w:t>_</w:t>
        </w:r>
        <w:r w:rsidR="00117C79">
          <w:rPr>
            <w:rFonts w:ascii="Arial" w:hAnsi="Arial" w:cs="Arial"/>
            <w:szCs w:val="24"/>
            <w:lang w:val="en-US"/>
          </w:rPr>
          <w:t>FI</w:t>
        </w:r>
      </w:ins>
      <w:r w:rsidR="005D6CA9">
        <w:rPr>
          <w:rFonts w:ascii="Arial" w:hAnsi="Arial" w:cs="Arial"/>
          <w:szCs w:val="24"/>
        </w:rPr>
        <w:t xml:space="preserve"> </w:t>
      </w:r>
      <w:r w:rsidR="00EB3F94">
        <w:rPr>
          <w:rFonts w:ascii="Arial" w:hAnsi="Arial" w:cs="Arial"/>
          <w:szCs w:val="24"/>
        </w:rPr>
        <w:t>«</w:t>
      </w:r>
      <w:r w:rsidRPr="00A10693">
        <w:rPr>
          <w:rFonts w:ascii="Arial" w:hAnsi="Arial" w:cs="Arial"/>
          <w:szCs w:val="24"/>
        </w:rPr>
        <w:t>Взаимодействие с внешними контрагентами</w:t>
      </w:r>
      <w:r w:rsidR="00EB3F94">
        <w:rPr>
          <w:rFonts w:ascii="Arial" w:hAnsi="Arial" w:cs="Arial"/>
          <w:szCs w:val="24"/>
        </w:rPr>
        <w:t xml:space="preserve">» и СОИ </w:t>
      </w:r>
      <w:del w:id="1687" w:author="SintsovaMA" w:date="2021-03-22T17:31:00Z">
        <w:r w:rsidR="00D2138A" w:rsidDel="00117C79">
          <w:rPr>
            <w:rFonts w:ascii="Arial" w:hAnsi="Arial" w:cs="Arial"/>
            <w:szCs w:val="24"/>
          </w:rPr>
          <w:delText>ERP.9.</w:delText>
        </w:r>
        <w:r w:rsidR="00577418" w:rsidRPr="00577418" w:rsidDel="00117C79">
          <w:rPr>
            <w:rFonts w:ascii="Arial" w:hAnsi="Arial" w:cs="Arial"/>
            <w:szCs w:val="24"/>
          </w:rPr>
          <w:delText xml:space="preserve">6.5 </w:delText>
        </w:r>
      </w:del>
      <w:r w:rsidR="00577418" w:rsidRPr="00577418">
        <w:rPr>
          <w:rFonts w:ascii="Arial" w:hAnsi="Arial" w:cs="Arial"/>
          <w:szCs w:val="24"/>
        </w:rPr>
        <w:t>«Соглашение об интеграции с АСУ ЭДО»</w:t>
      </w:r>
      <w:r w:rsidR="003E0AB9" w:rsidRPr="00A10693">
        <w:rPr>
          <w:rFonts w:ascii="Arial" w:hAnsi="Arial" w:cs="Arial"/>
          <w:szCs w:val="24"/>
        </w:rPr>
        <w:t>).</w:t>
      </w:r>
      <w:r w:rsidRPr="00A10693">
        <w:rPr>
          <w:rFonts w:ascii="Arial" w:hAnsi="Arial" w:cs="Arial"/>
          <w:szCs w:val="24"/>
        </w:rPr>
        <w:t xml:space="preserve"> </w:t>
      </w:r>
    </w:p>
    <w:p w14:paraId="254E2966" w14:textId="6432058C" w:rsidR="004E418A" w:rsidRPr="00A10693" w:rsidRDefault="004E418A" w:rsidP="004E418A">
      <w:pPr>
        <w:spacing w:after="200" w:line="276" w:lineRule="auto"/>
        <w:ind w:firstLine="576"/>
        <w:rPr>
          <w:rFonts w:ascii="Arial" w:hAnsi="Arial" w:cs="Arial"/>
          <w:szCs w:val="24"/>
        </w:rPr>
      </w:pPr>
      <w:r w:rsidRPr="00A10693">
        <w:rPr>
          <w:rFonts w:ascii="Arial" w:hAnsi="Arial" w:cs="Arial"/>
          <w:color w:val="000000" w:themeColor="text1"/>
        </w:rPr>
        <w:t xml:space="preserve">В результате шага в </w:t>
      </w:r>
      <w:r w:rsidRPr="00A10693">
        <w:rPr>
          <w:rFonts w:ascii="Arial" w:hAnsi="Arial" w:cs="Arial"/>
          <w:lang w:val="en-US"/>
        </w:rPr>
        <w:t>SAP</w:t>
      </w:r>
      <w:r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  <w:lang w:val="en-US"/>
        </w:rPr>
        <w:t>S</w:t>
      </w:r>
      <w:r w:rsidRPr="00A10693">
        <w:rPr>
          <w:rFonts w:ascii="Arial" w:hAnsi="Arial" w:cs="Arial"/>
        </w:rPr>
        <w:t>/4</w:t>
      </w:r>
      <w:r w:rsidRPr="00A10693">
        <w:rPr>
          <w:rFonts w:ascii="Arial" w:hAnsi="Arial" w:cs="Arial"/>
          <w:lang w:val="en-US"/>
        </w:rPr>
        <w:t>HANA</w:t>
      </w:r>
      <w:r w:rsidRPr="00A10693">
        <w:rPr>
          <w:rFonts w:ascii="Arial" w:hAnsi="Arial" w:cs="Arial"/>
        </w:rPr>
        <w:t xml:space="preserve"> формируется документ поступления МТР в запас «В пути» (оцененный запас, блокированный при поступлении) и бухгалтерский документ</w:t>
      </w:r>
      <w:r w:rsidR="00023EF2">
        <w:rPr>
          <w:rFonts w:ascii="Arial" w:hAnsi="Arial" w:cs="Arial"/>
        </w:rPr>
        <w:t>.</w:t>
      </w:r>
    </w:p>
    <w:p w14:paraId="7A09C613" w14:textId="1F473ABE" w:rsidR="009B5F76" w:rsidRPr="00A10693" w:rsidRDefault="009B5F76" w:rsidP="009B5F76">
      <w:pPr>
        <w:pStyle w:val="a8"/>
        <w:jc w:val="right"/>
        <w:rPr>
          <w:rFonts w:ascii="Arial" w:hAnsi="Arial" w:cs="Arial"/>
          <w:b/>
          <w:noProof/>
          <w:sz w:val="22"/>
        </w:rPr>
      </w:pPr>
      <w:bookmarkStart w:id="1688" w:name="_Ref517268114"/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44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>. Описание шага Автоматическая регистрация поступления в статус товар в пути</w:t>
      </w:r>
      <w:bookmarkEnd w:id="1688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7"/>
        <w:gridCol w:w="2324"/>
        <w:gridCol w:w="828"/>
        <w:gridCol w:w="2678"/>
        <w:gridCol w:w="1559"/>
        <w:gridCol w:w="1400"/>
      </w:tblGrid>
      <w:tr w:rsidR="006551B0" w:rsidRPr="00A10693" w14:paraId="3D72278D" w14:textId="77777777" w:rsidTr="00DA488E">
        <w:trPr>
          <w:cantSplit/>
          <w:trHeight w:val="397"/>
          <w:tblHeader/>
        </w:trPr>
        <w:tc>
          <w:tcPr>
            <w:tcW w:w="681" w:type="pct"/>
            <w:shd w:val="clear" w:color="auto" w:fill="FFC000"/>
            <w:vAlign w:val="center"/>
          </w:tcPr>
          <w:p w14:paraId="6400B87E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1142" w:type="pct"/>
            <w:shd w:val="clear" w:color="auto" w:fill="FFC000"/>
            <w:vAlign w:val="center"/>
          </w:tcPr>
          <w:p w14:paraId="0AB2A1B4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07" w:type="pct"/>
            <w:shd w:val="clear" w:color="auto" w:fill="FFC000"/>
            <w:vAlign w:val="center"/>
          </w:tcPr>
          <w:p w14:paraId="01F22766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1316" w:type="pct"/>
            <w:shd w:val="clear" w:color="auto" w:fill="FFC000"/>
          </w:tcPr>
          <w:p w14:paraId="41DE1F97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766" w:type="pct"/>
            <w:shd w:val="clear" w:color="auto" w:fill="FFC000"/>
          </w:tcPr>
          <w:p w14:paraId="016EABCB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689" w:type="pct"/>
            <w:shd w:val="clear" w:color="auto" w:fill="FFC000"/>
          </w:tcPr>
          <w:p w14:paraId="0DC13D40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6551B0" w:rsidRPr="00A10693" w14:paraId="6D7F7806" w14:textId="77777777" w:rsidTr="00DA488E">
        <w:trPr>
          <w:cantSplit/>
          <w:trHeight w:val="1252"/>
        </w:trPr>
        <w:tc>
          <w:tcPr>
            <w:tcW w:w="681" w:type="pct"/>
          </w:tcPr>
          <w:p w14:paraId="5F642430" w14:textId="77777777" w:rsidR="006551B0" w:rsidRPr="00A10693" w:rsidRDefault="006551B0" w:rsidP="00DA488E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ПП-10.04.04.102</w:t>
            </w:r>
          </w:p>
        </w:tc>
        <w:tc>
          <w:tcPr>
            <w:tcW w:w="1142" w:type="pct"/>
          </w:tcPr>
          <w:p w14:paraId="1FCD28B8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В заказе на поставку проставлен индикатор «Приемка у поставщика»</w:t>
            </w:r>
          </w:p>
          <w:p w14:paraId="1C9FE82C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3D9AA4D8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И</w:t>
            </w:r>
          </w:p>
          <w:p w14:paraId="70B2C988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15EA6929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Получены документы, подтверждающие переход права собственности на дальнем базисе </w:t>
            </w:r>
          </w:p>
        </w:tc>
        <w:tc>
          <w:tcPr>
            <w:tcW w:w="407" w:type="pct"/>
            <w:shd w:val="clear" w:color="auto" w:fill="auto"/>
          </w:tcPr>
          <w:p w14:paraId="5CD0FC05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A10693">
              <w:rPr>
                <w:rFonts w:ascii="Arial" w:hAnsi="Arial" w:cs="Arial"/>
                <w:sz w:val="20"/>
              </w:rPr>
              <w:t>VL32N</w:t>
            </w:r>
          </w:p>
        </w:tc>
        <w:tc>
          <w:tcPr>
            <w:tcW w:w="1316" w:type="pct"/>
          </w:tcPr>
          <w:p w14:paraId="58613983" w14:textId="11A8AE10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Спецификация</w:t>
            </w:r>
            <w:r w:rsidR="00293D96" w:rsidRPr="00A10693">
              <w:rPr>
                <w:rFonts w:ascii="Arial" w:hAnsi="Arial" w:cs="Arial"/>
                <w:sz w:val="20"/>
              </w:rPr>
              <w:t xml:space="preserve"> с</w:t>
            </w:r>
            <w:r w:rsidRPr="00A10693">
              <w:rPr>
                <w:rFonts w:ascii="Arial" w:hAnsi="Arial" w:cs="Arial"/>
                <w:sz w:val="20"/>
              </w:rPr>
              <w:t xml:space="preserve"> вид</w:t>
            </w:r>
            <w:r w:rsidR="00293D96" w:rsidRPr="00A10693">
              <w:rPr>
                <w:rFonts w:ascii="Arial" w:hAnsi="Arial" w:cs="Arial"/>
                <w:sz w:val="20"/>
              </w:rPr>
              <w:t>ом</w:t>
            </w:r>
            <w:r w:rsidRPr="00A10693">
              <w:rPr>
                <w:rFonts w:ascii="Arial" w:hAnsi="Arial" w:cs="Arial"/>
                <w:sz w:val="20"/>
              </w:rPr>
              <w:t xml:space="preserve">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  <w:p w14:paraId="24E82D6F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7A23C2CD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ИЛИ</w:t>
            </w:r>
          </w:p>
          <w:p w14:paraId="48F53D9D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034995B8" w14:textId="7F0C999C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ZRZN – Разнарядка</w:t>
            </w:r>
          </w:p>
        </w:tc>
        <w:tc>
          <w:tcPr>
            <w:tcW w:w="766" w:type="pct"/>
          </w:tcPr>
          <w:p w14:paraId="3901539D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Документ поступления в оцененный блокированный запас</w:t>
            </w:r>
          </w:p>
        </w:tc>
        <w:tc>
          <w:tcPr>
            <w:tcW w:w="689" w:type="pct"/>
          </w:tcPr>
          <w:p w14:paraId="02F1887B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Автоматически</w:t>
            </w:r>
          </w:p>
        </w:tc>
      </w:tr>
    </w:tbl>
    <w:p w14:paraId="300D50FE" w14:textId="78F7D303" w:rsidR="000F4820" w:rsidRPr="00A10693" w:rsidRDefault="0025752E" w:rsidP="000F4820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 xml:space="preserve">ПП-10.04.04.120 </w:t>
      </w:r>
      <w:r w:rsidR="000F4820" w:rsidRPr="00A10693">
        <w:rPr>
          <w:b/>
          <w:i w:val="0"/>
          <w:sz w:val="24"/>
          <w:szCs w:val="24"/>
        </w:rPr>
        <w:t>С</w:t>
      </w:r>
      <w:r w:rsidR="000F4820" w:rsidRPr="00A10693">
        <w:rPr>
          <w:b/>
          <w:i w:val="0"/>
          <w:caps w:val="0"/>
          <w:sz w:val="24"/>
          <w:szCs w:val="24"/>
        </w:rPr>
        <w:t>оздание заказа на поставку при закупках за наличный расчет</w:t>
      </w:r>
      <w:r w:rsidR="000F4820" w:rsidRPr="00A10693">
        <w:rPr>
          <w:b/>
          <w:i w:val="0"/>
          <w:sz w:val="24"/>
          <w:szCs w:val="24"/>
        </w:rPr>
        <w:t>.</w:t>
      </w:r>
    </w:p>
    <w:p w14:paraId="05C35A12" w14:textId="74A1CF74" w:rsidR="009B5F76" w:rsidRPr="00A10693" w:rsidRDefault="009B5F76" w:rsidP="009B5F76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</w:p>
    <w:p w14:paraId="6DDC6D56" w14:textId="424D3F9B" w:rsidR="00B3648F" w:rsidRPr="00A10693" w:rsidRDefault="00FA166D" w:rsidP="00B3648F">
      <w:pPr>
        <w:pStyle w:val="afa"/>
        <w:autoSpaceDE w:val="0"/>
        <w:autoSpaceDN w:val="0"/>
        <w:adjustRightInd w:val="0"/>
        <w:spacing w:before="100" w:after="100" w:line="276" w:lineRule="auto"/>
        <w:ind w:left="936" w:firstLine="360"/>
        <w:rPr>
          <w:rFonts w:ascii="Arial" w:hAnsi="Arial" w:cs="Arial"/>
          <w:color w:val="000000"/>
        </w:rPr>
      </w:pPr>
      <w:r w:rsidRPr="00A10693">
        <w:rPr>
          <w:rFonts w:ascii="Arial" w:hAnsi="Arial" w:cs="Arial"/>
          <w:color w:val="000000"/>
        </w:rPr>
        <w:t>Шаг актуален для с</w:t>
      </w:r>
      <w:r w:rsidR="00B3648F" w:rsidRPr="00A10693">
        <w:rPr>
          <w:rFonts w:ascii="Arial" w:hAnsi="Arial" w:cs="Arial"/>
          <w:color w:val="000000"/>
        </w:rPr>
        <w:t>ценари</w:t>
      </w:r>
      <w:r w:rsidRPr="00A10693">
        <w:rPr>
          <w:rFonts w:ascii="Arial" w:hAnsi="Arial" w:cs="Arial"/>
          <w:color w:val="000000"/>
        </w:rPr>
        <w:t>я</w:t>
      </w:r>
      <w:r w:rsidR="00B3648F" w:rsidRPr="00A10693">
        <w:rPr>
          <w:rFonts w:ascii="Arial" w:hAnsi="Arial" w:cs="Arial"/>
          <w:color w:val="000000"/>
        </w:rPr>
        <w:t xml:space="preserve"> 4: Выполнение закупки МТР за наличный расчет.</w:t>
      </w:r>
    </w:p>
    <w:p w14:paraId="3C5B70C2" w14:textId="38DCEE3F" w:rsidR="00B3648F" w:rsidRPr="00A10693" w:rsidRDefault="00B3648F" w:rsidP="00B3648F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После совершения закупки за наличный расчет, подотчетно</w:t>
      </w:r>
      <w:r w:rsidR="00DB529B" w:rsidRPr="00A10693">
        <w:rPr>
          <w:rFonts w:ascii="Arial" w:hAnsi="Arial" w:cs="Arial"/>
          <w:color w:val="000000" w:themeColor="text1"/>
          <w:szCs w:val="24"/>
        </w:rPr>
        <w:t>е</w:t>
      </w:r>
      <w:r w:rsidRPr="00A10693">
        <w:rPr>
          <w:rFonts w:ascii="Arial" w:hAnsi="Arial" w:cs="Arial"/>
          <w:color w:val="000000" w:themeColor="text1"/>
          <w:szCs w:val="24"/>
        </w:rPr>
        <w:t xml:space="preserve"> лицо готовит пакет документов, подтверждающих </w:t>
      </w:r>
      <w:r w:rsidR="003F2ED3">
        <w:rPr>
          <w:rFonts w:ascii="Arial" w:hAnsi="Arial" w:cs="Arial"/>
          <w:color w:val="000000" w:themeColor="text1"/>
          <w:szCs w:val="24"/>
        </w:rPr>
        <w:t>расходы</w:t>
      </w:r>
      <w:r w:rsidR="003F2ED3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>и передает его своему руководителю. Руководитель</w:t>
      </w:r>
      <w:r w:rsidR="00B72461" w:rsidRPr="00A10693">
        <w:rPr>
          <w:rFonts w:ascii="Arial" w:hAnsi="Arial" w:cs="Arial"/>
          <w:color w:val="000000" w:themeColor="text1"/>
          <w:szCs w:val="24"/>
        </w:rPr>
        <w:t xml:space="preserve"> СП</w:t>
      </w:r>
      <w:r w:rsidRPr="00A10693">
        <w:rPr>
          <w:rFonts w:ascii="Arial" w:hAnsi="Arial" w:cs="Arial"/>
          <w:color w:val="000000" w:themeColor="text1"/>
          <w:szCs w:val="24"/>
        </w:rPr>
        <w:t>, на основании полученных документов, регистрирует в SAP</w:t>
      </w:r>
      <w:r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  <w:lang w:val="en-US"/>
        </w:rPr>
        <w:t>S</w:t>
      </w:r>
      <w:r w:rsidRPr="00A10693">
        <w:rPr>
          <w:rFonts w:ascii="Arial" w:hAnsi="Arial" w:cs="Arial"/>
        </w:rPr>
        <w:t>/4</w:t>
      </w:r>
      <w:r w:rsidRPr="00A10693">
        <w:rPr>
          <w:rFonts w:ascii="Arial" w:hAnsi="Arial" w:cs="Arial"/>
          <w:lang w:val="en-US"/>
        </w:rPr>
        <w:t>HANA</w:t>
      </w:r>
      <w:r w:rsidRPr="00A10693">
        <w:rPr>
          <w:rFonts w:ascii="Arial" w:hAnsi="Arial" w:cs="Arial"/>
        </w:rPr>
        <w:t xml:space="preserve"> системный документ Заказ на поставку с </w:t>
      </w:r>
      <w:r w:rsidRPr="00A10693">
        <w:rPr>
          <w:rFonts w:ascii="Arial" w:hAnsi="Arial" w:cs="Arial"/>
          <w:color w:val="000000" w:themeColor="text1"/>
          <w:szCs w:val="24"/>
        </w:rPr>
        <w:t xml:space="preserve">видом </w:t>
      </w:r>
      <w:r w:rsidRPr="00006926">
        <w:rPr>
          <w:rFonts w:ascii="Arial" w:hAnsi="Arial" w:cs="Arial"/>
          <w:color w:val="000000" w:themeColor="text1"/>
          <w:szCs w:val="24"/>
        </w:rPr>
        <w:t>ZNL</w:t>
      </w:r>
      <w:r w:rsidRPr="00A10693">
        <w:rPr>
          <w:rFonts w:ascii="Arial" w:hAnsi="Arial" w:cs="Arial"/>
          <w:color w:val="000000" w:themeColor="text1"/>
          <w:szCs w:val="24"/>
        </w:rPr>
        <w:t>-</w:t>
      </w:r>
      <w:r w:rsidR="00C410C9">
        <w:rPr>
          <w:rFonts w:ascii="Arial" w:hAnsi="Arial" w:cs="Arial"/>
          <w:color w:val="000000" w:themeColor="text1"/>
          <w:szCs w:val="24"/>
        </w:rPr>
        <w:t xml:space="preserve"> «</w:t>
      </w:r>
      <w:r w:rsidRPr="00A10693">
        <w:rPr>
          <w:rFonts w:ascii="Arial" w:hAnsi="Arial" w:cs="Arial"/>
          <w:color w:val="000000" w:themeColor="text1"/>
          <w:szCs w:val="24"/>
        </w:rPr>
        <w:t>Закупка за наличный расчет</w:t>
      </w:r>
      <w:r w:rsidR="00C410C9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. </w:t>
      </w:r>
    </w:p>
    <w:p w14:paraId="5D247750" w14:textId="473F3551" w:rsidR="00EC0EE5" w:rsidRDefault="00EC0EE5" w:rsidP="00B3648F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 качестве поставщика указывается </w:t>
      </w:r>
      <w:r w:rsidR="00DF501E" w:rsidRPr="00A10693">
        <w:rPr>
          <w:rFonts w:ascii="Arial" w:hAnsi="Arial" w:cs="Arial"/>
          <w:color w:val="000000" w:themeColor="text1"/>
          <w:szCs w:val="24"/>
        </w:rPr>
        <w:t>Деловой партнер, соответствующий сотруднику (подотчетному лицу). В случае, если документов, подтверждающих покупку достаточно для возмещения НДС, то в ролях парт</w:t>
      </w:r>
      <w:r w:rsidR="003F2ED3">
        <w:rPr>
          <w:rFonts w:ascii="Arial" w:hAnsi="Arial" w:cs="Arial"/>
          <w:color w:val="000000" w:themeColor="text1"/>
          <w:szCs w:val="24"/>
        </w:rPr>
        <w:t>н</w:t>
      </w:r>
      <w:r w:rsidR="00DF501E" w:rsidRPr="00A10693">
        <w:rPr>
          <w:rFonts w:ascii="Arial" w:hAnsi="Arial" w:cs="Arial"/>
          <w:color w:val="000000" w:themeColor="text1"/>
          <w:szCs w:val="24"/>
        </w:rPr>
        <w:t>еров в заголовке заказа на поставку необходимо указать код делового партнера, соответствующего поставщику МТР, у которого была осуществлена закупка за наличный расчет. Если документов недостаточно, то поле не заполняется.</w:t>
      </w:r>
    </w:p>
    <w:p w14:paraId="52EB4416" w14:textId="14C92BA8" w:rsidR="00B3648F" w:rsidRPr="004718D5" w:rsidRDefault="00B3648F" w:rsidP="00B3648F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lastRenderedPageBreak/>
        <w:t xml:space="preserve">Если приобретенные подотчетным лицом МТР уже списаны, то вместе с пакетом документов передается акт на списание, в этом случае при регистрации заказа на поставку руководитель указывает в позиции документа тип контировки К-МВЗ, выбирает из справочника МВЗ код собственного подразделения. </w:t>
      </w:r>
      <w:ins w:id="1689" w:author="Paramonova Elena" w:date="2021-02-18T16:38:00Z">
        <w:r w:rsidR="00FD68D7">
          <w:rPr>
            <w:rFonts w:ascii="Arial" w:hAnsi="Arial" w:cs="Arial"/>
            <w:color w:val="000000" w:themeColor="text1"/>
            <w:szCs w:val="24"/>
          </w:rPr>
          <w:t>Для БЕ 1500</w:t>
        </w:r>
      </w:ins>
      <w:ins w:id="1690" w:author="Paramonova Elena" w:date="2021-02-18T16:39:00Z">
        <w:r w:rsidR="00FD68D7">
          <w:rPr>
            <w:rFonts w:ascii="Arial" w:hAnsi="Arial" w:cs="Arial"/>
            <w:color w:val="000000" w:themeColor="text1"/>
            <w:szCs w:val="24"/>
          </w:rPr>
          <w:t xml:space="preserve"> также</w:t>
        </w:r>
      </w:ins>
      <w:ins w:id="1691" w:author="Paramonova Elena" w:date="2021-02-18T16:38:00Z">
        <w:r w:rsidR="00FD68D7">
          <w:rPr>
            <w:rFonts w:ascii="Arial" w:hAnsi="Arial" w:cs="Arial"/>
            <w:color w:val="000000" w:themeColor="text1"/>
            <w:szCs w:val="24"/>
          </w:rPr>
          <w:t xml:space="preserve"> реализована проверка на соответствие МВЗ организ</w:t>
        </w:r>
        <w:r w:rsidR="00431397">
          <w:rPr>
            <w:rFonts w:ascii="Arial" w:hAnsi="Arial" w:cs="Arial"/>
            <w:color w:val="000000" w:themeColor="text1"/>
            <w:szCs w:val="24"/>
          </w:rPr>
          <w:t>ационной единице (завод</w:t>
        </w:r>
      </w:ins>
      <w:ins w:id="1692" w:author="Paramonova Elena" w:date="2021-02-18T17:00:00Z">
        <w:r w:rsidR="00431397">
          <w:rPr>
            <w:rFonts w:ascii="Arial" w:hAnsi="Arial" w:cs="Arial"/>
            <w:color w:val="000000" w:themeColor="text1"/>
            <w:szCs w:val="24"/>
          </w:rPr>
          <w:t>у</w:t>
        </w:r>
      </w:ins>
      <w:ins w:id="1693" w:author="Paramonova Elena" w:date="2021-02-18T16:38:00Z">
        <w:r w:rsidR="00FD68D7">
          <w:rPr>
            <w:rFonts w:ascii="Arial" w:hAnsi="Arial" w:cs="Arial"/>
            <w:color w:val="000000" w:themeColor="text1"/>
            <w:szCs w:val="24"/>
          </w:rPr>
          <w:t xml:space="preserve">). </w:t>
        </w:r>
      </w:ins>
      <w:r w:rsidRPr="00A10693">
        <w:rPr>
          <w:rFonts w:ascii="Arial" w:hAnsi="Arial" w:cs="Arial"/>
          <w:color w:val="000000" w:themeColor="text1"/>
          <w:szCs w:val="24"/>
        </w:rPr>
        <w:t xml:space="preserve">В случае, если требуемый код материала отсутствует в справочнике ЕК МТР, то в типе позиции руководитель </w:t>
      </w:r>
      <w:r w:rsidR="006551B0" w:rsidRPr="00A10693">
        <w:rPr>
          <w:rFonts w:ascii="Arial" w:hAnsi="Arial" w:cs="Arial"/>
          <w:color w:val="000000" w:themeColor="text1"/>
          <w:szCs w:val="24"/>
        </w:rPr>
        <w:t>указывает тип Т-текст и краткий текст к позиции.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</w:p>
    <w:p w14:paraId="5D3DF482" w14:textId="6BDA0FB0" w:rsidR="00B3648F" w:rsidRDefault="006551B0" w:rsidP="00B3648F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>Если предполагается приемка МТР на склад, то кладовщик принимает МТР на основании заказа на поставку</w:t>
      </w:r>
      <w:r w:rsidR="00FA166D" w:rsidRPr="00A10693">
        <w:rPr>
          <w:rFonts w:ascii="Arial" w:hAnsi="Arial" w:cs="Arial"/>
          <w:color w:val="000000" w:themeColor="text1"/>
          <w:szCs w:val="24"/>
        </w:rPr>
        <w:t xml:space="preserve"> с</w:t>
      </w:r>
      <w:r w:rsidRPr="00A10693">
        <w:rPr>
          <w:rFonts w:ascii="Arial" w:hAnsi="Arial" w:cs="Arial"/>
          <w:color w:val="000000" w:themeColor="text1"/>
          <w:szCs w:val="24"/>
        </w:rPr>
        <w:t xml:space="preserve"> вид</w:t>
      </w:r>
      <w:r w:rsidR="00FA166D" w:rsidRPr="00A10693">
        <w:rPr>
          <w:rFonts w:ascii="Arial" w:hAnsi="Arial" w:cs="Arial"/>
          <w:color w:val="000000" w:themeColor="text1"/>
          <w:szCs w:val="24"/>
        </w:rPr>
        <w:t>ом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134D40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Закупка за наличный расчет</w:t>
      </w:r>
      <w:r w:rsidR="00134D40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(</w:t>
      </w:r>
      <w:r w:rsidRPr="00A10693">
        <w:rPr>
          <w:rFonts w:ascii="Arial" w:hAnsi="Arial" w:cs="Arial"/>
        </w:rPr>
        <w:t>в процессе ПП-10.07.03.01-ERP Приемка и размещение МТР на склад).</w:t>
      </w:r>
    </w:p>
    <w:p w14:paraId="2B63AB11" w14:textId="4F9900FE" w:rsidR="00134D40" w:rsidRDefault="00134D40" w:rsidP="00134D40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Для возможности отражения операций расхода топлива, приобретаемого за наличный расчет, руководитель структурного подразделения </w:t>
      </w:r>
      <w:r w:rsidRPr="00A10693">
        <w:rPr>
          <w:rFonts w:ascii="Arial" w:hAnsi="Arial" w:cs="Arial"/>
          <w:color w:val="000000" w:themeColor="text1"/>
          <w:szCs w:val="24"/>
        </w:rPr>
        <w:t>регистрирует в SAP</w:t>
      </w:r>
      <w:r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  <w:lang w:val="en-US"/>
        </w:rPr>
        <w:t>S</w:t>
      </w:r>
      <w:r w:rsidRPr="00A10693">
        <w:rPr>
          <w:rFonts w:ascii="Arial" w:hAnsi="Arial" w:cs="Arial"/>
        </w:rPr>
        <w:t>/4</w:t>
      </w:r>
      <w:r w:rsidRPr="00A10693">
        <w:rPr>
          <w:rFonts w:ascii="Arial" w:hAnsi="Arial" w:cs="Arial"/>
          <w:lang w:val="en-US"/>
        </w:rPr>
        <w:t>HANA</w:t>
      </w:r>
      <w:r w:rsidRPr="00A10693">
        <w:rPr>
          <w:rFonts w:ascii="Arial" w:hAnsi="Arial" w:cs="Arial"/>
        </w:rPr>
        <w:t xml:space="preserve"> системный документ Заказ на поставку с </w:t>
      </w:r>
      <w:r w:rsidRPr="00A10693">
        <w:rPr>
          <w:rFonts w:ascii="Arial" w:hAnsi="Arial" w:cs="Arial"/>
          <w:color w:val="000000" w:themeColor="text1"/>
          <w:szCs w:val="24"/>
        </w:rPr>
        <w:t xml:space="preserve">видом </w:t>
      </w:r>
      <w:r w:rsidRPr="00006926">
        <w:rPr>
          <w:rFonts w:ascii="Arial" w:hAnsi="Arial" w:cs="Arial"/>
          <w:color w:val="000000" w:themeColor="text1"/>
          <w:szCs w:val="24"/>
        </w:rPr>
        <w:t>ZNL</w:t>
      </w:r>
      <w:r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>-</w:t>
      </w:r>
      <w:r>
        <w:rPr>
          <w:rFonts w:ascii="Arial" w:hAnsi="Arial" w:cs="Arial"/>
          <w:color w:val="000000" w:themeColor="text1"/>
          <w:szCs w:val="24"/>
        </w:rPr>
        <w:t xml:space="preserve"> «</w:t>
      </w:r>
      <w:r w:rsidRPr="00A10693">
        <w:rPr>
          <w:rFonts w:ascii="Arial" w:hAnsi="Arial" w:cs="Arial"/>
          <w:color w:val="000000" w:themeColor="text1"/>
          <w:szCs w:val="24"/>
        </w:rPr>
        <w:t>Закупка за наличный расчет</w:t>
      </w:r>
      <w:r>
        <w:rPr>
          <w:rFonts w:ascii="Arial" w:hAnsi="Arial" w:cs="Arial"/>
          <w:color w:val="000000" w:themeColor="text1"/>
          <w:szCs w:val="24"/>
        </w:rPr>
        <w:t xml:space="preserve">» на месячный объем закупки ГСМ. </w:t>
      </w:r>
      <w:r w:rsidRPr="00A10693">
        <w:rPr>
          <w:rFonts w:ascii="Arial" w:hAnsi="Arial" w:cs="Arial"/>
          <w:color w:val="000000" w:themeColor="text1"/>
          <w:szCs w:val="24"/>
        </w:rPr>
        <w:t xml:space="preserve">В качестве поставщика указывается Деловой партнер, соответствующий </w:t>
      </w:r>
      <w:r>
        <w:rPr>
          <w:rFonts w:ascii="Arial" w:hAnsi="Arial" w:cs="Arial"/>
          <w:color w:val="000000" w:themeColor="text1"/>
          <w:szCs w:val="24"/>
        </w:rPr>
        <w:t xml:space="preserve">руководителю структурного подразделения. В заголовке заказа на поставку </w:t>
      </w:r>
      <w:r>
        <w:rPr>
          <w:rFonts w:ascii="Arial" w:hAnsi="Arial" w:cs="Arial"/>
        </w:rPr>
        <w:t>ставит индикатор «Допустима неограниченная сверхпоставка» (</w:t>
      </w:r>
      <w:r w:rsidRPr="00A10693">
        <w:rPr>
          <w:rFonts w:ascii="Arial" w:hAnsi="Arial" w:cs="Arial"/>
          <w:color w:val="000000" w:themeColor="text1"/>
          <w:szCs w:val="24"/>
        </w:rPr>
        <w:t xml:space="preserve">разработка </w:t>
      </w:r>
      <w:r>
        <w:rPr>
          <w:rFonts w:ascii="Arial" w:hAnsi="Arial" w:cs="Arial"/>
          <w:color w:val="000000" w:themeColor="text1"/>
          <w:szCs w:val="24"/>
          <w:lang w:val="en-US"/>
        </w:rPr>
        <w:t>MM</w:t>
      </w:r>
      <w:r w:rsidRPr="00DE26E1">
        <w:rPr>
          <w:rFonts w:ascii="Arial" w:hAnsi="Arial" w:cs="Arial"/>
          <w:color w:val="000000" w:themeColor="text1"/>
          <w:szCs w:val="24"/>
        </w:rPr>
        <w:t>55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>«Расширение полей</w:t>
      </w:r>
      <w:r w:rsidRPr="00A10693">
        <w:rPr>
          <w:rFonts w:ascii="Arial" w:hAnsi="Arial" w:cs="Arial"/>
          <w:color w:val="000000" w:themeColor="text1"/>
          <w:szCs w:val="24"/>
        </w:rPr>
        <w:t xml:space="preserve"> контракта</w:t>
      </w:r>
      <w:r>
        <w:rPr>
          <w:rFonts w:ascii="Arial" w:hAnsi="Arial" w:cs="Arial"/>
          <w:color w:val="000000" w:themeColor="text1"/>
          <w:szCs w:val="24"/>
        </w:rPr>
        <w:t>/заказа»</w:t>
      </w:r>
      <w:r>
        <w:rPr>
          <w:rFonts w:ascii="Arial" w:hAnsi="Arial" w:cs="Arial"/>
        </w:rPr>
        <w:t xml:space="preserve">). </w:t>
      </w:r>
      <w:r>
        <w:rPr>
          <w:rFonts w:ascii="Arial" w:hAnsi="Arial" w:cs="Arial"/>
          <w:color w:val="000000" w:themeColor="text1"/>
          <w:szCs w:val="24"/>
        </w:rPr>
        <w:t xml:space="preserve">К данному заказу в рамках процесса ПП-10.06.03 «Выполнение транспортных работ и работ технологического транспорта» выполняется поступление топлива в партию ТС в соответствии с предоставленными чеками (более подробно см. КД </w:t>
      </w:r>
      <w:r w:rsidR="00D2138A">
        <w:rPr>
          <w:rFonts w:ascii="Arial" w:hAnsi="Arial" w:cs="Arial"/>
          <w:color w:val="000000" w:themeColor="text1"/>
          <w:szCs w:val="24"/>
        </w:rPr>
        <w:t>ERP.</w:t>
      </w:r>
      <w:ins w:id="1694" w:author="SintsovaMA" w:date="2021-03-22T17:31:00Z">
        <w:r w:rsidR="00117C79" w:rsidRPr="004D0783">
          <w:rPr>
            <w:rFonts w:ascii="Arial" w:hAnsi="Arial" w:cs="Arial"/>
            <w:color w:val="000000" w:themeColor="text1"/>
            <w:szCs w:val="24"/>
            <w:rPrChange w:author="NazarovaVA" w:date="2021-03-24T10:18:00Z" w:id="1695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13.</w:t>
        </w:r>
      </w:ins>
      <w:r w:rsidR="00D2138A">
        <w:rPr>
          <w:rFonts w:ascii="Arial" w:hAnsi="Arial" w:cs="Arial"/>
          <w:color w:val="000000" w:themeColor="text1"/>
          <w:szCs w:val="24"/>
        </w:rPr>
        <w:t>9</w:t>
      </w:r>
      <w:ins w:id="1696" w:author="SintsovaMA" w:date="2021-03-22T17:31:00Z">
        <w:r w:rsidR="00117C79" w:rsidRPr="004D0783">
          <w:rPr>
            <w:rFonts w:ascii="Arial" w:hAnsi="Arial" w:cs="Arial"/>
            <w:color w:val="000000" w:themeColor="text1"/>
            <w:szCs w:val="24"/>
            <w:rPrChange w:author="NazarovaVA" w:date="2021-03-24T10:18:00Z" w:id="1697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_2_</w:t>
        </w:r>
      </w:ins>
      <w:del w:id="1698" w:author="SintsovaMA" w:date="2021-03-22T17:31:00Z">
        <w:r w:rsidR="00D2138A" w:rsidDel="00117C79">
          <w:rPr>
            <w:rFonts w:ascii="Arial" w:hAnsi="Arial" w:cs="Arial"/>
            <w:color w:val="000000" w:themeColor="text1"/>
            <w:szCs w:val="24"/>
          </w:rPr>
          <w:delText>.</w:delText>
        </w:r>
        <w:r w:rsidRPr="00C52537" w:rsidDel="00117C79">
          <w:rPr>
            <w:rFonts w:ascii="Arial" w:hAnsi="Arial" w:cs="Arial"/>
            <w:color w:val="000000" w:themeColor="text1"/>
            <w:szCs w:val="24"/>
          </w:rPr>
          <w:delText>1.</w:delText>
        </w:r>
      </w:del>
      <w:r w:rsidRPr="00C52537">
        <w:rPr>
          <w:rFonts w:ascii="Arial" w:hAnsi="Arial" w:cs="Arial"/>
          <w:color w:val="000000" w:themeColor="text1"/>
          <w:szCs w:val="24"/>
        </w:rPr>
        <w:t>61</w:t>
      </w:r>
      <w:ins w:id="1699" w:author="SintsovaMA" w:date="2021-03-22T17:31:00Z">
        <w:r w:rsidR="00117C79" w:rsidRPr="004D0783">
          <w:rPr>
            <w:rFonts w:ascii="Arial" w:hAnsi="Arial" w:cs="Arial"/>
            <w:color w:val="000000" w:themeColor="text1"/>
            <w:szCs w:val="24"/>
            <w:rPrChange w:author="NazarovaVA" w:date="2021-03-24T10:18:00Z" w:id="1700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</w:t>
        </w:r>
        <w:r w:rsidR="00117C79">
          <w:rPr>
            <w:rFonts w:ascii="Arial" w:hAnsi="Arial" w:cs="Arial"/>
            <w:color w:val="000000" w:themeColor="text1"/>
            <w:szCs w:val="24"/>
            <w:lang w:val="en-US"/>
          </w:rPr>
          <w:t>MM</w:t>
        </w:r>
      </w:ins>
      <w:r>
        <w:rPr>
          <w:rFonts w:ascii="Arial" w:hAnsi="Arial" w:cs="Arial"/>
          <w:color w:val="000000" w:themeColor="text1"/>
          <w:szCs w:val="24"/>
        </w:rPr>
        <w:t xml:space="preserve"> «Транспортная логистика»).</w:t>
      </w:r>
    </w:p>
    <w:p w14:paraId="20F6C06B" w14:textId="7DC55FF3" w:rsidR="009B5F76" w:rsidRPr="00A10693" w:rsidRDefault="009B5F76" w:rsidP="009B5F76">
      <w:pPr>
        <w:pStyle w:val="a8"/>
        <w:jc w:val="right"/>
        <w:rPr>
          <w:rFonts w:ascii="Arial" w:hAnsi="Arial" w:cs="Arial"/>
          <w:color w:val="000000" w:themeColor="text1"/>
        </w:rPr>
      </w:pPr>
      <w:bookmarkStart w:id="1701" w:name="_Ref517268264"/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45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>. Описание шага Создание заказа на поставку за наличный расчет.</w:t>
      </w:r>
      <w:bookmarkEnd w:id="1701"/>
      <w:r w:rsidRPr="00A10693">
        <w:rPr>
          <w:rFonts w:ascii="Arial" w:hAnsi="Arial" w:cs="Arial"/>
          <w:color w:val="000000" w:themeColor="text1"/>
        </w:rPr>
        <w:t xml:space="preserve">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6"/>
        <w:gridCol w:w="2308"/>
        <w:gridCol w:w="883"/>
        <w:gridCol w:w="2355"/>
        <w:gridCol w:w="1701"/>
        <w:gridCol w:w="1543"/>
      </w:tblGrid>
      <w:tr w:rsidR="006551B0" w:rsidRPr="00A10693" w14:paraId="5B1F08F0" w14:textId="77777777" w:rsidTr="00DA488E">
        <w:trPr>
          <w:cantSplit/>
          <w:trHeight w:val="397"/>
          <w:tblHeader/>
        </w:trPr>
        <w:tc>
          <w:tcPr>
            <w:tcW w:w="681" w:type="pct"/>
            <w:shd w:val="clear" w:color="auto" w:fill="FFC000"/>
            <w:vAlign w:val="center"/>
          </w:tcPr>
          <w:p w14:paraId="35407B26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1134" w:type="pct"/>
            <w:shd w:val="clear" w:color="auto" w:fill="FFC000"/>
            <w:vAlign w:val="center"/>
          </w:tcPr>
          <w:p w14:paraId="05C13614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34" w:type="pct"/>
            <w:shd w:val="clear" w:color="auto" w:fill="FFC000"/>
            <w:vAlign w:val="center"/>
          </w:tcPr>
          <w:p w14:paraId="60444580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1157" w:type="pct"/>
            <w:shd w:val="clear" w:color="auto" w:fill="FFC000"/>
          </w:tcPr>
          <w:p w14:paraId="362B2E18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836" w:type="pct"/>
            <w:shd w:val="clear" w:color="auto" w:fill="FFC000"/>
          </w:tcPr>
          <w:p w14:paraId="31942C75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758" w:type="pct"/>
            <w:shd w:val="clear" w:color="auto" w:fill="FFC000"/>
          </w:tcPr>
          <w:p w14:paraId="1C7A40E6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6551B0" w:rsidRPr="00A10693" w14:paraId="70D3A141" w14:textId="77777777" w:rsidTr="00DA488E">
        <w:trPr>
          <w:cantSplit/>
          <w:trHeight w:val="1252"/>
        </w:trPr>
        <w:tc>
          <w:tcPr>
            <w:tcW w:w="681" w:type="pct"/>
          </w:tcPr>
          <w:p w14:paraId="50A6B3A2" w14:textId="77777777" w:rsidR="006551B0" w:rsidRPr="00A10693" w:rsidRDefault="006551B0" w:rsidP="00DA488E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ПП-10.04.04.120</w:t>
            </w:r>
          </w:p>
        </w:tc>
        <w:tc>
          <w:tcPr>
            <w:tcW w:w="1134" w:type="pct"/>
          </w:tcPr>
          <w:p w14:paraId="26461C87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Подотчетным лицом подготовлен авансовый отчет</w:t>
            </w:r>
          </w:p>
        </w:tc>
        <w:tc>
          <w:tcPr>
            <w:tcW w:w="434" w:type="pct"/>
            <w:shd w:val="clear" w:color="auto" w:fill="auto"/>
          </w:tcPr>
          <w:p w14:paraId="6AC1363D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A10693">
              <w:rPr>
                <w:rFonts w:ascii="Arial" w:hAnsi="Arial" w:cs="Arial"/>
                <w:sz w:val="20"/>
              </w:rPr>
              <w:t>ME21N</w:t>
            </w:r>
          </w:p>
        </w:tc>
        <w:tc>
          <w:tcPr>
            <w:tcW w:w="1157" w:type="pct"/>
          </w:tcPr>
          <w:p w14:paraId="114AC224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Авансовый отчет с подтверждающими покупку документами</w:t>
            </w:r>
          </w:p>
        </w:tc>
        <w:tc>
          <w:tcPr>
            <w:tcW w:w="836" w:type="pct"/>
          </w:tcPr>
          <w:p w14:paraId="7C069BD7" w14:textId="6D0006C2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Заказ на поставку</w:t>
            </w:r>
            <w:r w:rsidR="00293D96" w:rsidRPr="00A10693">
              <w:rPr>
                <w:rFonts w:ascii="Arial" w:hAnsi="Arial" w:cs="Arial"/>
                <w:sz w:val="20"/>
              </w:rPr>
              <w:t xml:space="preserve"> с</w:t>
            </w:r>
            <w:r w:rsidRPr="00A10693">
              <w:rPr>
                <w:rFonts w:ascii="Arial" w:hAnsi="Arial" w:cs="Arial"/>
                <w:sz w:val="20"/>
              </w:rPr>
              <w:t xml:space="preserve"> вид</w:t>
            </w:r>
            <w:r w:rsidR="00293D96" w:rsidRPr="00A10693">
              <w:rPr>
                <w:rFonts w:ascii="Arial" w:hAnsi="Arial" w:cs="Arial"/>
                <w:sz w:val="20"/>
              </w:rPr>
              <w:t>ом</w:t>
            </w:r>
            <w:r w:rsidRPr="00A10693">
              <w:rPr>
                <w:rFonts w:ascii="Arial" w:hAnsi="Arial" w:cs="Arial"/>
                <w:sz w:val="20"/>
              </w:rPr>
              <w:t xml:space="preserve"> ZNL –  Закупка за наличный расчет</w:t>
            </w:r>
          </w:p>
        </w:tc>
        <w:tc>
          <w:tcPr>
            <w:tcW w:w="758" w:type="pct"/>
          </w:tcPr>
          <w:p w14:paraId="24959339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Руководитель СП</w:t>
            </w:r>
          </w:p>
        </w:tc>
      </w:tr>
    </w:tbl>
    <w:p w14:paraId="01DE3C2B" w14:textId="77777777" w:rsidR="009B5F76" w:rsidRPr="00A10693" w:rsidRDefault="009B5F76" w:rsidP="009B5F76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</w:p>
    <w:p w14:paraId="6AB58D55" w14:textId="5449425B" w:rsidR="000F4820" w:rsidRPr="00A10693" w:rsidRDefault="00C84BD1" w:rsidP="000F4820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 xml:space="preserve">ПП-10.04.04.130 </w:t>
      </w:r>
      <w:r w:rsidR="000F4820" w:rsidRPr="00A10693">
        <w:rPr>
          <w:b/>
          <w:i w:val="0"/>
          <w:sz w:val="24"/>
          <w:szCs w:val="24"/>
        </w:rPr>
        <w:t>Ф</w:t>
      </w:r>
      <w:r w:rsidR="000F4820" w:rsidRPr="00A10693">
        <w:rPr>
          <w:b/>
          <w:i w:val="0"/>
          <w:caps w:val="0"/>
          <w:sz w:val="24"/>
          <w:szCs w:val="24"/>
        </w:rPr>
        <w:t>ормирование акта списания</w:t>
      </w:r>
      <w:r w:rsidR="000F4820" w:rsidRPr="00A10693">
        <w:rPr>
          <w:b/>
          <w:i w:val="0"/>
          <w:sz w:val="24"/>
          <w:szCs w:val="24"/>
        </w:rPr>
        <w:t>.</w:t>
      </w:r>
    </w:p>
    <w:p w14:paraId="10783896" w14:textId="29C47F57" w:rsidR="006551B0" w:rsidRPr="00A10693" w:rsidRDefault="006551B0" w:rsidP="006551B0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47F1869E" w14:textId="77777777" w:rsidR="00FA166D" w:rsidRPr="00A10693" w:rsidRDefault="00FA166D" w:rsidP="00FA166D">
      <w:pPr>
        <w:pStyle w:val="afa"/>
        <w:autoSpaceDE w:val="0"/>
        <w:autoSpaceDN w:val="0"/>
        <w:adjustRightInd w:val="0"/>
        <w:spacing w:before="100" w:after="100" w:line="276" w:lineRule="auto"/>
        <w:ind w:left="936" w:firstLine="360"/>
        <w:rPr>
          <w:rFonts w:ascii="Arial" w:hAnsi="Arial" w:cs="Arial"/>
          <w:color w:val="000000"/>
        </w:rPr>
      </w:pPr>
      <w:r w:rsidRPr="00A10693">
        <w:rPr>
          <w:rFonts w:ascii="Arial" w:hAnsi="Arial" w:cs="Arial"/>
          <w:color w:val="000000"/>
        </w:rPr>
        <w:t>Шаг актуален для сценария 4: Выполнение закупки МТР за наличный расчет.</w:t>
      </w:r>
    </w:p>
    <w:p w14:paraId="4591C93F" w14:textId="66C18794" w:rsidR="00B72461" w:rsidRPr="00A10693" w:rsidRDefault="00FA166D" w:rsidP="00FA166D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6551B0" w:rsidRPr="00A10693">
        <w:rPr>
          <w:rFonts w:ascii="Arial" w:hAnsi="Arial" w:cs="Arial"/>
          <w:color w:val="000000" w:themeColor="text1"/>
          <w:szCs w:val="24"/>
        </w:rPr>
        <w:t xml:space="preserve">Если предоставлен акт списания, </w:t>
      </w:r>
      <w:r w:rsidR="003F2ED3">
        <w:rPr>
          <w:rFonts w:ascii="Arial" w:hAnsi="Arial" w:cs="Arial"/>
          <w:color w:val="000000" w:themeColor="text1"/>
          <w:szCs w:val="24"/>
        </w:rPr>
        <w:t xml:space="preserve">то </w:t>
      </w:r>
      <w:r w:rsidR="006551B0" w:rsidRPr="00A10693">
        <w:rPr>
          <w:rFonts w:ascii="Arial" w:hAnsi="Arial" w:cs="Arial"/>
          <w:color w:val="000000" w:themeColor="text1"/>
          <w:szCs w:val="24"/>
        </w:rPr>
        <w:t>руководитель</w:t>
      </w:r>
      <w:r w:rsidR="00B72461" w:rsidRPr="00A10693">
        <w:rPr>
          <w:rFonts w:ascii="Arial" w:hAnsi="Arial" w:cs="Arial"/>
          <w:color w:val="000000" w:themeColor="text1"/>
          <w:szCs w:val="24"/>
        </w:rPr>
        <w:t xml:space="preserve"> СП</w:t>
      </w:r>
      <w:r w:rsidR="006551B0" w:rsidRPr="00A10693">
        <w:rPr>
          <w:rFonts w:ascii="Arial" w:hAnsi="Arial" w:cs="Arial"/>
          <w:color w:val="000000" w:themeColor="text1"/>
          <w:szCs w:val="24"/>
        </w:rPr>
        <w:t xml:space="preserve"> регистрирует в SAP</w:t>
      </w:r>
      <w:r w:rsidR="006551B0" w:rsidRPr="00A10693">
        <w:rPr>
          <w:rFonts w:ascii="Arial" w:hAnsi="Arial" w:cs="Arial"/>
        </w:rPr>
        <w:t xml:space="preserve"> </w:t>
      </w:r>
      <w:r w:rsidR="006551B0" w:rsidRPr="00A10693">
        <w:rPr>
          <w:rFonts w:ascii="Arial" w:hAnsi="Arial" w:cs="Arial"/>
          <w:lang w:val="en-US"/>
        </w:rPr>
        <w:t>S</w:t>
      </w:r>
      <w:r w:rsidR="006551B0" w:rsidRPr="00A10693">
        <w:rPr>
          <w:rFonts w:ascii="Arial" w:hAnsi="Arial" w:cs="Arial"/>
        </w:rPr>
        <w:t>/4</w:t>
      </w:r>
      <w:r w:rsidR="006551B0" w:rsidRPr="00A10693">
        <w:rPr>
          <w:rFonts w:ascii="Arial" w:hAnsi="Arial" w:cs="Arial"/>
          <w:lang w:val="en-US"/>
        </w:rPr>
        <w:t>HANA</w:t>
      </w:r>
      <w:r w:rsidR="006551B0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3F2ED3">
        <w:rPr>
          <w:rFonts w:ascii="Arial" w:hAnsi="Arial" w:cs="Arial"/>
          <w:color w:val="000000" w:themeColor="text1"/>
          <w:szCs w:val="24"/>
        </w:rPr>
        <w:t xml:space="preserve">документ </w:t>
      </w:r>
      <w:r w:rsidR="003F2ED3" w:rsidRPr="00A10693">
        <w:rPr>
          <w:rFonts w:ascii="Arial" w:hAnsi="Arial" w:cs="Arial"/>
          <w:color w:val="000000" w:themeColor="text1"/>
          <w:szCs w:val="24"/>
        </w:rPr>
        <w:t>списани</w:t>
      </w:r>
      <w:r w:rsidR="003F2ED3">
        <w:rPr>
          <w:rFonts w:ascii="Arial" w:hAnsi="Arial" w:cs="Arial"/>
          <w:color w:val="000000" w:themeColor="text1"/>
          <w:szCs w:val="24"/>
        </w:rPr>
        <w:t>я МТР</w:t>
      </w:r>
      <w:r w:rsidR="003F2ED3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6551B0" w:rsidRPr="00A10693">
        <w:rPr>
          <w:rFonts w:ascii="Arial" w:hAnsi="Arial" w:cs="Arial"/>
          <w:color w:val="000000" w:themeColor="text1"/>
          <w:szCs w:val="24"/>
        </w:rPr>
        <w:t xml:space="preserve">к заказу на поставку за наличный расчет. Для этого в транзакции </w:t>
      </w:r>
      <w:r w:rsidR="00EB3743">
        <w:rPr>
          <w:rFonts w:ascii="Arial" w:hAnsi="Arial" w:cs="Arial"/>
          <w:color w:val="000000" w:themeColor="text1"/>
          <w:szCs w:val="24"/>
        </w:rPr>
        <w:t>«</w:t>
      </w:r>
      <w:r w:rsidR="006551B0" w:rsidRPr="00A10693">
        <w:rPr>
          <w:rFonts w:ascii="Arial" w:hAnsi="Arial" w:cs="Arial"/>
          <w:color w:val="000000" w:themeColor="text1"/>
          <w:szCs w:val="24"/>
        </w:rPr>
        <w:t>Поступление материалов</w:t>
      </w:r>
      <w:r w:rsidR="00EB3743">
        <w:rPr>
          <w:rFonts w:ascii="Arial" w:hAnsi="Arial" w:cs="Arial"/>
          <w:color w:val="000000" w:themeColor="text1"/>
          <w:szCs w:val="24"/>
        </w:rPr>
        <w:t>»</w:t>
      </w:r>
      <w:r w:rsidR="006551B0" w:rsidRPr="00A10693">
        <w:rPr>
          <w:rFonts w:ascii="Arial" w:hAnsi="Arial" w:cs="Arial"/>
          <w:color w:val="000000" w:themeColor="text1"/>
          <w:szCs w:val="24"/>
        </w:rPr>
        <w:t>, руководитель</w:t>
      </w:r>
      <w:r w:rsidR="00B72461" w:rsidRPr="00A10693">
        <w:rPr>
          <w:rFonts w:ascii="Arial" w:hAnsi="Arial" w:cs="Arial"/>
          <w:color w:val="000000" w:themeColor="text1"/>
          <w:szCs w:val="24"/>
        </w:rPr>
        <w:t xml:space="preserve"> СП</w:t>
      </w:r>
      <w:r w:rsidR="006551B0" w:rsidRPr="00A10693">
        <w:rPr>
          <w:rFonts w:ascii="Arial" w:hAnsi="Arial" w:cs="Arial"/>
          <w:color w:val="000000" w:themeColor="text1"/>
          <w:szCs w:val="24"/>
        </w:rPr>
        <w:t xml:space="preserve"> указывает номер заказа на поставку за наличны</w:t>
      </w:r>
      <w:r w:rsidR="003F2ED3">
        <w:rPr>
          <w:rFonts w:ascii="Arial" w:hAnsi="Arial" w:cs="Arial"/>
          <w:color w:val="000000" w:themeColor="text1"/>
          <w:szCs w:val="24"/>
        </w:rPr>
        <w:t>й</w:t>
      </w:r>
      <w:r w:rsidR="006551B0" w:rsidRPr="00A10693">
        <w:rPr>
          <w:rFonts w:ascii="Arial" w:hAnsi="Arial" w:cs="Arial"/>
          <w:color w:val="000000" w:themeColor="text1"/>
          <w:szCs w:val="24"/>
        </w:rPr>
        <w:t xml:space="preserve"> расчет</w:t>
      </w:r>
      <w:r w:rsidR="003F2ED3">
        <w:rPr>
          <w:rFonts w:ascii="Arial" w:hAnsi="Arial" w:cs="Arial"/>
          <w:color w:val="000000" w:themeColor="text1"/>
          <w:szCs w:val="24"/>
        </w:rPr>
        <w:t xml:space="preserve"> и</w:t>
      </w:r>
      <w:r w:rsidR="006551B0" w:rsidRPr="00A10693">
        <w:rPr>
          <w:rFonts w:ascii="Arial" w:hAnsi="Arial" w:cs="Arial"/>
          <w:color w:val="000000" w:themeColor="text1"/>
          <w:szCs w:val="24"/>
        </w:rPr>
        <w:t xml:space="preserve"> указывает вид движения 101. </w:t>
      </w:r>
    </w:p>
    <w:p w14:paraId="6F1F9AF2" w14:textId="71BF1364" w:rsidR="006551B0" w:rsidRPr="00A10693" w:rsidRDefault="006551B0" w:rsidP="00FA166D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Система автоматически </w:t>
      </w:r>
      <w:r w:rsidR="003F2ED3" w:rsidRPr="00A10693">
        <w:rPr>
          <w:rFonts w:ascii="Arial" w:hAnsi="Arial" w:cs="Arial"/>
          <w:color w:val="000000" w:themeColor="text1"/>
          <w:szCs w:val="24"/>
        </w:rPr>
        <w:t>п</w:t>
      </w:r>
      <w:r w:rsidR="003F2ED3">
        <w:rPr>
          <w:rFonts w:ascii="Arial" w:hAnsi="Arial" w:cs="Arial"/>
          <w:color w:val="000000" w:themeColor="text1"/>
          <w:szCs w:val="24"/>
        </w:rPr>
        <w:t>ереносит</w:t>
      </w:r>
      <w:r w:rsidR="003F2ED3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 xml:space="preserve">в документ поступления </w:t>
      </w:r>
      <w:r w:rsidR="003F2ED3" w:rsidRPr="00A10693">
        <w:rPr>
          <w:rFonts w:ascii="Arial" w:hAnsi="Arial" w:cs="Arial"/>
          <w:color w:val="000000" w:themeColor="text1"/>
          <w:szCs w:val="24"/>
        </w:rPr>
        <w:t>из заказа на поставку</w:t>
      </w:r>
      <w:r w:rsidRPr="00A10693">
        <w:rPr>
          <w:rFonts w:ascii="Arial" w:hAnsi="Arial" w:cs="Arial"/>
          <w:color w:val="000000" w:themeColor="text1"/>
          <w:szCs w:val="24"/>
        </w:rPr>
        <w:t xml:space="preserve"> все открытые (еще не списанные) позиции, руководитель устанавливает индикатор ОК для </w:t>
      </w:r>
      <w:r w:rsidRPr="00A10693">
        <w:rPr>
          <w:rFonts w:ascii="Arial" w:hAnsi="Arial" w:cs="Arial"/>
          <w:color w:val="000000" w:themeColor="text1"/>
          <w:szCs w:val="24"/>
        </w:rPr>
        <w:lastRenderedPageBreak/>
        <w:t xml:space="preserve">всех требуемых позиций, и нажимает кнопку Проводка. </w:t>
      </w:r>
      <w:r w:rsidR="00B72461" w:rsidRPr="00A10693">
        <w:rPr>
          <w:rFonts w:ascii="Arial" w:hAnsi="Arial" w:cs="Arial"/>
          <w:color w:val="000000" w:themeColor="text1"/>
          <w:szCs w:val="24"/>
        </w:rPr>
        <w:t>В момент проводки происходит списание затрат на МВЗ, указанное в заказе на поставку.</w:t>
      </w:r>
      <w:r w:rsidR="003F2ED3">
        <w:rPr>
          <w:rFonts w:ascii="Arial" w:hAnsi="Arial" w:cs="Arial"/>
          <w:color w:val="000000" w:themeColor="text1"/>
          <w:szCs w:val="24"/>
        </w:rPr>
        <w:t xml:space="preserve"> В результате формируется документ материала, а также бухгалтерский документ, отражающий списание МТР в затраты.</w:t>
      </w:r>
    </w:p>
    <w:p w14:paraId="382E94CB" w14:textId="3C17862A" w:rsidR="000F4820" w:rsidRPr="00A10693" w:rsidRDefault="000F4820" w:rsidP="000F4820">
      <w:pPr>
        <w:pStyle w:val="a8"/>
        <w:jc w:val="right"/>
        <w:rPr>
          <w:rFonts w:ascii="Arial" w:hAnsi="Arial" w:cs="Arial"/>
          <w:b/>
          <w:noProof/>
          <w:sz w:val="22"/>
        </w:rPr>
      </w:pPr>
      <w:bookmarkStart w:id="1702" w:name="_Ref517271377"/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46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>. Описание шага Формирование акта списания</w:t>
      </w:r>
      <w:bookmarkEnd w:id="1702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6"/>
        <w:gridCol w:w="2343"/>
        <w:gridCol w:w="759"/>
        <w:gridCol w:w="1734"/>
        <w:gridCol w:w="1986"/>
        <w:gridCol w:w="1968"/>
      </w:tblGrid>
      <w:tr w:rsidR="006551B0" w:rsidRPr="00A10693" w14:paraId="27EF7773" w14:textId="716F60DA" w:rsidTr="00DA488E">
        <w:trPr>
          <w:cantSplit/>
          <w:trHeight w:val="397"/>
          <w:tblHeader/>
        </w:trPr>
        <w:tc>
          <w:tcPr>
            <w:tcW w:w="681" w:type="pct"/>
            <w:shd w:val="clear" w:color="auto" w:fill="FFC000"/>
            <w:vAlign w:val="center"/>
          </w:tcPr>
          <w:p w14:paraId="6E0F0D8E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1151" w:type="pct"/>
            <w:shd w:val="clear" w:color="auto" w:fill="FFC000"/>
            <w:vAlign w:val="center"/>
          </w:tcPr>
          <w:p w14:paraId="5287EA4F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373" w:type="pct"/>
            <w:shd w:val="clear" w:color="auto" w:fill="FFC000"/>
            <w:vAlign w:val="center"/>
          </w:tcPr>
          <w:p w14:paraId="4334BDED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852" w:type="pct"/>
            <w:shd w:val="clear" w:color="auto" w:fill="FFC000"/>
          </w:tcPr>
          <w:p w14:paraId="59671625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976" w:type="pct"/>
            <w:shd w:val="clear" w:color="auto" w:fill="FFC000"/>
          </w:tcPr>
          <w:p w14:paraId="62C97C9B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967" w:type="pct"/>
            <w:shd w:val="clear" w:color="auto" w:fill="FFC000"/>
          </w:tcPr>
          <w:p w14:paraId="66BE271D" w14:textId="77777777" w:rsidR="006551B0" w:rsidRPr="00A10693" w:rsidRDefault="006551B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6551B0" w:rsidRPr="00A10693" w14:paraId="3705DF72" w14:textId="298A9AB5" w:rsidTr="00DA488E">
        <w:trPr>
          <w:cantSplit/>
          <w:trHeight w:val="1252"/>
        </w:trPr>
        <w:tc>
          <w:tcPr>
            <w:tcW w:w="681" w:type="pct"/>
          </w:tcPr>
          <w:p w14:paraId="28C6508B" w14:textId="77777777" w:rsidR="006551B0" w:rsidRPr="00A10693" w:rsidRDefault="006551B0" w:rsidP="00DA488E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ПП-10.04.04.130</w:t>
            </w:r>
          </w:p>
        </w:tc>
        <w:tc>
          <w:tcPr>
            <w:tcW w:w="1151" w:type="pct"/>
          </w:tcPr>
          <w:p w14:paraId="5B0CAF33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Подотчетное лицо предоставило акт списания к авансовому отчету</w:t>
            </w:r>
          </w:p>
          <w:p w14:paraId="10AA150B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73" w:type="pct"/>
            <w:shd w:val="clear" w:color="auto" w:fill="auto"/>
          </w:tcPr>
          <w:p w14:paraId="67F5EE7B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MIGO</w:t>
            </w:r>
          </w:p>
        </w:tc>
        <w:tc>
          <w:tcPr>
            <w:tcW w:w="852" w:type="pct"/>
          </w:tcPr>
          <w:p w14:paraId="60CADA52" w14:textId="6AB2E00E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 xml:space="preserve">ZNL – </w:t>
            </w:r>
            <w:r w:rsidR="00032C7D">
              <w:rPr>
                <w:rFonts w:ascii="Arial" w:hAnsi="Arial" w:cs="Arial"/>
                <w:sz w:val="20"/>
                <w:szCs w:val="20"/>
              </w:rPr>
              <w:t>Заказ на поставку</w:t>
            </w:r>
            <w:r w:rsidRPr="00A10693">
              <w:rPr>
                <w:rFonts w:ascii="Arial" w:hAnsi="Arial" w:cs="Arial"/>
                <w:sz w:val="20"/>
                <w:szCs w:val="20"/>
              </w:rPr>
              <w:t xml:space="preserve"> за наличные</w:t>
            </w:r>
          </w:p>
        </w:tc>
        <w:tc>
          <w:tcPr>
            <w:tcW w:w="976" w:type="pct"/>
          </w:tcPr>
          <w:p w14:paraId="61265C5F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Документ списания материала в затраты МВЗ</w:t>
            </w:r>
          </w:p>
        </w:tc>
        <w:tc>
          <w:tcPr>
            <w:tcW w:w="967" w:type="pct"/>
          </w:tcPr>
          <w:p w14:paraId="17B28786" w14:textId="77777777" w:rsidR="006551B0" w:rsidRPr="00A10693" w:rsidRDefault="006551B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Руководитель СП</w:t>
            </w:r>
          </w:p>
        </w:tc>
      </w:tr>
    </w:tbl>
    <w:p w14:paraId="7E640856" w14:textId="0ADD7598" w:rsidR="00FE00EA" w:rsidRPr="00A10693" w:rsidRDefault="00FE00EA" w:rsidP="00A73818"/>
    <w:p w14:paraId="6CF4F759" w14:textId="77777777" w:rsidR="00A73818" w:rsidRDefault="00A73818" w:rsidP="00A73818"/>
    <w:p w14:paraId="3E1EB3D9" w14:textId="77B1E325" w:rsidR="000F4820" w:rsidRPr="00A10693" w:rsidRDefault="003E3F8B" w:rsidP="000F4820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ПП-10.04.04.150</w:t>
      </w:r>
      <w:r w:rsidRPr="00A10693">
        <w:rPr>
          <w:rFonts w:cs="Arial"/>
        </w:rPr>
        <w:t xml:space="preserve"> </w:t>
      </w:r>
      <w:r w:rsidR="000F4820" w:rsidRPr="00A10693">
        <w:rPr>
          <w:b/>
          <w:i w:val="0"/>
          <w:sz w:val="24"/>
          <w:szCs w:val="24"/>
        </w:rPr>
        <w:t>П</w:t>
      </w:r>
      <w:r w:rsidR="000F4820" w:rsidRPr="00A10693">
        <w:rPr>
          <w:b/>
          <w:i w:val="0"/>
          <w:caps w:val="0"/>
          <w:sz w:val="24"/>
          <w:szCs w:val="24"/>
        </w:rPr>
        <w:t>редварительная регистрация кредиторской задолженности с учетом принятого количества</w:t>
      </w:r>
      <w:r w:rsidR="000F4820" w:rsidRPr="00A10693">
        <w:rPr>
          <w:b/>
          <w:i w:val="0"/>
          <w:sz w:val="24"/>
          <w:szCs w:val="24"/>
        </w:rPr>
        <w:t>.</w:t>
      </w:r>
    </w:p>
    <w:p w14:paraId="3AE66E37" w14:textId="60EB19CC" w:rsidR="000F4820" w:rsidRPr="00A10693" w:rsidRDefault="000F4820" w:rsidP="000F4820">
      <w:pPr>
        <w:pStyle w:val="afffc"/>
        <w:spacing w:line="276" w:lineRule="auto"/>
        <w:rPr>
          <w:sz w:val="24"/>
        </w:rPr>
      </w:pPr>
    </w:p>
    <w:p w14:paraId="36497F13" w14:textId="0BD5AB90" w:rsidR="0086376D" w:rsidRPr="00A10693" w:rsidRDefault="0086376D" w:rsidP="000F4820">
      <w:pPr>
        <w:pStyle w:val="afffc"/>
        <w:spacing w:line="276" w:lineRule="auto"/>
        <w:rPr>
          <w:rFonts w:ascii="Arial" w:eastAsia="Times New Roman" w:hAnsi="Arial" w:cs="Arial"/>
          <w:color w:val="000000" w:themeColor="text1"/>
          <w:kern w:val="0"/>
          <w:sz w:val="24"/>
          <w:lang w:eastAsia="en-US"/>
        </w:rPr>
      </w:pPr>
      <w:r w:rsidRPr="00A10693">
        <w:rPr>
          <w:rFonts w:ascii="Arial" w:hAnsi="Arial" w:eastAsia="Times New Roman" w:cs="Arial"/>
          <w:color w:val="000000" w:themeColor="text1"/>
          <w:kern w:val="0"/>
          <w:sz w:val="24"/>
          <w:lang w:eastAsia="en-US"/>
        </w:rPr>
        <w:t>Шаг актуален для следующих сценариев:</w:t>
      </w:r>
    </w:p>
    <w:p w14:paraId="01254E70" w14:textId="77777777" w:rsidR="0086376D" w:rsidRDefault="0086376D" w:rsidP="0086376D">
      <w:pPr>
        <w:autoSpaceDE w:val="0"/>
        <w:autoSpaceDN w:val="0"/>
        <w:spacing w:before="100" w:after="100" w:line="276" w:lineRule="auto"/>
        <w:ind w:left="588" w:firstLine="708"/>
        <w:rPr>
          <w:rFonts w:ascii="Arial" w:hAnsi="Arial" w:cs="Arial"/>
          <w:color w:val="000000"/>
          <w:sz w:val="20"/>
          <w:szCs w:val="20"/>
          <w:lang w:eastAsia="ru-RU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1: Управление обязательствами по договорам закупки с внешними контрагентами</w:t>
      </w:r>
      <w:r w:rsidRPr="00A10693">
        <w:rPr>
          <w:rFonts w:ascii="Arial" w:hAnsi="Arial" w:cs="Arial"/>
          <w:color w:val="000000"/>
          <w:sz w:val="20"/>
          <w:szCs w:val="20"/>
          <w:lang w:eastAsia="ru-RU"/>
        </w:rPr>
        <w:t>;</w:t>
      </w:r>
    </w:p>
    <w:p w14:paraId="72637159" w14:textId="651E797A" w:rsidR="00225C5E" w:rsidRPr="00A10693" w:rsidRDefault="00225C5E" w:rsidP="00225C5E">
      <w:pPr>
        <w:spacing w:after="240" w:line="276" w:lineRule="auto"/>
        <w:ind w:left="708" w:firstLine="588"/>
        <w:rPr>
          <w:rFonts w:ascii="Arial" w:hAnsi="Arial" w:cs="Arial"/>
        </w:rPr>
      </w:pPr>
      <w:r w:rsidRPr="00A10693">
        <w:rPr>
          <w:rFonts w:ascii="Arial" w:hAnsi="Arial" w:cs="Arial"/>
          <w:color w:val="000000"/>
        </w:rPr>
        <w:t>Сценарий 2: Управление обязательствами по договорам закупки МТР с внутригрупповыми контрагентами</w:t>
      </w:r>
      <w:r w:rsidR="007F5223" w:rsidRPr="000E4615">
        <w:rPr>
          <w:rFonts w:ascii="Arial" w:hAnsi="Arial" w:cs="Arial"/>
          <w:color w:val="000000"/>
        </w:rPr>
        <w:t>,</w:t>
      </w:r>
      <w:r w:rsidR="007F5223" w:rsidRPr="007F5223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</w:rPr>
        <w:t xml:space="preserve">работающими в </w:t>
      </w:r>
      <w:r w:rsidR="007F5223">
        <w:rPr>
          <w:rFonts w:ascii="Arial" w:hAnsi="Arial" w:cs="Arial"/>
          <w:color w:val="000000"/>
          <w:lang w:val="en-US"/>
        </w:rPr>
        <w:t>SAP</w:t>
      </w:r>
      <w:r w:rsidR="007F5223" w:rsidRPr="000E4615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  <w:lang w:val="en-US"/>
        </w:rPr>
        <w:t>S</w:t>
      </w:r>
      <w:r w:rsidR="007F5223" w:rsidRPr="000E4615">
        <w:rPr>
          <w:rFonts w:ascii="Arial" w:hAnsi="Arial" w:cs="Arial"/>
          <w:color w:val="000000"/>
        </w:rPr>
        <w:t>/4</w:t>
      </w:r>
      <w:r w:rsidR="007F5223">
        <w:rPr>
          <w:rFonts w:ascii="Arial" w:hAnsi="Arial" w:cs="Arial"/>
          <w:color w:val="000000"/>
          <w:lang w:val="en-US"/>
        </w:rPr>
        <w:t>HANA</w:t>
      </w:r>
      <w:r w:rsidRPr="00A10693">
        <w:rPr>
          <w:rFonts w:ascii="Arial" w:hAnsi="Arial" w:cs="Arial"/>
          <w:color w:val="000000"/>
        </w:rPr>
        <w:t>;</w:t>
      </w:r>
    </w:p>
    <w:p w14:paraId="6A01C4E3" w14:textId="77777777" w:rsidR="0086376D" w:rsidRPr="00A10693" w:rsidRDefault="0086376D" w:rsidP="0086376D">
      <w:pPr>
        <w:pStyle w:val="afa"/>
        <w:spacing w:after="240" w:line="276" w:lineRule="auto"/>
        <w:ind w:left="927" w:firstLine="369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/>
        </w:rPr>
        <w:t>Сценарий 4: Выполнение закупки МТР за наличный расчет</w:t>
      </w:r>
    </w:p>
    <w:p w14:paraId="4C36BA5C" w14:textId="458F98C7" w:rsidR="00452B34" w:rsidRPr="00A10693" w:rsidRDefault="005E316A" w:rsidP="009B5F76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В рамках сценариев 1 и 2 </w:t>
      </w:r>
      <w:r w:rsidRPr="00A10693">
        <w:rPr>
          <w:rFonts w:ascii="Arial" w:hAnsi="Arial" w:cs="Arial"/>
          <w:color w:val="000000" w:themeColor="text1"/>
          <w:szCs w:val="24"/>
        </w:rPr>
        <w:t xml:space="preserve">менеджер </w:t>
      </w:r>
      <w:r w:rsidR="0086376D" w:rsidRPr="00A10693">
        <w:rPr>
          <w:rFonts w:ascii="Arial" w:hAnsi="Arial" w:cs="Arial"/>
          <w:color w:val="000000" w:themeColor="text1"/>
          <w:szCs w:val="24"/>
        </w:rPr>
        <w:t>по сопровождению договора получает от поставщика пакет первичных расчетных документов</w:t>
      </w:r>
      <w:r>
        <w:rPr>
          <w:rFonts w:ascii="Arial" w:hAnsi="Arial" w:cs="Arial"/>
          <w:color w:val="000000" w:themeColor="text1"/>
          <w:szCs w:val="24"/>
        </w:rPr>
        <w:t xml:space="preserve"> и</w:t>
      </w:r>
      <w:r w:rsidR="0086376D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 xml:space="preserve">проверяет </w:t>
      </w:r>
      <w:r>
        <w:rPr>
          <w:rFonts w:ascii="Arial" w:hAnsi="Arial" w:cs="Arial"/>
          <w:color w:val="000000" w:themeColor="text1"/>
          <w:szCs w:val="24"/>
        </w:rPr>
        <w:t xml:space="preserve">их </w:t>
      </w:r>
      <w:r w:rsidR="0086376D" w:rsidRPr="00A10693">
        <w:rPr>
          <w:rFonts w:ascii="Arial" w:hAnsi="Arial" w:cs="Arial"/>
          <w:color w:val="000000" w:themeColor="text1"/>
          <w:szCs w:val="24"/>
        </w:rPr>
        <w:t xml:space="preserve">корректность. </w:t>
      </w:r>
      <w:r w:rsidR="00EB112A" w:rsidRPr="00A10693">
        <w:rPr>
          <w:rFonts w:ascii="Arial" w:hAnsi="Arial" w:cs="Arial"/>
          <w:color w:val="000000" w:themeColor="text1"/>
          <w:szCs w:val="24"/>
        </w:rPr>
        <w:t>В случае</w:t>
      </w:r>
      <w:r w:rsidR="006422F6" w:rsidRPr="00A10693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>обнаружения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EB112A" w:rsidRPr="00A10693">
        <w:rPr>
          <w:rFonts w:ascii="Arial" w:hAnsi="Arial" w:cs="Arial"/>
          <w:color w:val="000000" w:themeColor="text1"/>
          <w:szCs w:val="24"/>
        </w:rPr>
        <w:t>ошиб</w:t>
      </w:r>
      <w:r w:rsidR="006422F6" w:rsidRPr="00A10693">
        <w:rPr>
          <w:rFonts w:ascii="Arial" w:hAnsi="Arial" w:cs="Arial"/>
          <w:color w:val="000000" w:themeColor="text1"/>
          <w:szCs w:val="24"/>
        </w:rPr>
        <w:t>ок</w:t>
      </w:r>
      <w:r w:rsidR="00EB112A" w:rsidRPr="00A10693">
        <w:rPr>
          <w:rFonts w:ascii="Arial" w:hAnsi="Arial" w:cs="Arial"/>
          <w:color w:val="000000" w:themeColor="text1"/>
          <w:szCs w:val="24"/>
        </w:rPr>
        <w:t xml:space="preserve"> в документ</w:t>
      </w:r>
      <w:r w:rsidR="006422F6" w:rsidRPr="00A10693">
        <w:rPr>
          <w:rFonts w:ascii="Arial" w:hAnsi="Arial" w:cs="Arial"/>
          <w:color w:val="000000" w:themeColor="text1"/>
          <w:szCs w:val="24"/>
        </w:rPr>
        <w:t>ах</w:t>
      </w:r>
      <w:r w:rsidR="00EB112A" w:rsidRPr="00A10693">
        <w:rPr>
          <w:rFonts w:ascii="Arial" w:hAnsi="Arial" w:cs="Arial"/>
          <w:color w:val="000000" w:themeColor="text1"/>
          <w:szCs w:val="24"/>
        </w:rPr>
        <w:t xml:space="preserve">, возвращает </w:t>
      </w:r>
      <w:r>
        <w:rPr>
          <w:rFonts w:ascii="Arial" w:hAnsi="Arial" w:cs="Arial"/>
          <w:color w:val="000000" w:themeColor="text1"/>
          <w:szCs w:val="24"/>
        </w:rPr>
        <w:t>их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EB112A" w:rsidRPr="00A10693">
        <w:rPr>
          <w:rFonts w:ascii="Arial" w:hAnsi="Arial" w:cs="Arial"/>
          <w:color w:val="000000" w:themeColor="text1"/>
          <w:szCs w:val="24"/>
        </w:rPr>
        <w:t>на доработку поставщику.</w:t>
      </w:r>
    </w:p>
    <w:p w14:paraId="744FA00D" w14:textId="5F4F20CD" w:rsidR="0086376D" w:rsidRPr="00A10693" w:rsidRDefault="0086376D" w:rsidP="009B5F76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Пакет первичных расчетных документов</w:t>
      </w:r>
      <w:r w:rsidR="00EB112A" w:rsidRPr="00A10693">
        <w:rPr>
          <w:rFonts w:ascii="Arial" w:hAnsi="Arial" w:cs="Arial"/>
          <w:color w:val="000000" w:themeColor="text1"/>
          <w:szCs w:val="24"/>
        </w:rPr>
        <w:t xml:space="preserve"> для регистрации кредиторской задолженности</w:t>
      </w:r>
      <w:r w:rsidRPr="00A10693">
        <w:rPr>
          <w:rFonts w:ascii="Arial" w:hAnsi="Arial" w:cs="Arial"/>
          <w:color w:val="000000" w:themeColor="text1"/>
          <w:szCs w:val="24"/>
        </w:rPr>
        <w:t xml:space="preserve"> может </w:t>
      </w:r>
      <w:r w:rsidR="00EB112A" w:rsidRPr="00A10693">
        <w:rPr>
          <w:rFonts w:ascii="Arial" w:hAnsi="Arial" w:cs="Arial"/>
          <w:color w:val="000000" w:themeColor="text1"/>
          <w:szCs w:val="24"/>
        </w:rPr>
        <w:t>включать в себя</w:t>
      </w:r>
      <w:r w:rsidRPr="00A10693">
        <w:rPr>
          <w:rFonts w:ascii="Arial" w:hAnsi="Arial" w:cs="Arial"/>
          <w:color w:val="000000" w:themeColor="text1"/>
          <w:szCs w:val="24"/>
        </w:rPr>
        <w:t>:</w:t>
      </w:r>
    </w:p>
    <w:p w14:paraId="5E4B765A" w14:textId="1AF05366" w:rsidR="0086376D" w:rsidRPr="00A10693" w:rsidRDefault="0086376D" w:rsidP="00925910">
      <w:pPr>
        <w:pStyle w:val="afa"/>
        <w:numPr>
          <w:ilvl w:val="0"/>
          <w:numId w:val="43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ТОРГ-12</w:t>
      </w:r>
      <w:r w:rsidR="00EB112A" w:rsidRPr="00A10693">
        <w:rPr>
          <w:rFonts w:ascii="Arial" w:hAnsi="Arial" w:cs="Arial"/>
          <w:color w:val="000000" w:themeColor="text1"/>
          <w:szCs w:val="24"/>
        </w:rPr>
        <w:t>;</w:t>
      </w:r>
    </w:p>
    <w:p w14:paraId="7AA9154F" w14:textId="10BC2DE0" w:rsidR="0086376D" w:rsidRPr="00A10693" w:rsidRDefault="0086376D" w:rsidP="00925910">
      <w:pPr>
        <w:pStyle w:val="afa"/>
        <w:numPr>
          <w:ilvl w:val="0"/>
          <w:numId w:val="43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Счет-фактура</w:t>
      </w:r>
      <w:r w:rsidR="00EB112A" w:rsidRPr="00A10693">
        <w:rPr>
          <w:rFonts w:ascii="Arial" w:hAnsi="Arial" w:cs="Arial"/>
          <w:color w:val="000000" w:themeColor="text1"/>
          <w:szCs w:val="24"/>
        </w:rPr>
        <w:t>;</w:t>
      </w:r>
    </w:p>
    <w:p w14:paraId="188DBB73" w14:textId="3AACEC82" w:rsidR="00836ED6" w:rsidRPr="00A10693" w:rsidRDefault="00836ED6" w:rsidP="00925910">
      <w:pPr>
        <w:pStyle w:val="afa"/>
        <w:numPr>
          <w:ilvl w:val="0"/>
          <w:numId w:val="43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УПД;</w:t>
      </w:r>
    </w:p>
    <w:p w14:paraId="230E0FCD" w14:textId="1E38983C" w:rsidR="0086376D" w:rsidRPr="00A10693" w:rsidRDefault="0086376D" w:rsidP="00925910">
      <w:pPr>
        <w:pStyle w:val="afa"/>
        <w:numPr>
          <w:ilvl w:val="0"/>
          <w:numId w:val="43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Инвойс</w:t>
      </w:r>
      <w:r w:rsidR="00EB112A" w:rsidRPr="00A10693">
        <w:rPr>
          <w:rFonts w:ascii="Arial" w:hAnsi="Arial" w:cs="Arial"/>
          <w:color w:val="000000" w:themeColor="text1"/>
          <w:szCs w:val="24"/>
        </w:rPr>
        <w:t>;</w:t>
      </w:r>
    </w:p>
    <w:p w14:paraId="6BCA7592" w14:textId="7C34EF90" w:rsidR="0086376D" w:rsidRDefault="0086376D" w:rsidP="00925910">
      <w:pPr>
        <w:pStyle w:val="afa"/>
        <w:numPr>
          <w:ilvl w:val="0"/>
          <w:numId w:val="43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Счет-фактура корректировочная</w:t>
      </w:r>
      <w:r w:rsidR="00EB112A" w:rsidRPr="00A10693">
        <w:rPr>
          <w:rFonts w:ascii="Arial" w:hAnsi="Arial" w:cs="Arial"/>
          <w:color w:val="000000" w:themeColor="text1"/>
          <w:szCs w:val="24"/>
        </w:rPr>
        <w:t>;</w:t>
      </w:r>
    </w:p>
    <w:p w14:paraId="0E5A2FA7" w14:textId="376B6B8C" w:rsidR="00574895" w:rsidRDefault="00574895" w:rsidP="00925910">
      <w:pPr>
        <w:pStyle w:val="afa"/>
        <w:numPr>
          <w:ilvl w:val="0"/>
          <w:numId w:val="43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Счет-фактура исправительная;</w:t>
      </w:r>
    </w:p>
    <w:p w14:paraId="12046426" w14:textId="1FD2C7A3" w:rsidR="00574895" w:rsidRDefault="00574895" w:rsidP="00925910">
      <w:pPr>
        <w:pStyle w:val="afa"/>
        <w:numPr>
          <w:ilvl w:val="0"/>
          <w:numId w:val="43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УПД корректировочный;</w:t>
      </w:r>
    </w:p>
    <w:p w14:paraId="2F09A384" w14:textId="4ECDD466" w:rsidR="00574895" w:rsidRPr="00A10693" w:rsidRDefault="00574895" w:rsidP="00925910">
      <w:pPr>
        <w:pStyle w:val="afa"/>
        <w:numPr>
          <w:ilvl w:val="0"/>
          <w:numId w:val="43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lastRenderedPageBreak/>
        <w:t>УПД исправительный;</w:t>
      </w:r>
    </w:p>
    <w:p w14:paraId="6CA7985B" w14:textId="02197B24" w:rsidR="00452B34" w:rsidRPr="00A10693" w:rsidRDefault="00EB112A" w:rsidP="009B5F76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Кредиторская задолженность регистрируется в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A10693">
        <w:rPr>
          <w:rFonts w:ascii="Arial" w:hAnsi="Arial" w:cs="Arial"/>
          <w:color w:val="000000" w:themeColor="text1"/>
          <w:szCs w:val="24"/>
        </w:rPr>
        <w:t xml:space="preserve">/4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HANA</w:t>
      </w:r>
      <w:r w:rsidRPr="00A10693">
        <w:rPr>
          <w:rFonts w:ascii="Arial" w:hAnsi="Arial" w:cs="Arial"/>
          <w:color w:val="000000" w:themeColor="text1"/>
          <w:szCs w:val="24"/>
        </w:rPr>
        <w:t xml:space="preserve"> как системный документ Входящий счет. Менеджер по сопровождению договора в транзакции </w:t>
      </w:r>
      <w:r w:rsidR="00EB3743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Создание счетов поставщика</w:t>
      </w:r>
      <w:r w:rsidR="00EB3743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>, указывает:</w:t>
      </w:r>
    </w:p>
    <w:p w14:paraId="74476741" w14:textId="30EBFB6F" w:rsidR="00EB112A" w:rsidRPr="00A10693" w:rsidRDefault="00EB112A" w:rsidP="00925910">
      <w:pPr>
        <w:pStyle w:val="afa"/>
        <w:numPr>
          <w:ilvl w:val="0"/>
          <w:numId w:val="44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Операцию – Счет либо Кредитовое, дебетовое авизо – для регистрации корректировочных документов</w:t>
      </w:r>
      <w:r w:rsidR="002139AC" w:rsidRPr="00A10693">
        <w:rPr>
          <w:rFonts w:ascii="Arial" w:hAnsi="Arial" w:cs="Arial"/>
          <w:color w:val="000000" w:themeColor="text1"/>
          <w:szCs w:val="24"/>
        </w:rPr>
        <w:t>;</w:t>
      </w:r>
    </w:p>
    <w:p w14:paraId="58832E66" w14:textId="5D269028" w:rsidR="00EB112A" w:rsidRPr="00A10693" w:rsidRDefault="00EB112A" w:rsidP="00925910">
      <w:pPr>
        <w:pStyle w:val="afa"/>
        <w:numPr>
          <w:ilvl w:val="0"/>
          <w:numId w:val="44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Ссылочный документ –</w:t>
      </w:r>
      <w:r w:rsidR="002139AC" w:rsidRPr="00A10693">
        <w:rPr>
          <w:rFonts w:ascii="Arial" w:hAnsi="Arial" w:cs="Arial"/>
          <w:color w:val="000000" w:themeColor="text1"/>
          <w:szCs w:val="24"/>
        </w:rPr>
        <w:t xml:space="preserve"> Можно указать либо внешний номер накладной поставщика, либо номер заказа на поставку (спецификации, разнарядки). Автоматически в позиции счета копируются </w:t>
      </w:r>
      <w:r w:rsidR="002139AC" w:rsidRPr="00A10693">
        <w:rPr>
          <w:rFonts w:ascii="Arial" w:hAnsi="Arial" w:eastAsia="Calibri" w:cs="Arial"/>
          <w:color w:val="000000" w:themeColor="text1"/>
          <w:lang w:eastAsia="ru-RU"/>
        </w:rPr>
        <w:t>оприходованные</w:t>
      </w:r>
      <w:r w:rsidR="005E316A">
        <w:rPr>
          <w:rFonts w:ascii="Arial" w:hAnsi="Arial" w:eastAsia="Calibri" w:cs="Arial"/>
          <w:color w:val="000000" w:themeColor="text1"/>
          <w:lang w:eastAsia="ru-RU"/>
        </w:rPr>
        <w:t xml:space="preserve">, но </w:t>
      </w:r>
      <w:r w:rsidR="002139AC" w:rsidRPr="00A10693">
        <w:rPr>
          <w:rFonts w:ascii="Arial" w:hAnsi="Arial" w:eastAsia="Calibri" w:cs="Arial"/>
          <w:color w:val="000000" w:themeColor="text1"/>
          <w:lang w:eastAsia="ru-RU"/>
        </w:rPr>
        <w:t xml:space="preserve">не отфактурированные количества </w:t>
      </w:r>
      <w:r w:rsidR="00CF128E">
        <w:rPr>
          <w:rFonts w:ascii="Arial" w:hAnsi="Arial" w:eastAsia="Calibri" w:cs="Arial"/>
          <w:color w:val="000000" w:themeColor="text1"/>
          <w:lang w:eastAsia="ru-RU"/>
        </w:rPr>
        <w:t>по</w:t>
      </w:r>
      <w:r w:rsidR="00CF128E" w:rsidRPr="00A10693">
        <w:rPr>
          <w:rFonts w:ascii="Arial" w:hAnsi="Arial" w:eastAsia="Calibri" w:cs="Arial"/>
          <w:color w:val="000000" w:themeColor="text1"/>
          <w:lang w:eastAsia="ru-RU"/>
        </w:rPr>
        <w:t xml:space="preserve"> накладного поставщика</w:t>
      </w:r>
      <w:r w:rsidR="002139AC" w:rsidRPr="00A10693">
        <w:rPr>
          <w:rFonts w:ascii="Arial" w:hAnsi="Arial" w:eastAsia="Calibri" w:cs="Arial"/>
          <w:color w:val="000000" w:themeColor="text1"/>
          <w:lang w:eastAsia="ru-RU"/>
        </w:rPr>
        <w:t xml:space="preserve"> либо спецификации и расчетные суммы по данным заказа на поставку</w:t>
      </w:r>
      <w:r w:rsidR="00371B72" w:rsidRPr="00A10693">
        <w:rPr>
          <w:rFonts w:ascii="Arial" w:hAnsi="Arial" w:eastAsia="Calibri" w:cs="Arial"/>
          <w:color w:val="000000" w:themeColor="text1"/>
          <w:lang w:eastAsia="ru-RU"/>
        </w:rPr>
        <w:t>. Менеджер по сопровождению сверяет эти данные с первичным документом поставщика</w:t>
      </w:r>
      <w:r w:rsidR="002139AC" w:rsidRPr="00A10693">
        <w:rPr>
          <w:rFonts w:ascii="Arial" w:hAnsi="Arial" w:eastAsia="Calibri" w:cs="Arial"/>
          <w:color w:val="000000" w:themeColor="text1"/>
          <w:lang w:eastAsia="ru-RU"/>
        </w:rPr>
        <w:t>;</w:t>
      </w:r>
    </w:p>
    <w:p w14:paraId="5AE5E2CB" w14:textId="535C39C6" w:rsidR="002139AC" w:rsidRPr="00A10693" w:rsidRDefault="002139AC" w:rsidP="00925910">
      <w:pPr>
        <w:pStyle w:val="afa"/>
        <w:numPr>
          <w:ilvl w:val="0"/>
          <w:numId w:val="44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Дату </w:t>
      </w:r>
      <w:r w:rsidR="00A01099">
        <w:rPr>
          <w:rFonts w:ascii="Arial" w:hAnsi="Arial" w:cs="Arial"/>
          <w:color w:val="000000" w:themeColor="text1"/>
          <w:szCs w:val="24"/>
        </w:rPr>
        <w:t>счета</w:t>
      </w:r>
      <w:r w:rsidR="00A01099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 xml:space="preserve">– дата первичного расчетного документа </w:t>
      </w:r>
    </w:p>
    <w:p w14:paraId="0903A42B" w14:textId="274A940A" w:rsidR="002139AC" w:rsidRPr="00A10693" w:rsidRDefault="002139AC" w:rsidP="00925910">
      <w:pPr>
        <w:pStyle w:val="afa"/>
        <w:numPr>
          <w:ilvl w:val="0"/>
          <w:numId w:val="44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Ссылку – номер первичного расчетного документа на основании которого регистрируется входящий счет</w:t>
      </w:r>
    </w:p>
    <w:p w14:paraId="51A6DF0F" w14:textId="3979F8DF" w:rsidR="00A01099" w:rsidRPr="00A10693" w:rsidRDefault="00A01099" w:rsidP="00925910">
      <w:pPr>
        <w:pStyle w:val="afa"/>
        <w:numPr>
          <w:ilvl w:val="0"/>
          <w:numId w:val="44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Сумм</w:t>
      </w:r>
      <w:r w:rsidR="00761D97">
        <w:rPr>
          <w:rFonts w:ascii="Arial" w:hAnsi="Arial" w:cs="Arial"/>
          <w:color w:val="000000" w:themeColor="text1"/>
          <w:szCs w:val="24"/>
        </w:rPr>
        <w:t>у</w:t>
      </w:r>
      <w:r>
        <w:rPr>
          <w:rFonts w:ascii="Arial" w:hAnsi="Arial" w:cs="Arial"/>
          <w:color w:val="000000" w:themeColor="text1"/>
          <w:szCs w:val="24"/>
        </w:rPr>
        <w:t xml:space="preserve"> НДС – определяется автоматически, в случае расхождения корректирует вручную</w:t>
      </w:r>
    </w:p>
    <w:p w14:paraId="731E09EA" w14:textId="269AEAA0" w:rsidR="002139AC" w:rsidRPr="00A10693" w:rsidRDefault="00761D97" w:rsidP="00925910">
      <w:pPr>
        <w:pStyle w:val="afa"/>
        <w:numPr>
          <w:ilvl w:val="0"/>
          <w:numId w:val="44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Сумм</w:t>
      </w:r>
      <w:r>
        <w:rPr>
          <w:rFonts w:ascii="Arial" w:hAnsi="Arial" w:cs="Arial"/>
          <w:color w:val="000000" w:themeColor="text1"/>
          <w:szCs w:val="24"/>
        </w:rPr>
        <w:t>у</w:t>
      </w:r>
      <w:r w:rsidR="002139AC" w:rsidRPr="00A10693">
        <w:rPr>
          <w:rFonts w:ascii="Arial" w:hAnsi="Arial" w:cs="Arial"/>
          <w:color w:val="000000" w:themeColor="text1"/>
          <w:szCs w:val="24"/>
        </w:rPr>
        <w:t xml:space="preserve"> счета брутто – вручную вносится сумма с НДС </w:t>
      </w:r>
      <w:r w:rsidR="005E316A">
        <w:rPr>
          <w:rFonts w:ascii="Arial" w:hAnsi="Arial" w:cs="Arial"/>
          <w:color w:val="000000" w:themeColor="text1"/>
          <w:szCs w:val="24"/>
        </w:rPr>
        <w:t>из</w:t>
      </w:r>
      <w:r w:rsidR="005E316A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2139AC" w:rsidRPr="00A10693">
        <w:rPr>
          <w:rFonts w:ascii="Arial" w:hAnsi="Arial" w:cs="Arial"/>
          <w:color w:val="000000" w:themeColor="text1"/>
          <w:szCs w:val="24"/>
        </w:rPr>
        <w:t>первичного документа. Если документ создан корректно, то в информационном поле Сальдо сумма буде</w:t>
      </w:r>
      <w:r w:rsidR="00371B72" w:rsidRPr="00A10693">
        <w:rPr>
          <w:rFonts w:ascii="Arial" w:hAnsi="Arial" w:cs="Arial"/>
          <w:color w:val="000000" w:themeColor="text1"/>
          <w:szCs w:val="24"/>
        </w:rPr>
        <w:t xml:space="preserve">т равна 0. Если сумма не равно 0, то это означает, что поставщик предоставил некорректные первичные документы и необходимо вернуть пакет первичных документов на доработку поставщику. </w:t>
      </w:r>
    </w:p>
    <w:p w14:paraId="25C5B5C3" w14:textId="1E670847" w:rsidR="00371B72" w:rsidRPr="00A10693" w:rsidRDefault="00371B72" w:rsidP="00925910">
      <w:pPr>
        <w:pStyle w:val="afa"/>
        <w:numPr>
          <w:ilvl w:val="0"/>
          <w:numId w:val="44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Если в заказе на поставку были запланированы ТЗР и поставщик их выставил отдельным счетом, то при создании входящего </w:t>
      </w:r>
      <w:r w:rsidR="006422F6" w:rsidRPr="00A10693">
        <w:rPr>
          <w:rFonts w:ascii="Arial" w:hAnsi="Arial" w:cs="Arial"/>
          <w:color w:val="000000" w:themeColor="text1"/>
          <w:szCs w:val="24"/>
        </w:rPr>
        <w:t>счета указывается вид позиции «Запланированные затраты на доставку» при этом система автоматически выберет и скопирует из заказа на поставку позиции плановых ТЗР</w:t>
      </w:r>
      <w:r w:rsidR="0070724A">
        <w:rPr>
          <w:rFonts w:ascii="Arial" w:hAnsi="Arial" w:cs="Arial"/>
          <w:color w:val="000000" w:themeColor="text1"/>
          <w:szCs w:val="24"/>
        </w:rPr>
        <w:t>.</w:t>
      </w:r>
    </w:p>
    <w:p w14:paraId="70A99BF1" w14:textId="3DDD238C" w:rsidR="006422F6" w:rsidRPr="00A10693" w:rsidRDefault="00DF501E" w:rsidP="006422F6">
      <w:p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Документ сохраняется в статусе предварительно зарегистрирован. </w:t>
      </w:r>
    </w:p>
    <w:p w14:paraId="4BAE0A0E" w14:textId="6EC49D50" w:rsidR="006422F6" w:rsidRPr="00A10693" w:rsidRDefault="006422F6" w:rsidP="006422F6">
      <w:pPr>
        <w:pStyle w:val="afa"/>
        <w:spacing w:after="240" w:line="276" w:lineRule="auto"/>
        <w:ind w:left="927" w:firstLine="369"/>
        <w:rPr>
          <w:rFonts w:ascii="Arial" w:hAnsi="Arial" w:cs="Arial"/>
          <w:color w:val="000000"/>
        </w:rPr>
      </w:pPr>
      <w:r w:rsidRPr="00A10693">
        <w:rPr>
          <w:rFonts w:ascii="Arial" w:hAnsi="Arial" w:cs="Arial"/>
          <w:color w:val="000000"/>
        </w:rPr>
        <w:t>Сценарий 4: Выполнение закупки МТР за наличный расчет</w:t>
      </w:r>
    </w:p>
    <w:p w14:paraId="07D40B4A" w14:textId="096FA395" w:rsidR="006422F6" w:rsidRPr="00A10693" w:rsidRDefault="006422F6" w:rsidP="006422F6">
      <w:p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ab/>
      </w:r>
      <w:r w:rsidRPr="00A10693">
        <w:rPr>
          <w:rFonts w:ascii="Arial" w:hAnsi="Arial" w:cs="Arial"/>
          <w:color w:val="000000" w:themeColor="text1"/>
          <w:szCs w:val="24"/>
        </w:rPr>
        <w:t xml:space="preserve">На основании полученных от подотчетного лица первичных документов руководитель </w:t>
      </w:r>
      <w:r w:rsidR="00722670">
        <w:rPr>
          <w:rFonts w:ascii="Arial" w:hAnsi="Arial" w:cs="Arial"/>
          <w:color w:val="000000" w:themeColor="text1"/>
          <w:szCs w:val="24"/>
        </w:rPr>
        <w:t xml:space="preserve">СП </w:t>
      </w:r>
      <w:r w:rsidRPr="00A10693">
        <w:rPr>
          <w:rFonts w:ascii="Arial" w:hAnsi="Arial" w:cs="Arial"/>
          <w:color w:val="000000" w:themeColor="text1"/>
          <w:szCs w:val="24"/>
        </w:rPr>
        <w:t xml:space="preserve">регистрирует </w:t>
      </w:r>
      <w:r w:rsidR="005E316A" w:rsidRPr="00A10693">
        <w:rPr>
          <w:rFonts w:ascii="Arial" w:hAnsi="Arial" w:cs="Arial"/>
          <w:color w:val="000000" w:themeColor="text1"/>
          <w:szCs w:val="24"/>
        </w:rPr>
        <w:t xml:space="preserve">кредиторскою задолженность </w:t>
      </w:r>
      <w:r w:rsidR="005E316A">
        <w:rPr>
          <w:rFonts w:ascii="Arial" w:hAnsi="Arial" w:cs="Arial"/>
          <w:color w:val="000000" w:themeColor="text1"/>
          <w:szCs w:val="24"/>
        </w:rPr>
        <w:t>с помощью</w:t>
      </w:r>
      <w:r w:rsidR="005E316A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 xml:space="preserve">транзакции </w:t>
      </w:r>
      <w:r w:rsidR="005E316A">
        <w:rPr>
          <w:rFonts w:ascii="Arial" w:hAnsi="Arial" w:cs="Arial"/>
          <w:color w:val="000000" w:themeColor="text1"/>
          <w:szCs w:val="24"/>
        </w:rPr>
        <w:t>«</w:t>
      </w:r>
      <w:r w:rsidR="005E316A" w:rsidRPr="00A10693">
        <w:rPr>
          <w:rFonts w:ascii="Arial" w:hAnsi="Arial" w:cs="Arial"/>
          <w:color w:val="000000" w:themeColor="text1"/>
          <w:szCs w:val="24"/>
        </w:rPr>
        <w:t xml:space="preserve">Входящий </w:t>
      </w:r>
      <w:r w:rsidRPr="00A10693">
        <w:rPr>
          <w:rFonts w:ascii="Arial" w:hAnsi="Arial" w:cs="Arial"/>
          <w:color w:val="000000" w:themeColor="text1"/>
          <w:szCs w:val="24"/>
        </w:rPr>
        <w:t>счет</w:t>
      </w:r>
      <w:r w:rsidR="005E316A">
        <w:rPr>
          <w:rFonts w:ascii="Arial" w:hAnsi="Arial" w:cs="Arial"/>
          <w:color w:val="000000" w:themeColor="text1"/>
          <w:szCs w:val="24"/>
        </w:rPr>
        <w:t>»</w:t>
      </w:r>
      <w:r w:rsidR="00EC0EE5" w:rsidRPr="00A10693">
        <w:rPr>
          <w:rFonts w:ascii="Arial" w:hAnsi="Arial" w:cs="Arial"/>
          <w:color w:val="000000" w:themeColor="text1"/>
          <w:szCs w:val="24"/>
        </w:rPr>
        <w:t xml:space="preserve">. </w:t>
      </w:r>
    </w:p>
    <w:p w14:paraId="40CC1D9A" w14:textId="4B9E31AF" w:rsidR="00EC0EE5" w:rsidRPr="00A10693" w:rsidRDefault="005E316A" w:rsidP="00EC0EE5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При этом </w:t>
      </w:r>
      <w:r w:rsidR="00EC0EE5" w:rsidRPr="00A10693">
        <w:rPr>
          <w:rFonts w:ascii="Arial" w:hAnsi="Arial" w:cs="Arial"/>
          <w:color w:val="000000" w:themeColor="text1"/>
          <w:szCs w:val="24"/>
        </w:rPr>
        <w:t xml:space="preserve">Руководитель </w:t>
      </w:r>
      <w:r w:rsidR="00722670">
        <w:rPr>
          <w:rFonts w:ascii="Arial" w:hAnsi="Arial" w:cs="Arial"/>
          <w:color w:val="000000" w:themeColor="text1"/>
          <w:szCs w:val="24"/>
        </w:rPr>
        <w:t xml:space="preserve">СП </w:t>
      </w:r>
      <w:r w:rsidR="00EC0EE5" w:rsidRPr="00A10693">
        <w:rPr>
          <w:rFonts w:ascii="Arial" w:hAnsi="Arial" w:cs="Arial"/>
          <w:color w:val="000000" w:themeColor="text1"/>
          <w:szCs w:val="24"/>
        </w:rPr>
        <w:t>указывает:</w:t>
      </w:r>
    </w:p>
    <w:p w14:paraId="71986A1E" w14:textId="776F80A0" w:rsidR="00EC0EE5" w:rsidRPr="00A10693" w:rsidRDefault="00EC0EE5" w:rsidP="00925910">
      <w:pPr>
        <w:pStyle w:val="afa"/>
        <w:numPr>
          <w:ilvl w:val="0"/>
          <w:numId w:val="45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Операцию – </w:t>
      </w:r>
      <w:r w:rsidR="004A42FE">
        <w:rPr>
          <w:rFonts w:ascii="Arial" w:hAnsi="Arial" w:cs="Arial"/>
          <w:color w:val="000000" w:themeColor="text1"/>
          <w:szCs w:val="24"/>
        </w:rPr>
        <w:t>с</w:t>
      </w:r>
      <w:r w:rsidR="004A42FE" w:rsidRPr="00A10693">
        <w:rPr>
          <w:rFonts w:ascii="Arial" w:hAnsi="Arial" w:cs="Arial"/>
          <w:color w:val="000000" w:themeColor="text1"/>
          <w:szCs w:val="24"/>
        </w:rPr>
        <w:t>чет</w:t>
      </w:r>
      <w:r w:rsidRPr="00A10693">
        <w:rPr>
          <w:rFonts w:ascii="Arial" w:hAnsi="Arial" w:cs="Arial"/>
          <w:color w:val="000000" w:themeColor="text1"/>
          <w:szCs w:val="24"/>
        </w:rPr>
        <w:t>;</w:t>
      </w:r>
    </w:p>
    <w:p w14:paraId="7F2C048B" w14:textId="0CCA9913" w:rsidR="00EC0EE5" w:rsidRPr="00A10693" w:rsidRDefault="00EC0EE5" w:rsidP="00056C8A">
      <w:pPr>
        <w:pStyle w:val="afa"/>
        <w:numPr>
          <w:ilvl w:val="0"/>
          <w:numId w:val="45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lastRenderedPageBreak/>
        <w:t xml:space="preserve">Ссылочный документ – </w:t>
      </w:r>
      <w:r w:rsidR="004A42FE">
        <w:rPr>
          <w:rFonts w:ascii="Arial" w:hAnsi="Arial" w:cs="Arial"/>
          <w:color w:val="000000" w:themeColor="text1"/>
          <w:szCs w:val="24"/>
        </w:rPr>
        <w:t>у</w:t>
      </w:r>
      <w:r w:rsidR="004A42FE" w:rsidRPr="00A10693">
        <w:rPr>
          <w:rFonts w:ascii="Arial" w:hAnsi="Arial" w:cs="Arial"/>
          <w:color w:val="000000" w:themeColor="text1"/>
          <w:szCs w:val="24"/>
        </w:rPr>
        <w:t xml:space="preserve">казывается </w:t>
      </w:r>
      <w:r w:rsidR="00DF501E" w:rsidRPr="00A10693">
        <w:rPr>
          <w:rFonts w:ascii="Arial" w:hAnsi="Arial" w:cs="Arial"/>
          <w:color w:val="000000" w:themeColor="text1"/>
          <w:szCs w:val="24"/>
        </w:rPr>
        <w:t>заказ на поставку за наличные</w:t>
      </w:r>
      <w:r w:rsidR="00056C8A">
        <w:rPr>
          <w:rFonts w:ascii="Arial" w:hAnsi="Arial" w:cs="Arial"/>
          <w:color w:val="000000" w:themeColor="text1"/>
          <w:szCs w:val="24"/>
        </w:rPr>
        <w:t xml:space="preserve"> вида </w:t>
      </w:r>
      <w:r w:rsidR="00056C8A" w:rsidRPr="00056C8A">
        <w:rPr>
          <w:rFonts w:ascii="Arial" w:hAnsi="Arial" w:cs="Arial"/>
          <w:color w:val="000000" w:themeColor="text1"/>
          <w:szCs w:val="24"/>
        </w:rPr>
        <w:t>ZNL «Заказ на пост. налич»</w:t>
      </w:r>
      <w:r w:rsidRPr="00A10693">
        <w:rPr>
          <w:rFonts w:ascii="Arial" w:hAnsi="Arial" w:eastAsia="Calibri" w:cs="Arial"/>
          <w:color w:val="000000" w:themeColor="text1"/>
          <w:lang w:eastAsia="ru-RU"/>
        </w:rPr>
        <w:t>;</w:t>
      </w:r>
    </w:p>
    <w:p w14:paraId="56B74E3E" w14:textId="51390A34" w:rsidR="00EC0EE5" w:rsidRPr="00A10693" w:rsidRDefault="00EC0EE5" w:rsidP="00925910">
      <w:pPr>
        <w:pStyle w:val="afa"/>
        <w:numPr>
          <w:ilvl w:val="0"/>
          <w:numId w:val="45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Дату </w:t>
      </w:r>
      <w:r w:rsidR="00A01099">
        <w:rPr>
          <w:rFonts w:ascii="Arial" w:hAnsi="Arial" w:cs="Arial"/>
          <w:color w:val="000000" w:themeColor="text1"/>
          <w:szCs w:val="24"/>
        </w:rPr>
        <w:t>счета</w:t>
      </w:r>
      <w:r w:rsidR="00A01099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>– дата первичного расчетного документа</w:t>
      </w:r>
      <w:r w:rsidR="00B870CF">
        <w:rPr>
          <w:rFonts w:ascii="Arial" w:hAnsi="Arial" w:cs="Arial"/>
          <w:color w:val="000000" w:themeColor="text1"/>
          <w:szCs w:val="24"/>
        </w:rPr>
        <w:t>;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</w:p>
    <w:p w14:paraId="51418334" w14:textId="77777777" w:rsidR="00EC0EE5" w:rsidRDefault="00EC0EE5" w:rsidP="00925910">
      <w:pPr>
        <w:pStyle w:val="afa"/>
        <w:numPr>
          <w:ilvl w:val="0"/>
          <w:numId w:val="45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Ссылку – номер первичного расчетного документа на основании которого регистрируется входящий счет</w:t>
      </w:r>
    </w:p>
    <w:p w14:paraId="4A81D855" w14:textId="2B7546B8" w:rsidR="00B870CF" w:rsidRPr="00A10693" w:rsidRDefault="00CF128E" w:rsidP="00925910">
      <w:pPr>
        <w:pStyle w:val="afa"/>
        <w:numPr>
          <w:ilvl w:val="0"/>
          <w:numId w:val="45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Выставитель</w:t>
      </w:r>
      <w:r w:rsidR="00B870CF">
        <w:rPr>
          <w:rFonts w:ascii="Arial" w:hAnsi="Arial" w:cs="Arial"/>
          <w:color w:val="000000" w:themeColor="text1"/>
          <w:szCs w:val="24"/>
        </w:rPr>
        <w:t xml:space="preserve"> счета – по умолчанию копируется из ссылочного заказа на поставку, </w:t>
      </w:r>
      <w:r w:rsidR="00C91FA1">
        <w:rPr>
          <w:rFonts w:ascii="Arial" w:hAnsi="Arial" w:cs="Arial"/>
          <w:color w:val="000000" w:themeColor="text1"/>
          <w:szCs w:val="24"/>
        </w:rPr>
        <w:t>(если это месячный заказ на закупку топлива, то</w:t>
      </w:r>
      <w:r w:rsidR="00B870CF">
        <w:rPr>
          <w:rFonts w:ascii="Arial" w:hAnsi="Arial" w:cs="Arial"/>
          <w:color w:val="000000" w:themeColor="text1"/>
          <w:szCs w:val="24"/>
        </w:rPr>
        <w:t xml:space="preserve"> меняется на делового партнера, соответствующего водителю</w:t>
      </w:r>
      <w:r w:rsidR="007F150D">
        <w:rPr>
          <w:rFonts w:ascii="Arial" w:hAnsi="Arial" w:cs="Arial"/>
          <w:color w:val="000000" w:themeColor="text1"/>
          <w:szCs w:val="24"/>
        </w:rPr>
        <w:t>,</w:t>
      </w:r>
      <w:r w:rsidR="00B870CF">
        <w:rPr>
          <w:rFonts w:ascii="Arial" w:hAnsi="Arial" w:cs="Arial"/>
          <w:color w:val="000000" w:themeColor="text1"/>
          <w:szCs w:val="24"/>
        </w:rPr>
        <w:t xml:space="preserve"> осуществившему закупку);</w:t>
      </w:r>
    </w:p>
    <w:p w14:paraId="59534432" w14:textId="153709CF" w:rsidR="00EC0EE5" w:rsidRPr="00A10693" w:rsidRDefault="00EC0EE5" w:rsidP="00925910">
      <w:pPr>
        <w:pStyle w:val="afa"/>
        <w:numPr>
          <w:ilvl w:val="0"/>
          <w:numId w:val="45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Сумма счета брутто – вручную вносится сумма с НДС с первичного документа. </w:t>
      </w:r>
    </w:p>
    <w:p w14:paraId="693BB6C7" w14:textId="5376312E" w:rsidR="00DF501E" w:rsidRPr="00A10693" w:rsidRDefault="00DF501E" w:rsidP="009B5F76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Документ сохраняется в статусе предварительно зарегистрирован.</w:t>
      </w:r>
    </w:p>
    <w:p w14:paraId="4F51C148" w14:textId="0851CD86" w:rsidR="009B5F76" w:rsidRPr="00A10693" w:rsidRDefault="009B5F76" w:rsidP="009B5F76">
      <w:pPr>
        <w:pStyle w:val="a8"/>
        <w:jc w:val="right"/>
        <w:rPr>
          <w:rFonts w:ascii="Arial" w:hAnsi="Arial" w:cs="Arial"/>
          <w:b/>
          <w:noProof/>
          <w:sz w:val="22"/>
        </w:rPr>
      </w:pPr>
      <w:bookmarkStart w:id="1703" w:name="_Ref517276771"/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47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>. Описание шага Предварительная регистрация кредиторской задолженности</w:t>
      </w:r>
      <w:bookmarkEnd w:id="1703"/>
    </w:p>
    <w:tbl>
      <w:tblPr>
        <w:tblW w:w="493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90"/>
        <w:gridCol w:w="2004"/>
        <w:gridCol w:w="842"/>
        <w:gridCol w:w="2697"/>
        <w:gridCol w:w="1419"/>
        <w:gridCol w:w="1698"/>
      </w:tblGrid>
      <w:tr w:rsidR="006422F6" w:rsidRPr="00A10693" w14:paraId="5E68E42F" w14:textId="77777777" w:rsidTr="00DA488E">
        <w:trPr>
          <w:cantSplit/>
          <w:trHeight w:val="397"/>
          <w:tblHeader/>
        </w:trPr>
        <w:tc>
          <w:tcPr>
            <w:tcW w:w="691" w:type="pct"/>
            <w:shd w:val="clear" w:color="auto" w:fill="FFC000"/>
            <w:vAlign w:val="center"/>
          </w:tcPr>
          <w:p w14:paraId="0E70BF46" w14:textId="77777777" w:rsidR="006422F6" w:rsidRPr="00A10693" w:rsidRDefault="006422F6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997" w:type="pct"/>
            <w:shd w:val="clear" w:color="auto" w:fill="FFC000"/>
            <w:vAlign w:val="center"/>
          </w:tcPr>
          <w:p w14:paraId="1666AB49" w14:textId="77777777" w:rsidR="006422F6" w:rsidRPr="00A10693" w:rsidRDefault="006422F6" w:rsidP="00DA488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19" w:type="pct"/>
            <w:shd w:val="clear" w:color="auto" w:fill="FFC000"/>
            <w:vAlign w:val="center"/>
          </w:tcPr>
          <w:p w14:paraId="7BC5D49A" w14:textId="77777777" w:rsidR="006422F6" w:rsidRPr="00A10693" w:rsidRDefault="006422F6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1342" w:type="pct"/>
            <w:shd w:val="clear" w:color="auto" w:fill="FFC000"/>
          </w:tcPr>
          <w:p w14:paraId="6F7A03EA" w14:textId="77777777" w:rsidR="006422F6" w:rsidRPr="00A10693" w:rsidRDefault="006422F6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706" w:type="pct"/>
            <w:shd w:val="clear" w:color="auto" w:fill="FFC000"/>
          </w:tcPr>
          <w:p w14:paraId="36F51E78" w14:textId="77777777" w:rsidR="006422F6" w:rsidRPr="00A10693" w:rsidRDefault="006422F6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846" w:type="pct"/>
            <w:shd w:val="clear" w:color="auto" w:fill="FFC000"/>
          </w:tcPr>
          <w:p w14:paraId="749EC22C" w14:textId="77777777" w:rsidR="006422F6" w:rsidRPr="00A10693" w:rsidRDefault="006422F6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6422F6" w:rsidRPr="00A10693" w14:paraId="33178BB5" w14:textId="77777777" w:rsidTr="00DA488E">
        <w:trPr>
          <w:cantSplit/>
          <w:trHeight w:val="1252"/>
        </w:trPr>
        <w:tc>
          <w:tcPr>
            <w:tcW w:w="691" w:type="pct"/>
          </w:tcPr>
          <w:p w14:paraId="7906CF04" w14:textId="77777777" w:rsidR="006422F6" w:rsidRPr="00A10693" w:rsidRDefault="006422F6" w:rsidP="00DA488E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ПП-10.04.04.150</w:t>
            </w:r>
          </w:p>
        </w:tc>
        <w:tc>
          <w:tcPr>
            <w:tcW w:w="997" w:type="pct"/>
          </w:tcPr>
          <w:p w14:paraId="1540B488" w14:textId="77777777" w:rsidR="006422F6" w:rsidRPr="00A10693" w:rsidRDefault="006422F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Зарегистрировано поступление МТР, либо проведен акт списания</w:t>
            </w:r>
          </w:p>
          <w:p w14:paraId="6E5A846B" w14:textId="77777777" w:rsidR="006422F6" w:rsidRPr="00A10693" w:rsidRDefault="006422F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И</w:t>
            </w:r>
          </w:p>
          <w:p w14:paraId="2196F3DC" w14:textId="77777777" w:rsidR="006422F6" w:rsidRPr="00A10693" w:rsidRDefault="006422F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Получены первичные расчетные документы (Счет-фактура, УПД, ТОРГ-12)</w:t>
            </w:r>
          </w:p>
        </w:tc>
        <w:tc>
          <w:tcPr>
            <w:tcW w:w="419" w:type="pct"/>
            <w:shd w:val="clear" w:color="auto" w:fill="auto"/>
          </w:tcPr>
          <w:p w14:paraId="3716037B" w14:textId="77777777" w:rsidR="006422F6" w:rsidRPr="00A10693" w:rsidRDefault="006422F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MIR7</w:t>
            </w:r>
          </w:p>
        </w:tc>
        <w:tc>
          <w:tcPr>
            <w:tcW w:w="1342" w:type="pct"/>
          </w:tcPr>
          <w:p w14:paraId="6290673D" w14:textId="21A62E5F" w:rsidR="006422F6" w:rsidRPr="00A10693" w:rsidRDefault="006422F6" w:rsidP="00DA488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 xml:space="preserve">ZNL – </w:t>
            </w:r>
            <w:r w:rsidR="00032C7D">
              <w:rPr>
                <w:rFonts w:ascii="Arial" w:hAnsi="Arial" w:cs="Arial"/>
                <w:sz w:val="20"/>
                <w:szCs w:val="20"/>
              </w:rPr>
              <w:t>Заказ на поставку</w:t>
            </w:r>
            <w:r w:rsidRPr="00A10693">
              <w:rPr>
                <w:rFonts w:ascii="Arial" w:hAnsi="Arial" w:cs="Arial"/>
                <w:sz w:val="20"/>
                <w:szCs w:val="20"/>
              </w:rPr>
              <w:t xml:space="preserve"> за наличные;</w:t>
            </w:r>
          </w:p>
          <w:p w14:paraId="58D57C08" w14:textId="77777777" w:rsidR="006422F6" w:rsidRPr="00A10693" w:rsidRDefault="006422F6" w:rsidP="00DA488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ИЛИ</w:t>
            </w:r>
          </w:p>
          <w:p w14:paraId="110415D4" w14:textId="77777777" w:rsidR="006422F6" w:rsidRPr="00A10693" w:rsidRDefault="006422F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Спецификация вида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  <w:p w14:paraId="64C60E1A" w14:textId="77777777" w:rsidR="006422F6" w:rsidRPr="00A10693" w:rsidRDefault="006422F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ИЛИ</w:t>
            </w:r>
          </w:p>
          <w:p w14:paraId="1D17DC1B" w14:textId="5840D648" w:rsidR="006422F6" w:rsidRPr="00A10693" w:rsidRDefault="006422F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ZRZN – Разнарядка</w:t>
            </w:r>
          </w:p>
          <w:p w14:paraId="3763B76C" w14:textId="77777777" w:rsidR="006422F6" w:rsidRPr="00A10693" w:rsidRDefault="006422F6" w:rsidP="00DA488E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706" w:type="pct"/>
          </w:tcPr>
          <w:p w14:paraId="07808C3F" w14:textId="77777777" w:rsidR="006422F6" w:rsidRPr="00A10693" w:rsidRDefault="006422F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Входящий счет (предварительно зарегистрирован)</w:t>
            </w:r>
          </w:p>
        </w:tc>
        <w:tc>
          <w:tcPr>
            <w:tcW w:w="846" w:type="pct"/>
          </w:tcPr>
          <w:p w14:paraId="6990F07A" w14:textId="77777777" w:rsidR="006422F6" w:rsidRPr="00A10693" w:rsidRDefault="006422F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Менеджер по сопровождению договора; </w:t>
            </w:r>
          </w:p>
          <w:p w14:paraId="78665CDF" w14:textId="77777777" w:rsidR="006422F6" w:rsidRPr="00A10693" w:rsidRDefault="006422F6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0A05CE14" w14:textId="77777777" w:rsidR="006422F6" w:rsidRPr="00A10693" w:rsidRDefault="006422F6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Руководитель СП.</w:t>
            </w:r>
          </w:p>
        </w:tc>
      </w:tr>
    </w:tbl>
    <w:p w14:paraId="3AA69D0E" w14:textId="77777777" w:rsidR="009B5F76" w:rsidRPr="00A10693" w:rsidRDefault="009B5F76" w:rsidP="000F4820">
      <w:pPr>
        <w:pStyle w:val="afffc"/>
        <w:spacing w:line="276" w:lineRule="auto"/>
        <w:rPr>
          <w:rFonts w:ascii="Arial" w:eastAsia="Calibri" w:hAnsi="Arial" w:cs="Arial"/>
          <w:color w:val="000000" w:themeColor="text1"/>
          <w:kern w:val="0"/>
          <w:sz w:val="24"/>
          <w:lang w:eastAsia="ru-RU"/>
        </w:rPr>
      </w:pPr>
    </w:p>
    <w:p w14:paraId="0391074A" w14:textId="77777777" w:rsidR="00D2193A" w:rsidRPr="00A10693" w:rsidRDefault="00D2193A" w:rsidP="000F4820">
      <w:pPr>
        <w:pStyle w:val="afffc"/>
        <w:spacing w:line="276" w:lineRule="auto"/>
        <w:rPr>
          <w:rFonts w:ascii="Arial" w:eastAsia="Calibri" w:hAnsi="Arial" w:cs="Arial"/>
          <w:color w:val="000000" w:themeColor="text1"/>
          <w:kern w:val="0"/>
          <w:sz w:val="24"/>
          <w:lang w:eastAsia="ru-RU"/>
        </w:rPr>
      </w:pPr>
    </w:p>
    <w:p w14:paraId="48558804" w14:textId="428AAA1A" w:rsidR="000F4820" w:rsidRPr="00A10693" w:rsidRDefault="003C5FB5" w:rsidP="000F4820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ПП-10.04.04.151</w:t>
      </w:r>
      <w:r w:rsidRPr="00A10693">
        <w:rPr>
          <w:rFonts w:cs="Arial"/>
        </w:rPr>
        <w:t xml:space="preserve"> </w:t>
      </w:r>
      <w:r w:rsidR="000F4820" w:rsidRPr="00A10693">
        <w:rPr>
          <w:b/>
          <w:i w:val="0"/>
          <w:sz w:val="24"/>
          <w:szCs w:val="24"/>
        </w:rPr>
        <w:t>П</w:t>
      </w:r>
      <w:r w:rsidR="000F4820" w:rsidRPr="00A10693">
        <w:rPr>
          <w:b/>
          <w:i w:val="0"/>
          <w:caps w:val="0"/>
          <w:sz w:val="24"/>
          <w:szCs w:val="24"/>
        </w:rPr>
        <w:t>редварительная регистрация кредиторской задолженности с учетом принятого количества (автоматически)</w:t>
      </w:r>
      <w:r w:rsidR="000F4820" w:rsidRPr="00A10693">
        <w:rPr>
          <w:b/>
          <w:i w:val="0"/>
          <w:sz w:val="24"/>
          <w:szCs w:val="24"/>
        </w:rPr>
        <w:t>.</w:t>
      </w:r>
    </w:p>
    <w:p w14:paraId="0740692A" w14:textId="77777777" w:rsidR="002178CF" w:rsidRPr="00A10693" w:rsidRDefault="002178CF" w:rsidP="00DE5E8D">
      <w:pPr>
        <w:spacing w:after="200" w:line="276" w:lineRule="auto"/>
        <w:ind w:firstLine="576"/>
        <w:rPr>
          <w:rFonts w:ascii="Arial" w:hAnsi="Arial" w:cs="Arial"/>
          <w:color w:val="000000" w:themeColor="text1"/>
        </w:rPr>
      </w:pPr>
    </w:p>
    <w:p w14:paraId="3F012E37" w14:textId="36160EBE" w:rsidR="00DE5E8D" w:rsidRPr="00A10693" w:rsidRDefault="002178CF" w:rsidP="00DE5E8D">
      <w:pPr>
        <w:spacing w:after="200" w:line="276" w:lineRule="auto"/>
        <w:ind w:firstLine="576"/>
        <w:rPr>
          <w:rFonts w:ascii="Arial" w:hAnsi="Arial" w:cs="Arial"/>
          <w:szCs w:val="24"/>
        </w:rPr>
      </w:pPr>
      <w:r w:rsidRPr="00A10693">
        <w:rPr>
          <w:rFonts w:ascii="Arial" w:hAnsi="Arial" w:cs="Arial"/>
          <w:color w:val="000000" w:themeColor="text1"/>
        </w:rPr>
        <w:t>Шаг актуален для следующих сценариев:</w:t>
      </w:r>
    </w:p>
    <w:p w14:paraId="5881C114" w14:textId="77777777" w:rsidR="002178CF" w:rsidRPr="00A10693" w:rsidRDefault="002178CF" w:rsidP="002178CF">
      <w:pPr>
        <w:autoSpaceDE w:val="0"/>
        <w:autoSpaceDN w:val="0"/>
        <w:spacing w:before="100" w:after="100" w:line="276" w:lineRule="auto"/>
        <w:ind w:left="588" w:firstLine="708"/>
        <w:rPr>
          <w:rFonts w:ascii="Arial" w:hAnsi="Arial" w:cs="Arial"/>
          <w:color w:val="000000"/>
          <w:sz w:val="20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1: Управление обязательствами по договорам закупки с внешними контрагентами</w:t>
      </w:r>
      <w:r w:rsidRPr="00A10693">
        <w:rPr>
          <w:rFonts w:ascii="Arial" w:hAnsi="Arial" w:cs="Arial"/>
          <w:color w:val="000000"/>
          <w:sz w:val="20"/>
          <w:szCs w:val="20"/>
          <w:lang w:eastAsia="ru-RU"/>
        </w:rPr>
        <w:t>;</w:t>
      </w:r>
    </w:p>
    <w:p w14:paraId="19BF8576" w14:textId="77777777" w:rsidR="00225C5E" w:rsidRDefault="00225C5E" w:rsidP="00DE5E8D">
      <w:pPr>
        <w:spacing w:after="200" w:line="276" w:lineRule="auto"/>
        <w:ind w:firstLine="576"/>
        <w:rPr>
          <w:rFonts w:ascii="Arial" w:hAnsi="Arial" w:cs="Arial"/>
          <w:szCs w:val="24"/>
        </w:rPr>
      </w:pPr>
    </w:p>
    <w:p w14:paraId="3FE0A2C4" w14:textId="64E2D55C" w:rsidR="002178CF" w:rsidRPr="00A10693" w:rsidRDefault="002178CF" w:rsidP="00DE5E8D">
      <w:pPr>
        <w:spacing w:after="200" w:line="276" w:lineRule="auto"/>
        <w:ind w:firstLine="576"/>
        <w:rPr>
          <w:rFonts w:ascii="Arial" w:hAnsi="Arial" w:cs="Arial"/>
          <w:szCs w:val="24"/>
        </w:rPr>
      </w:pPr>
      <w:r w:rsidRPr="00A10693">
        <w:rPr>
          <w:rFonts w:ascii="Arial" w:hAnsi="Arial" w:cs="Arial"/>
          <w:szCs w:val="24"/>
        </w:rPr>
        <w:t>Входящий счет может быть зарегистрирован автоматически в случае:</w:t>
      </w:r>
    </w:p>
    <w:p w14:paraId="0B0C114A" w14:textId="5EBA329A" w:rsidR="00D217D1" w:rsidRPr="00A10693" w:rsidRDefault="00D217D1" w:rsidP="00FE4414">
      <w:pPr>
        <w:pStyle w:val="afa"/>
        <w:numPr>
          <w:ilvl w:val="0"/>
          <w:numId w:val="39"/>
        </w:numPr>
        <w:spacing w:after="240" w:line="276" w:lineRule="auto"/>
        <w:rPr>
          <w:rFonts w:ascii="Arial" w:eastAsia="Calibri" w:hAnsi="Arial"/>
          <w:szCs w:val="28"/>
        </w:rPr>
      </w:pPr>
      <w:r w:rsidRPr="00A10693">
        <w:rPr>
          <w:rFonts w:ascii="Arial" w:hAnsi="Arial" w:eastAsia="Calibri"/>
          <w:szCs w:val="28"/>
        </w:rPr>
        <w:t>Если поставщик в системе взаимодействия с поставщиком зарегистрировал этот документ</w:t>
      </w:r>
      <w:r w:rsidR="00082BF9">
        <w:rPr>
          <w:rFonts w:ascii="Arial" w:hAnsi="Arial" w:eastAsia="Calibri"/>
          <w:szCs w:val="28"/>
        </w:rPr>
        <w:t>.</w:t>
      </w:r>
      <w:r w:rsidR="00935FCE">
        <w:rPr>
          <w:rFonts w:ascii="Arial" w:hAnsi="Arial" w:eastAsia="Calibri"/>
          <w:szCs w:val="28"/>
        </w:rPr>
        <w:t xml:space="preserve"> </w:t>
      </w:r>
      <w:r w:rsidR="00082BF9" w:rsidRPr="00A10693">
        <w:rPr>
          <w:rFonts w:ascii="Arial" w:hAnsi="Arial" w:cs="Arial"/>
          <w:color w:val="000000" w:themeColor="text1"/>
          <w:szCs w:val="24"/>
        </w:rPr>
        <w:t xml:space="preserve">Данный </w:t>
      </w:r>
      <w:r w:rsidR="00082BF9">
        <w:rPr>
          <w:rFonts w:ascii="Arial" w:hAnsi="Arial" w:cs="Arial"/>
          <w:color w:val="000000" w:themeColor="text1"/>
          <w:szCs w:val="24"/>
        </w:rPr>
        <w:t>вариант</w:t>
      </w:r>
      <w:r w:rsidR="00082BF9" w:rsidRPr="00A10693">
        <w:rPr>
          <w:rFonts w:ascii="Arial" w:hAnsi="Arial" w:cs="Arial"/>
          <w:color w:val="000000" w:themeColor="text1"/>
          <w:szCs w:val="24"/>
        </w:rPr>
        <w:t xml:space="preserve"> планируется к реализации в рамках </w:t>
      </w:r>
      <w:r w:rsidR="00082BF9">
        <w:rPr>
          <w:rFonts w:ascii="Arial" w:hAnsi="Arial" w:cs="Arial"/>
          <w:color w:val="000000" w:themeColor="text1"/>
          <w:szCs w:val="24"/>
        </w:rPr>
        <w:t xml:space="preserve">последующих этапов развития системы </w:t>
      </w:r>
      <w:r w:rsidR="00082BF9">
        <w:rPr>
          <w:rFonts w:ascii="Arial" w:hAnsi="Arial" w:cs="Arial"/>
          <w:color w:val="000000" w:themeColor="text1"/>
          <w:szCs w:val="24"/>
          <w:lang w:val="en-US"/>
        </w:rPr>
        <w:t>SRM</w:t>
      </w:r>
      <w:r w:rsidR="00082BF9">
        <w:rPr>
          <w:rFonts w:ascii="Arial" w:hAnsi="Arial" w:cs="Arial"/>
          <w:color w:val="000000" w:themeColor="text1"/>
          <w:szCs w:val="24"/>
        </w:rPr>
        <w:t xml:space="preserve"> и на текущем этапе проекта данная интеграция не проектируется.</w:t>
      </w:r>
      <w:r w:rsidR="00082BF9" w:rsidRPr="00FB7C88">
        <w:rPr>
          <w:rFonts w:ascii="Arial" w:hAnsi="Arial" w:cs="Arial"/>
          <w:color w:val="000000" w:themeColor="text1"/>
          <w:szCs w:val="24"/>
        </w:rPr>
        <w:t xml:space="preserve"> </w:t>
      </w:r>
      <w:r w:rsidR="00082BF9">
        <w:rPr>
          <w:rFonts w:ascii="Arial" w:hAnsi="Arial" w:cs="Arial"/>
          <w:color w:val="000000" w:themeColor="text1"/>
          <w:szCs w:val="24"/>
        </w:rPr>
        <w:t xml:space="preserve">Доработку СОИ с системой </w:t>
      </w:r>
      <w:r w:rsidR="00082BF9">
        <w:rPr>
          <w:rFonts w:ascii="Arial" w:hAnsi="Arial" w:cs="Arial"/>
          <w:color w:val="000000" w:themeColor="text1"/>
          <w:szCs w:val="24"/>
          <w:lang w:val="en-US"/>
        </w:rPr>
        <w:t>SRM</w:t>
      </w:r>
      <w:r w:rsidR="00082BF9">
        <w:rPr>
          <w:rFonts w:ascii="Arial" w:hAnsi="Arial" w:cs="Arial"/>
          <w:color w:val="000000" w:themeColor="text1"/>
          <w:szCs w:val="24"/>
        </w:rPr>
        <w:t xml:space="preserve"> в части данного </w:t>
      </w:r>
      <w:r w:rsidR="00082BF9">
        <w:rPr>
          <w:rFonts w:ascii="Arial" w:hAnsi="Arial" w:cs="Arial"/>
          <w:color w:val="000000" w:themeColor="text1"/>
          <w:szCs w:val="24"/>
        </w:rPr>
        <w:lastRenderedPageBreak/>
        <w:t xml:space="preserve">интеграционного потока предполагается выполнить в рамках соответствующего этапа развития системы </w:t>
      </w:r>
      <w:r w:rsidR="00082BF9">
        <w:rPr>
          <w:rFonts w:ascii="Arial" w:hAnsi="Arial" w:cs="Arial"/>
          <w:color w:val="000000" w:themeColor="text1"/>
          <w:szCs w:val="24"/>
          <w:lang w:val="en-US"/>
        </w:rPr>
        <w:t>SRM</w:t>
      </w:r>
      <w:r w:rsidR="00082BF9">
        <w:rPr>
          <w:rFonts w:ascii="Arial" w:hAnsi="Arial" w:eastAsia="Calibri"/>
          <w:szCs w:val="28"/>
        </w:rPr>
        <w:t>;</w:t>
      </w:r>
    </w:p>
    <w:p w14:paraId="7C2414A0" w14:textId="496448E7" w:rsidR="00D217D1" w:rsidRDefault="00D217D1" w:rsidP="00925910">
      <w:pPr>
        <w:pStyle w:val="afa"/>
        <w:numPr>
          <w:ilvl w:val="0"/>
          <w:numId w:val="39"/>
        </w:numPr>
        <w:spacing w:after="240" w:line="276" w:lineRule="auto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Если поставщик зарегистрировал счет-фактуру </w:t>
      </w:r>
      <w:r w:rsidR="005A7C73">
        <w:rPr>
          <w:rFonts w:ascii="Arial" w:hAnsi="Arial" w:cs="Arial"/>
        </w:rPr>
        <w:t>или УПД</w:t>
      </w:r>
      <w:r w:rsidRPr="00A10693">
        <w:rPr>
          <w:rFonts w:ascii="Arial" w:hAnsi="Arial" w:cs="Arial"/>
        </w:rPr>
        <w:t xml:space="preserve"> в системе Контур Диадок (подробнее об обработке электронных документов, полученных из системы Контур Диадок см. в </w:t>
      </w:r>
      <w:r w:rsidR="005D6CA9">
        <w:rPr>
          <w:rFonts w:ascii="Arial" w:hAnsi="Arial" w:cs="Arial"/>
        </w:rPr>
        <w:t xml:space="preserve">КД </w:t>
      </w:r>
      <w:r w:rsidR="00D2138A">
        <w:rPr>
          <w:rFonts w:ascii="Arial" w:hAnsi="Arial" w:cs="Arial"/>
        </w:rPr>
        <w:t>ERP.</w:t>
      </w:r>
      <w:ins w:id="1704" w:author="SintsovaMA" w:date="2021-03-22T17:31:00Z">
        <w:r w:rsidR="00117C79" w:rsidRPr="00117C79">
          <w:rPr>
            <w:rFonts w:ascii="Arial" w:hAnsi="Arial" w:cs="Arial"/>
            <w:rPrChange w:author="SintsovaMA" w:date="2021-03-22T17:31:00Z" w:id="1705">
              <w:rPr>
                <w:rFonts w:ascii="Arial" w:hAnsi="Arial" w:cs="Arial"/>
                <w:lang w:val="en-US"/>
              </w:rPr>
            </w:rPrChange>
          </w:rPr>
          <w:t>13.</w:t>
        </w:r>
      </w:ins>
      <w:r w:rsidR="00D2138A">
        <w:rPr>
          <w:rFonts w:ascii="Arial" w:hAnsi="Arial" w:cs="Arial"/>
        </w:rPr>
        <w:t>9</w:t>
      </w:r>
      <w:ins w:id="1706" w:author="SintsovaMA" w:date="2021-03-22T17:31:00Z">
        <w:r w:rsidR="00117C79" w:rsidRPr="00117C79">
          <w:rPr>
            <w:rFonts w:ascii="Arial" w:hAnsi="Arial" w:cs="Arial"/>
            <w:rPrChange w:author="SintsovaMA" w:date="2021-03-22T17:31:00Z" w:id="1707">
              <w:rPr>
                <w:rFonts w:ascii="Arial" w:hAnsi="Arial" w:cs="Arial"/>
                <w:lang w:val="en-US"/>
              </w:rPr>
            </w:rPrChange>
          </w:rPr>
          <w:t>_2_</w:t>
        </w:r>
      </w:ins>
      <w:del w:id="1708" w:author="SintsovaMA" w:date="2021-03-22T17:31:00Z">
        <w:r w:rsidR="00D2138A" w:rsidDel="00117C79">
          <w:rPr>
            <w:rFonts w:ascii="Arial" w:hAnsi="Arial" w:cs="Arial"/>
          </w:rPr>
          <w:delText>.</w:delText>
        </w:r>
        <w:r w:rsidR="005D6CA9" w:rsidRPr="005D6CA9" w:rsidDel="00117C79">
          <w:rPr>
            <w:rFonts w:ascii="Arial" w:hAnsi="Arial" w:cs="Arial"/>
          </w:rPr>
          <w:delText>1</w:delText>
        </w:r>
        <w:r w:rsidR="005D6CA9" w:rsidDel="00117C79">
          <w:rPr>
            <w:rFonts w:ascii="Arial" w:hAnsi="Arial" w:cs="Arial"/>
          </w:rPr>
          <w:delText>.</w:delText>
        </w:r>
      </w:del>
      <w:r w:rsidR="005D6CA9" w:rsidRPr="005D6CA9">
        <w:rPr>
          <w:rFonts w:ascii="Arial" w:hAnsi="Arial" w:cs="Arial"/>
        </w:rPr>
        <w:t>41</w:t>
      </w:r>
      <w:ins w:id="1709" w:author="SintsovaMA" w:date="2021-03-22T17:31:00Z">
        <w:r w:rsidR="00117C79" w:rsidRPr="00117C79">
          <w:rPr>
            <w:rFonts w:ascii="Arial" w:hAnsi="Arial" w:cs="Arial"/>
            <w:rPrChange w:author="SintsovaMA" w:date="2021-03-22T17:31:00Z" w:id="1710">
              <w:rPr>
                <w:rFonts w:ascii="Arial" w:hAnsi="Arial" w:cs="Arial"/>
                <w:lang w:val="en-US"/>
              </w:rPr>
            </w:rPrChange>
          </w:rPr>
          <w:t>_</w:t>
        </w:r>
        <w:r w:rsidR="00117C79">
          <w:rPr>
            <w:rFonts w:ascii="Arial" w:hAnsi="Arial" w:cs="Arial"/>
            <w:lang w:val="en-US"/>
          </w:rPr>
          <w:t>FI</w:t>
        </w:r>
      </w:ins>
      <w:r w:rsidR="005D6CA9">
        <w:rPr>
          <w:rFonts w:ascii="Arial" w:hAnsi="Arial" w:cs="Arial"/>
        </w:rPr>
        <w:t xml:space="preserve"> </w:t>
      </w:r>
      <w:r w:rsidR="00CF5454">
        <w:rPr>
          <w:rFonts w:ascii="Arial" w:hAnsi="Arial" w:cs="Arial"/>
        </w:rPr>
        <w:t xml:space="preserve"> «Взаимодействие с внешними контрагентами»</w:t>
      </w:r>
      <w:r w:rsidRPr="00A10693">
        <w:rPr>
          <w:rFonts w:ascii="Arial" w:hAnsi="Arial" w:cs="Arial"/>
        </w:rPr>
        <w:t>)</w:t>
      </w:r>
      <w:r w:rsidR="00082BF9">
        <w:rPr>
          <w:rFonts w:ascii="Arial" w:hAnsi="Arial" w:cs="Arial"/>
        </w:rPr>
        <w:t>.</w:t>
      </w:r>
    </w:p>
    <w:p w14:paraId="011662F2" w14:textId="73BBF549" w:rsidR="00DE5E8D" w:rsidRPr="00A10693" w:rsidRDefault="00DE5E8D" w:rsidP="00DE5E8D">
      <w:pPr>
        <w:pStyle w:val="a8"/>
        <w:jc w:val="right"/>
        <w:rPr>
          <w:rFonts w:ascii="Arial" w:hAnsi="Arial" w:cs="Arial"/>
          <w:b/>
          <w:noProof/>
          <w:sz w:val="22"/>
        </w:rPr>
      </w:pPr>
      <w:bookmarkStart w:id="1711" w:name="_Ref517276583"/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48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>. Описание шага Предварительная регистрация кредиторской задолженности с учетом принятого количество (автоматически)</w:t>
      </w:r>
      <w:bookmarkEnd w:id="1711"/>
    </w:p>
    <w:tbl>
      <w:tblPr>
        <w:tblW w:w="493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99"/>
        <w:gridCol w:w="1294"/>
        <w:gridCol w:w="1172"/>
        <w:gridCol w:w="1761"/>
        <w:gridCol w:w="2438"/>
        <w:gridCol w:w="1986"/>
      </w:tblGrid>
      <w:tr w:rsidR="0034202A" w:rsidRPr="00A10693" w14:paraId="0209AB09" w14:textId="77777777" w:rsidTr="00DA488E">
        <w:trPr>
          <w:cantSplit/>
          <w:trHeight w:val="397"/>
          <w:tblHeader/>
        </w:trPr>
        <w:tc>
          <w:tcPr>
            <w:tcW w:w="696" w:type="pct"/>
            <w:shd w:val="clear" w:color="auto" w:fill="FFC000"/>
            <w:vAlign w:val="center"/>
          </w:tcPr>
          <w:p w14:paraId="52DE889F" w14:textId="77777777" w:rsidR="0034202A" w:rsidRPr="00A10693" w:rsidRDefault="0034202A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644" w:type="pct"/>
            <w:shd w:val="clear" w:color="auto" w:fill="FFC000"/>
            <w:vAlign w:val="center"/>
          </w:tcPr>
          <w:p w14:paraId="3E2C2A22" w14:textId="77777777" w:rsidR="0034202A" w:rsidRPr="00A10693" w:rsidRDefault="0034202A" w:rsidP="00DA488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583" w:type="pct"/>
            <w:shd w:val="clear" w:color="auto" w:fill="FFC000"/>
            <w:vAlign w:val="center"/>
          </w:tcPr>
          <w:p w14:paraId="3F592EA5" w14:textId="77777777" w:rsidR="0034202A" w:rsidRPr="00A10693" w:rsidRDefault="0034202A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876" w:type="pct"/>
            <w:shd w:val="clear" w:color="auto" w:fill="FFC000"/>
          </w:tcPr>
          <w:p w14:paraId="5B5F570B" w14:textId="77777777" w:rsidR="0034202A" w:rsidRPr="00A10693" w:rsidRDefault="0034202A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1213" w:type="pct"/>
            <w:shd w:val="clear" w:color="auto" w:fill="FFC000"/>
          </w:tcPr>
          <w:p w14:paraId="739B186F" w14:textId="77777777" w:rsidR="0034202A" w:rsidRPr="00A10693" w:rsidRDefault="0034202A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988" w:type="pct"/>
            <w:shd w:val="clear" w:color="auto" w:fill="FFC000"/>
          </w:tcPr>
          <w:p w14:paraId="2005598E" w14:textId="77777777" w:rsidR="0034202A" w:rsidRPr="00A10693" w:rsidRDefault="0034202A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34202A" w:rsidRPr="00A10693" w14:paraId="513E8197" w14:textId="77777777" w:rsidTr="00DA488E">
        <w:trPr>
          <w:cantSplit/>
          <w:trHeight w:val="1252"/>
        </w:trPr>
        <w:tc>
          <w:tcPr>
            <w:tcW w:w="696" w:type="pct"/>
          </w:tcPr>
          <w:p w14:paraId="47F33962" w14:textId="77777777" w:rsidR="0034202A" w:rsidRPr="00A10693" w:rsidRDefault="0034202A" w:rsidP="00DA488E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ПП-10.04.04.151</w:t>
            </w:r>
          </w:p>
        </w:tc>
        <w:tc>
          <w:tcPr>
            <w:tcW w:w="644" w:type="pct"/>
          </w:tcPr>
          <w:p w14:paraId="37DB822E" w14:textId="77777777" w:rsidR="0034202A" w:rsidRPr="00A10693" w:rsidRDefault="0034202A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УПД акцептован в АСУ ЭДО</w:t>
            </w:r>
          </w:p>
          <w:p w14:paraId="58AB8C93" w14:textId="77777777" w:rsidR="0034202A" w:rsidRPr="00A10693" w:rsidRDefault="0034202A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58ED3886" w14:textId="0E5DB455" w:rsidR="0034202A" w:rsidRPr="00A10693" w:rsidRDefault="0034202A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Для внутригруппового договора предприятие поставщик деблокирована исходящий счет-фактуру</w:t>
            </w:r>
          </w:p>
        </w:tc>
        <w:tc>
          <w:tcPr>
            <w:tcW w:w="583" w:type="pct"/>
            <w:shd w:val="clear" w:color="auto" w:fill="auto"/>
          </w:tcPr>
          <w:p w14:paraId="1F9E47F2" w14:textId="77777777" w:rsidR="0034202A" w:rsidRPr="00A10693" w:rsidRDefault="0034202A" w:rsidP="00DA488E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A10693">
              <w:rPr>
                <w:rFonts w:ascii="Arial" w:hAnsi="Arial" w:cs="Arial"/>
                <w:sz w:val="20"/>
              </w:rPr>
              <w:t>MIR7</w:t>
            </w:r>
          </w:p>
        </w:tc>
        <w:tc>
          <w:tcPr>
            <w:tcW w:w="876" w:type="pct"/>
          </w:tcPr>
          <w:p w14:paraId="163ACB89" w14:textId="60A0AFAF" w:rsidR="0034202A" w:rsidRPr="00A10693" w:rsidRDefault="0034202A" w:rsidP="00DA488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 xml:space="preserve">ZNL – </w:t>
            </w:r>
            <w:r w:rsidR="00032C7D">
              <w:rPr>
                <w:rFonts w:ascii="Arial" w:hAnsi="Arial" w:cs="Arial"/>
                <w:sz w:val="20"/>
                <w:szCs w:val="20"/>
              </w:rPr>
              <w:t>Заказ на поставку</w:t>
            </w:r>
            <w:r w:rsidRPr="00A10693">
              <w:rPr>
                <w:rFonts w:ascii="Arial" w:hAnsi="Arial" w:cs="Arial"/>
                <w:sz w:val="20"/>
                <w:szCs w:val="20"/>
              </w:rPr>
              <w:t xml:space="preserve"> за наличные;</w:t>
            </w:r>
          </w:p>
          <w:p w14:paraId="689EF838" w14:textId="77777777" w:rsidR="0034202A" w:rsidRPr="00A10693" w:rsidRDefault="0034202A" w:rsidP="00DA488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35A5780D" w14:textId="77777777" w:rsidR="0034202A" w:rsidRPr="00A10693" w:rsidRDefault="0034202A" w:rsidP="00DA488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</w:rPr>
              <w:t>ИЛИ</w:t>
            </w:r>
          </w:p>
          <w:p w14:paraId="27FB604B" w14:textId="77777777" w:rsidR="0034202A" w:rsidRPr="00A10693" w:rsidRDefault="0034202A" w:rsidP="00DA488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71A9E15A" w14:textId="77777777" w:rsidR="0034202A" w:rsidRPr="00A10693" w:rsidRDefault="0034202A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Спецификация вида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  <w:p w14:paraId="1D373E2C" w14:textId="77777777" w:rsidR="0034202A" w:rsidRPr="00A10693" w:rsidRDefault="0034202A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6B58D6DA" w14:textId="77777777" w:rsidR="0034202A" w:rsidRPr="00A10693" w:rsidRDefault="0034202A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ИЛИ</w:t>
            </w:r>
          </w:p>
          <w:p w14:paraId="4A37643A" w14:textId="77777777" w:rsidR="0034202A" w:rsidRPr="00A10693" w:rsidRDefault="0034202A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4A0CE8CD" w14:textId="77777777" w:rsidR="0034202A" w:rsidRPr="00A10693" w:rsidRDefault="0034202A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ZRZN  – Разнарядка</w:t>
            </w:r>
          </w:p>
        </w:tc>
        <w:tc>
          <w:tcPr>
            <w:tcW w:w="1213" w:type="pct"/>
          </w:tcPr>
          <w:p w14:paraId="6C4BD13E" w14:textId="77777777" w:rsidR="0034202A" w:rsidRPr="00A10693" w:rsidRDefault="0034202A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Входящий счет (предварительно зарегистрирован)</w:t>
            </w:r>
          </w:p>
        </w:tc>
        <w:tc>
          <w:tcPr>
            <w:tcW w:w="988" w:type="pct"/>
          </w:tcPr>
          <w:p w14:paraId="33A73062" w14:textId="77777777" w:rsidR="0034202A" w:rsidRPr="00A10693" w:rsidRDefault="0034202A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Автоматически</w:t>
            </w:r>
          </w:p>
        </w:tc>
      </w:tr>
    </w:tbl>
    <w:p w14:paraId="47407738" w14:textId="77777777" w:rsidR="004A42FE" w:rsidRPr="00A10693" w:rsidRDefault="004A42FE" w:rsidP="004A42FE">
      <w:pPr>
        <w:pStyle w:val="afffc"/>
        <w:spacing w:line="276" w:lineRule="auto"/>
        <w:rPr>
          <w:rFonts w:ascii="Arial" w:eastAsia="Calibri" w:hAnsi="Arial" w:cs="Arial"/>
          <w:color w:val="000000" w:themeColor="text1"/>
          <w:kern w:val="0"/>
          <w:sz w:val="24"/>
          <w:lang w:eastAsia="ru-RU"/>
        </w:rPr>
      </w:pPr>
    </w:p>
    <w:p w14:paraId="0F2A827A" w14:textId="6B8735A2" w:rsidR="004A42FE" w:rsidRPr="00A10693" w:rsidRDefault="004A42FE" w:rsidP="004A42FE">
      <w:pPr>
        <w:pStyle w:val="4"/>
        <w:rPr>
          <w:b/>
          <w:i w:val="0"/>
          <w:sz w:val="24"/>
          <w:szCs w:val="24"/>
        </w:rPr>
      </w:pPr>
      <w:r>
        <w:rPr>
          <w:b/>
          <w:i w:val="0"/>
          <w:caps w:val="0"/>
          <w:sz w:val="24"/>
          <w:szCs w:val="24"/>
        </w:rPr>
        <w:t>ПП-10.04.04.152</w:t>
      </w:r>
      <w:r w:rsidRPr="00A10693">
        <w:rPr>
          <w:rFonts w:cs="Arial"/>
        </w:rPr>
        <w:t xml:space="preserve"> </w:t>
      </w:r>
      <w:r w:rsidR="007B2501">
        <w:rPr>
          <w:b/>
          <w:i w:val="0"/>
          <w:sz w:val="24"/>
          <w:szCs w:val="24"/>
        </w:rPr>
        <w:t>Р</w:t>
      </w:r>
      <w:r w:rsidR="007B2501">
        <w:rPr>
          <w:b/>
          <w:i w:val="0"/>
          <w:caps w:val="0"/>
          <w:sz w:val="24"/>
          <w:szCs w:val="24"/>
        </w:rPr>
        <w:t>егистрация</w:t>
      </w:r>
      <w:r w:rsidR="007B2501">
        <w:rPr>
          <w:b/>
          <w:i w:val="0"/>
          <w:sz w:val="24"/>
          <w:szCs w:val="24"/>
        </w:rPr>
        <w:t xml:space="preserve"> </w:t>
      </w:r>
      <w:r w:rsidR="00376D72" w:rsidRPr="00376D72">
        <w:rPr>
          <w:b/>
          <w:i w:val="0"/>
          <w:caps w:val="0"/>
          <w:sz w:val="22"/>
          <w:szCs w:val="24"/>
        </w:rPr>
        <w:t>ГТД</w:t>
      </w:r>
    </w:p>
    <w:p w14:paraId="21501913" w14:textId="55CF5993" w:rsidR="004A42FE" w:rsidRDefault="004A42FE" w:rsidP="000F4820">
      <w:pPr>
        <w:spacing w:after="200" w:line="276" w:lineRule="auto"/>
        <w:ind w:firstLine="576"/>
        <w:rPr>
          <w:rFonts w:ascii="Arial" w:hAnsi="Arial" w:cs="Arial"/>
          <w:szCs w:val="24"/>
        </w:rPr>
      </w:pPr>
    </w:p>
    <w:p w14:paraId="222F2607" w14:textId="0F43D750" w:rsidR="00182B01" w:rsidRPr="00A10693" w:rsidRDefault="00182B01" w:rsidP="00182B01">
      <w:pPr>
        <w:pStyle w:val="afffc"/>
        <w:spacing w:line="276" w:lineRule="auto"/>
        <w:rPr>
          <w:rFonts w:ascii="Arial" w:eastAsia="Times New Roman" w:hAnsi="Arial" w:cs="Arial"/>
          <w:color w:val="000000" w:themeColor="text1"/>
          <w:kern w:val="0"/>
          <w:sz w:val="24"/>
          <w:lang w:eastAsia="en-US"/>
        </w:rPr>
      </w:pPr>
      <w:r w:rsidRPr="00A10693">
        <w:rPr>
          <w:rFonts w:ascii="Arial" w:hAnsi="Arial" w:eastAsia="Times New Roman" w:cs="Arial"/>
          <w:color w:val="000000" w:themeColor="text1"/>
          <w:kern w:val="0"/>
          <w:sz w:val="24"/>
          <w:lang w:eastAsia="en-US"/>
        </w:rPr>
        <w:t>Шаг актуален для сценари</w:t>
      </w:r>
      <w:r>
        <w:rPr>
          <w:rFonts w:ascii="Arial" w:hAnsi="Arial" w:eastAsia="Times New Roman" w:cs="Arial"/>
          <w:color w:val="000000" w:themeColor="text1"/>
          <w:kern w:val="0"/>
          <w:sz w:val="24"/>
          <w:lang w:eastAsia="en-US"/>
        </w:rPr>
        <w:t>я</w:t>
      </w:r>
      <w:r w:rsidRPr="00A10693">
        <w:rPr>
          <w:rFonts w:ascii="Arial" w:hAnsi="Arial" w:eastAsia="Times New Roman" w:cs="Arial"/>
          <w:color w:val="000000" w:themeColor="text1"/>
          <w:kern w:val="0"/>
          <w:sz w:val="24"/>
          <w:lang w:eastAsia="en-US"/>
        </w:rPr>
        <w:t>:</w:t>
      </w:r>
    </w:p>
    <w:p w14:paraId="620DD77E" w14:textId="05D295F7" w:rsidR="00182B01" w:rsidRDefault="00182B01" w:rsidP="00182B01">
      <w:pPr>
        <w:spacing w:after="200" w:line="276" w:lineRule="auto"/>
        <w:ind w:firstLine="576"/>
        <w:rPr>
          <w:rFonts w:ascii="Arial" w:hAnsi="Arial" w:cs="Arial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1: Управление обязательствами по договорам закупки с внешними контрагентами</w:t>
      </w:r>
    </w:p>
    <w:p w14:paraId="63CDD06E" w14:textId="20E974A8" w:rsidR="00182B01" w:rsidRDefault="00182B01" w:rsidP="006B002A">
      <w:pPr>
        <w:pStyle w:val="afff6"/>
        <w:rPr>
          <w:rFonts w:ascii="Arial" w:hAnsi="Arial" w:cs="Arial"/>
          <w:szCs w:val="20"/>
        </w:rPr>
      </w:pPr>
      <w:r w:rsidRPr="006B002A">
        <w:rPr>
          <w:rFonts w:ascii="Arial" w:hAnsi="Arial" w:cs="Arial"/>
          <w:szCs w:val="20"/>
        </w:rPr>
        <w:t xml:space="preserve">В случае импортной поставки </w:t>
      </w:r>
      <w:r w:rsidR="005A3DF8">
        <w:rPr>
          <w:rFonts w:ascii="Arial" w:hAnsi="Arial" w:cs="Arial"/>
          <w:szCs w:val="20"/>
        </w:rPr>
        <w:t>с переходом права собственности на дальнем базисе</w:t>
      </w:r>
      <w:r w:rsidRPr="006B002A"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 xml:space="preserve">менеджер по сопровождению договора регистрирует в </w:t>
      </w:r>
      <w:r>
        <w:rPr>
          <w:rFonts w:ascii="Arial" w:hAnsi="Arial" w:cs="Arial"/>
          <w:szCs w:val="20"/>
          <w:lang w:val="en-US"/>
        </w:rPr>
        <w:t>SAP</w:t>
      </w:r>
      <w:r w:rsidRPr="00907EC0"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  <w:lang w:val="en-US"/>
        </w:rPr>
        <w:t>S</w:t>
      </w:r>
      <w:r w:rsidRPr="00907EC0">
        <w:rPr>
          <w:rFonts w:ascii="Arial" w:hAnsi="Arial" w:cs="Arial"/>
          <w:szCs w:val="20"/>
        </w:rPr>
        <w:t>/4</w:t>
      </w:r>
      <w:r>
        <w:rPr>
          <w:rFonts w:ascii="Arial" w:hAnsi="Arial" w:cs="Arial"/>
          <w:szCs w:val="20"/>
          <w:lang w:val="en-US"/>
        </w:rPr>
        <w:t>HANA</w:t>
      </w:r>
      <w:r w:rsidRPr="00907EC0">
        <w:rPr>
          <w:rFonts w:ascii="Arial" w:hAnsi="Arial" w:cs="Arial"/>
          <w:szCs w:val="20"/>
        </w:rPr>
        <w:t xml:space="preserve"> </w:t>
      </w:r>
      <w:r>
        <w:rPr>
          <w:rFonts w:ascii="Arial" w:hAnsi="Arial" w:cs="Arial"/>
          <w:szCs w:val="20"/>
        </w:rPr>
        <w:t>системный документ «</w:t>
      </w:r>
      <w:r w:rsidR="002267F4">
        <w:rPr>
          <w:rFonts w:ascii="Arial" w:hAnsi="Arial" w:cs="Arial"/>
          <w:szCs w:val="20"/>
        </w:rPr>
        <w:t>ГТД»</w:t>
      </w:r>
      <w:r>
        <w:rPr>
          <w:rFonts w:ascii="Arial" w:hAnsi="Arial" w:cs="Arial"/>
          <w:szCs w:val="20"/>
        </w:rPr>
        <w:t xml:space="preserve">. </w:t>
      </w:r>
    </w:p>
    <w:p w14:paraId="0918D177" w14:textId="064565F2" w:rsidR="00182B01" w:rsidRDefault="00182B01" w:rsidP="006B002A">
      <w:pPr>
        <w:pStyle w:val="afff6"/>
        <w:rPr>
          <w:rFonts w:ascii="Arial" w:hAnsi="Arial" w:cs="Arial"/>
          <w:szCs w:val="20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Менеджер по сопровождению договора в транзакции </w:t>
      </w:r>
      <w:r>
        <w:rPr>
          <w:rFonts w:ascii="Arial" w:hAnsi="Arial" w:cs="Arial"/>
          <w:color w:val="000000" w:themeColor="text1"/>
          <w:szCs w:val="24"/>
        </w:rPr>
        <w:t>«</w:t>
      </w:r>
      <w:r>
        <w:rPr>
          <w:rFonts w:ascii="Arial" w:hAnsi="Arial" w:cs="Arial"/>
          <w:szCs w:val="20"/>
        </w:rPr>
        <w:t>Создать данные ГТД на импорт</w:t>
      </w:r>
      <w:r>
        <w:rPr>
          <w:rFonts w:ascii="Arial" w:hAnsi="Arial" w:cs="Arial"/>
          <w:color w:val="000000" w:themeColor="text1"/>
          <w:szCs w:val="24"/>
        </w:rPr>
        <w:t xml:space="preserve">» </w:t>
      </w:r>
      <w:r w:rsidRPr="00A10693">
        <w:rPr>
          <w:rFonts w:ascii="Arial" w:hAnsi="Arial" w:cs="Arial"/>
          <w:color w:val="000000" w:themeColor="text1"/>
          <w:szCs w:val="24"/>
        </w:rPr>
        <w:t>указывает:</w:t>
      </w:r>
    </w:p>
    <w:p w14:paraId="28DB1229" w14:textId="1F6AFFDD" w:rsidR="00182B01" w:rsidRDefault="00182B01" w:rsidP="00D91DDB">
      <w:pPr>
        <w:pStyle w:val="afff6"/>
        <w:numPr>
          <w:ilvl w:val="0"/>
          <w:numId w:val="67"/>
        </w:num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Дату ГТД;</w:t>
      </w:r>
    </w:p>
    <w:p w14:paraId="4E011B49" w14:textId="66E67CDA" w:rsidR="00182B01" w:rsidRDefault="00182B01" w:rsidP="00D91DDB">
      <w:pPr>
        <w:pStyle w:val="afff6"/>
        <w:numPr>
          <w:ilvl w:val="0"/>
          <w:numId w:val="67"/>
        </w:num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Номер таможенного органа;</w:t>
      </w:r>
    </w:p>
    <w:p w14:paraId="2EF2B6D2" w14:textId="3350A08C" w:rsidR="00182B01" w:rsidRDefault="00182B01" w:rsidP="00D91DDB">
      <w:pPr>
        <w:pStyle w:val="afff6"/>
        <w:numPr>
          <w:ilvl w:val="0"/>
          <w:numId w:val="67"/>
        </w:num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Номер ГТД;</w:t>
      </w:r>
    </w:p>
    <w:p w14:paraId="576E08DE" w14:textId="1DE30E35" w:rsidR="00182B01" w:rsidRDefault="00182B01" w:rsidP="00D91DDB">
      <w:pPr>
        <w:pStyle w:val="afff6"/>
        <w:numPr>
          <w:ilvl w:val="0"/>
          <w:numId w:val="67"/>
        </w:num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Тип ГТД (</w:t>
      </w:r>
      <w:r w:rsidRPr="006B002A">
        <w:rPr>
          <w:rFonts w:ascii="Arial" w:hAnsi="Arial" w:cs="Arial"/>
          <w:szCs w:val="20"/>
        </w:rPr>
        <w:t>Постоянная/Временная</w:t>
      </w:r>
      <w:r>
        <w:rPr>
          <w:rFonts w:ascii="Arial" w:hAnsi="Arial" w:cs="Arial"/>
          <w:szCs w:val="20"/>
        </w:rPr>
        <w:t>).</w:t>
      </w:r>
    </w:p>
    <w:p w14:paraId="62D3CFDA" w14:textId="372BDD2C" w:rsidR="00182B01" w:rsidRDefault="00182B01" w:rsidP="00D91DDB">
      <w:pPr>
        <w:pStyle w:val="afff6"/>
        <w:numPr>
          <w:ilvl w:val="0"/>
          <w:numId w:val="67"/>
        </w:num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Дату таможенной очистки;</w:t>
      </w:r>
    </w:p>
    <w:p w14:paraId="27CBE80B" w14:textId="28D0B14F" w:rsidR="00182B01" w:rsidRDefault="00182B01" w:rsidP="00D91DDB">
      <w:pPr>
        <w:pStyle w:val="afff6"/>
        <w:numPr>
          <w:ilvl w:val="0"/>
          <w:numId w:val="67"/>
        </w:num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lastRenderedPageBreak/>
        <w:t>Дату прибытия груза;</w:t>
      </w:r>
    </w:p>
    <w:p w14:paraId="75A6C5B1" w14:textId="49237B6D" w:rsidR="00182B01" w:rsidRDefault="00182B01" w:rsidP="00D91DDB">
      <w:pPr>
        <w:pStyle w:val="afff6"/>
        <w:numPr>
          <w:ilvl w:val="0"/>
          <w:numId w:val="67"/>
        </w:num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Дату выпуска МТР с таможни;</w:t>
      </w:r>
    </w:p>
    <w:p w14:paraId="2FFCE219" w14:textId="2F44CCBD" w:rsidR="00182B01" w:rsidRDefault="00182B01" w:rsidP="00D91DDB">
      <w:pPr>
        <w:pStyle w:val="afff6"/>
        <w:numPr>
          <w:ilvl w:val="0"/>
          <w:numId w:val="67"/>
        </w:num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Ссылочный документ. </w:t>
      </w:r>
      <w:r>
        <w:rPr>
          <w:rFonts w:ascii="Arial" w:hAnsi="Arial" w:cs="Arial"/>
          <w:color w:val="000000" w:themeColor="text1"/>
          <w:szCs w:val="24"/>
        </w:rPr>
        <w:t xml:space="preserve">Можно указать либо </w:t>
      </w:r>
      <w:r w:rsidRPr="00A10693">
        <w:rPr>
          <w:rFonts w:ascii="Arial" w:hAnsi="Arial" w:cs="Arial"/>
          <w:color w:val="000000" w:themeColor="text1"/>
          <w:szCs w:val="24"/>
        </w:rPr>
        <w:t xml:space="preserve">номер </w:t>
      </w:r>
      <w:r>
        <w:rPr>
          <w:rFonts w:ascii="Arial" w:hAnsi="Arial" w:cs="Arial"/>
          <w:color w:val="000000" w:themeColor="text1"/>
          <w:szCs w:val="24"/>
        </w:rPr>
        <w:t>документа поступления</w:t>
      </w:r>
      <w:r w:rsidRPr="00A10693">
        <w:rPr>
          <w:rFonts w:ascii="Arial" w:hAnsi="Arial" w:cs="Arial"/>
          <w:color w:val="000000" w:themeColor="text1"/>
          <w:szCs w:val="24"/>
        </w:rPr>
        <w:t>, либо номер заказа на поставку (спецификации)</w:t>
      </w:r>
      <w:r>
        <w:rPr>
          <w:rFonts w:ascii="Arial" w:hAnsi="Arial" w:cs="Arial"/>
          <w:color w:val="000000" w:themeColor="text1"/>
          <w:szCs w:val="24"/>
        </w:rPr>
        <w:t xml:space="preserve">. </w:t>
      </w:r>
      <w:r>
        <w:rPr>
          <w:rFonts w:ascii="Arial" w:hAnsi="Arial" w:cs="Arial"/>
          <w:szCs w:val="20"/>
        </w:rPr>
        <w:t>П</w:t>
      </w:r>
      <w:r w:rsidRPr="006B002A">
        <w:rPr>
          <w:rFonts w:ascii="Arial" w:hAnsi="Arial" w:cs="Arial"/>
          <w:szCs w:val="20"/>
        </w:rPr>
        <w:t>ри этом данные по поставщику, БЕ, количеству подтянутся из ссылочного документа</w:t>
      </w:r>
      <w:r>
        <w:rPr>
          <w:rFonts w:ascii="Arial" w:hAnsi="Arial" w:cs="Arial"/>
          <w:szCs w:val="20"/>
        </w:rPr>
        <w:t>.</w:t>
      </w:r>
    </w:p>
    <w:p w14:paraId="692EF2BF" w14:textId="7DAF97CF" w:rsidR="00182B01" w:rsidRDefault="00182B01" w:rsidP="00D91DDB">
      <w:pPr>
        <w:pStyle w:val="afff6"/>
        <w:numPr>
          <w:ilvl w:val="0"/>
          <w:numId w:val="67"/>
        </w:numPr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Суммы</w:t>
      </w:r>
      <w:r w:rsidR="005A3DF8">
        <w:rPr>
          <w:rFonts w:ascii="Arial" w:hAnsi="Arial" w:cs="Arial"/>
          <w:szCs w:val="20"/>
        </w:rPr>
        <w:t xml:space="preserve"> таможенных платежей</w:t>
      </w:r>
      <w:r>
        <w:rPr>
          <w:rFonts w:ascii="Arial" w:hAnsi="Arial" w:cs="Arial"/>
          <w:szCs w:val="20"/>
        </w:rPr>
        <w:t>, указанные в ГТД.</w:t>
      </w:r>
    </w:p>
    <w:p w14:paraId="75965989" w14:textId="2998BCFE" w:rsidR="006B002A" w:rsidRPr="006B002A" w:rsidRDefault="00182B01" w:rsidP="006B002A">
      <w:pPr>
        <w:spacing w:after="120" w:line="276" w:lineRule="auto"/>
        <w:ind w:firstLine="709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П</w:t>
      </w:r>
      <w:r w:rsidR="006B002A" w:rsidRPr="006B002A">
        <w:rPr>
          <w:rFonts w:ascii="Arial" w:hAnsi="Arial" w:cs="Arial"/>
          <w:szCs w:val="20"/>
        </w:rPr>
        <w:t xml:space="preserve">одробное описание </w:t>
      </w:r>
      <w:r w:rsidR="005A3DF8">
        <w:rPr>
          <w:rFonts w:ascii="Arial" w:hAnsi="Arial" w:cs="Arial"/>
          <w:szCs w:val="20"/>
        </w:rPr>
        <w:t>формирования проводок таможенных платежей по данным</w:t>
      </w:r>
      <w:r>
        <w:rPr>
          <w:rFonts w:ascii="Arial" w:hAnsi="Arial" w:cs="Arial"/>
          <w:szCs w:val="20"/>
        </w:rPr>
        <w:t xml:space="preserve"> ГТД</w:t>
      </w:r>
      <w:r w:rsidR="006B002A" w:rsidRPr="006B002A">
        <w:rPr>
          <w:rFonts w:ascii="Arial" w:hAnsi="Arial" w:cs="Arial"/>
          <w:szCs w:val="20"/>
        </w:rPr>
        <w:t xml:space="preserve"> </w:t>
      </w:r>
      <w:r w:rsidR="005A3DF8">
        <w:rPr>
          <w:rFonts w:ascii="Arial" w:hAnsi="Arial" w:cs="Arial"/>
          <w:szCs w:val="20"/>
        </w:rPr>
        <w:t>см.</w:t>
      </w:r>
      <w:r w:rsidR="006B002A" w:rsidRPr="006B002A">
        <w:rPr>
          <w:rFonts w:ascii="Arial" w:hAnsi="Arial" w:cs="Arial"/>
          <w:szCs w:val="20"/>
        </w:rPr>
        <w:t xml:space="preserve"> в </w:t>
      </w:r>
      <w:r>
        <w:rPr>
          <w:rFonts w:ascii="Arial" w:hAnsi="Arial" w:cs="Arial"/>
          <w:szCs w:val="20"/>
        </w:rPr>
        <w:t xml:space="preserve">КД </w:t>
      </w:r>
      <w:r w:rsidR="00D2138A">
        <w:rPr>
          <w:rFonts w:ascii="Arial" w:hAnsi="Arial" w:cs="Arial"/>
          <w:szCs w:val="20"/>
        </w:rPr>
        <w:t>ERP.</w:t>
      </w:r>
      <w:ins w:id="1712" w:author="SintsovaMA" w:date="2021-03-22T17:31:00Z">
        <w:r w:rsidR="00117C79" w:rsidRPr="00117C79">
          <w:rPr>
            <w:rFonts w:ascii="Arial" w:hAnsi="Arial" w:cs="Arial"/>
            <w:szCs w:val="20"/>
            <w:rPrChange w:author="SintsovaMA" w:date="2021-03-22T17:31:00Z" w:id="1713">
              <w:rPr>
                <w:rFonts w:ascii="Arial" w:hAnsi="Arial" w:cs="Arial"/>
                <w:szCs w:val="20"/>
                <w:lang w:val="en-US"/>
              </w:rPr>
            </w:rPrChange>
          </w:rPr>
          <w:t>13.</w:t>
        </w:r>
      </w:ins>
      <w:r w:rsidR="00D2138A">
        <w:rPr>
          <w:rFonts w:ascii="Arial" w:hAnsi="Arial" w:cs="Arial"/>
          <w:szCs w:val="20"/>
        </w:rPr>
        <w:t>9</w:t>
      </w:r>
      <w:ins w:id="1714" w:author="SintsovaMA" w:date="2021-03-22T17:31:00Z">
        <w:r w:rsidR="00117C79" w:rsidRPr="00117C79">
          <w:rPr>
            <w:rFonts w:ascii="Arial" w:hAnsi="Arial" w:cs="Arial"/>
            <w:szCs w:val="20"/>
            <w:rPrChange w:author="SintsovaMA" w:date="2021-03-22T17:31:00Z" w:id="1715">
              <w:rPr>
                <w:rFonts w:ascii="Arial" w:hAnsi="Arial" w:cs="Arial"/>
                <w:szCs w:val="20"/>
                <w:lang w:val="en-US"/>
              </w:rPr>
            </w:rPrChange>
          </w:rPr>
          <w:t>_2_</w:t>
        </w:r>
      </w:ins>
      <w:del w:id="1716" w:author="SintsovaMA" w:date="2021-03-22T17:31:00Z">
        <w:r w:rsidR="00D2138A" w:rsidDel="00117C79">
          <w:rPr>
            <w:rFonts w:ascii="Arial" w:hAnsi="Arial" w:cs="Arial"/>
            <w:szCs w:val="20"/>
          </w:rPr>
          <w:delText>.</w:delText>
        </w:r>
        <w:r w:rsidRPr="00182B01" w:rsidDel="00117C79">
          <w:rPr>
            <w:rFonts w:ascii="Arial" w:hAnsi="Arial" w:cs="Arial"/>
            <w:szCs w:val="20"/>
          </w:rPr>
          <w:delText>1</w:delText>
        </w:r>
        <w:r w:rsidDel="00117C79">
          <w:rPr>
            <w:rFonts w:ascii="Arial" w:hAnsi="Arial" w:cs="Arial"/>
            <w:szCs w:val="20"/>
          </w:rPr>
          <w:delText>.</w:delText>
        </w:r>
      </w:del>
      <w:r w:rsidRPr="00182B01">
        <w:rPr>
          <w:rFonts w:ascii="Arial" w:hAnsi="Arial" w:cs="Arial"/>
          <w:szCs w:val="20"/>
        </w:rPr>
        <w:t>43</w:t>
      </w:r>
      <w:ins w:id="1717" w:author="SintsovaMA" w:date="2021-03-22T17:31:00Z">
        <w:r w:rsidR="00117C79" w:rsidRPr="00117C79">
          <w:rPr>
            <w:rFonts w:ascii="Arial" w:hAnsi="Arial" w:cs="Arial"/>
            <w:szCs w:val="20"/>
            <w:rPrChange w:author="SintsovaMA" w:date="2021-03-22T17:31:00Z" w:id="1718">
              <w:rPr>
                <w:rFonts w:ascii="Arial" w:hAnsi="Arial" w:cs="Arial"/>
                <w:szCs w:val="20"/>
                <w:lang w:val="en-US"/>
              </w:rPr>
            </w:rPrChange>
          </w:rPr>
          <w:t>_</w:t>
        </w:r>
        <w:r w:rsidR="00117C79">
          <w:rPr>
            <w:rFonts w:ascii="Arial" w:hAnsi="Arial" w:cs="Arial"/>
            <w:szCs w:val="20"/>
            <w:lang w:val="en-US"/>
          </w:rPr>
          <w:t>FI</w:t>
        </w:r>
      </w:ins>
      <w:r w:rsidRPr="00182B01">
        <w:rPr>
          <w:rFonts w:ascii="Arial" w:hAnsi="Arial" w:cs="Arial"/>
          <w:szCs w:val="20"/>
        </w:rPr>
        <w:t xml:space="preserve"> </w:t>
      </w:r>
      <w:r w:rsidR="006B002A" w:rsidRPr="006B002A">
        <w:rPr>
          <w:rFonts w:ascii="Arial" w:hAnsi="Arial" w:cs="Arial"/>
          <w:szCs w:val="20"/>
        </w:rPr>
        <w:t>«НДС»).</w:t>
      </w:r>
    </w:p>
    <w:p w14:paraId="056A3066" w14:textId="77777777" w:rsidR="004A42FE" w:rsidRDefault="004A42FE" w:rsidP="000F4820">
      <w:pPr>
        <w:spacing w:after="200" w:line="276" w:lineRule="auto"/>
        <w:ind w:firstLine="576"/>
        <w:rPr>
          <w:rFonts w:ascii="Arial" w:hAnsi="Arial" w:cs="Arial"/>
          <w:szCs w:val="24"/>
        </w:rPr>
      </w:pPr>
    </w:p>
    <w:p w14:paraId="48872D02" w14:textId="30C2340B" w:rsidR="001C5F43" w:rsidRPr="00A10693" w:rsidRDefault="001C5F43" w:rsidP="001C5F43">
      <w:pPr>
        <w:pStyle w:val="a8"/>
        <w:jc w:val="right"/>
        <w:rPr>
          <w:rFonts w:ascii="Arial" w:hAnsi="Arial" w:cs="Arial"/>
          <w:b/>
          <w:noProof/>
          <w:sz w:val="22"/>
        </w:rPr>
      </w:pPr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49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 xml:space="preserve">. Описание шага </w:t>
      </w:r>
      <w:r>
        <w:rPr>
          <w:rFonts w:ascii="Arial" w:hAnsi="Arial" w:cs="Arial"/>
          <w:b/>
          <w:noProof/>
          <w:sz w:val="22"/>
        </w:rPr>
        <w:t>Регистрация ГТД</w:t>
      </w:r>
    </w:p>
    <w:tbl>
      <w:tblPr>
        <w:tblW w:w="493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4"/>
        <w:gridCol w:w="1206"/>
        <w:gridCol w:w="1428"/>
        <w:gridCol w:w="1710"/>
        <w:gridCol w:w="2387"/>
        <w:gridCol w:w="1935"/>
      </w:tblGrid>
      <w:tr w:rsidR="001C5F43" w:rsidRPr="00A10693" w14:paraId="39147173" w14:textId="77777777" w:rsidTr="002267F4">
        <w:trPr>
          <w:cantSplit/>
          <w:trHeight w:val="397"/>
          <w:tblHeader/>
        </w:trPr>
        <w:tc>
          <w:tcPr>
            <w:tcW w:w="696" w:type="pct"/>
            <w:shd w:val="clear" w:color="auto" w:fill="FFC000"/>
            <w:vAlign w:val="center"/>
          </w:tcPr>
          <w:p w14:paraId="04D67202" w14:textId="77777777" w:rsidR="001C5F43" w:rsidRPr="00A10693" w:rsidRDefault="001C5F43" w:rsidP="002267F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644" w:type="pct"/>
            <w:shd w:val="clear" w:color="auto" w:fill="FFC000"/>
            <w:vAlign w:val="center"/>
          </w:tcPr>
          <w:p w14:paraId="31E066C2" w14:textId="77777777" w:rsidR="001C5F43" w:rsidRPr="00A10693" w:rsidRDefault="001C5F43" w:rsidP="002267F4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583" w:type="pct"/>
            <w:shd w:val="clear" w:color="auto" w:fill="FFC000"/>
            <w:vAlign w:val="center"/>
          </w:tcPr>
          <w:p w14:paraId="08D2E484" w14:textId="77777777" w:rsidR="001C5F43" w:rsidRPr="00A10693" w:rsidRDefault="001C5F43" w:rsidP="002267F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876" w:type="pct"/>
            <w:shd w:val="clear" w:color="auto" w:fill="FFC000"/>
          </w:tcPr>
          <w:p w14:paraId="1D954CBC" w14:textId="77777777" w:rsidR="001C5F43" w:rsidRPr="00A10693" w:rsidRDefault="001C5F43" w:rsidP="002267F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1213" w:type="pct"/>
            <w:shd w:val="clear" w:color="auto" w:fill="FFC000"/>
          </w:tcPr>
          <w:p w14:paraId="03AD854B" w14:textId="77777777" w:rsidR="001C5F43" w:rsidRPr="00A10693" w:rsidRDefault="001C5F43" w:rsidP="002267F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988" w:type="pct"/>
            <w:shd w:val="clear" w:color="auto" w:fill="FFC000"/>
          </w:tcPr>
          <w:p w14:paraId="32DF3C2E" w14:textId="77777777" w:rsidR="001C5F43" w:rsidRPr="00A10693" w:rsidRDefault="001C5F43" w:rsidP="002267F4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1C5F43" w:rsidRPr="00A10693" w14:paraId="7946B4AF" w14:textId="77777777" w:rsidTr="002267F4">
        <w:trPr>
          <w:cantSplit/>
          <w:trHeight w:val="1252"/>
        </w:trPr>
        <w:tc>
          <w:tcPr>
            <w:tcW w:w="696" w:type="pct"/>
          </w:tcPr>
          <w:p w14:paraId="60512038" w14:textId="683AF871" w:rsidR="001C5F43" w:rsidRPr="00A10693" w:rsidRDefault="001C5F43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ПП-10.04.04.15</w:t>
            </w: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644" w:type="pct"/>
          </w:tcPr>
          <w:p w14:paraId="4633001C" w14:textId="77777777" w:rsidR="001C5F43" w:rsidRDefault="001C5F43" w:rsidP="002267F4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Получена ГТД</w:t>
            </w:r>
          </w:p>
          <w:p w14:paraId="3C5C88E9" w14:textId="77777777" w:rsidR="001C5F43" w:rsidRDefault="001C5F43" w:rsidP="002267F4">
            <w:pPr>
              <w:jc w:val="left"/>
              <w:rPr>
                <w:rFonts w:ascii="Arial" w:hAnsi="Arial" w:cs="Arial"/>
                <w:sz w:val="20"/>
              </w:rPr>
            </w:pPr>
          </w:p>
          <w:p w14:paraId="44FD231E" w14:textId="77777777" w:rsidR="001C5F43" w:rsidRDefault="001C5F43" w:rsidP="002267F4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Спецификация создана</w:t>
            </w:r>
          </w:p>
          <w:p w14:paraId="2E9651E7" w14:textId="77777777" w:rsidR="001C5F43" w:rsidRDefault="001C5F43" w:rsidP="002267F4">
            <w:pPr>
              <w:jc w:val="left"/>
              <w:rPr>
                <w:rFonts w:ascii="Arial" w:hAnsi="Arial" w:cs="Arial"/>
                <w:sz w:val="20"/>
              </w:rPr>
            </w:pPr>
          </w:p>
          <w:p w14:paraId="217E5233" w14:textId="57D0D0AD" w:rsidR="001C5F43" w:rsidRPr="00A10693" w:rsidRDefault="001C5F43" w:rsidP="002267F4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Документ поступления материала создан</w:t>
            </w:r>
          </w:p>
        </w:tc>
        <w:tc>
          <w:tcPr>
            <w:tcW w:w="583" w:type="pct"/>
            <w:shd w:val="clear" w:color="auto" w:fill="auto"/>
          </w:tcPr>
          <w:p w14:paraId="062437E3" w14:textId="40CF584A" w:rsidR="001C5F43" w:rsidRPr="00A10693" w:rsidRDefault="001C5F43" w:rsidP="002267F4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D91DDB">
              <w:rPr>
                <w:rFonts w:ascii="Arial" w:hAnsi="Arial" w:cs="Arial"/>
                <w:sz w:val="20"/>
              </w:rPr>
              <w:t>J3RFIMCD01</w:t>
            </w:r>
          </w:p>
        </w:tc>
        <w:tc>
          <w:tcPr>
            <w:tcW w:w="876" w:type="pct"/>
          </w:tcPr>
          <w:p w14:paraId="15982044" w14:textId="77777777" w:rsidR="001C5F43" w:rsidRPr="00A10693" w:rsidRDefault="001C5F43" w:rsidP="002267F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081A881D" w14:textId="77777777" w:rsidR="001C5F43" w:rsidRPr="00A10693" w:rsidRDefault="001C5F43" w:rsidP="002267F4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Спецификация вида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  <w:p w14:paraId="7CE4659A" w14:textId="77777777" w:rsidR="001C5F43" w:rsidRPr="00A10693" w:rsidRDefault="001C5F43" w:rsidP="002267F4">
            <w:pPr>
              <w:jc w:val="left"/>
              <w:rPr>
                <w:rFonts w:ascii="Arial" w:hAnsi="Arial" w:cs="Arial"/>
                <w:sz w:val="20"/>
              </w:rPr>
            </w:pPr>
          </w:p>
          <w:p w14:paraId="611AC99F" w14:textId="77777777" w:rsidR="001C5F43" w:rsidRPr="00A10693" w:rsidRDefault="001C5F43" w:rsidP="002267F4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ИЛИ</w:t>
            </w:r>
          </w:p>
          <w:p w14:paraId="5BB5D4C4" w14:textId="77777777" w:rsidR="001C5F43" w:rsidRPr="00A10693" w:rsidRDefault="001C5F43" w:rsidP="002267F4">
            <w:pPr>
              <w:jc w:val="left"/>
              <w:rPr>
                <w:rFonts w:ascii="Arial" w:hAnsi="Arial" w:cs="Arial"/>
                <w:sz w:val="20"/>
              </w:rPr>
            </w:pPr>
          </w:p>
          <w:p w14:paraId="69B054A4" w14:textId="1E39774C" w:rsidR="001C5F43" w:rsidRPr="00A10693" w:rsidRDefault="001C5F43" w:rsidP="002267F4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Документ поступления материала</w:t>
            </w:r>
          </w:p>
        </w:tc>
        <w:tc>
          <w:tcPr>
            <w:tcW w:w="1213" w:type="pct"/>
          </w:tcPr>
          <w:p w14:paraId="2CAC17EF" w14:textId="17959874" w:rsidR="001C5F43" w:rsidRPr="00A10693" w:rsidRDefault="001C5F43" w:rsidP="002267F4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ГТД </w:t>
            </w:r>
            <w:r w:rsidRPr="00A10693">
              <w:rPr>
                <w:rFonts w:ascii="Arial" w:hAnsi="Arial" w:cs="Arial"/>
                <w:sz w:val="20"/>
              </w:rPr>
              <w:t xml:space="preserve"> (предварительно зарегистрирован</w:t>
            </w:r>
            <w:r w:rsidR="00D50A6A">
              <w:rPr>
                <w:rFonts w:ascii="Arial" w:hAnsi="Arial" w:cs="Arial"/>
                <w:sz w:val="20"/>
              </w:rPr>
              <w:t>а</w:t>
            </w:r>
            <w:r w:rsidRPr="00A10693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988" w:type="pct"/>
          </w:tcPr>
          <w:p w14:paraId="611EE511" w14:textId="7E9C8281" w:rsidR="001C5F43" w:rsidRPr="00A10693" w:rsidRDefault="001C5F43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Менеджер по сопровождению договора</w:t>
            </w:r>
          </w:p>
        </w:tc>
      </w:tr>
    </w:tbl>
    <w:p w14:paraId="01AF4A78" w14:textId="3E3912E3" w:rsidR="001C5F43" w:rsidRPr="00A10693" w:rsidRDefault="001C5F43" w:rsidP="000F4820">
      <w:pPr>
        <w:spacing w:after="200" w:line="276" w:lineRule="auto"/>
        <w:ind w:firstLine="576"/>
        <w:rPr>
          <w:rFonts w:ascii="Arial" w:hAnsi="Arial" w:cs="Arial"/>
          <w:szCs w:val="24"/>
        </w:rPr>
      </w:pPr>
    </w:p>
    <w:p w14:paraId="25E89D8E" w14:textId="36B833E3" w:rsidR="000F4820" w:rsidRPr="00A10693" w:rsidRDefault="003C5FB5" w:rsidP="000F4820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ПП-10.04.04.160</w:t>
      </w:r>
      <w:r w:rsidRPr="00A10693">
        <w:rPr>
          <w:rFonts w:cs="Arial"/>
        </w:rPr>
        <w:t xml:space="preserve"> </w:t>
      </w:r>
      <w:r w:rsidR="000F4820" w:rsidRPr="00A10693">
        <w:rPr>
          <w:b/>
          <w:i w:val="0"/>
          <w:sz w:val="24"/>
          <w:szCs w:val="24"/>
        </w:rPr>
        <w:t>П</w:t>
      </w:r>
      <w:r w:rsidR="000F4820" w:rsidRPr="00A10693">
        <w:rPr>
          <w:b/>
          <w:i w:val="0"/>
          <w:caps w:val="0"/>
          <w:sz w:val="24"/>
          <w:szCs w:val="24"/>
        </w:rPr>
        <w:t>одготовка первичных документов для передачи в АСУ ЭДО</w:t>
      </w:r>
      <w:r w:rsidR="0081654F" w:rsidRPr="00A10693">
        <w:rPr>
          <w:b/>
          <w:i w:val="0"/>
          <w:caps w:val="0"/>
          <w:sz w:val="24"/>
          <w:szCs w:val="24"/>
        </w:rPr>
        <w:t xml:space="preserve"> (вне SAP S/4HANA).</w:t>
      </w:r>
    </w:p>
    <w:p w14:paraId="67F124E1" w14:textId="20FED6D2" w:rsidR="000F4820" w:rsidRPr="00A10693" w:rsidRDefault="000F4820" w:rsidP="000F4820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</w:p>
    <w:p w14:paraId="40A5BF1D" w14:textId="77777777" w:rsidR="00371DB5" w:rsidRPr="00A10693" w:rsidRDefault="00371DB5" w:rsidP="00371DB5">
      <w:pPr>
        <w:pStyle w:val="afffc"/>
        <w:spacing w:line="276" w:lineRule="auto"/>
        <w:rPr>
          <w:rFonts w:ascii="Arial" w:eastAsia="Times New Roman" w:hAnsi="Arial" w:cs="Arial"/>
          <w:color w:val="000000" w:themeColor="text1"/>
          <w:kern w:val="0"/>
          <w:sz w:val="24"/>
          <w:lang w:eastAsia="en-US"/>
        </w:rPr>
      </w:pPr>
      <w:r w:rsidRPr="00A10693">
        <w:rPr>
          <w:rFonts w:ascii="Arial" w:hAnsi="Arial" w:eastAsia="Times New Roman" w:cs="Arial"/>
          <w:color w:val="000000" w:themeColor="text1"/>
          <w:kern w:val="0"/>
          <w:sz w:val="24"/>
          <w:lang w:eastAsia="en-US"/>
        </w:rPr>
        <w:t>Шаг актуален для следующих сценариев:</w:t>
      </w:r>
    </w:p>
    <w:p w14:paraId="31A198AC" w14:textId="1D75A48A" w:rsidR="00371DB5" w:rsidRPr="00A10693" w:rsidRDefault="00371DB5" w:rsidP="00371DB5">
      <w:pPr>
        <w:autoSpaceDE w:val="0"/>
        <w:autoSpaceDN w:val="0"/>
        <w:spacing w:before="100" w:after="100" w:line="276" w:lineRule="auto"/>
        <w:ind w:left="588"/>
        <w:rPr>
          <w:rFonts w:ascii="Arial" w:hAnsi="Arial" w:cs="Arial"/>
          <w:color w:val="000000"/>
          <w:sz w:val="20"/>
          <w:szCs w:val="20"/>
          <w:lang w:eastAsia="ru-RU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1: Управление обязательствами по договорам закупки с внешними контрагентами</w:t>
      </w:r>
      <w:r w:rsidRPr="00A10693">
        <w:rPr>
          <w:rFonts w:ascii="Arial" w:hAnsi="Arial" w:cs="Arial"/>
          <w:color w:val="000000"/>
          <w:sz w:val="20"/>
          <w:szCs w:val="20"/>
          <w:lang w:eastAsia="ru-RU"/>
        </w:rPr>
        <w:t>;</w:t>
      </w:r>
    </w:p>
    <w:p w14:paraId="6B83F6F3" w14:textId="1F6ACFDC" w:rsidR="00371DB5" w:rsidRPr="00A10693" w:rsidRDefault="00371DB5" w:rsidP="00371DB5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/>
        </w:rPr>
        <w:t>Сценарий 4: Выполнение закупки МТР за наличный расчет</w:t>
      </w:r>
    </w:p>
    <w:p w14:paraId="205685FE" w14:textId="6F3F2F4D" w:rsidR="00371DB5" w:rsidRPr="00A10693" w:rsidRDefault="00371DB5" w:rsidP="000D1C92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</w:rPr>
        <w:t>После регистрации входящего счета</w:t>
      </w:r>
      <w:ins w:id="1719" w:author="Paramonova Elena" w:date="2021-03-18T16:32:00Z">
        <w:r w:rsidR="000D1C92" w:rsidRPr="000D1C92">
          <w:rPr>
            <w:rFonts w:ascii="Arial" w:hAnsi="Arial" w:cs="Arial"/>
          </w:rPr>
          <w:t xml:space="preserve"> из SAP S/4 HANA печатается реестр документов со </w:t>
        </w:r>
        <w:r w:rsidR="000D1C92">
          <w:rPr>
            <w:rFonts w:ascii="Arial" w:hAnsi="Arial" w:cs="Arial"/>
          </w:rPr>
          <w:t>штрих-кодом. Дан</w:t>
        </w:r>
        <w:r w:rsidR="000D1C92" w:rsidRPr="000D1C92">
          <w:rPr>
            <w:rFonts w:ascii="Arial" w:hAnsi="Arial" w:cs="Arial"/>
          </w:rPr>
          <w:t>ный реестр документов со штрих-кодом</w:t>
        </w:r>
      </w:ins>
      <w:del w:id="1720" w:author="Paramonova Elena" w:date="2021-03-18T16:32:00Z">
        <w:r w:rsidRPr="00A10693" w:rsidDel="000D1C92">
          <w:rPr>
            <w:rFonts w:ascii="Arial" w:hAnsi="Arial" w:cs="Arial"/>
          </w:rPr>
          <w:delText>, менеджер по сопровождению договора либо руководитель</w:delText>
        </w:r>
        <w:r w:rsidR="00B72461" w:rsidRPr="00A10693" w:rsidDel="000D1C92">
          <w:rPr>
            <w:rFonts w:ascii="Arial" w:hAnsi="Arial" w:cs="Arial"/>
          </w:rPr>
          <w:delText xml:space="preserve"> СП</w:delText>
        </w:r>
        <w:r w:rsidRPr="00A10693" w:rsidDel="000D1C92">
          <w:rPr>
            <w:rFonts w:ascii="Arial" w:hAnsi="Arial" w:cs="Arial"/>
          </w:rPr>
          <w:delText xml:space="preserve"> печатает из </w:delText>
        </w:r>
        <w:r w:rsidRPr="00A10693" w:rsidDel="000D1C92">
          <w:rPr>
            <w:rFonts w:ascii="Arial" w:hAnsi="Arial" w:eastAsia="Calibri"/>
            <w:szCs w:val="28"/>
            <w:lang w:val="en-US"/>
          </w:rPr>
          <w:delText>SAP</w:delText>
        </w:r>
        <w:r w:rsidRPr="00A10693" w:rsidDel="000D1C92">
          <w:rPr>
            <w:rFonts w:ascii="Arial" w:hAnsi="Arial" w:eastAsia="Calibri"/>
            <w:szCs w:val="28"/>
          </w:rPr>
          <w:delText xml:space="preserve"> </w:delText>
        </w:r>
        <w:r w:rsidRPr="00A10693" w:rsidDel="000D1C92">
          <w:rPr>
            <w:rFonts w:ascii="Arial" w:hAnsi="Arial" w:eastAsia="Calibri"/>
            <w:szCs w:val="28"/>
            <w:lang w:val="en-US"/>
          </w:rPr>
          <w:delText>S</w:delText>
        </w:r>
        <w:r w:rsidRPr="00A10693" w:rsidDel="000D1C92">
          <w:rPr>
            <w:rFonts w:ascii="Arial" w:hAnsi="Arial" w:eastAsia="Calibri"/>
            <w:szCs w:val="28"/>
          </w:rPr>
          <w:delText xml:space="preserve">/4 </w:delText>
        </w:r>
        <w:r w:rsidRPr="00A10693" w:rsidDel="000D1C92">
          <w:rPr>
            <w:rFonts w:ascii="Arial" w:hAnsi="Arial" w:eastAsia="Calibri"/>
            <w:szCs w:val="28"/>
            <w:lang w:val="en-US"/>
          </w:rPr>
          <w:delText>HANA</w:delText>
        </w:r>
        <w:r w:rsidRPr="00A10693" w:rsidDel="000D1C92">
          <w:rPr>
            <w:rFonts w:ascii="Arial" w:hAnsi="Arial" w:eastAsia="Calibri"/>
            <w:szCs w:val="28"/>
          </w:rPr>
          <w:delText xml:space="preserve"> штрих-код, автоматически сформированный в момент сохранения входящего счета.</w:delText>
        </w:r>
        <w:r w:rsidRPr="00A10693" w:rsidDel="000D1C92">
          <w:rPr>
            <w:rFonts w:ascii="Arial" w:hAnsi="Arial" w:cs="Arial"/>
          </w:rPr>
          <w:delText xml:space="preserve"> Штрих-код</w:delText>
        </w:r>
      </w:del>
      <w:r w:rsidRPr="00A10693">
        <w:rPr>
          <w:rFonts w:ascii="Arial" w:hAnsi="Arial" w:cs="Arial"/>
        </w:rPr>
        <w:t xml:space="preserve"> вместе с оригиналами или скан-копиями первичных расчетных документов </w:t>
      </w:r>
      <w:del w:id="1721" w:author="Paramonova Elena" w:date="2021-03-18T16:33:00Z">
        <w:r w:rsidRPr="00A10693" w:rsidDel="000D1C92">
          <w:rPr>
            <w:rFonts w:ascii="Arial" w:hAnsi="Arial" w:cs="Arial"/>
          </w:rPr>
          <w:delText xml:space="preserve">менеджер по сопровождению договора </w:delText>
        </w:r>
      </w:del>
      <w:r w:rsidRPr="00A10693">
        <w:rPr>
          <w:rFonts w:ascii="Arial" w:hAnsi="Arial" w:cs="Arial"/>
        </w:rPr>
        <w:t>передает</w:t>
      </w:r>
      <w:ins w:id="1722" w:author="Paramonova Elena" w:date="2021-03-18T16:33:00Z">
        <w:r w:rsidR="000D1C92">
          <w:rPr>
            <w:rFonts w:ascii="Arial" w:hAnsi="Arial" w:cs="Arial"/>
          </w:rPr>
          <w:t>ся</w:t>
        </w:r>
      </w:ins>
      <w:r w:rsidRPr="00A10693">
        <w:rPr>
          <w:rFonts w:ascii="Arial" w:hAnsi="Arial" w:cs="Arial"/>
        </w:rPr>
        <w:t xml:space="preserve"> во фронт-офис МФЦ. В процессе ПП-15.01.01.01 «Получение и обработка в МФЦ входящих первичных документов» сканы документов </w:t>
      </w:r>
      <w:r w:rsidR="00D22D05">
        <w:rPr>
          <w:rFonts w:ascii="Arial" w:hAnsi="Arial" w:cs="Arial"/>
        </w:rPr>
        <w:t>размещаются</w:t>
      </w:r>
      <w:r w:rsidR="00D22D05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 xml:space="preserve">в </w:t>
      </w:r>
      <w:r w:rsidR="00D22D05" w:rsidRPr="00A10693">
        <w:rPr>
          <w:rFonts w:ascii="Arial" w:hAnsi="Arial" w:cs="Arial"/>
        </w:rPr>
        <w:t>электронн</w:t>
      </w:r>
      <w:r w:rsidR="00D22D05">
        <w:rPr>
          <w:rFonts w:ascii="Arial" w:hAnsi="Arial" w:cs="Arial"/>
        </w:rPr>
        <w:t>ом</w:t>
      </w:r>
      <w:r w:rsidR="00D22D05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>архив</w:t>
      </w:r>
      <w:r w:rsidR="00D22D05">
        <w:rPr>
          <w:rFonts w:ascii="Arial" w:hAnsi="Arial" w:cs="Arial"/>
        </w:rPr>
        <w:t>е</w:t>
      </w:r>
      <w:r w:rsidRPr="00A10693">
        <w:rPr>
          <w:rFonts w:ascii="Arial" w:hAnsi="Arial" w:cs="Arial"/>
        </w:rPr>
        <w:t xml:space="preserve"> с привязкой к системному документу Входящий счет (подробнее см. СОИ </w:t>
      </w:r>
      <w:del w:id="1723" w:author="SintsovaMA" w:date="2021-03-22T17:32:00Z">
        <w:r w:rsidR="00D2138A" w:rsidDel="00117C79">
          <w:rPr>
            <w:rFonts w:ascii="Arial" w:hAnsi="Arial" w:cs="Arial"/>
          </w:rPr>
          <w:delText>ERP.9.</w:delText>
        </w:r>
        <w:r w:rsidR="00577418" w:rsidRPr="00577418" w:rsidDel="00117C79">
          <w:rPr>
            <w:rFonts w:ascii="Arial" w:hAnsi="Arial" w:cs="Arial"/>
          </w:rPr>
          <w:delText xml:space="preserve">6.5 </w:delText>
        </w:r>
      </w:del>
      <w:r w:rsidR="00577418" w:rsidRPr="00577418">
        <w:rPr>
          <w:rFonts w:ascii="Arial" w:hAnsi="Arial" w:cs="Arial"/>
        </w:rPr>
        <w:t>«Соглашение об интеграции с АСУ ЭДО»</w:t>
      </w:r>
      <w:r w:rsidRPr="00A10693">
        <w:rPr>
          <w:rFonts w:ascii="Arial" w:hAnsi="Arial" w:cs="Arial"/>
        </w:rPr>
        <w:t xml:space="preserve">). </w:t>
      </w:r>
      <w:r w:rsidR="007F27C9">
        <w:rPr>
          <w:rFonts w:ascii="Arial" w:hAnsi="Arial" w:cs="Arial"/>
        </w:rPr>
        <w:t>Да</w:t>
      </w:r>
      <w:r w:rsidR="007F27C9">
        <w:rPr>
          <w:rFonts w:ascii="Arial" w:hAnsi="Arial" w:cs="Arial"/>
        </w:rPr>
        <w:lastRenderedPageBreak/>
        <w:t>лее бухгалтер МФЦ по учету КЗ деблокирует входящий счет (подробнее шаг деблокирование входящих счетов описан в КД «</w:t>
      </w:r>
      <w:r w:rsidR="00D2138A">
        <w:rPr>
          <w:rFonts w:ascii="Arial" w:hAnsi="Arial" w:cs="Arial"/>
        </w:rPr>
        <w:t>ERP.</w:t>
      </w:r>
      <w:ins w:id="1724" w:author="SintsovaMA" w:date="2021-03-22T17:32:00Z">
        <w:r w:rsidR="00117C79" w:rsidRPr="00117C79">
          <w:rPr>
            <w:rFonts w:ascii="Arial" w:hAnsi="Arial" w:cs="Arial"/>
            <w:rPrChange w:author="SintsovaMA" w:date="2021-03-22T17:32:00Z" w:id="1725">
              <w:rPr>
                <w:rFonts w:ascii="Arial" w:hAnsi="Arial" w:cs="Arial"/>
                <w:lang w:val="en-US"/>
              </w:rPr>
            </w:rPrChange>
          </w:rPr>
          <w:t>13.</w:t>
        </w:r>
      </w:ins>
      <w:r w:rsidR="00D2138A">
        <w:rPr>
          <w:rFonts w:ascii="Arial" w:hAnsi="Arial" w:cs="Arial"/>
        </w:rPr>
        <w:t>9</w:t>
      </w:r>
      <w:ins w:id="1726" w:author="SintsovaMA" w:date="2021-03-22T17:32:00Z">
        <w:r w:rsidR="00117C79" w:rsidRPr="00117C79">
          <w:rPr>
            <w:rFonts w:ascii="Arial" w:hAnsi="Arial" w:cs="Arial"/>
            <w:rPrChange w:author="SintsovaMA" w:date="2021-03-22T17:32:00Z" w:id="1727">
              <w:rPr>
                <w:rFonts w:ascii="Arial" w:hAnsi="Arial" w:cs="Arial"/>
                <w:lang w:val="en-US"/>
              </w:rPr>
            </w:rPrChange>
          </w:rPr>
          <w:t>_2_</w:t>
        </w:r>
      </w:ins>
      <w:del w:id="1728" w:author="SintsovaMA" w:date="2021-03-22T17:32:00Z">
        <w:r w:rsidR="00D2138A" w:rsidDel="00117C79">
          <w:rPr>
            <w:rFonts w:ascii="Arial" w:hAnsi="Arial" w:cs="Arial"/>
          </w:rPr>
          <w:delText>.</w:delText>
        </w:r>
        <w:r w:rsidR="007F27C9" w:rsidRPr="007F27C9" w:rsidDel="00117C79">
          <w:rPr>
            <w:rFonts w:ascii="Arial" w:hAnsi="Arial" w:cs="Arial"/>
          </w:rPr>
          <w:delText>1.</w:delText>
        </w:r>
      </w:del>
      <w:r w:rsidR="007F27C9" w:rsidRPr="007F27C9">
        <w:rPr>
          <w:rFonts w:ascii="Arial" w:hAnsi="Arial" w:cs="Arial"/>
        </w:rPr>
        <w:t>29_КД_Учет расчетов с дебиторами и кредиторами</w:t>
      </w:r>
      <w:r w:rsidR="007F27C9">
        <w:rPr>
          <w:rFonts w:ascii="Arial" w:hAnsi="Arial" w:cs="Arial"/>
        </w:rPr>
        <w:t>»).</w:t>
      </w:r>
    </w:p>
    <w:p w14:paraId="3BF59475" w14:textId="77777777" w:rsidR="00AF74A1" w:rsidRPr="00A10693" w:rsidRDefault="00AF74A1" w:rsidP="00AF74A1"/>
    <w:p w14:paraId="685C76B3" w14:textId="1B6C3932" w:rsidR="000F4820" w:rsidRPr="00A10693" w:rsidRDefault="0081654F" w:rsidP="000F4820">
      <w:pPr>
        <w:pStyle w:val="4"/>
        <w:rPr>
          <w:b/>
          <w:i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 xml:space="preserve">ПП-10.04.04.180 </w:t>
      </w:r>
      <w:r w:rsidR="000F4820" w:rsidRPr="00A10693">
        <w:rPr>
          <w:b/>
          <w:i w:val="0"/>
          <w:caps w:val="0"/>
          <w:sz w:val="24"/>
          <w:szCs w:val="24"/>
        </w:rPr>
        <w:t>Контроль закрытия обязательств по договору</w:t>
      </w:r>
    </w:p>
    <w:p w14:paraId="3E429BBA" w14:textId="27279B34" w:rsidR="000F4820" w:rsidRPr="00A10693" w:rsidRDefault="000F4820" w:rsidP="000F4820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1F6EB1FE" w14:textId="3EE97D30" w:rsidR="00F11DB1" w:rsidRDefault="00F11DB1" w:rsidP="00F96D9E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Менеджер по сопровождению договора контролирует соблюдение </w:t>
      </w:r>
      <w:r w:rsidR="006C27E6">
        <w:rPr>
          <w:rFonts w:ascii="Arial" w:hAnsi="Arial" w:cs="Arial"/>
          <w:color w:val="000000" w:themeColor="text1"/>
          <w:szCs w:val="24"/>
        </w:rPr>
        <w:t xml:space="preserve">условий выполнения </w:t>
      </w:r>
      <w:r>
        <w:rPr>
          <w:rFonts w:ascii="Arial" w:hAnsi="Arial" w:cs="Arial"/>
          <w:color w:val="000000" w:themeColor="text1"/>
          <w:szCs w:val="24"/>
        </w:rPr>
        <w:t xml:space="preserve">договора поставщиком. </w:t>
      </w:r>
      <w:r w:rsidRPr="00A10693">
        <w:rPr>
          <w:rFonts w:ascii="Arial" w:hAnsi="Arial" w:cs="Arial"/>
          <w:color w:val="000000" w:themeColor="text1"/>
          <w:szCs w:val="24"/>
        </w:rPr>
        <w:t>В случае обнаружения несоответствия поставки условиям договора (например</w:t>
      </w:r>
      <w:r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нарушены сроки поставки, зафиксированные в договоре), менеджер по сопровождению договора инициирует процесс ПП-10.04.04.02-ERP Допретензионная работа</w:t>
      </w:r>
      <w:r>
        <w:rPr>
          <w:rFonts w:ascii="Arial" w:hAnsi="Arial" w:cs="Arial"/>
          <w:color w:val="000000" w:themeColor="text1"/>
          <w:szCs w:val="24"/>
        </w:rPr>
        <w:t>.</w:t>
      </w:r>
    </w:p>
    <w:p w14:paraId="71F91284" w14:textId="1E747CF8" w:rsidR="00F96D9E" w:rsidRDefault="00F11DB1" w:rsidP="00F96D9E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Если по позициям спецификации, или разнарядки не ожидается дальнейших поступлений, то менеджер по сопровождению договора в транзакции «Изменение заказа на поставку», </w:t>
      </w:r>
      <w:r w:rsidRPr="00A10693">
        <w:rPr>
          <w:rFonts w:ascii="Arial" w:hAnsi="Arial" w:cs="Arial"/>
          <w:color w:val="000000" w:themeColor="text1"/>
          <w:szCs w:val="24"/>
        </w:rPr>
        <w:t>проставляет метку конечной поставки.</w:t>
      </w:r>
      <w:r>
        <w:rPr>
          <w:rFonts w:ascii="Arial" w:hAnsi="Arial" w:cs="Arial"/>
          <w:color w:val="000000" w:themeColor="text1"/>
          <w:szCs w:val="24"/>
        </w:rPr>
        <w:t xml:space="preserve"> </w:t>
      </w:r>
      <w:r w:rsidR="00F96D9E" w:rsidRPr="00A10693">
        <w:rPr>
          <w:rFonts w:ascii="Arial" w:hAnsi="Arial" w:cs="Arial"/>
          <w:color w:val="000000" w:themeColor="text1"/>
          <w:szCs w:val="24"/>
        </w:rPr>
        <w:t>Метка конечной поставки проставляется также автоматически, если выполнена поставка МТР в пределах, заданных</w:t>
      </w:r>
      <w:r>
        <w:rPr>
          <w:rFonts w:ascii="Arial" w:hAnsi="Arial" w:cs="Arial"/>
          <w:color w:val="000000" w:themeColor="text1"/>
          <w:szCs w:val="24"/>
        </w:rPr>
        <w:t xml:space="preserve"> в спецификации, разнарядке</w:t>
      </w:r>
      <w:r w:rsidR="00F96D9E" w:rsidRPr="00A10693">
        <w:rPr>
          <w:rFonts w:ascii="Arial" w:hAnsi="Arial" w:cs="Arial"/>
          <w:color w:val="000000" w:themeColor="text1"/>
          <w:szCs w:val="24"/>
        </w:rPr>
        <w:t xml:space="preserve"> допусков (допуски недопоставки/сверхпоставки).</w:t>
      </w:r>
    </w:p>
    <w:p w14:paraId="7A0F0767" w14:textId="4E918757" w:rsidR="007E3F80" w:rsidRDefault="00F11DB1" w:rsidP="00F96D9E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5A7C73">
        <w:rPr>
          <w:rFonts w:ascii="Arial" w:hAnsi="Arial" w:cs="Arial"/>
          <w:color w:val="000000" w:themeColor="text1"/>
          <w:szCs w:val="24"/>
        </w:rPr>
        <w:t>Для закрытия квартальной спецификации менеджер по сопровождению</w:t>
      </w:r>
      <w:r w:rsidR="00B14C6A" w:rsidRPr="005A7C73">
        <w:rPr>
          <w:rFonts w:ascii="Arial" w:hAnsi="Arial" w:cs="Arial"/>
          <w:color w:val="000000" w:themeColor="text1"/>
          <w:szCs w:val="24"/>
        </w:rPr>
        <w:t xml:space="preserve"> договора</w:t>
      </w:r>
      <w:r w:rsidRPr="005A7C73">
        <w:rPr>
          <w:rFonts w:ascii="Arial" w:hAnsi="Arial" w:cs="Arial"/>
          <w:color w:val="000000" w:themeColor="text1"/>
          <w:szCs w:val="24"/>
        </w:rPr>
        <w:t xml:space="preserve"> формирует </w:t>
      </w:r>
      <w:r w:rsidR="00766F63" w:rsidRPr="00B72183">
        <w:rPr>
          <w:rFonts w:ascii="Arial" w:hAnsi="Arial" w:cs="Arial"/>
          <w:color w:val="000000" w:themeColor="text1"/>
          <w:szCs w:val="24"/>
        </w:rPr>
        <w:t>отчет</w:t>
      </w:r>
      <w:r w:rsidRPr="005A7C73">
        <w:rPr>
          <w:rFonts w:ascii="Arial" w:hAnsi="Arial" w:cs="Arial"/>
          <w:color w:val="000000" w:themeColor="text1"/>
          <w:szCs w:val="24"/>
        </w:rPr>
        <w:t xml:space="preserve"> </w:t>
      </w:r>
      <w:r w:rsidR="00766F63" w:rsidRPr="00B72183">
        <w:rPr>
          <w:rFonts w:ascii="Arial" w:hAnsi="Arial" w:cs="Arial"/>
          <w:color w:val="000000" w:themeColor="text1"/>
          <w:szCs w:val="24"/>
        </w:rPr>
        <w:t>«Исполнение закупки</w:t>
      </w:r>
      <w:r w:rsidRPr="005A7C73">
        <w:rPr>
          <w:rFonts w:ascii="Arial" w:hAnsi="Arial" w:cs="Arial"/>
          <w:color w:val="000000" w:themeColor="text1"/>
          <w:szCs w:val="24"/>
        </w:rPr>
        <w:t>»</w:t>
      </w:r>
      <w:r w:rsidR="00766F63" w:rsidRPr="00B72183">
        <w:rPr>
          <w:rFonts w:ascii="Arial" w:hAnsi="Arial" w:cs="Arial"/>
          <w:color w:val="000000" w:themeColor="text1"/>
          <w:szCs w:val="24"/>
        </w:rPr>
        <w:t xml:space="preserve"> (гибкая матрица)</w:t>
      </w:r>
      <w:r w:rsidR="006C27E6" w:rsidRPr="005A7C73">
        <w:rPr>
          <w:rFonts w:ascii="Arial" w:hAnsi="Arial" w:cs="Arial"/>
          <w:color w:val="000000" w:themeColor="text1"/>
          <w:szCs w:val="24"/>
        </w:rPr>
        <w:t>.</w:t>
      </w:r>
      <w:r w:rsidRPr="005A7C73">
        <w:rPr>
          <w:rFonts w:ascii="Arial" w:hAnsi="Arial" w:cs="Arial"/>
          <w:color w:val="000000" w:themeColor="text1"/>
          <w:szCs w:val="24"/>
        </w:rPr>
        <w:t xml:space="preserve"> </w:t>
      </w:r>
      <w:r w:rsidR="006C27E6" w:rsidRPr="005A7C73">
        <w:rPr>
          <w:rFonts w:ascii="Arial" w:hAnsi="Arial" w:cs="Arial"/>
          <w:color w:val="000000" w:themeColor="text1"/>
          <w:szCs w:val="24"/>
        </w:rPr>
        <w:t xml:space="preserve">В данном </w:t>
      </w:r>
      <w:r w:rsidRPr="005A7C73">
        <w:rPr>
          <w:rFonts w:ascii="Arial" w:hAnsi="Arial" w:cs="Arial"/>
          <w:color w:val="000000" w:themeColor="text1"/>
          <w:szCs w:val="24"/>
        </w:rPr>
        <w:t xml:space="preserve">отчете </w:t>
      </w:r>
      <w:r w:rsidR="00B14C6A" w:rsidRPr="005A7C73">
        <w:rPr>
          <w:rFonts w:ascii="Arial" w:hAnsi="Arial" w:cs="Arial"/>
          <w:color w:val="000000" w:themeColor="text1"/>
          <w:szCs w:val="24"/>
        </w:rPr>
        <w:t>менеджер по сопровождению договора видит все открытые позиции квартальной спецификации</w:t>
      </w:r>
      <w:r w:rsidR="00773633">
        <w:rPr>
          <w:rFonts w:ascii="Arial" w:hAnsi="Arial" w:cs="Arial"/>
          <w:color w:val="000000" w:themeColor="text1"/>
          <w:szCs w:val="24"/>
        </w:rPr>
        <w:t>,</w:t>
      </w:r>
      <w:r w:rsidR="00766F63" w:rsidRPr="00B72183">
        <w:rPr>
          <w:rFonts w:ascii="Arial" w:hAnsi="Arial" w:cs="Arial"/>
          <w:color w:val="000000" w:themeColor="text1"/>
          <w:szCs w:val="24"/>
        </w:rPr>
        <w:t xml:space="preserve"> </w:t>
      </w:r>
      <w:r w:rsidR="007E3F80">
        <w:rPr>
          <w:rFonts w:ascii="Arial" w:hAnsi="Arial" w:cs="Arial"/>
          <w:color w:val="000000" w:themeColor="text1"/>
          <w:szCs w:val="24"/>
        </w:rPr>
        <w:t xml:space="preserve">фактический </w:t>
      </w:r>
      <w:r w:rsidR="00766F63" w:rsidRPr="00B72183">
        <w:rPr>
          <w:rFonts w:ascii="Arial" w:hAnsi="Arial" w:cs="Arial"/>
          <w:color w:val="000000" w:themeColor="text1"/>
          <w:szCs w:val="24"/>
        </w:rPr>
        <w:t>процент выполнения спецификации</w:t>
      </w:r>
      <w:r w:rsidR="007E3F80" w:rsidRPr="006B54DB">
        <w:rPr>
          <w:rFonts w:ascii="Arial" w:hAnsi="Arial" w:cs="Arial"/>
          <w:color w:val="000000" w:themeColor="text1"/>
          <w:szCs w:val="24"/>
        </w:rPr>
        <w:t xml:space="preserve"> </w:t>
      </w:r>
      <w:r w:rsidR="007E3F80">
        <w:rPr>
          <w:rFonts w:ascii="Arial" w:hAnsi="Arial" w:cs="Arial"/>
          <w:color w:val="000000" w:themeColor="text1"/>
          <w:szCs w:val="24"/>
        </w:rPr>
        <w:t xml:space="preserve">от общей стоимости договора и </w:t>
      </w:r>
      <w:r w:rsidR="005A58F3">
        <w:rPr>
          <w:rFonts w:ascii="Arial" w:hAnsi="Arial" w:cs="Arial"/>
          <w:color w:val="000000" w:themeColor="text1"/>
          <w:szCs w:val="24"/>
        </w:rPr>
        <w:t xml:space="preserve">опцион по договору (100 </w:t>
      </w:r>
      <w:r w:rsidR="00773633">
        <w:rPr>
          <w:rFonts w:ascii="Arial" w:hAnsi="Arial" w:cs="Arial"/>
          <w:color w:val="000000" w:themeColor="text1"/>
          <w:szCs w:val="24"/>
        </w:rPr>
        <w:t>минус</w:t>
      </w:r>
      <w:r w:rsidR="005A58F3">
        <w:rPr>
          <w:rFonts w:ascii="Arial" w:hAnsi="Arial" w:cs="Arial"/>
          <w:color w:val="000000" w:themeColor="text1"/>
          <w:szCs w:val="24"/>
        </w:rPr>
        <w:t xml:space="preserve"> </w:t>
      </w:r>
      <w:r w:rsidR="007E3F80">
        <w:rPr>
          <w:rFonts w:ascii="Arial" w:hAnsi="Arial" w:cs="Arial"/>
          <w:color w:val="000000" w:themeColor="text1"/>
          <w:szCs w:val="24"/>
        </w:rPr>
        <w:t>процент недопоставки, зафиксированный в квартальной спецификации</w:t>
      </w:r>
      <w:r w:rsidR="005A58F3">
        <w:rPr>
          <w:rFonts w:ascii="Arial" w:hAnsi="Arial" w:cs="Arial"/>
          <w:color w:val="000000" w:themeColor="text1"/>
          <w:szCs w:val="24"/>
        </w:rPr>
        <w:t>)</w:t>
      </w:r>
      <w:r w:rsidR="00B14C6A" w:rsidRPr="005A7C73">
        <w:rPr>
          <w:rFonts w:ascii="Arial" w:hAnsi="Arial" w:cs="Arial"/>
          <w:color w:val="000000" w:themeColor="text1"/>
          <w:szCs w:val="24"/>
        </w:rPr>
        <w:t>.</w:t>
      </w:r>
      <w:r w:rsidR="007E3F80">
        <w:rPr>
          <w:rFonts w:ascii="Arial" w:hAnsi="Arial" w:cs="Arial"/>
          <w:color w:val="000000" w:themeColor="text1"/>
          <w:szCs w:val="24"/>
        </w:rPr>
        <w:t xml:space="preserve"> </w:t>
      </w:r>
    </w:p>
    <w:p w14:paraId="70DD313D" w14:textId="35789F9E" w:rsidR="00766F63" w:rsidRPr="00B72183" w:rsidRDefault="00B14C6A" w:rsidP="006B54DB">
      <w:pPr>
        <w:pStyle w:val="a"/>
        <w:numPr>
          <w:ilvl w:val="0"/>
          <w:numId w:val="0"/>
        </w:numPr>
        <w:tabs>
          <w:tab w:val="left" w:pos="450"/>
        </w:tabs>
        <w:spacing w:after="0" w:line="276" w:lineRule="auto"/>
        <w:rPr>
          <w:color w:val="000000" w:themeColor="text1"/>
        </w:rPr>
      </w:pPr>
      <w:r w:rsidRPr="005A7C73">
        <w:rPr>
          <w:color w:val="000000" w:themeColor="text1"/>
        </w:rPr>
        <w:t xml:space="preserve"> </w:t>
      </w:r>
      <w:r w:rsidR="007E3F80">
        <w:rPr>
          <w:color w:val="000000" w:themeColor="text1"/>
        </w:rPr>
        <w:tab/>
      </w:r>
      <w:r w:rsidR="00766F63" w:rsidRPr="00B72183">
        <w:rPr>
          <w:color w:val="000000" w:themeColor="text1"/>
        </w:rPr>
        <w:t>В случае необходимости, для закрытия обязательств</w:t>
      </w:r>
      <w:r w:rsidR="007E3F80">
        <w:rPr>
          <w:color w:val="000000" w:themeColor="text1"/>
        </w:rPr>
        <w:t xml:space="preserve"> по договору консигнации</w:t>
      </w:r>
      <w:r w:rsidR="00766F63" w:rsidRPr="00B72183">
        <w:rPr>
          <w:color w:val="000000" w:themeColor="text1"/>
        </w:rPr>
        <w:t xml:space="preserve">, менеджер по сопровождению договора </w:t>
      </w:r>
      <w:r w:rsidR="007E3F80">
        <w:rPr>
          <w:rFonts w:eastAsia="Times New Roman"/>
          <w:color w:val="000000" w:themeColor="text1"/>
          <w:lang w:eastAsia="en-US"/>
        </w:rPr>
        <w:t xml:space="preserve">оповещает об этом сток-контролера письмом по корпоративной электронной почте. Далее сток-контролер формирует вручную заявку на закупку МТР, подробнее см в </w:t>
      </w:r>
      <w:r w:rsidR="007E3F80" w:rsidRPr="00A10693">
        <w:rPr>
          <w:color w:val="000000" w:themeColor="text1"/>
        </w:rPr>
        <w:t>КД</w:t>
      </w:r>
      <w:r w:rsidR="007E3F80">
        <w:rPr>
          <w:color w:val="000000" w:themeColor="text1"/>
        </w:rPr>
        <w:t xml:space="preserve"> </w:t>
      </w:r>
      <w:del w:id="1729" w:author="SintsovaMA" w:date="2021-03-22T17:28:00Z">
        <w:r w:rsidR="00D2138A" w:rsidDel="004908FD">
          <w:rPr>
            <w:color w:val="000000" w:themeColor="text1"/>
          </w:rPr>
          <w:delText>ERP.9.</w:delText>
        </w:r>
        <w:r w:rsidR="007E3F80" w:rsidRPr="0044380A" w:rsidDel="004908FD">
          <w:rPr>
            <w:color w:val="000000" w:themeColor="text1"/>
          </w:rPr>
          <w:delText>1.58</w:delText>
        </w:r>
        <w:r w:rsidR="007E3F80" w:rsidRPr="00A10693" w:rsidDel="004908FD">
          <w:rPr>
            <w:color w:val="000000" w:themeColor="text1"/>
          </w:rPr>
          <w:delText xml:space="preserve"> </w:delText>
        </w:r>
      </w:del>
      <w:ins w:id="1730" w:author="SintsovaMA" w:date="2021-03-22T17:28:00Z">
        <w:r w:rsidR="004908FD">
          <w:rPr>
            <w:color w:val="000000" w:themeColor="text1"/>
          </w:rPr>
          <w:t xml:space="preserve">ERP.13.9_2_58_MM </w:t>
        </w:r>
      </w:ins>
      <w:r w:rsidR="007E3F80">
        <w:rPr>
          <w:color w:val="000000" w:themeColor="text1"/>
        </w:rPr>
        <w:t>«</w:t>
      </w:r>
      <w:r w:rsidR="007E3F80" w:rsidRPr="0044380A">
        <w:rPr>
          <w:color w:val="000000" w:themeColor="text1"/>
        </w:rPr>
        <w:t>Планирование обеспечения МТР работами и услугами</w:t>
      </w:r>
      <w:r w:rsidR="007E3F80">
        <w:rPr>
          <w:color w:val="000000" w:themeColor="text1"/>
        </w:rPr>
        <w:t xml:space="preserve">». </w:t>
      </w:r>
      <w:r w:rsidR="00773633">
        <w:rPr>
          <w:color w:val="000000" w:themeColor="text1"/>
        </w:rPr>
        <w:t>М</w:t>
      </w:r>
      <w:r w:rsidR="007E3F80">
        <w:rPr>
          <w:color w:val="000000" w:themeColor="text1"/>
        </w:rPr>
        <w:t xml:space="preserve">енеджер по сопровождению договора формирует </w:t>
      </w:r>
      <w:r w:rsidR="00766F63" w:rsidRPr="00B72183">
        <w:rPr>
          <w:color w:val="000000" w:themeColor="text1"/>
        </w:rPr>
        <w:t xml:space="preserve">разнарядку </w:t>
      </w:r>
      <w:r w:rsidR="007E3F80">
        <w:rPr>
          <w:color w:val="000000" w:themeColor="text1"/>
        </w:rPr>
        <w:t>со ссылкой на заявку на закупку МТР, сформированную сток-контролером</w:t>
      </w:r>
      <w:r w:rsidR="00766F63" w:rsidRPr="00B72183">
        <w:rPr>
          <w:color w:val="000000" w:themeColor="text1"/>
        </w:rPr>
        <w:t xml:space="preserve">. Правила формирования разнарядки описаны в п.5.2.3.1.  </w:t>
      </w:r>
    </w:p>
    <w:p w14:paraId="7B483707" w14:textId="04DB8EF7" w:rsidR="00F96D9E" w:rsidRPr="00A10693" w:rsidRDefault="00F96D9E" w:rsidP="00F96D9E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182DA6B1" w14:textId="791D763E" w:rsidR="00144624" w:rsidRPr="00A10693" w:rsidRDefault="00144624" w:rsidP="00144624">
      <w:pPr>
        <w:pStyle w:val="a8"/>
        <w:jc w:val="right"/>
        <w:rPr>
          <w:rFonts w:ascii="Arial" w:hAnsi="Arial" w:cs="Arial"/>
          <w:b/>
          <w:noProof/>
          <w:sz w:val="22"/>
        </w:rPr>
      </w:pPr>
      <w:bookmarkStart w:id="1731" w:name="_Ref517280902"/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50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>. Описание шага закрытие обязательств по договору</w:t>
      </w:r>
      <w:bookmarkEnd w:id="1731"/>
    </w:p>
    <w:tbl>
      <w:tblPr>
        <w:tblW w:w="493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6"/>
        <w:gridCol w:w="1487"/>
        <w:gridCol w:w="900"/>
        <w:gridCol w:w="1256"/>
        <w:gridCol w:w="1727"/>
        <w:gridCol w:w="3294"/>
      </w:tblGrid>
      <w:tr w:rsidR="00F96D9E" w:rsidRPr="00A10693" w14:paraId="56B72EC9" w14:textId="6B842CC3" w:rsidTr="00DA488E">
        <w:trPr>
          <w:cantSplit/>
          <w:trHeight w:val="397"/>
          <w:tblHeader/>
        </w:trPr>
        <w:tc>
          <w:tcPr>
            <w:tcW w:w="689" w:type="pct"/>
            <w:shd w:val="clear" w:color="auto" w:fill="FFC000"/>
            <w:vAlign w:val="center"/>
          </w:tcPr>
          <w:p w14:paraId="2A608202" w14:textId="77777777" w:rsidR="00F96D9E" w:rsidRPr="00A10693" w:rsidRDefault="00F96D9E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740" w:type="pct"/>
            <w:shd w:val="clear" w:color="auto" w:fill="FFC000"/>
            <w:vAlign w:val="center"/>
          </w:tcPr>
          <w:p w14:paraId="536858EC" w14:textId="77777777" w:rsidR="00F96D9E" w:rsidRPr="00A10693" w:rsidRDefault="00F96D9E" w:rsidP="00DA488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48" w:type="pct"/>
            <w:shd w:val="clear" w:color="auto" w:fill="FFC000"/>
            <w:vAlign w:val="center"/>
          </w:tcPr>
          <w:p w14:paraId="65283989" w14:textId="77777777" w:rsidR="00F96D9E" w:rsidRPr="00A10693" w:rsidRDefault="00F96D9E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625" w:type="pct"/>
            <w:shd w:val="clear" w:color="auto" w:fill="FFC000"/>
          </w:tcPr>
          <w:p w14:paraId="53343ADF" w14:textId="77777777" w:rsidR="00F96D9E" w:rsidRPr="00A10693" w:rsidRDefault="00F96D9E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859" w:type="pct"/>
            <w:shd w:val="clear" w:color="auto" w:fill="FFC000"/>
          </w:tcPr>
          <w:p w14:paraId="15C371C1" w14:textId="77777777" w:rsidR="00F96D9E" w:rsidRPr="00A10693" w:rsidRDefault="00F96D9E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1639" w:type="pct"/>
            <w:shd w:val="clear" w:color="auto" w:fill="FFC000"/>
          </w:tcPr>
          <w:p w14:paraId="05EFAC71" w14:textId="77777777" w:rsidR="00F96D9E" w:rsidRPr="00A10693" w:rsidRDefault="00F96D9E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F96D9E" w:rsidRPr="00A10693" w14:paraId="7862D757" w14:textId="0C860DB7" w:rsidTr="00DA488E">
        <w:trPr>
          <w:cantSplit/>
          <w:trHeight w:val="1252"/>
        </w:trPr>
        <w:tc>
          <w:tcPr>
            <w:tcW w:w="689" w:type="pct"/>
            <w:vMerge w:val="restart"/>
          </w:tcPr>
          <w:p w14:paraId="4C8AB6A7" w14:textId="77777777" w:rsidR="00F96D9E" w:rsidRPr="00A10693" w:rsidRDefault="00F96D9E" w:rsidP="00DA488E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ПП-10.04.04.180</w:t>
            </w:r>
          </w:p>
        </w:tc>
        <w:tc>
          <w:tcPr>
            <w:tcW w:w="740" w:type="pct"/>
            <w:vMerge w:val="restart"/>
          </w:tcPr>
          <w:p w14:paraId="008DF226" w14:textId="77777777" w:rsidR="00F96D9E" w:rsidRPr="00A10693" w:rsidRDefault="00F96D9E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Наступило регламентное время контроля за</w:t>
            </w:r>
            <w:r w:rsidRPr="00A10693">
              <w:rPr>
                <w:rFonts w:ascii="Arial" w:hAnsi="Arial" w:cs="Arial"/>
                <w:sz w:val="20"/>
              </w:rPr>
              <w:lastRenderedPageBreak/>
              <w:t>крытия обязательств по договору</w:t>
            </w:r>
          </w:p>
        </w:tc>
        <w:tc>
          <w:tcPr>
            <w:tcW w:w="448" w:type="pct"/>
            <w:vMerge w:val="restart"/>
            <w:shd w:val="clear" w:color="auto" w:fill="auto"/>
          </w:tcPr>
          <w:p w14:paraId="608F483C" w14:textId="14BF27F0" w:rsidR="00F96D9E" w:rsidRPr="00A10693" w:rsidRDefault="00F96D9E" w:rsidP="00DA488E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A10693">
              <w:rPr>
                <w:rFonts w:ascii="Arial" w:hAnsi="Arial" w:cs="Arial"/>
                <w:sz w:val="20"/>
              </w:rPr>
              <w:lastRenderedPageBreak/>
              <w:t>ME22N</w:t>
            </w:r>
          </w:p>
        </w:tc>
        <w:tc>
          <w:tcPr>
            <w:tcW w:w="625" w:type="pct"/>
            <w:vMerge w:val="restart"/>
          </w:tcPr>
          <w:p w14:paraId="7BD05FB7" w14:textId="77777777" w:rsidR="00F96D9E" w:rsidRPr="00A10693" w:rsidRDefault="00F96D9E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Спецификация вида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</w:t>
            </w:r>
            <w:r w:rsidRPr="00A10693">
              <w:rPr>
                <w:rFonts w:ascii="Arial" w:hAnsi="Arial" w:cs="Arial"/>
                <w:sz w:val="20"/>
              </w:rPr>
              <w:lastRenderedPageBreak/>
              <w:t>тусе «Действующий»</w:t>
            </w:r>
          </w:p>
          <w:p w14:paraId="73D31AFC" w14:textId="27DA0E30" w:rsidR="00F96D9E" w:rsidRPr="00A10693" w:rsidRDefault="00F96D9E" w:rsidP="00DA488E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859" w:type="pct"/>
            <w:vMerge w:val="restart"/>
          </w:tcPr>
          <w:p w14:paraId="5F266F36" w14:textId="0532304E" w:rsidR="00F96D9E" w:rsidRPr="00A10693" w:rsidRDefault="00F96D9E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lastRenderedPageBreak/>
              <w:t>Метка конечно поставки в позиции спецификации</w:t>
            </w:r>
          </w:p>
        </w:tc>
        <w:tc>
          <w:tcPr>
            <w:tcW w:w="1639" w:type="pct"/>
            <w:vMerge w:val="restart"/>
          </w:tcPr>
          <w:p w14:paraId="60856439" w14:textId="1763A624" w:rsidR="00F96D9E" w:rsidRPr="00A10693" w:rsidRDefault="00F96D9E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Менеджер по сопровождению договора</w:t>
            </w:r>
          </w:p>
        </w:tc>
      </w:tr>
      <w:tr w:rsidR="00F96D9E" w:rsidRPr="00A10693" w14:paraId="179EE9E5" w14:textId="6EDE8DAA" w:rsidTr="00DA488E">
        <w:trPr>
          <w:cantSplit/>
          <w:trHeight w:val="1252"/>
        </w:trPr>
        <w:tc>
          <w:tcPr>
            <w:tcW w:w="689" w:type="pct"/>
            <w:vMerge/>
          </w:tcPr>
          <w:p w14:paraId="02EC0F62" w14:textId="77777777" w:rsidR="00F96D9E" w:rsidRPr="00A10693" w:rsidRDefault="00F96D9E" w:rsidP="00DA488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740" w:type="pct"/>
            <w:vMerge/>
          </w:tcPr>
          <w:p w14:paraId="3516CFEF" w14:textId="77777777" w:rsidR="00F96D9E" w:rsidRPr="00A10693" w:rsidRDefault="00F96D9E" w:rsidP="00DA488E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448" w:type="pct"/>
            <w:vMerge/>
            <w:shd w:val="clear" w:color="auto" w:fill="auto"/>
          </w:tcPr>
          <w:p w14:paraId="4733D98B" w14:textId="395F369E" w:rsidR="00F96D9E" w:rsidRPr="00A10693" w:rsidRDefault="00F96D9E" w:rsidP="00DA488E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625" w:type="pct"/>
            <w:vMerge/>
          </w:tcPr>
          <w:p w14:paraId="0E5BD1AA" w14:textId="77777777" w:rsidR="00F96D9E" w:rsidRPr="00A10693" w:rsidRDefault="00F96D9E" w:rsidP="00DA488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9" w:type="pct"/>
            <w:vMerge/>
          </w:tcPr>
          <w:p w14:paraId="73872133" w14:textId="4AD9161D" w:rsidR="00F96D9E" w:rsidRPr="00A10693" w:rsidRDefault="00F96D9E" w:rsidP="00DA488E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39" w:type="pct"/>
            <w:vMerge/>
          </w:tcPr>
          <w:p w14:paraId="22119572" w14:textId="24B38E37" w:rsidR="00F96D9E" w:rsidRPr="00A10693" w:rsidRDefault="00F96D9E" w:rsidP="00DA488E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467FA180" w14:textId="77777777" w:rsidR="00144624" w:rsidRPr="00A10693" w:rsidRDefault="00144624" w:rsidP="00144624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7652CD3C" w14:textId="384E600E" w:rsidR="00251034" w:rsidRDefault="00732420" w:rsidP="00F8304C">
      <w:pPr>
        <w:spacing w:after="240" w:line="276" w:lineRule="auto"/>
        <w:ind w:firstLine="567"/>
        <w:rPr>
          <w:rFonts w:ascii="Arial" w:eastAsia="Calibri" w:hAnsi="Arial"/>
          <w:b/>
          <w:caps/>
          <w:sz w:val="20"/>
          <w:szCs w:val="20"/>
        </w:rPr>
      </w:pPr>
      <w:r w:rsidRPr="00A10693">
        <w:rPr>
          <w:rFonts w:ascii="Arial" w:hAnsi="Arial" w:cs="Arial"/>
        </w:rPr>
        <w:t>Детальное описание шагов</w:t>
      </w:r>
      <w:r w:rsidR="000F4820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>приведено в Приложении № 3.</w:t>
      </w:r>
      <w:bookmarkStart w:id="1732" w:name="_Toc516329642"/>
    </w:p>
    <w:p w14:paraId="5BD0EA04" w14:textId="6FB10D29" w:rsidR="00732420" w:rsidRPr="00A10693" w:rsidRDefault="00732420" w:rsidP="00D01C7D">
      <w:pPr>
        <w:pStyle w:val="3"/>
      </w:pPr>
      <w:bookmarkStart w:id="1733" w:name="_Toc64879349"/>
      <w:r w:rsidRPr="00A10693">
        <w:t>Описание шагов бизнес-процесса ПП-10.04.04.02-ERP Допретензионная работа по МТР</w:t>
      </w:r>
      <w:bookmarkEnd w:id="1732"/>
      <w:bookmarkEnd w:id="1733"/>
    </w:p>
    <w:p w14:paraId="32F09663" w14:textId="77777777" w:rsidR="00834C8F" w:rsidRPr="00A10693" w:rsidRDefault="00834C8F" w:rsidP="00834C8F">
      <w:pPr>
        <w:spacing w:line="276" w:lineRule="auto"/>
        <w:ind w:left="708"/>
        <w:rPr>
          <w:rFonts w:ascii="Arial" w:hAnsi="Arial" w:cs="Arial"/>
          <w:color w:val="000000" w:themeColor="text1"/>
          <w:szCs w:val="24"/>
        </w:rPr>
      </w:pPr>
    </w:p>
    <w:p w14:paraId="02CB5B3A" w14:textId="739E790C" w:rsidR="00834C8F" w:rsidRPr="00A10693" w:rsidRDefault="00834C8F" w:rsidP="00834C8F">
      <w:pPr>
        <w:spacing w:line="276" w:lineRule="auto"/>
        <w:ind w:left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 рамках </w:t>
      </w:r>
      <w:r w:rsidR="00DA1FE2">
        <w:rPr>
          <w:rFonts w:ascii="Arial" w:hAnsi="Arial" w:cs="Arial"/>
          <w:color w:val="000000" w:themeColor="text1"/>
          <w:szCs w:val="24"/>
        </w:rPr>
        <w:t xml:space="preserve">данного </w:t>
      </w:r>
      <w:r w:rsidRPr="00A10693">
        <w:rPr>
          <w:rFonts w:ascii="Arial" w:hAnsi="Arial" w:cs="Arial"/>
          <w:color w:val="000000" w:themeColor="text1"/>
          <w:szCs w:val="24"/>
        </w:rPr>
        <w:t>процесса возможны следующие сценарии:</w:t>
      </w:r>
    </w:p>
    <w:p w14:paraId="4E776EE6" w14:textId="77777777" w:rsidR="00834C8F" w:rsidRPr="00A10693" w:rsidRDefault="00834C8F" w:rsidP="00834C8F">
      <w:pPr>
        <w:spacing w:line="276" w:lineRule="auto"/>
        <w:ind w:left="708"/>
        <w:rPr>
          <w:rFonts w:ascii="Arial" w:hAnsi="Arial" w:cs="Arial"/>
          <w:color w:val="000000" w:themeColor="text1"/>
          <w:szCs w:val="24"/>
        </w:rPr>
      </w:pPr>
    </w:p>
    <w:p w14:paraId="56E65B8D" w14:textId="77777777" w:rsidR="00834C8F" w:rsidRPr="00A10693" w:rsidRDefault="00834C8F" w:rsidP="00834C8F">
      <w:pPr>
        <w:pStyle w:val="afa"/>
        <w:spacing w:line="276" w:lineRule="auto"/>
        <w:ind w:left="106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1: Получение корректных первичных документов от поставщика</w:t>
      </w:r>
    </w:p>
    <w:p w14:paraId="5E531393" w14:textId="77777777" w:rsidR="00834C8F" w:rsidRPr="00A10693" w:rsidRDefault="00834C8F" w:rsidP="00834C8F">
      <w:pPr>
        <w:pStyle w:val="afa"/>
        <w:spacing w:line="276" w:lineRule="auto"/>
        <w:ind w:left="106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2: Допретензионная работа с поставщиком</w:t>
      </w:r>
    </w:p>
    <w:p w14:paraId="3422E910" w14:textId="77777777" w:rsidR="00834C8F" w:rsidRPr="00A10693" w:rsidRDefault="00834C8F" w:rsidP="00834C8F">
      <w:pPr>
        <w:spacing w:line="276" w:lineRule="auto"/>
        <w:rPr>
          <w:rFonts w:ascii="Arial" w:hAnsi="Arial" w:cs="Arial"/>
          <w:color w:val="000000" w:themeColor="text1"/>
          <w:szCs w:val="24"/>
        </w:rPr>
      </w:pPr>
    </w:p>
    <w:p w14:paraId="76AB5B85" w14:textId="79A3DEEF" w:rsidR="00834C8F" w:rsidRPr="00A10693" w:rsidRDefault="00834C8F" w:rsidP="00834C8F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 xml:space="preserve">ПП-10.04.04.01.010 Подготовка и отправка уведомления о выявленных нарушениях (вне SAP S/4HANA) </w:t>
      </w:r>
    </w:p>
    <w:p w14:paraId="26E2FB59" w14:textId="1E665F9B" w:rsidR="00834C8F" w:rsidRPr="00A10693" w:rsidRDefault="00834C8F" w:rsidP="00834C8F"/>
    <w:p w14:paraId="32A93A24" w14:textId="0AFBAE64" w:rsidR="00F727CA" w:rsidRPr="00A10693" w:rsidRDefault="00F727CA" w:rsidP="00834C8F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Шаг актуален для всех сценариев.</w:t>
      </w:r>
    </w:p>
    <w:p w14:paraId="779ADC20" w14:textId="77777777" w:rsidR="00F727CA" w:rsidRPr="00A10693" w:rsidRDefault="00F727CA" w:rsidP="00834C8F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</w:p>
    <w:p w14:paraId="78C190A8" w14:textId="31C7DC4B" w:rsidR="00834C8F" w:rsidRPr="00A10693" w:rsidRDefault="00834C8F" w:rsidP="00834C8F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Менеджер по сопровождению договора в случае выявления отклонений по исполнению договора в регламентные сроки уведомляет Поставщика о выявленных фактах неисполнения или ненадлежащего исполнения обязательств по Договору</w:t>
      </w:r>
      <w:r w:rsidR="00F727CA" w:rsidRPr="00A10693">
        <w:rPr>
          <w:rFonts w:ascii="Arial" w:hAnsi="Arial" w:cs="Arial"/>
          <w:color w:val="000000" w:themeColor="text1"/>
          <w:szCs w:val="24"/>
        </w:rPr>
        <w:t xml:space="preserve"> (выявлены расхождения при приемке и размещении МТР на склад,</w:t>
      </w:r>
      <w:r w:rsidR="00A31298" w:rsidRPr="00A10693">
        <w:rPr>
          <w:rFonts w:ascii="Arial" w:hAnsi="Arial" w:cs="Arial"/>
          <w:color w:val="000000" w:themeColor="text1"/>
          <w:szCs w:val="24"/>
        </w:rPr>
        <w:t xml:space="preserve"> выявлены несоответствия поставки условиям договора (</w:t>
      </w:r>
      <w:r w:rsidR="00CF128E" w:rsidRPr="00A10693">
        <w:rPr>
          <w:rFonts w:ascii="Arial" w:hAnsi="Arial" w:cs="Arial"/>
          <w:color w:val="000000" w:themeColor="text1"/>
          <w:szCs w:val="24"/>
        </w:rPr>
        <w:t>например,</w:t>
      </w:r>
      <w:r w:rsidR="00A31298" w:rsidRPr="00A10693">
        <w:rPr>
          <w:rFonts w:ascii="Arial" w:hAnsi="Arial" w:cs="Arial"/>
          <w:color w:val="000000" w:themeColor="text1"/>
          <w:szCs w:val="24"/>
        </w:rPr>
        <w:t xml:space="preserve"> нарушены сроки поставки), первичные документы содержат ошибки)</w:t>
      </w:r>
      <w:r w:rsidRPr="00A10693">
        <w:rPr>
          <w:rFonts w:ascii="Arial" w:hAnsi="Arial" w:cs="Arial"/>
          <w:color w:val="000000" w:themeColor="text1"/>
          <w:szCs w:val="24"/>
        </w:rPr>
        <w:t>.</w:t>
      </w:r>
    </w:p>
    <w:p w14:paraId="586E90ED" w14:textId="1A28BDE6" w:rsidR="00834C8F" w:rsidRPr="00A10693" w:rsidRDefault="00834C8F" w:rsidP="00834C8F">
      <w:pPr>
        <w:spacing w:line="276" w:lineRule="auto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Уведомление направляется любым доступным способом, позволяющим достоверно подтвердить факт его получения (отчет о передач</w:t>
      </w:r>
      <w:r w:rsidR="00BA46D1" w:rsidRPr="00A10693">
        <w:rPr>
          <w:rFonts w:ascii="Arial" w:hAnsi="Arial" w:cs="Arial"/>
          <w:color w:val="000000" w:themeColor="text1"/>
          <w:szCs w:val="24"/>
        </w:rPr>
        <w:t>е</w:t>
      </w:r>
      <w:r w:rsidRPr="00A10693">
        <w:rPr>
          <w:rFonts w:ascii="Arial" w:hAnsi="Arial" w:cs="Arial"/>
          <w:color w:val="000000" w:themeColor="text1"/>
          <w:szCs w:val="24"/>
        </w:rPr>
        <w:t xml:space="preserve"> факса, штамп о получении и т.п.).</w:t>
      </w:r>
    </w:p>
    <w:p w14:paraId="50226BF0" w14:textId="10815047" w:rsidR="00834C8F" w:rsidRPr="00A10693" w:rsidRDefault="00834C8F" w:rsidP="00834C8F"/>
    <w:p w14:paraId="64DB77C6" w14:textId="77777777" w:rsidR="00834C8F" w:rsidRPr="00A10693" w:rsidRDefault="00834C8F" w:rsidP="00834C8F">
      <w:pPr>
        <w:spacing w:line="276" w:lineRule="auto"/>
        <w:rPr>
          <w:rFonts w:ascii="Arial" w:hAnsi="Arial" w:cs="Arial"/>
          <w:color w:val="000000" w:themeColor="text1"/>
          <w:szCs w:val="24"/>
        </w:rPr>
      </w:pPr>
    </w:p>
    <w:p w14:paraId="528EC3B1" w14:textId="76084B7B" w:rsidR="00834C8F" w:rsidRPr="00A10693" w:rsidRDefault="00834C8F" w:rsidP="00834C8F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 xml:space="preserve">ПП-10.04.04.01.015 Получение корректных расчетных документов по договорам закупки МТР (вне SAP S/4HANA) </w:t>
      </w:r>
    </w:p>
    <w:p w14:paraId="492C6D00" w14:textId="77777777" w:rsidR="00DA1FE2" w:rsidRDefault="00DA1FE2" w:rsidP="00DA1FE2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</w:p>
    <w:p w14:paraId="3373CB3F" w14:textId="49694757" w:rsidR="00DA1FE2" w:rsidRPr="00A10693" w:rsidRDefault="00DA1FE2" w:rsidP="00DA1FE2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Шаг актуален для сценария 2</w:t>
      </w:r>
      <w:r w:rsidRPr="00A10693">
        <w:rPr>
          <w:rFonts w:ascii="Arial" w:hAnsi="Arial" w:cs="Arial"/>
          <w:color w:val="000000" w:themeColor="text1"/>
          <w:szCs w:val="24"/>
        </w:rPr>
        <w:t>.</w:t>
      </w:r>
    </w:p>
    <w:p w14:paraId="18198F71" w14:textId="3ADD75C4" w:rsidR="008F1077" w:rsidRPr="00A10693" w:rsidRDefault="00834C8F" w:rsidP="00834C8F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 случае возврата пакета первичных документов от бухгалтера МФЦ</w:t>
      </w:r>
      <w:r w:rsidR="00DA1FE2">
        <w:rPr>
          <w:rFonts w:ascii="Arial" w:hAnsi="Arial" w:cs="Arial"/>
          <w:color w:val="000000" w:themeColor="text1"/>
          <w:szCs w:val="24"/>
        </w:rPr>
        <w:t xml:space="preserve"> в результате выявленных ошибок и несоответствий</w:t>
      </w:r>
      <w:r w:rsidR="008F1077" w:rsidRPr="00A10693">
        <w:rPr>
          <w:rFonts w:ascii="Arial" w:hAnsi="Arial" w:cs="Arial"/>
          <w:color w:val="000000" w:themeColor="text1"/>
          <w:szCs w:val="24"/>
        </w:rPr>
        <w:t>, либо в случае обнаружени</w:t>
      </w:r>
      <w:r w:rsidR="00BA46D1" w:rsidRPr="00A10693">
        <w:rPr>
          <w:rFonts w:ascii="Arial" w:hAnsi="Arial" w:cs="Arial"/>
          <w:color w:val="000000" w:themeColor="text1"/>
          <w:szCs w:val="24"/>
        </w:rPr>
        <w:t>я</w:t>
      </w:r>
      <w:r w:rsidR="008F1077" w:rsidRPr="00A10693">
        <w:rPr>
          <w:rFonts w:ascii="Arial" w:hAnsi="Arial" w:cs="Arial"/>
          <w:color w:val="000000" w:themeColor="text1"/>
          <w:szCs w:val="24"/>
        </w:rPr>
        <w:t xml:space="preserve"> ошибок в первичных документах самим менеджером по сопровождению договора</w:t>
      </w:r>
      <w:r w:rsidRPr="00A10693">
        <w:rPr>
          <w:rFonts w:ascii="Arial" w:hAnsi="Arial" w:cs="Arial"/>
          <w:color w:val="000000" w:themeColor="text1"/>
          <w:szCs w:val="24"/>
        </w:rPr>
        <w:t xml:space="preserve">, </w:t>
      </w:r>
      <w:r w:rsidR="00DA1FE2">
        <w:rPr>
          <w:rFonts w:ascii="Arial" w:hAnsi="Arial" w:cs="Arial"/>
          <w:color w:val="000000" w:themeColor="text1"/>
          <w:szCs w:val="24"/>
        </w:rPr>
        <w:t>он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DA1FE2">
        <w:rPr>
          <w:rFonts w:ascii="Arial" w:hAnsi="Arial" w:cs="Arial"/>
          <w:color w:val="000000" w:themeColor="text1"/>
          <w:szCs w:val="24"/>
        </w:rPr>
        <w:t>запрашивает</w:t>
      </w:r>
      <w:r w:rsidR="00DA1FE2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 xml:space="preserve">корректные расчетные документы </w:t>
      </w:r>
      <w:r w:rsidR="00DA1FE2">
        <w:rPr>
          <w:rFonts w:ascii="Arial" w:hAnsi="Arial" w:cs="Arial"/>
          <w:color w:val="000000" w:themeColor="text1"/>
          <w:szCs w:val="24"/>
        </w:rPr>
        <w:t>у</w:t>
      </w:r>
      <w:r w:rsidR="00DA1FE2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 xml:space="preserve">поставщика. </w:t>
      </w:r>
    </w:p>
    <w:p w14:paraId="1A29CA7C" w14:textId="23E659AB" w:rsidR="00834C8F" w:rsidRPr="00A10693" w:rsidRDefault="00834C8F" w:rsidP="00834C8F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 случае закупки за наличные</w:t>
      </w:r>
      <w:r w:rsidR="00773633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подотче</w:t>
      </w:r>
      <w:r w:rsidR="00773633">
        <w:rPr>
          <w:rFonts w:ascii="Arial" w:hAnsi="Arial" w:cs="Arial"/>
          <w:color w:val="000000" w:themeColor="text1"/>
          <w:szCs w:val="24"/>
        </w:rPr>
        <w:t>т</w:t>
      </w:r>
      <w:r w:rsidRPr="00A10693">
        <w:rPr>
          <w:rFonts w:ascii="Arial" w:hAnsi="Arial" w:cs="Arial"/>
          <w:color w:val="000000" w:themeColor="text1"/>
          <w:szCs w:val="24"/>
        </w:rPr>
        <w:t xml:space="preserve">ное лицо предоставляет корректные подтверждающие документы или авансовый отчет </w:t>
      </w:r>
      <w:r w:rsidR="008F1077" w:rsidRPr="00A10693">
        <w:rPr>
          <w:rFonts w:ascii="Arial" w:hAnsi="Arial" w:cs="Arial"/>
          <w:color w:val="000000" w:themeColor="text1"/>
          <w:szCs w:val="24"/>
        </w:rPr>
        <w:t>своему р</w:t>
      </w:r>
      <w:r w:rsidRPr="00A10693">
        <w:rPr>
          <w:rFonts w:ascii="Arial" w:hAnsi="Arial" w:cs="Arial"/>
          <w:color w:val="000000" w:themeColor="text1"/>
          <w:szCs w:val="24"/>
        </w:rPr>
        <w:t>уководителю.</w:t>
      </w:r>
    </w:p>
    <w:p w14:paraId="7E4C54AA" w14:textId="77777777" w:rsidR="00834C8F" w:rsidRPr="00A10693" w:rsidRDefault="00834C8F" w:rsidP="00834C8F">
      <w:pPr>
        <w:spacing w:line="276" w:lineRule="auto"/>
        <w:rPr>
          <w:rFonts w:ascii="Arial" w:hAnsi="Arial" w:cs="Arial"/>
          <w:color w:val="000000" w:themeColor="text1"/>
          <w:szCs w:val="24"/>
        </w:rPr>
      </w:pPr>
    </w:p>
    <w:p w14:paraId="515909F3" w14:textId="5CFBA4E9" w:rsidR="00834C8F" w:rsidRPr="00A10693" w:rsidRDefault="00834C8F" w:rsidP="00834C8F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lastRenderedPageBreak/>
        <w:t>ПП-10.04.04.01.020 Разработка предложения по урегулированию разногласий. Согласование предложения с поставщиком (вне SAP S/4HANA)</w:t>
      </w:r>
    </w:p>
    <w:p w14:paraId="3C393714" w14:textId="77777777" w:rsidR="004641B3" w:rsidRDefault="004641B3" w:rsidP="00834C8F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795A8196" w14:textId="7A02D24E" w:rsidR="00834C8F" w:rsidRPr="00A10693" w:rsidRDefault="004641B3" w:rsidP="00834C8F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Шаг актуален для сценария 2</w:t>
      </w:r>
      <w:r w:rsidRPr="00A10693">
        <w:rPr>
          <w:rFonts w:ascii="Arial" w:hAnsi="Arial" w:cs="Arial"/>
          <w:color w:val="000000" w:themeColor="text1"/>
          <w:szCs w:val="24"/>
        </w:rPr>
        <w:t>.</w:t>
      </w:r>
    </w:p>
    <w:p w14:paraId="5AE690B4" w14:textId="79D1EA5A" w:rsidR="00834C8F" w:rsidRPr="00A10693" w:rsidRDefault="00834C8F" w:rsidP="00834C8F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 случае получения ответа от </w:t>
      </w:r>
      <w:r w:rsidR="005A7C73">
        <w:rPr>
          <w:rFonts w:ascii="Arial" w:hAnsi="Arial" w:cs="Arial"/>
          <w:color w:val="000000" w:themeColor="text1"/>
          <w:szCs w:val="24"/>
        </w:rPr>
        <w:t>п</w:t>
      </w:r>
      <w:r w:rsidRPr="00A10693">
        <w:rPr>
          <w:rFonts w:ascii="Arial" w:hAnsi="Arial" w:cs="Arial"/>
          <w:color w:val="000000" w:themeColor="text1"/>
          <w:szCs w:val="24"/>
        </w:rPr>
        <w:t>оставщика</w:t>
      </w:r>
      <w:r w:rsidR="005A7C73">
        <w:rPr>
          <w:rFonts w:ascii="Arial" w:hAnsi="Arial" w:cs="Arial"/>
          <w:color w:val="000000" w:themeColor="text1"/>
          <w:szCs w:val="24"/>
        </w:rPr>
        <w:t xml:space="preserve">, на </w:t>
      </w:r>
      <w:r w:rsidR="005A7C73" w:rsidRPr="00A10693">
        <w:rPr>
          <w:rFonts w:ascii="Arial" w:hAnsi="Arial" w:cs="Arial"/>
          <w:color w:val="000000" w:themeColor="text1"/>
          <w:szCs w:val="24"/>
        </w:rPr>
        <w:t>уведомл</w:t>
      </w:r>
      <w:r w:rsidR="005A7C73">
        <w:rPr>
          <w:rFonts w:ascii="Arial" w:hAnsi="Arial" w:cs="Arial"/>
          <w:color w:val="000000" w:themeColor="text1"/>
          <w:szCs w:val="24"/>
        </w:rPr>
        <w:t>ение</w:t>
      </w:r>
      <w:r w:rsidR="005A7C73" w:rsidRPr="00A10693">
        <w:rPr>
          <w:rFonts w:ascii="Arial" w:hAnsi="Arial" w:cs="Arial"/>
          <w:color w:val="000000" w:themeColor="text1"/>
          <w:szCs w:val="24"/>
        </w:rPr>
        <w:t xml:space="preserve"> о выявленных фактах неисполнения или ненадлежащего исполнения обязательств</w:t>
      </w:r>
      <w:r w:rsidR="005A7C73">
        <w:rPr>
          <w:rFonts w:ascii="Arial" w:hAnsi="Arial" w:cs="Arial"/>
          <w:color w:val="000000" w:themeColor="text1"/>
          <w:szCs w:val="24"/>
        </w:rPr>
        <w:t xml:space="preserve">, отправленное на шаге </w:t>
      </w:r>
      <w:r w:rsidR="005A7C73" w:rsidRPr="00B72183">
        <w:rPr>
          <w:rFonts w:ascii="Arial" w:hAnsi="Arial" w:cs="Arial"/>
          <w:color w:val="000000" w:themeColor="text1"/>
          <w:szCs w:val="24"/>
        </w:rPr>
        <w:t>ПП-10.04.04.01.010</w:t>
      </w:r>
      <w:r w:rsidR="005A7C73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5A7C73">
        <w:rPr>
          <w:rFonts w:ascii="Arial" w:hAnsi="Arial" w:cs="Arial"/>
          <w:color w:val="000000" w:themeColor="text1"/>
          <w:szCs w:val="24"/>
        </w:rPr>
        <w:t>м</w:t>
      </w:r>
      <w:r w:rsidR="005A7C73" w:rsidRPr="00A10693">
        <w:rPr>
          <w:rFonts w:ascii="Arial" w:hAnsi="Arial" w:cs="Arial"/>
          <w:color w:val="000000" w:themeColor="text1"/>
          <w:szCs w:val="24"/>
        </w:rPr>
        <w:t xml:space="preserve">енеджер </w:t>
      </w:r>
      <w:r w:rsidRPr="00A10693">
        <w:rPr>
          <w:rFonts w:ascii="Arial" w:hAnsi="Arial" w:cs="Arial"/>
          <w:color w:val="000000" w:themeColor="text1"/>
          <w:szCs w:val="24"/>
        </w:rPr>
        <w:t>по сопровождению договора разрабатывает варианты и сроки урегулирования разногласий</w:t>
      </w:r>
      <w:r w:rsidR="004641B3">
        <w:rPr>
          <w:rFonts w:ascii="Arial" w:hAnsi="Arial" w:cs="Arial"/>
          <w:color w:val="000000" w:themeColor="text1"/>
          <w:szCs w:val="24"/>
        </w:rPr>
        <w:t xml:space="preserve">, </w:t>
      </w:r>
      <w:r w:rsidRPr="00A10693">
        <w:rPr>
          <w:rFonts w:ascii="Arial" w:hAnsi="Arial" w:cs="Arial"/>
          <w:color w:val="000000" w:themeColor="text1"/>
          <w:szCs w:val="24"/>
        </w:rPr>
        <w:t>при необходимости привлекая Планировщика потребности</w:t>
      </w:r>
      <w:r w:rsidR="004641B3">
        <w:rPr>
          <w:rFonts w:ascii="Arial" w:hAnsi="Arial" w:cs="Arial"/>
          <w:color w:val="000000" w:themeColor="text1"/>
          <w:szCs w:val="24"/>
        </w:rPr>
        <w:t>.</w:t>
      </w:r>
      <w:r w:rsidR="00CB3CF1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4641B3">
        <w:rPr>
          <w:rFonts w:ascii="Arial" w:hAnsi="Arial" w:cs="Arial"/>
          <w:color w:val="000000" w:themeColor="text1"/>
          <w:szCs w:val="24"/>
        </w:rPr>
        <w:t xml:space="preserve">Более </w:t>
      </w:r>
      <w:r w:rsidR="00CB3CF1" w:rsidRPr="00A10693">
        <w:rPr>
          <w:rFonts w:ascii="Arial" w:hAnsi="Arial" w:cs="Arial"/>
          <w:color w:val="000000" w:themeColor="text1"/>
          <w:szCs w:val="24"/>
        </w:rPr>
        <w:t xml:space="preserve">подробнее </w:t>
      </w:r>
      <w:r w:rsidR="004641B3">
        <w:rPr>
          <w:rFonts w:ascii="Arial" w:hAnsi="Arial" w:cs="Arial"/>
          <w:color w:val="000000" w:themeColor="text1"/>
          <w:szCs w:val="24"/>
        </w:rPr>
        <w:t>см.</w:t>
      </w:r>
      <w:r w:rsidR="00CB3CF1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7E219F">
        <w:rPr>
          <w:rFonts w:ascii="Arial" w:hAnsi="Arial" w:cs="Arial"/>
          <w:color w:val="000000" w:themeColor="text1"/>
          <w:szCs w:val="24"/>
        </w:rPr>
        <w:t>«</w:t>
      </w:r>
      <w:r w:rsidR="00CB3CF1" w:rsidRPr="00A10693">
        <w:rPr>
          <w:rFonts w:ascii="Arial" w:hAnsi="Arial" w:cs="Arial"/>
          <w:color w:val="000000" w:themeColor="text1"/>
          <w:szCs w:val="24"/>
        </w:rPr>
        <w:t>Регламент по управлению обязательствами Поставщиков МТР</w:t>
      </w:r>
      <w:r w:rsidR="007E219F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>.</w:t>
      </w:r>
    </w:p>
    <w:p w14:paraId="1511D1C5" w14:textId="77777777" w:rsidR="00BC5F83" w:rsidRPr="00A10693" w:rsidRDefault="00BC5F83" w:rsidP="00BC5F83">
      <w:pPr>
        <w:spacing w:before="240" w:after="240" w:line="276" w:lineRule="auto"/>
        <w:ind w:firstLine="567"/>
        <w:rPr>
          <w:rFonts w:ascii="Arial" w:eastAsia="Calibri" w:hAnsi="Arial"/>
          <w:szCs w:val="28"/>
        </w:rPr>
      </w:pPr>
      <w:r w:rsidRPr="00A10693">
        <w:rPr>
          <w:rFonts w:ascii="Arial" w:hAnsi="Arial" w:eastAsia="Calibri"/>
          <w:szCs w:val="28"/>
        </w:rPr>
        <w:t>Возможные варианты урегулирования разногласий:</w:t>
      </w:r>
    </w:p>
    <w:p w14:paraId="67A93A59" w14:textId="5B5AFDFD" w:rsidR="00BC5F83" w:rsidRPr="00A10693" w:rsidRDefault="00BC5F83" w:rsidP="00BC5F83">
      <w:pPr>
        <w:pStyle w:val="1c"/>
        <w:numPr>
          <w:ilvl w:val="0"/>
          <w:numId w:val="27"/>
        </w:numPr>
        <w:spacing w:after="120" w:afterAutospacing="0" w:line="276" w:lineRule="auto"/>
        <w:rPr>
          <w:rFonts w:cs="Arial"/>
        </w:rPr>
      </w:pPr>
      <w:r w:rsidRPr="00A10693">
        <w:rPr>
          <w:rFonts w:cs="Arial"/>
        </w:rPr>
        <w:t xml:space="preserve">замена </w:t>
      </w:r>
      <w:r w:rsidR="006A732A">
        <w:rPr>
          <w:rFonts w:cs="Arial"/>
        </w:rPr>
        <w:t>н</w:t>
      </w:r>
      <w:r w:rsidRPr="00A10693">
        <w:rPr>
          <w:rFonts w:cs="Arial"/>
        </w:rPr>
        <w:t>есоответствующих МТР</w:t>
      </w:r>
      <w:r>
        <w:rPr>
          <w:rFonts w:cs="Arial"/>
        </w:rPr>
        <w:t xml:space="preserve"> поставщиком</w:t>
      </w:r>
      <w:r w:rsidRPr="00A10693">
        <w:rPr>
          <w:rFonts w:cs="Arial"/>
        </w:rPr>
        <w:t>;</w:t>
      </w:r>
    </w:p>
    <w:p w14:paraId="62304E1F" w14:textId="5EE5311D" w:rsidR="00BC5F83" w:rsidRPr="00A10693" w:rsidRDefault="00BC5F83" w:rsidP="00BC5F83">
      <w:pPr>
        <w:pStyle w:val="1c"/>
        <w:numPr>
          <w:ilvl w:val="0"/>
          <w:numId w:val="27"/>
        </w:numPr>
        <w:spacing w:after="120" w:afterAutospacing="0" w:line="276" w:lineRule="auto"/>
        <w:rPr>
          <w:rFonts w:cs="Arial"/>
        </w:rPr>
      </w:pPr>
      <w:r w:rsidRPr="00A10693">
        <w:rPr>
          <w:rFonts w:cs="Arial"/>
        </w:rPr>
        <w:t>допоставка МТР</w:t>
      </w:r>
      <w:r>
        <w:rPr>
          <w:rFonts w:cs="Arial"/>
        </w:rPr>
        <w:t xml:space="preserve"> поставщиком</w:t>
      </w:r>
      <w:r w:rsidRPr="00A10693">
        <w:rPr>
          <w:rFonts w:cs="Arial"/>
        </w:rPr>
        <w:t>;</w:t>
      </w:r>
    </w:p>
    <w:p w14:paraId="7231DF10" w14:textId="36C8840D" w:rsidR="00BC5F83" w:rsidRPr="00A10693" w:rsidRDefault="00BC5F83" w:rsidP="00BC5F83">
      <w:pPr>
        <w:pStyle w:val="1c"/>
        <w:numPr>
          <w:ilvl w:val="0"/>
          <w:numId w:val="27"/>
        </w:numPr>
        <w:spacing w:after="120" w:afterAutospacing="0" w:line="276" w:lineRule="auto"/>
        <w:rPr>
          <w:rFonts w:cs="Arial"/>
        </w:rPr>
      </w:pPr>
      <w:r w:rsidRPr="00A10693">
        <w:rPr>
          <w:rFonts w:cs="Arial"/>
        </w:rPr>
        <w:t>обратная реализация МТР</w:t>
      </w:r>
      <w:r>
        <w:rPr>
          <w:rFonts w:cs="Arial"/>
        </w:rPr>
        <w:t xml:space="preserve"> – подробнее см. </w:t>
      </w:r>
      <w:r w:rsidR="009557BC" w:rsidRPr="00A10693">
        <w:rPr>
          <w:rFonts w:cs="Arial"/>
          <w:color w:val="000000" w:themeColor="text1"/>
        </w:rPr>
        <w:t xml:space="preserve">КД </w:t>
      </w:r>
      <w:del w:id="1734" w:author="SintsovaMA" w:date="2021-03-22T17:29:00Z">
        <w:r w:rsidR="00D2138A" w:rsidDel="004908FD">
          <w:rPr>
            <w:rFonts w:cs="Arial"/>
            <w:color w:val="000000" w:themeColor="text1"/>
          </w:rPr>
          <w:delText>ERP.9.</w:delText>
        </w:r>
        <w:r w:rsidR="009557BC" w:rsidRPr="00A10693" w:rsidDel="004908FD">
          <w:rPr>
            <w:rFonts w:cs="Arial"/>
            <w:color w:val="000000" w:themeColor="text1"/>
          </w:rPr>
          <w:delText xml:space="preserve">1.63 </w:delText>
        </w:r>
      </w:del>
      <w:ins w:id="1735" w:author="SintsovaMA" w:date="2021-03-22T17:29:00Z">
        <w:r w:rsidR="004908FD">
          <w:rPr>
            <w:rFonts w:cs="Arial"/>
            <w:color w:val="000000" w:themeColor="text1"/>
          </w:rPr>
          <w:t xml:space="preserve">ERP.13.9_2_63_MM </w:t>
        </w:r>
      </w:ins>
      <w:r w:rsidR="009557BC">
        <w:rPr>
          <w:rFonts w:cs="Arial"/>
          <w:color w:val="000000" w:themeColor="text1"/>
        </w:rPr>
        <w:t>«</w:t>
      </w:r>
      <w:r w:rsidR="009557BC" w:rsidRPr="00A10693">
        <w:rPr>
          <w:rFonts w:cs="Arial"/>
          <w:color w:val="000000" w:themeColor="text1"/>
        </w:rPr>
        <w:t>Реализация МТР, услуг</w:t>
      </w:r>
      <w:r w:rsidR="009557BC">
        <w:rPr>
          <w:rFonts w:cs="Arial"/>
          <w:color w:val="000000" w:themeColor="text1"/>
        </w:rPr>
        <w:t>»</w:t>
      </w:r>
      <w:r w:rsidRPr="00A10693">
        <w:rPr>
          <w:rFonts w:cs="Arial"/>
        </w:rPr>
        <w:t>;</w:t>
      </w:r>
    </w:p>
    <w:p w14:paraId="7E4766EA" w14:textId="77777777" w:rsidR="00BC5F83" w:rsidRPr="00A10693" w:rsidRDefault="00BC5F83" w:rsidP="00BC5F83">
      <w:pPr>
        <w:pStyle w:val="1c"/>
        <w:numPr>
          <w:ilvl w:val="0"/>
          <w:numId w:val="27"/>
        </w:numPr>
        <w:spacing w:after="120" w:afterAutospacing="0" w:line="276" w:lineRule="auto"/>
        <w:rPr>
          <w:rFonts w:cs="Arial"/>
        </w:rPr>
      </w:pPr>
      <w:r w:rsidRPr="00A10693">
        <w:rPr>
          <w:rFonts w:cs="Arial"/>
        </w:rPr>
        <w:t>устранение недостатков на месте приемки или эксплуатации МТР (площадке Заказчика);</w:t>
      </w:r>
    </w:p>
    <w:p w14:paraId="144413D3" w14:textId="23FF7CEA" w:rsidR="00BC5F83" w:rsidRDefault="00BC5F83" w:rsidP="009557BC">
      <w:pPr>
        <w:pStyle w:val="1c"/>
        <w:numPr>
          <w:ilvl w:val="0"/>
          <w:numId w:val="27"/>
        </w:numPr>
        <w:spacing w:after="120" w:afterAutospacing="0" w:line="276" w:lineRule="auto"/>
        <w:rPr>
          <w:rFonts w:cs="Arial"/>
        </w:rPr>
      </w:pPr>
      <w:r w:rsidRPr="00A10693">
        <w:rPr>
          <w:rFonts w:cs="Arial"/>
        </w:rPr>
        <w:t>возврат МТР Поставщику (с ответственного хранения)</w:t>
      </w:r>
      <w:r w:rsidR="009557BC">
        <w:rPr>
          <w:rFonts w:cs="Arial"/>
        </w:rPr>
        <w:t xml:space="preserve"> – подробнее см. КД </w:t>
      </w:r>
      <w:r w:rsidR="00D2138A">
        <w:rPr>
          <w:rFonts w:cs="Arial"/>
        </w:rPr>
        <w:t>ERP.</w:t>
      </w:r>
      <w:ins w:id="1736" w:author="SintsovaMA" w:date="2021-03-22T17:32:00Z">
        <w:r w:rsidR="00117C79" w:rsidRPr="005B2A73">
          <w:rPr>
            <w:rFonts w:cs="Arial"/>
            <w:rPrChange w:author="SintsovaMA" w:date="2021-03-22T17:34:00Z" w:id="1737">
              <w:rPr>
                <w:rFonts w:cs="Arial"/>
                <w:lang w:val="en-US"/>
              </w:rPr>
            </w:rPrChange>
          </w:rPr>
          <w:t>13.</w:t>
        </w:r>
      </w:ins>
      <w:r w:rsidR="00D2138A">
        <w:rPr>
          <w:rFonts w:cs="Arial"/>
        </w:rPr>
        <w:t>9</w:t>
      </w:r>
      <w:ins w:id="1738" w:author="SintsovaMA" w:date="2021-03-22T17:32:00Z">
        <w:r w:rsidR="00117C79" w:rsidRPr="005B2A73">
          <w:rPr>
            <w:rFonts w:cs="Arial"/>
            <w:rPrChange w:author="SintsovaMA" w:date="2021-03-22T17:34:00Z" w:id="1739">
              <w:rPr>
                <w:rFonts w:cs="Arial"/>
                <w:lang w:val="en-US"/>
              </w:rPr>
            </w:rPrChange>
          </w:rPr>
          <w:t>_2_</w:t>
        </w:r>
      </w:ins>
      <w:del w:id="1740" w:author="SintsovaMA" w:date="2021-03-22T17:32:00Z">
        <w:r w:rsidR="00D2138A" w:rsidDel="00117C79">
          <w:rPr>
            <w:rFonts w:cs="Arial"/>
          </w:rPr>
          <w:delText>.</w:delText>
        </w:r>
        <w:r w:rsidR="009557BC" w:rsidDel="00117C79">
          <w:rPr>
            <w:rFonts w:cs="Arial"/>
          </w:rPr>
          <w:delText>1.</w:delText>
        </w:r>
      </w:del>
      <w:r w:rsidR="009557BC">
        <w:rPr>
          <w:rFonts w:cs="Arial"/>
        </w:rPr>
        <w:t>62</w:t>
      </w:r>
      <w:ins w:id="1741" w:author="SintsovaMA" w:date="2021-03-22T17:32:00Z">
        <w:r w:rsidR="00117C79" w:rsidRPr="005B2A73">
          <w:rPr>
            <w:rFonts w:cs="Arial"/>
            <w:rPrChange w:author="SintsovaMA" w:date="2021-03-22T17:34:00Z" w:id="1742">
              <w:rPr>
                <w:rFonts w:cs="Arial"/>
                <w:lang w:val="en-US"/>
              </w:rPr>
            </w:rPrChange>
          </w:rPr>
          <w:t>_</w:t>
        </w:r>
        <w:r w:rsidR="00117C79">
          <w:rPr>
            <w:rFonts w:cs="Arial"/>
            <w:lang w:val="en-US"/>
          </w:rPr>
          <w:t>MM</w:t>
        </w:r>
      </w:ins>
      <w:r w:rsidR="009557BC">
        <w:rPr>
          <w:rFonts w:cs="Arial"/>
        </w:rPr>
        <w:t xml:space="preserve"> «</w:t>
      </w:r>
      <w:r w:rsidR="009557BC" w:rsidRPr="009557BC">
        <w:rPr>
          <w:rFonts w:cs="Arial"/>
        </w:rPr>
        <w:t>Складская логистика</w:t>
      </w:r>
      <w:r w:rsidR="009557BC">
        <w:rPr>
          <w:rFonts w:cs="Arial"/>
        </w:rPr>
        <w:t>»</w:t>
      </w:r>
      <w:r w:rsidRPr="00A10693">
        <w:rPr>
          <w:rFonts w:cs="Arial"/>
        </w:rPr>
        <w:t>;</w:t>
      </w:r>
    </w:p>
    <w:p w14:paraId="3FFA8D5F" w14:textId="566E4897" w:rsidR="009557BC" w:rsidRPr="009557BC" w:rsidRDefault="009557BC" w:rsidP="009557BC">
      <w:pPr>
        <w:pStyle w:val="afa"/>
        <w:numPr>
          <w:ilvl w:val="0"/>
          <w:numId w:val="27"/>
        </w:numPr>
        <w:spacing w:line="276" w:lineRule="auto"/>
        <w:rPr>
          <w:rFonts w:ascii="Arial" w:hAnsi="Arial" w:cs="Arial"/>
          <w:szCs w:val="24"/>
          <w:lang w:eastAsia="ru-RU"/>
        </w:rPr>
      </w:pPr>
      <w:r w:rsidRPr="009557BC">
        <w:rPr>
          <w:rFonts w:ascii="Arial" w:hAnsi="Arial" w:cs="Arial"/>
          <w:szCs w:val="24"/>
          <w:lang w:eastAsia="ru-RU"/>
        </w:rPr>
        <w:t>иные способы, предусмотренные Договором</w:t>
      </w:r>
      <w:r>
        <w:rPr>
          <w:rFonts w:ascii="Arial" w:hAnsi="Arial" w:cs="Arial"/>
          <w:szCs w:val="24"/>
          <w:lang w:eastAsia="ru-RU"/>
        </w:rPr>
        <w:t>.</w:t>
      </w:r>
    </w:p>
    <w:p w14:paraId="0F4447D1" w14:textId="77777777" w:rsidR="00834C8F" w:rsidRPr="00A10693" w:rsidRDefault="00834C8F" w:rsidP="00834C8F">
      <w:pPr>
        <w:spacing w:line="276" w:lineRule="auto"/>
        <w:rPr>
          <w:rFonts w:ascii="Arial" w:hAnsi="Arial" w:cs="Arial"/>
          <w:color w:val="000000" w:themeColor="text1"/>
          <w:szCs w:val="24"/>
        </w:rPr>
      </w:pPr>
    </w:p>
    <w:p w14:paraId="4983C516" w14:textId="051875FC" w:rsidR="00834C8F" w:rsidRPr="00A10693" w:rsidRDefault="00834C8F" w:rsidP="00834C8F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ПП-10.04.04.01.030 Проведение трехстороннего обсуждени</w:t>
      </w:r>
      <w:r w:rsidR="00BA46D1" w:rsidRPr="00A10693">
        <w:rPr>
          <w:b/>
          <w:i w:val="0"/>
          <w:caps w:val="0"/>
          <w:sz w:val="24"/>
          <w:szCs w:val="24"/>
        </w:rPr>
        <w:t>я</w:t>
      </w:r>
      <w:r w:rsidRPr="00A10693">
        <w:rPr>
          <w:b/>
          <w:i w:val="0"/>
          <w:caps w:val="0"/>
          <w:sz w:val="24"/>
          <w:szCs w:val="24"/>
        </w:rPr>
        <w:t xml:space="preserve"> (с привлечением Планировщика потребности и Сток-контроллера) для принятия решения по вариантам обеспечения потребности (вне SAP S/4HANA) </w:t>
      </w:r>
    </w:p>
    <w:p w14:paraId="6D03C6D6" w14:textId="4CB66F81" w:rsidR="00834C8F" w:rsidRPr="00A10693" w:rsidRDefault="00834C8F" w:rsidP="00834C8F"/>
    <w:p w14:paraId="37A15A01" w14:textId="5CF4E067" w:rsidR="00DB4106" w:rsidRDefault="00DB4106" w:rsidP="00834C8F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Шаг актуален для сценария 2</w:t>
      </w:r>
      <w:r w:rsidRPr="00A10693">
        <w:rPr>
          <w:rFonts w:ascii="Arial" w:hAnsi="Arial" w:cs="Arial"/>
          <w:color w:val="000000" w:themeColor="text1"/>
          <w:szCs w:val="24"/>
        </w:rPr>
        <w:t>.</w:t>
      </w:r>
    </w:p>
    <w:p w14:paraId="0DE098DC" w14:textId="60923B05" w:rsidR="00834C8F" w:rsidRPr="00A10693" w:rsidRDefault="00834C8F" w:rsidP="00834C8F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 случае отсутствия ответа от </w:t>
      </w:r>
      <w:r w:rsidR="005A7C73">
        <w:rPr>
          <w:rFonts w:ascii="Arial" w:hAnsi="Arial" w:cs="Arial"/>
          <w:color w:val="000000" w:themeColor="text1"/>
          <w:szCs w:val="24"/>
        </w:rPr>
        <w:t>п</w:t>
      </w:r>
      <w:r w:rsidR="005A7C73" w:rsidRPr="00A10693">
        <w:rPr>
          <w:rFonts w:ascii="Arial" w:hAnsi="Arial" w:cs="Arial"/>
          <w:color w:val="000000" w:themeColor="text1"/>
          <w:szCs w:val="24"/>
        </w:rPr>
        <w:t xml:space="preserve">оставщика </w:t>
      </w:r>
      <w:r w:rsidR="005A7C73">
        <w:rPr>
          <w:rFonts w:ascii="Arial" w:hAnsi="Arial" w:cs="Arial"/>
          <w:color w:val="000000" w:themeColor="text1"/>
          <w:szCs w:val="24"/>
        </w:rPr>
        <w:t xml:space="preserve">на </w:t>
      </w:r>
      <w:r w:rsidR="005A7C73" w:rsidRPr="00A10693">
        <w:rPr>
          <w:rFonts w:ascii="Arial" w:hAnsi="Arial" w:cs="Arial"/>
          <w:color w:val="000000" w:themeColor="text1"/>
          <w:szCs w:val="24"/>
        </w:rPr>
        <w:t>уведомл</w:t>
      </w:r>
      <w:r w:rsidR="005A7C73">
        <w:rPr>
          <w:rFonts w:ascii="Arial" w:hAnsi="Arial" w:cs="Arial"/>
          <w:color w:val="000000" w:themeColor="text1"/>
          <w:szCs w:val="24"/>
        </w:rPr>
        <w:t>ение</w:t>
      </w:r>
      <w:r w:rsidR="005A7C73" w:rsidRPr="00A10693">
        <w:rPr>
          <w:rFonts w:ascii="Arial" w:hAnsi="Arial" w:cs="Arial"/>
          <w:color w:val="000000" w:themeColor="text1"/>
          <w:szCs w:val="24"/>
        </w:rPr>
        <w:t xml:space="preserve"> о выявленных фактах неисполнения или ненадлежащего исполнения обязательств</w:t>
      </w:r>
      <w:r w:rsidR="005A7C73">
        <w:rPr>
          <w:rFonts w:ascii="Arial" w:hAnsi="Arial" w:cs="Arial"/>
          <w:color w:val="000000" w:themeColor="text1"/>
          <w:szCs w:val="24"/>
        </w:rPr>
        <w:t xml:space="preserve">, отправленное на шаге </w:t>
      </w:r>
      <w:r w:rsidR="005A7C73" w:rsidRPr="00E25B9D">
        <w:rPr>
          <w:rFonts w:ascii="Arial" w:hAnsi="Arial" w:cs="Arial"/>
          <w:color w:val="000000" w:themeColor="text1"/>
          <w:szCs w:val="24"/>
        </w:rPr>
        <w:t>ПП-10.04.04.01.010</w:t>
      </w:r>
      <w:r w:rsidR="005A7C73">
        <w:rPr>
          <w:rFonts w:ascii="Arial" w:hAnsi="Arial" w:cs="Arial"/>
          <w:color w:val="000000" w:themeColor="text1"/>
          <w:szCs w:val="24"/>
        </w:rPr>
        <w:t>,</w:t>
      </w:r>
      <w:r w:rsidR="005A7C73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5A7C73">
        <w:rPr>
          <w:rFonts w:ascii="Arial" w:hAnsi="Arial" w:cs="Arial"/>
          <w:color w:val="000000" w:themeColor="text1"/>
          <w:szCs w:val="24"/>
        </w:rPr>
        <w:t>м</w:t>
      </w:r>
      <w:r w:rsidRPr="00A10693">
        <w:rPr>
          <w:rFonts w:ascii="Arial" w:hAnsi="Arial" w:cs="Arial"/>
          <w:color w:val="000000" w:themeColor="text1"/>
          <w:szCs w:val="24"/>
        </w:rPr>
        <w:t>енеджер по сопровождению договора организует трехстороннее обсуждение</w:t>
      </w:r>
      <w:r w:rsidR="00DB4106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DB4106" w:rsidRPr="00A10693">
        <w:rPr>
          <w:rFonts w:ascii="Arial" w:hAnsi="Arial" w:cs="Arial"/>
          <w:color w:val="000000" w:themeColor="text1"/>
          <w:szCs w:val="24"/>
        </w:rPr>
        <w:t xml:space="preserve">при необходимости привлекая </w:t>
      </w:r>
      <w:r w:rsidRPr="00A10693">
        <w:rPr>
          <w:rFonts w:ascii="Arial" w:hAnsi="Arial" w:cs="Arial"/>
          <w:color w:val="000000" w:themeColor="text1"/>
          <w:szCs w:val="24"/>
        </w:rPr>
        <w:t>Планировщика потребности и Сток-контроллера для принятия решения по вариантам обеспечения потребности (корректировка потребности, замена на аналоги и т.д.). По результатам принятия решения осуществляет контроль исполнения принятого решения.</w:t>
      </w:r>
      <w:r w:rsidR="00CB3CF1" w:rsidRPr="00A10693">
        <w:rPr>
          <w:rFonts w:ascii="Arial" w:hAnsi="Arial" w:cs="Arial"/>
          <w:color w:val="000000" w:themeColor="text1"/>
          <w:szCs w:val="24"/>
        </w:rPr>
        <w:t xml:space="preserve"> Подробнее </w:t>
      </w:r>
      <w:r w:rsidR="00DB4106">
        <w:rPr>
          <w:rFonts w:ascii="Arial" w:hAnsi="Arial" w:cs="Arial"/>
          <w:color w:val="000000" w:themeColor="text1"/>
          <w:szCs w:val="24"/>
        </w:rPr>
        <w:t xml:space="preserve">см. </w:t>
      </w:r>
      <w:r w:rsidR="007E219F">
        <w:rPr>
          <w:rFonts w:ascii="Arial" w:hAnsi="Arial" w:cs="Arial"/>
          <w:color w:val="000000" w:themeColor="text1"/>
          <w:szCs w:val="24"/>
        </w:rPr>
        <w:t>«</w:t>
      </w:r>
      <w:r w:rsidR="00CB3CF1" w:rsidRPr="00A10693">
        <w:rPr>
          <w:rFonts w:ascii="Arial" w:hAnsi="Arial" w:cs="Arial"/>
          <w:color w:val="000000" w:themeColor="text1"/>
          <w:szCs w:val="24"/>
        </w:rPr>
        <w:t>Регламент по управлению обязательствами Поставщиков МТР</w:t>
      </w:r>
      <w:r w:rsidR="007E219F">
        <w:rPr>
          <w:rFonts w:ascii="Arial" w:hAnsi="Arial" w:cs="Arial"/>
          <w:color w:val="000000" w:themeColor="text1"/>
          <w:szCs w:val="24"/>
        </w:rPr>
        <w:t>».</w:t>
      </w:r>
    </w:p>
    <w:p w14:paraId="7C1D3D59" w14:textId="2DF59B47" w:rsidR="00834C8F" w:rsidRPr="00A10693" w:rsidRDefault="00834C8F" w:rsidP="00834C8F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02F637F0" w14:textId="77777777" w:rsidR="004150C9" w:rsidRPr="00A10693" w:rsidRDefault="004150C9" w:rsidP="004150C9">
      <w:pPr>
        <w:spacing w:line="276" w:lineRule="auto"/>
        <w:rPr>
          <w:rFonts w:ascii="Arial" w:eastAsia="Calibri" w:hAnsi="Arial"/>
          <w:b/>
          <w:szCs w:val="24"/>
        </w:rPr>
      </w:pPr>
    </w:p>
    <w:p w14:paraId="3ACCA37E" w14:textId="64EF1E9C" w:rsidR="004150C9" w:rsidRPr="00A10693" w:rsidRDefault="004150C9" w:rsidP="004150C9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 xml:space="preserve">ПП-10.04.04.01.040 Исполнение плана мероприятий по обеспечению потребности (вне SAP S/4HANA) </w:t>
      </w:r>
    </w:p>
    <w:p w14:paraId="59E95E22" w14:textId="77777777" w:rsidR="00DB4106" w:rsidRDefault="00DB4106" w:rsidP="00834C8F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71195848" w14:textId="77777777" w:rsidR="00DB4106" w:rsidRDefault="00DB4106" w:rsidP="00834C8F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Шаг актуален для сценария 2</w:t>
      </w:r>
      <w:r w:rsidRPr="00A10693">
        <w:rPr>
          <w:rFonts w:ascii="Arial" w:hAnsi="Arial" w:cs="Arial"/>
          <w:color w:val="000000" w:themeColor="text1"/>
          <w:szCs w:val="24"/>
        </w:rPr>
        <w:t>.</w:t>
      </w:r>
    </w:p>
    <w:p w14:paraId="0B13E8A7" w14:textId="730C76F8" w:rsidR="004150C9" w:rsidRPr="00A10693" w:rsidRDefault="004150C9" w:rsidP="00834C8F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lastRenderedPageBreak/>
        <w:t>Исполнение плана мероприятий по обеспечению потребности назначенными ответственными</w:t>
      </w:r>
      <w:r w:rsidR="00F727CA" w:rsidRPr="00A10693">
        <w:rPr>
          <w:rFonts w:ascii="Arial" w:hAnsi="Arial" w:cs="Arial"/>
          <w:color w:val="000000" w:themeColor="text1"/>
          <w:szCs w:val="24"/>
        </w:rPr>
        <w:t>.</w:t>
      </w:r>
      <w:r w:rsidR="00CB3CF1" w:rsidRPr="00A10693">
        <w:rPr>
          <w:rFonts w:ascii="Arial" w:hAnsi="Arial" w:cs="Arial"/>
          <w:color w:val="000000" w:themeColor="text1"/>
          <w:szCs w:val="24"/>
        </w:rPr>
        <w:t xml:space="preserve"> Подробнее </w:t>
      </w:r>
      <w:r w:rsidR="00DB4106">
        <w:rPr>
          <w:rFonts w:ascii="Arial" w:hAnsi="Arial" w:cs="Arial"/>
          <w:color w:val="000000" w:themeColor="text1"/>
          <w:szCs w:val="24"/>
        </w:rPr>
        <w:t xml:space="preserve">см. </w:t>
      </w:r>
      <w:r w:rsidR="007E219F">
        <w:rPr>
          <w:rFonts w:ascii="Arial" w:hAnsi="Arial" w:cs="Arial"/>
          <w:color w:val="000000" w:themeColor="text1"/>
          <w:szCs w:val="24"/>
        </w:rPr>
        <w:t>«</w:t>
      </w:r>
      <w:r w:rsidR="00CB3CF1" w:rsidRPr="00A10693">
        <w:rPr>
          <w:rFonts w:ascii="Arial" w:hAnsi="Arial" w:cs="Arial"/>
          <w:color w:val="000000" w:themeColor="text1"/>
          <w:szCs w:val="24"/>
        </w:rPr>
        <w:t>Регламент по управлению обязательствами Поставщиков МТР</w:t>
      </w:r>
      <w:r w:rsidR="007E219F">
        <w:rPr>
          <w:rFonts w:ascii="Arial" w:hAnsi="Arial" w:cs="Arial"/>
          <w:color w:val="000000" w:themeColor="text1"/>
          <w:szCs w:val="24"/>
        </w:rPr>
        <w:t>»</w:t>
      </w:r>
      <w:r w:rsidR="00CB3CF1" w:rsidRPr="00A10693">
        <w:rPr>
          <w:rFonts w:ascii="Arial" w:hAnsi="Arial" w:cs="Arial"/>
          <w:color w:val="000000" w:themeColor="text1"/>
          <w:szCs w:val="24"/>
        </w:rPr>
        <w:t>.</w:t>
      </w:r>
    </w:p>
    <w:p w14:paraId="1B3ED4F7" w14:textId="7B5C7361" w:rsidR="004150C9" w:rsidRPr="00A10693" w:rsidRDefault="004150C9" w:rsidP="00834C8F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497B2F7E" w14:textId="77777777" w:rsidR="004150C9" w:rsidRPr="00A10693" w:rsidRDefault="004150C9" w:rsidP="004150C9">
      <w:pPr>
        <w:spacing w:line="276" w:lineRule="auto"/>
        <w:rPr>
          <w:rFonts w:ascii="Arial" w:eastAsia="Calibri" w:hAnsi="Arial"/>
          <w:b/>
          <w:szCs w:val="24"/>
        </w:rPr>
      </w:pPr>
    </w:p>
    <w:p w14:paraId="15D9D668" w14:textId="7FADC65A" w:rsidR="004150C9" w:rsidRPr="00A10693" w:rsidRDefault="004150C9" w:rsidP="004150C9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ПП-10.04.04.01.050 Подготовка комплекта документов</w:t>
      </w:r>
      <w:r w:rsidR="00DB4106">
        <w:rPr>
          <w:b/>
          <w:i w:val="0"/>
          <w:caps w:val="0"/>
          <w:sz w:val="24"/>
          <w:szCs w:val="24"/>
        </w:rPr>
        <w:t>,</w:t>
      </w:r>
      <w:r w:rsidRPr="00A10693">
        <w:rPr>
          <w:b/>
          <w:i w:val="0"/>
          <w:caps w:val="0"/>
          <w:sz w:val="24"/>
          <w:szCs w:val="24"/>
        </w:rPr>
        <w:t xml:space="preserve"> подтверждающих неисполнение обязательств по договору (вне SAP S/4HANA) </w:t>
      </w:r>
    </w:p>
    <w:p w14:paraId="24C34CC5" w14:textId="77777777" w:rsidR="004150C9" w:rsidRPr="00A10693" w:rsidRDefault="004150C9" w:rsidP="00834C8F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6CD14CE3" w14:textId="7F96D708" w:rsidR="00834C8F" w:rsidRPr="007B4442" w:rsidRDefault="00DB4106" w:rsidP="007B4442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Шаг актуален для сценария 2</w:t>
      </w:r>
      <w:r w:rsidRPr="00A10693">
        <w:rPr>
          <w:rFonts w:ascii="Arial" w:hAnsi="Arial" w:cs="Arial"/>
          <w:color w:val="000000" w:themeColor="text1"/>
          <w:szCs w:val="24"/>
        </w:rPr>
        <w:t>.</w:t>
      </w:r>
    </w:p>
    <w:p w14:paraId="7E9134C7" w14:textId="0A94DD35" w:rsidR="004150C9" w:rsidRPr="00A10693" w:rsidRDefault="004150C9" w:rsidP="007B4442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Менеджер по сопровождению договора готовит комплект документов, подтверждающий неисполнение обязательств Поставщиком по Договору для передачи в претензионно-исковую работу (ПП 06.04)</w:t>
      </w:r>
      <w:r w:rsidR="00DB4106">
        <w:rPr>
          <w:rFonts w:ascii="Arial" w:hAnsi="Arial" w:cs="Arial"/>
          <w:color w:val="000000" w:themeColor="text1"/>
          <w:szCs w:val="24"/>
        </w:rPr>
        <w:t>.</w:t>
      </w:r>
      <w:r w:rsidR="00CB3CF1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DB4106" w:rsidRPr="00A10693">
        <w:rPr>
          <w:rFonts w:ascii="Arial" w:hAnsi="Arial" w:cs="Arial"/>
          <w:color w:val="000000" w:themeColor="text1"/>
          <w:szCs w:val="24"/>
        </w:rPr>
        <w:t xml:space="preserve">Подробнее </w:t>
      </w:r>
      <w:r w:rsidR="00DB4106">
        <w:rPr>
          <w:rFonts w:ascii="Arial" w:hAnsi="Arial" w:cs="Arial"/>
          <w:color w:val="000000" w:themeColor="text1"/>
          <w:szCs w:val="24"/>
        </w:rPr>
        <w:t>см.</w:t>
      </w:r>
      <w:r w:rsidR="00CB3CF1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7E219F">
        <w:rPr>
          <w:rFonts w:ascii="Arial" w:hAnsi="Arial" w:cs="Arial"/>
          <w:color w:val="000000" w:themeColor="text1"/>
          <w:szCs w:val="24"/>
        </w:rPr>
        <w:t>«</w:t>
      </w:r>
      <w:r w:rsidR="00CB3CF1" w:rsidRPr="00A10693">
        <w:rPr>
          <w:rFonts w:ascii="Arial" w:hAnsi="Arial" w:cs="Arial"/>
          <w:color w:val="000000" w:themeColor="text1"/>
          <w:szCs w:val="24"/>
        </w:rPr>
        <w:t>Регламент по управлению обязательствами Поставщиков МТР</w:t>
      </w:r>
      <w:r w:rsidR="007E219F">
        <w:rPr>
          <w:rFonts w:ascii="Arial" w:hAnsi="Arial" w:cs="Arial"/>
          <w:color w:val="000000" w:themeColor="text1"/>
          <w:szCs w:val="24"/>
        </w:rPr>
        <w:t>»</w:t>
      </w:r>
      <w:r w:rsidR="00CB3CF1" w:rsidRPr="00A10693">
        <w:rPr>
          <w:rFonts w:ascii="Arial" w:hAnsi="Arial" w:cs="Arial"/>
          <w:color w:val="000000" w:themeColor="text1"/>
          <w:szCs w:val="24"/>
        </w:rPr>
        <w:t>.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</w:p>
    <w:p w14:paraId="4613F9B4" w14:textId="77777777" w:rsidR="004150C9" w:rsidRPr="00A10693" w:rsidRDefault="004150C9" w:rsidP="00834C8F"/>
    <w:p w14:paraId="78AE798F" w14:textId="4A926006" w:rsidR="00732420" w:rsidRPr="00A10693" w:rsidRDefault="00732420" w:rsidP="00732420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>Детальное описание шагов приведено в Приложении № 3.</w:t>
      </w:r>
    </w:p>
    <w:p w14:paraId="587A688C" w14:textId="4FB991B5" w:rsidR="00732420" w:rsidRPr="00A10693" w:rsidRDefault="00732420" w:rsidP="00D01C7D">
      <w:pPr>
        <w:pStyle w:val="3"/>
      </w:pPr>
      <w:bookmarkStart w:id="1743" w:name="_Toc516329643"/>
      <w:bookmarkStart w:id="1744" w:name="_Toc64879350"/>
      <w:r w:rsidRPr="00A10693">
        <w:t>Описание шагов бизнес-процесса ПП-10.04.</w:t>
      </w:r>
      <w:r w:rsidR="00133F7C" w:rsidRPr="00A10693">
        <w:t>05-</w:t>
      </w:r>
      <w:r w:rsidRPr="00A10693">
        <w:t>ERP Управление обязательствами по закупке работ и услуг</w:t>
      </w:r>
      <w:bookmarkEnd w:id="1743"/>
      <w:bookmarkEnd w:id="1744"/>
    </w:p>
    <w:p w14:paraId="61A3D54F" w14:textId="0DA6EF2A" w:rsidR="007412E7" w:rsidRPr="00A10693" w:rsidRDefault="007412E7" w:rsidP="00DC3985">
      <w:pPr>
        <w:rPr>
          <w:rFonts w:eastAsiaTheme="majorEastAsia"/>
        </w:rPr>
      </w:pPr>
    </w:p>
    <w:p w14:paraId="76BEEF81" w14:textId="77777777" w:rsidR="007412E7" w:rsidRPr="00A10693" w:rsidRDefault="007412E7" w:rsidP="007412E7">
      <w:pPr>
        <w:spacing w:after="240" w:line="276" w:lineRule="auto"/>
        <w:ind w:left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 рамках процесса реализуются следующие сценарии:</w:t>
      </w:r>
    </w:p>
    <w:p w14:paraId="1296FA5D" w14:textId="0EE67892" w:rsidR="00867EC1" w:rsidRPr="00A10693" w:rsidRDefault="00867EC1" w:rsidP="00867EC1">
      <w:pPr>
        <w:pStyle w:val="afa"/>
        <w:autoSpaceDE w:val="0"/>
        <w:autoSpaceDN w:val="0"/>
        <w:adjustRightInd w:val="0"/>
        <w:spacing w:before="100" w:after="100"/>
        <w:ind w:left="936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1: Управление обязательствами по закупке работ, услуг с внешними контрагентами</w:t>
      </w:r>
    </w:p>
    <w:p w14:paraId="450F8957" w14:textId="526A6771" w:rsidR="00867EC1" w:rsidRPr="00A10693" w:rsidRDefault="00867EC1" w:rsidP="00867EC1">
      <w:pPr>
        <w:pStyle w:val="afa"/>
        <w:autoSpaceDE w:val="0"/>
        <w:autoSpaceDN w:val="0"/>
        <w:adjustRightInd w:val="0"/>
        <w:spacing w:before="100" w:after="100"/>
        <w:ind w:left="936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Сценарий 2: </w:t>
      </w:r>
      <w:r w:rsidRPr="00A10693">
        <w:rPr>
          <w:rFonts w:ascii="Arial" w:hAnsi="Arial" w:cs="Arial"/>
        </w:rPr>
        <w:t>Управление обязательствами по договорам закупки работ, услуг с внутригрупповыми контрагентами</w:t>
      </w:r>
      <w:r w:rsidR="007F5223" w:rsidRPr="000E4615">
        <w:rPr>
          <w:rFonts w:ascii="Arial" w:hAnsi="Arial" w:cs="Arial"/>
          <w:color w:val="000000"/>
        </w:rPr>
        <w:t>,</w:t>
      </w:r>
      <w:r w:rsidR="007F5223" w:rsidRPr="007F5223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</w:rPr>
        <w:t xml:space="preserve">работающими в </w:t>
      </w:r>
      <w:r w:rsidR="007F5223">
        <w:rPr>
          <w:rFonts w:ascii="Arial" w:hAnsi="Arial" w:cs="Arial"/>
          <w:color w:val="000000"/>
          <w:lang w:val="en-US"/>
        </w:rPr>
        <w:t>SAP</w:t>
      </w:r>
      <w:r w:rsidR="007F5223" w:rsidRPr="000E4615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  <w:lang w:val="en-US"/>
        </w:rPr>
        <w:t>S</w:t>
      </w:r>
      <w:r w:rsidR="007F5223" w:rsidRPr="000E4615">
        <w:rPr>
          <w:rFonts w:ascii="Arial" w:hAnsi="Arial" w:cs="Arial"/>
          <w:color w:val="000000"/>
        </w:rPr>
        <w:t>/4</w:t>
      </w:r>
      <w:r w:rsidR="007F5223">
        <w:rPr>
          <w:rFonts w:ascii="Arial" w:hAnsi="Arial" w:cs="Arial"/>
          <w:color w:val="000000"/>
          <w:lang w:val="en-US"/>
        </w:rPr>
        <w:t>HANA</w:t>
      </w:r>
    </w:p>
    <w:p w14:paraId="0014BA5B" w14:textId="4452CE9D" w:rsidR="00867EC1" w:rsidRPr="00A10693" w:rsidRDefault="00867EC1" w:rsidP="00867EC1">
      <w:pPr>
        <w:pStyle w:val="afa"/>
        <w:autoSpaceDE w:val="0"/>
        <w:autoSpaceDN w:val="0"/>
        <w:adjustRightInd w:val="0"/>
        <w:spacing w:before="100" w:after="100"/>
        <w:ind w:left="936"/>
        <w:rPr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Сценарий 3: </w:t>
      </w:r>
      <w:r w:rsidRPr="00A10693">
        <w:rPr>
          <w:rFonts w:ascii="Arial" w:hAnsi="Arial" w:cs="Arial"/>
        </w:rPr>
        <w:t>Внесение корректировок в договор</w:t>
      </w:r>
      <w:r w:rsidR="0016288C" w:rsidRPr="00A10693">
        <w:rPr>
          <w:rFonts w:ascii="Arial" w:hAnsi="Arial" w:cs="Arial"/>
        </w:rPr>
        <w:t>ы</w:t>
      </w:r>
      <w:r w:rsidRPr="00A10693">
        <w:rPr>
          <w:rFonts w:ascii="Arial" w:hAnsi="Arial" w:cs="Arial"/>
        </w:rPr>
        <w:t xml:space="preserve"> закупки работ, услуг</w:t>
      </w:r>
    </w:p>
    <w:p w14:paraId="363DF02E" w14:textId="77777777" w:rsidR="00867EC1" w:rsidRPr="00A10693" w:rsidRDefault="00867EC1" w:rsidP="00867EC1">
      <w:pPr>
        <w:pStyle w:val="afa"/>
        <w:autoSpaceDE w:val="0"/>
        <w:autoSpaceDN w:val="0"/>
        <w:adjustRightInd w:val="0"/>
        <w:spacing w:before="100" w:after="100"/>
        <w:ind w:left="936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</w:rPr>
        <w:t>Сценарий 4: Выполнение закупки работ, услуг за наличный расчет</w:t>
      </w:r>
    </w:p>
    <w:p w14:paraId="151CB355" w14:textId="77777777" w:rsidR="00683F7A" w:rsidRPr="00A10693" w:rsidRDefault="00683F7A" w:rsidP="00683F7A">
      <w:pPr>
        <w:spacing w:after="200" w:line="276" w:lineRule="auto"/>
        <w:rPr>
          <w:rFonts w:ascii="Arial" w:hAnsi="Arial" w:cs="Arial"/>
          <w:i/>
          <w:color w:val="000000" w:themeColor="text1"/>
          <w:szCs w:val="24"/>
        </w:rPr>
      </w:pPr>
    </w:p>
    <w:p w14:paraId="09188DC3" w14:textId="69614C32" w:rsidR="00683F7A" w:rsidRPr="00A10693" w:rsidRDefault="00683F7A" w:rsidP="00683F7A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ПП-10.04.05.010 Анализ условий договора</w:t>
      </w:r>
    </w:p>
    <w:p w14:paraId="0E032911" w14:textId="1446516A" w:rsidR="00683F7A" w:rsidRPr="00A10693" w:rsidRDefault="00683F7A" w:rsidP="00683F7A"/>
    <w:p w14:paraId="68AE03CE" w14:textId="1E593CCE" w:rsidR="00867EC1" w:rsidRPr="00A10693" w:rsidRDefault="00867EC1" w:rsidP="00867EC1">
      <w:pPr>
        <w:ind w:firstLine="708"/>
        <w:rPr>
          <w:rFonts w:ascii="Arial" w:eastAsia="Calibri" w:hAnsi="Arial"/>
          <w:szCs w:val="28"/>
        </w:rPr>
      </w:pPr>
      <w:r w:rsidRPr="00A10693">
        <w:rPr>
          <w:rFonts w:ascii="Arial" w:hAnsi="Arial" w:eastAsia="Calibri"/>
          <w:szCs w:val="28"/>
        </w:rPr>
        <w:t>Шаг актуален для сценария 1: Управление обязательствами по закупке работ, услуг с внешними контрагентами.</w:t>
      </w:r>
    </w:p>
    <w:p w14:paraId="1EA449E3" w14:textId="77777777" w:rsidR="00867EC1" w:rsidRPr="00A10693" w:rsidRDefault="00867EC1" w:rsidP="00683F7A"/>
    <w:p w14:paraId="6001637D" w14:textId="38A90A7C" w:rsidR="00867EC1" w:rsidRPr="00A10693" w:rsidRDefault="00867EC1" w:rsidP="00867EC1">
      <w:pPr>
        <w:spacing w:line="276" w:lineRule="auto"/>
        <w:ind w:firstLine="708"/>
        <w:rPr>
          <w:rFonts w:ascii="Arial" w:eastAsia="Calibri" w:hAnsi="Arial"/>
          <w:szCs w:val="28"/>
        </w:rPr>
      </w:pPr>
      <w:r w:rsidRPr="00A10693">
        <w:rPr>
          <w:rFonts w:ascii="Arial" w:hAnsi="Arial" w:eastAsia="Calibri"/>
          <w:szCs w:val="28"/>
        </w:rPr>
        <w:t xml:space="preserve">На основании данных об условиях авансового платежа в спецификации на поставку, менеджер по сопровождению договора определяет требуется ли формирование заявки на авансовый платеж. Если авансовый платеж необходим, то менеджер по сопровождению договора формирует в SAP S/4 HANA заявку на авансовый платеж со ссылкой на спецификацию договора в рамках процесса ПП-02.02.01-ERP «Управление заявками на платеж» (подробнее процедура формирования заявок на платеж описана в КД </w:t>
      </w:r>
      <w:r w:rsidR="007E219F">
        <w:rPr>
          <w:rFonts w:ascii="Arial" w:hAnsi="Arial" w:eastAsia="Calibri"/>
          <w:szCs w:val="28"/>
        </w:rPr>
        <w:t>«</w:t>
      </w:r>
      <w:r w:rsidRPr="00A10693">
        <w:rPr>
          <w:rFonts w:ascii="Arial" w:hAnsi="Arial" w:eastAsia="Calibri"/>
          <w:szCs w:val="28"/>
        </w:rPr>
        <w:t>Управление платежами и ликвидностью</w:t>
      </w:r>
      <w:r w:rsidR="007E219F">
        <w:rPr>
          <w:rFonts w:ascii="Arial" w:hAnsi="Arial" w:eastAsia="Calibri"/>
          <w:szCs w:val="28"/>
        </w:rPr>
        <w:t>»</w:t>
      </w:r>
      <w:r w:rsidRPr="00A10693">
        <w:rPr>
          <w:rFonts w:ascii="Arial" w:hAnsi="Arial" w:eastAsia="Calibri"/>
          <w:szCs w:val="28"/>
        </w:rPr>
        <w:t>).</w:t>
      </w:r>
    </w:p>
    <w:p w14:paraId="440EE852" w14:textId="38BD5FEB" w:rsidR="00683F7A" w:rsidRPr="00A10693" w:rsidRDefault="00683F7A" w:rsidP="00683F7A">
      <w:pPr>
        <w:pStyle w:val="a8"/>
        <w:jc w:val="right"/>
        <w:rPr>
          <w:rFonts w:ascii="Arial" w:hAnsi="Arial" w:cs="Arial"/>
          <w:b/>
          <w:noProof/>
          <w:sz w:val="22"/>
        </w:rPr>
      </w:pPr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51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>. Описание шага Анализ условий договора</w:t>
      </w:r>
    </w:p>
    <w:p w14:paraId="0AF36D48" w14:textId="77777777" w:rsidR="00683F7A" w:rsidRPr="00A10693" w:rsidRDefault="00683F7A" w:rsidP="00683F7A"/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4"/>
        <w:gridCol w:w="1854"/>
        <w:gridCol w:w="883"/>
        <w:gridCol w:w="1573"/>
        <w:gridCol w:w="2078"/>
        <w:gridCol w:w="2404"/>
      </w:tblGrid>
      <w:tr w:rsidR="00B4730B" w:rsidRPr="00A10693" w14:paraId="35E60C3B" w14:textId="77777777" w:rsidTr="00DA488E">
        <w:trPr>
          <w:cantSplit/>
          <w:trHeight w:val="397"/>
          <w:tblHeader/>
        </w:trPr>
        <w:tc>
          <w:tcPr>
            <w:tcW w:w="680" w:type="pct"/>
            <w:shd w:val="clear" w:color="auto" w:fill="FFC000"/>
            <w:vAlign w:val="center"/>
          </w:tcPr>
          <w:p w14:paraId="37B40E51" w14:textId="77777777" w:rsidR="00B4730B" w:rsidRPr="00A10693" w:rsidRDefault="00B4730B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lastRenderedPageBreak/>
              <w:t>Номер шага</w:t>
            </w:r>
          </w:p>
        </w:tc>
        <w:tc>
          <w:tcPr>
            <w:tcW w:w="911" w:type="pct"/>
            <w:shd w:val="clear" w:color="auto" w:fill="FFC000"/>
            <w:vAlign w:val="center"/>
          </w:tcPr>
          <w:p w14:paraId="119604E2" w14:textId="77777777" w:rsidR="00B4730B" w:rsidRPr="00A10693" w:rsidRDefault="00B4730B" w:rsidP="00DA488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33" w:type="pct"/>
            <w:shd w:val="clear" w:color="auto" w:fill="FFC000"/>
            <w:vAlign w:val="center"/>
          </w:tcPr>
          <w:p w14:paraId="43460235" w14:textId="77777777" w:rsidR="00B4730B" w:rsidRPr="00A10693" w:rsidRDefault="00B4730B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773" w:type="pct"/>
            <w:shd w:val="clear" w:color="auto" w:fill="FFC000"/>
          </w:tcPr>
          <w:p w14:paraId="6FCF7641" w14:textId="77777777" w:rsidR="00B4730B" w:rsidRPr="00A10693" w:rsidRDefault="00B4730B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1021" w:type="pct"/>
            <w:shd w:val="clear" w:color="auto" w:fill="FFC000"/>
          </w:tcPr>
          <w:p w14:paraId="04F89500" w14:textId="77777777" w:rsidR="00B4730B" w:rsidRPr="00A10693" w:rsidRDefault="00B4730B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1181" w:type="pct"/>
            <w:shd w:val="clear" w:color="auto" w:fill="FFC000"/>
          </w:tcPr>
          <w:p w14:paraId="4F78DE5E" w14:textId="77777777" w:rsidR="00B4730B" w:rsidRPr="00A10693" w:rsidRDefault="00B4730B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B4730B" w:rsidRPr="00A10693" w14:paraId="1A4F2891" w14:textId="77777777" w:rsidTr="00DA488E">
        <w:trPr>
          <w:cantSplit/>
          <w:trHeight w:val="1252"/>
        </w:trPr>
        <w:tc>
          <w:tcPr>
            <w:tcW w:w="680" w:type="pct"/>
          </w:tcPr>
          <w:p w14:paraId="55700CD2" w14:textId="64B03CA7" w:rsidR="00B4730B" w:rsidRPr="00A10693" w:rsidRDefault="00B4730B" w:rsidP="00DA488E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ПП-10.04.05.010</w:t>
            </w:r>
          </w:p>
        </w:tc>
        <w:tc>
          <w:tcPr>
            <w:tcW w:w="911" w:type="pct"/>
          </w:tcPr>
          <w:p w14:paraId="46A8C8E1" w14:textId="77777777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Спецификация вида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  <w:p w14:paraId="30A44CC1" w14:textId="20996293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433" w:type="pct"/>
            <w:shd w:val="clear" w:color="auto" w:fill="auto"/>
          </w:tcPr>
          <w:p w14:paraId="2A2142A2" w14:textId="77777777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  <w:lang w:val="en-US"/>
              </w:rPr>
              <w:t>ME2</w:t>
            </w:r>
            <w:r w:rsidRPr="00A10693">
              <w:rPr>
                <w:rFonts w:ascii="Arial" w:hAnsi="Arial" w:cs="Arial"/>
                <w:sz w:val="20"/>
                <w:szCs w:val="20"/>
              </w:rPr>
              <w:t>3</w:t>
            </w:r>
            <w:r w:rsidRPr="00A10693">
              <w:rPr>
                <w:rFonts w:ascii="Arial" w:hAnsi="Arial" w:cs="Arial"/>
                <w:sz w:val="20"/>
                <w:szCs w:val="20"/>
                <w:lang w:val="en-US"/>
              </w:rPr>
              <w:t>N</w:t>
            </w:r>
          </w:p>
        </w:tc>
        <w:tc>
          <w:tcPr>
            <w:tcW w:w="773" w:type="pct"/>
          </w:tcPr>
          <w:p w14:paraId="7B4BDAE9" w14:textId="77777777" w:rsidR="00B4730B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Спецификация вида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  <w:p w14:paraId="5906155F" w14:textId="11DFE6FD" w:rsidR="00C25378" w:rsidRPr="00A10693" w:rsidRDefault="00C25378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C25378">
              <w:rPr>
                <w:rFonts w:ascii="Arial" w:hAnsi="Arial" w:cs="Arial"/>
                <w:sz w:val="20"/>
              </w:rPr>
              <w:t>ZSMR</w:t>
            </w:r>
            <w:r>
              <w:rPr>
                <w:rFonts w:ascii="Arial" w:hAnsi="Arial" w:cs="Arial"/>
                <w:sz w:val="20"/>
              </w:rPr>
              <w:t xml:space="preserve"> – «Спецификация СМР»</w:t>
            </w:r>
          </w:p>
        </w:tc>
        <w:tc>
          <w:tcPr>
            <w:tcW w:w="1021" w:type="pct"/>
          </w:tcPr>
          <w:p w14:paraId="596EB327" w14:textId="77777777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Спецификация вида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 проанализировано значение поля «Условия платежа»</w:t>
            </w:r>
          </w:p>
        </w:tc>
        <w:tc>
          <w:tcPr>
            <w:tcW w:w="1181" w:type="pct"/>
          </w:tcPr>
          <w:p w14:paraId="06DBD09D" w14:textId="77777777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Менеджер по сопровождению договора</w:t>
            </w:r>
          </w:p>
        </w:tc>
      </w:tr>
    </w:tbl>
    <w:p w14:paraId="0DEC9999" w14:textId="77777777" w:rsidR="00683F7A" w:rsidRPr="00A10693" w:rsidRDefault="00683F7A" w:rsidP="00683F7A">
      <w:pPr>
        <w:ind w:firstLine="708"/>
        <w:rPr>
          <w:rFonts w:ascii="Arial" w:eastAsia="Calibri" w:hAnsi="Arial"/>
          <w:szCs w:val="28"/>
        </w:rPr>
      </w:pPr>
    </w:p>
    <w:p w14:paraId="27D5DA6E" w14:textId="77777777" w:rsidR="00683F7A" w:rsidRPr="00A10693" w:rsidRDefault="00683F7A" w:rsidP="00683F7A"/>
    <w:p w14:paraId="2649D73E" w14:textId="7F93A44B" w:rsidR="00683F7A" w:rsidRPr="00A10693" w:rsidRDefault="00683F7A" w:rsidP="00683F7A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</w:t>
      </w:r>
      <w:r w:rsidR="00527A0E" w:rsidRPr="00A10693">
        <w:rPr>
          <w:b/>
          <w:i w:val="0"/>
          <w:caps w:val="0"/>
          <w:sz w:val="24"/>
          <w:szCs w:val="24"/>
        </w:rPr>
        <w:t>05.</w:t>
      </w:r>
      <w:r w:rsidRPr="00A10693">
        <w:rPr>
          <w:b/>
          <w:i w:val="0"/>
          <w:caps w:val="0"/>
          <w:sz w:val="24"/>
          <w:szCs w:val="24"/>
        </w:rPr>
        <w:t xml:space="preserve">020 </w:t>
      </w:r>
      <w:r w:rsidR="00AA2A96" w:rsidRPr="00A10693">
        <w:rPr>
          <w:b/>
          <w:i w:val="0"/>
          <w:caps w:val="0"/>
          <w:sz w:val="24"/>
          <w:szCs w:val="24"/>
        </w:rPr>
        <w:t xml:space="preserve">Контроль </w:t>
      </w:r>
      <w:r w:rsidR="000531B9" w:rsidRPr="00A10693">
        <w:rPr>
          <w:b/>
          <w:i w:val="0"/>
          <w:caps w:val="0"/>
          <w:sz w:val="24"/>
          <w:szCs w:val="24"/>
        </w:rPr>
        <w:t>исполнения</w:t>
      </w:r>
      <w:r w:rsidR="00AA2A96" w:rsidRPr="00A10693">
        <w:rPr>
          <w:b/>
          <w:i w:val="0"/>
          <w:caps w:val="0"/>
          <w:sz w:val="24"/>
          <w:szCs w:val="24"/>
        </w:rPr>
        <w:t xml:space="preserve"> платежа</w:t>
      </w:r>
    </w:p>
    <w:p w14:paraId="5E12CE60" w14:textId="77777777" w:rsidR="00B4730B" w:rsidRPr="00A10693" w:rsidRDefault="00B4730B" w:rsidP="00B4730B"/>
    <w:p w14:paraId="3395399C" w14:textId="77777777" w:rsidR="00683F7A" w:rsidRPr="00A10693" w:rsidRDefault="00683F7A" w:rsidP="00683F7A"/>
    <w:p w14:paraId="5F669631" w14:textId="77777777" w:rsidR="00867EC1" w:rsidRPr="00A10693" w:rsidRDefault="00867EC1" w:rsidP="00867EC1">
      <w:pPr>
        <w:ind w:firstLine="708"/>
        <w:rPr>
          <w:rFonts w:ascii="Arial" w:eastAsia="Calibri" w:hAnsi="Arial"/>
          <w:szCs w:val="28"/>
        </w:rPr>
      </w:pPr>
      <w:r w:rsidRPr="00A10693">
        <w:rPr>
          <w:rFonts w:ascii="Arial" w:hAnsi="Arial" w:eastAsia="Calibri"/>
          <w:szCs w:val="28"/>
        </w:rPr>
        <w:t>Шаг актуален для сценария 1: Управление обязательствами по закупке работ, услуг с внешними контрагентами.</w:t>
      </w:r>
    </w:p>
    <w:p w14:paraId="26B3C478" w14:textId="77777777" w:rsidR="00867EC1" w:rsidRPr="00A10693" w:rsidRDefault="00867EC1" w:rsidP="00867EC1">
      <w:pPr>
        <w:spacing w:line="276" w:lineRule="auto"/>
        <w:ind w:firstLine="708"/>
        <w:rPr>
          <w:rFonts w:ascii="Arial" w:eastAsia="Calibri" w:hAnsi="Arial"/>
          <w:szCs w:val="28"/>
        </w:rPr>
      </w:pPr>
    </w:p>
    <w:p w14:paraId="5984E744" w14:textId="336E6A0B" w:rsidR="00867EC1" w:rsidRPr="00A10693" w:rsidRDefault="00867EC1" w:rsidP="00867EC1">
      <w:pPr>
        <w:spacing w:line="276" w:lineRule="auto"/>
        <w:ind w:firstLine="708"/>
      </w:pPr>
      <w:r w:rsidRPr="00A10693">
        <w:rPr>
          <w:rFonts w:ascii="Arial" w:hAnsi="Arial" w:eastAsia="Calibri"/>
          <w:szCs w:val="28"/>
        </w:rPr>
        <w:t xml:space="preserve">Для контроля исполнения платежа менеджер по сопровождению договора в системе SAP S/4 HANA формирует отчет </w:t>
      </w:r>
      <w:r w:rsidR="007E219F">
        <w:rPr>
          <w:rFonts w:ascii="Arial" w:hAnsi="Arial" w:eastAsia="Calibri"/>
          <w:szCs w:val="28"/>
        </w:rPr>
        <w:t>«</w:t>
      </w:r>
      <w:r w:rsidRPr="00A10693">
        <w:rPr>
          <w:rFonts w:ascii="Arial" w:hAnsi="Arial" w:eastAsia="Calibri"/>
          <w:szCs w:val="28"/>
        </w:rPr>
        <w:t>Управление позициями поставщика</w:t>
      </w:r>
      <w:r w:rsidR="007E219F">
        <w:rPr>
          <w:rFonts w:ascii="Arial" w:hAnsi="Arial" w:eastAsia="Calibri"/>
          <w:szCs w:val="28"/>
        </w:rPr>
        <w:t>»</w:t>
      </w:r>
      <w:r w:rsidRPr="00A10693">
        <w:rPr>
          <w:rFonts w:ascii="Arial" w:hAnsi="Arial" w:eastAsia="Calibri"/>
          <w:szCs w:val="28"/>
        </w:rPr>
        <w:t xml:space="preserve"> (подробнее см КД </w:t>
      </w:r>
      <w:r w:rsidR="009E7272">
        <w:rPr>
          <w:rFonts w:ascii="Arial" w:hAnsi="Arial" w:eastAsia="Calibri"/>
          <w:szCs w:val="28"/>
        </w:rPr>
        <w:t>«</w:t>
      </w:r>
      <w:r w:rsidRPr="00A10693">
        <w:rPr>
          <w:rFonts w:ascii="Arial" w:hAnsi="Arial" w:eastAsia="Calibri"/>
          <w:szCs w:val="28"/>
        </w:rPr>
        <w:t>Обеспечение казначейских операций</w:t>
      </w:r>
      <w:r w:rsidR="009E7272">
        <w:rPr>
          <w:rFonts w:ascii="Arial" w:hAnsi="Arial" w:eastAsia="Calibri"/>
          <w:szCs w:val="28"/>
        </w:rPr>
        <w:t>»</w:t>
      </w:r>
      <w:r w:rsidRPr="00A10693">
        <w:rPr>
          <w:rFonts w:ascii="Arial" w:hAnsi="Arial" w:eastAsia="Calibri"/>
          <w:szCs w:val="28"/>
        </w:rPr>
        <w:t>)</w:t>
      </w:r>
      <w:r w:rsidRPr="00A10693">
        <w:t xml:space="preserve">. </w:t>
      </w:r>
    </w:p>
    <w:p w14:paraId="42575382" w14:textId="26889951" w:rsidR="00DC3985" w:rsidRPr="00A10693" w:rsidRDefault="00DC3985" w:rsidP="00DC3985">
      <w:pPr>
        <w:rPr>
          <w:rFonts w:eastAsiaTheme="majorEastAsia"/>
        </w:rPr>
      </w:pPr>
    </w:p>
    <w:p w14:paraId="5742E141" w14:textId="77777777" w:rsidR="00FE00EA" w:rsidRPr="00A10693" w:rsidRDefault="00FE00EA" w:rsidP="00FE00EA"/>
    <w:p w14:paraId="3BC86144" w14:textId="7002C1DA" w:rsidR="00FE00EA" w:rsidRPr="00A10693" w:rsidRDefault="00FE00EA" w:rsidP="00FE00EA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</w:t>
      </w:r>
      <w:r w:rsidR="00527A0E" w:rsidRPr="00A10693">
        <w:rPr>
          <w:b/>
          <w:i w:val="0"/>
          <w:caps w:val="0"/>
          <w:sz w:val="24"/>
          <w:szCs w:val="24"/>
        </w:rPr>
        <w:t>.05</w:t>
      </w:r>
      <w:r w:rsidRPr="00A10693">
        <w:rPr>
          <w:b/>
          <w:i w:val="0"/>
          <w:caps w:val="0"/>
          <w:sz w:val="24"/>
          <w:szCs w:val="24"/>
        </w:rPr>
        <w:t>.030 Формирование заказ</w:t>
      </w:r>
      <w:r w:rsidR="0016288C" w:rsidRPr="00A10693">
        <w:rPr>
          <w:b/>
          <w:i w:val="0"/>
          <w:caps w:val="0"/>
          <w:sz w:val="24"/>
          <w:szCs w:val="24"/>
        </w:rPr>
        <w:t>а</w:t>
      </w:r>
      <w:r w:rsidRPr="00A10693">
        <w:rPr>
          <w:b/>
          <w:i w:val="0"/>
          <w:caps w:val="0"/>
          <w:sz w:val="24"/>
          <w:szCs w:val="24"/>
        </w:rPr>
        <w:t xml:space="preserve"> на поставку</w:t>
      </w:r>
    </w:p>
    <w:p w14:paraId="02C56012" w14:textId="5D03D937" w:rsidR="00FE00EA" w:rsidRPr="00A10693" w:rsidRDefault="00FE00EA" w:rsidP="00FE00EA"/>
    <w:p w14:paraId="635615D8" w14:textId="137C3FFB" w:rsidR="00B4730B" w:rsidRPr="00A10693" w:rsidRDefault="00B4730B" w:rsidP="00B4730B">
      <w:pPr>
        <w:autoSpaceDE w:val="0"/>
        <w:autoSpaceDN w:val="0"/>
        <w:adjustRightInd w:val="0"/>
        <w:spacing w:before="100" w:after="100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</w:rPr>
        <w:t>Шаг актуален для сценария 4: Выполнение закупки работ, услуг за наличный расчет</w:t>
      </w:r>
    </w:p>
    <w:p w14:paraId="60665DCF" w14:textId="7DDAED56" w:rsidR="00867EC1" w:rsidRPr="00A10693" w:rsidRDefault="00867EC1" w:rsidP="00867EC1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После совершения закупки за наличный расчет, подотчетно</w:t>
      </w:r>
      <w:r w:rsidR="00BA46D1" w:rsidRPr="00A10693">
        <w:rPr>
          <w:rFonts w:ascii="Arial" w:hAnsi="Arial" w:cs="Arial"/>
          <w:color w:val="000000" w:themeColor="text1"/>
          <w:szCs w:val="24"/>
        </w:rPr>
        <w:t>е</w:t>
      </w:r>
      <w:r w:rsidRPr="00A10693">
        <w:rPr>
          <w:rFonts w:ascii="Arial" w:hAnsi="Arial" w:cs="Arial"/>
          <w:color w:val="000000" w:themeColor="text1"/>
          <w:szCs w:val="24"/>
        </w:rPr>
        <w:t xml:space="preserve"> лицо готовит пакет документов, подтверждающих </w:t>
      </w:r>
      <w:r w:rsidR="00DB4106">
        <w:rPr>
          <w:rFonts w:ascii="Arial" w:hAnsi="Arial" w:cs="Arial"/>
          <w:color w:val="000000" w:themeColor="text1"/>
          <w:szCs w:val="24"/>
        </w:rPr>
        <w:t>расходы</w:t>
      </w:r>
      <w:r w:rsidR="00DB4106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>и передает его своему руководителю. Руководитель</w:t>
      </w:r>
      <w:r w:rsidR="00DB4106">
        <w:rPr>
          <w:rFonts w:ascii="Arial" w:hAnsi="Arial" w:cs="Arial"/>
          <w:color w:val="000000" w:themeColor="text1"/>
          <w:szCs w:val="24"/>
        </w:rPr>
        <w:t xml:space="preserve"> СП</w:t>
      </w:r>
      <w:r w:rsidRPr="00A10693">
        <w:rPr>
          <w:rFonts w:ascii="Arial" w:hAnsi="Arial" w:cs="Arial"/>
          <w:color w:val="000000" w:themeColor="text1"/>
          <w:szCs w:val="24"/>
        </w:rPr>
        <w:t>, на основании полученных документов, регистрирует в SAP</w:t>
      </w:r>
      <w:r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  <w:lang w:val="en-US"/>
        </w:rPr>
        <w:t>S</w:t>
      </w:r>
      <w:r w:rsidRPr="00A10693">
        <w:rPr>
          <w:rFonts w:ascii="Arial" w:hAnsi="Arial" w:cs="Arial"/>
        </w:rPr>
        <w:t>/4</w:t>
      </w:r>
      <w:r w:rsidRPr="00A10693">
        <w:rPr>
          <w:rFonts w:ascii="Arial" w:hAnsi="Arial" w:cs="Arial"/>
          <w:lang w:val="en-US"/>
        </w:rPr>
        <w:t>HANA</w:t>
      </w:r>
      <w:r w:rsidRPr="00A10693">
        <w:rPr>
          <w:rFonts w:ascii="Arial" w:hAnsi="Arial" w:cs="Arial"/>
        </w:rPr>
        <w:t xml:space="preserve"> системный документ Заказ на поставку с </w:t>
      </w:r>
      <w:r w:rsidRPr="00A10693">
        <w:rPr>
          <w:rFonts w:ascii="Arial" w:hAnsi="Arial" w:cs="Arial"/>
          <w:color w:val="000000" w:themeColor="text1"/>
          <w:szCs w:val="24"/>
        </w:rPr>
        <w:t xml:space="preserve">видом ZNL-Закупка за наличный расчет. </w:t>
      </w:r>
    </w:p>
    <w:p w14:paraId="5229BA9F" w14:textId="45C1B0E3" w:rsidR="00867EC1" w:rsidRPr="00A10693" w:rsidRDefault="00867EC1" w:rsidP="00867EC1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 качестве поставщика указывается Деловой партнер, соответствующий сотруднику (подотчетному лицу). В случае, если документов, подтверждающих покупку достаточно для возмещения НДС, то в ролях партеров в заголовке заказа на поставку необходимо указать код делового партнера, соответствующего поставщику </w:t>
      </w:r>
      <w:r w:rsidR="00117549">
        <w:rPr>
          <w:rFonts w:ascii="Arial" w:hAnsi="Arial" w:cs="Arial"/>
          <w:color w:val="000000" w:themeColor="text1"/>
          <w:szCs w:val="24"/>
        </w:rPr>
        <w:t>услуг</w:t>
      </w:r>
      <w:r w:rsidRPr="00A10693">
        <w:rPr>
          <w:rFonts w:ascii="Arial" w:hAnsi="Arial" w:cs="Arial"/>
          <w:color w:val="000000" w:themeColor="text1"/>
          <w:szCs w:val="24"/>
        </w:rPr>
        <w:t>. Если документов недостаточно, то поле не заполняется.</w:t>
      </w:r>
    </w:p>
    <w:p w14:paraId="25E9393C" w14:textId="09C76646" w:rsidR="00867EC1" w:rsidRPr="00A10693" w:rsidRDefault="00867EC1" w:rsidP="00867EC1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 позиции заказа на поставку руководитель </w:t>
      </w:r>
      <w:r w:rsidR="00117549">
        <w:rPr>
          <w:rFonts w:ascii="Arial" w:hAnsi="Arial" w:cs="Arial"/>
          <w:color w:val="000000" w:themeColor="text1"/>
          <w:szCs w:val="24"/>
        </w:rPr>
        <w:t xml:space="preserve">СП также </w:t>
      </w:r>
      <w:r w:rsidRPr="00A10693">
        <w:rPr>
          <w:rFonts w:ascii="Arial" w:hAnsi="Arial" w:cs="Arial"/>
          <w:color w:val="000000" w:themeColor="text1"/>
          <w:szCs w:val="24"/>
        </w:rPr>
        <w:t>указывает тип контировки К-МВЗ</w:t>
      </w:r>
      <w:r w:rsidR="00117549">
        <w:rPr>
          <w:rFonts w:ascii="Arial" w:hAnsi="Arial" w:cs="Arial"/>
          <w:color w:val="000000" w:themeColor="text1"/>
          <w:szCs w:val="24"/>
        </w:rPr>
        <w:t xml:space="preserve"> и</w:t>
      </w:r>
      <w:r w:rsidRPr="00A10693">
        <w:rPr>
          <w:rFonts w:ascii="Arial" w:hAnsi="Arial" w:cs="Arial"/>
          <w:color w:val="000000" w:themeColor="text1"/>
          <w:szCs w:val="24"/>
        </w:rPr>
        <w:t xml:space="preserve"> выбирает из справочника МВЗ код собственного подразделения. В случае, если требуемый код услуги отсутствует в справочнике</w:t>
      </w:r>
      <w:r w:rsidR="00117549">
        <w:rPr>
          <w:rFonts w:ascii="Arial" w:hAnsi="Arial" w:cs="Arial"/>
          <w:color w:val="000000" w:themeColor="text1"/>
          <w:szCs w:val="24"/>
        </w:rPr>
        <w:t xml:space="preserve"> услуг</w:t>
      </w:r>
      <w:r w:rsidRPr="00A10693">
        <w:rPr>
          <w:rFonts w:ascii="Arial" w:hAnsi="Arial" w:cs="Arial"/>
          <w:color w:val="000000" w:themeColor="text1"/>
          <w:szCs w:val="24"/>
        </w:rPr>
        <w:t xml:space="preserve">, то в типе позиции руководитель указывает тип Т-текст и краткий текст к позиции услуги. </w:t>
      </w:r>
    </w:p>
    <w:p w14:paraId="3C76B6C8" w14:textId="6755D71B" w:rsidR="00F75AC1" w:rsidRPr="00A10693" w:rsidRDefault="00F75AC1" w:rsidP="00F75AC1">
      <w:pPr>
        <w:pStyle w:val="a8"/>
        <w:jc w:val="right"/>
        <w:rPr>
          <w:rFonts w:ascii="Arial" w:hAnsi="Arial" w:cs="Arial"/>
          <w:color w:val="000000" w:themeColor="text1"/>
        </w:rPr>
      </w:pPr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52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>. Описание шага Создание заказа на поставку за наличный расчет.</w:t>
      </w:r>
      <w:r w:rsidRPr="00A10693">
        <w:rPr>
          <w:rFonts w:ascii="Arial" w:hAnsi="Arial" w:cs="Arial"/>
          <w:color w:val="000000" w:themeColor="text1"/>
        </w:rPr>
        <w:t xml:space="preserve">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4"/>
        <w:gridCol w:w="2269"/>
        <w:gridCol w:w="883"/>
        <w:gridCol w:w="1749"/>
        <w:gridCol w:w="1393"/>
        <w:gridCol w:w="2498"/>
      </w:tblGrid>
      <w:tr w:rsidR="00B4730B" w:rsidRPr="00A10693" w14:paraId="226A2EFB" w14:textId="77777777" w:rsidTr="00DA488E">
        <w:trPr>
          <w:cantSplit/>
          <w:trHeight w:val="397"/>
          <w:tblHeader/>
        </w:trPr>
        <w:tc>
          <w:tcPr>
            <w:tcW w:w="672" w:type="pct"/>
            <w:shd w:val="clear" w:color="auto" w:fill="FFC000"/>
            <w:vAlign w:val="center"/>
          </w:tcPr>
          <w:p w14:paraId="314EEE66" w14:textId="77777777" w:rsidR="00B4730B" w:rsidRPr="00A10693" w:rsidRDefault="00B4730B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lastRenderedPageBreak/>
              <w:t>Номер шага</w:t>
            </w:r>
          </w:p>
        </w:tc>
        <w:tc>
          <w:tcPr>
            <w:tcW w:w="1119" w:type="pct"/>
            <w:shd w:val="clear" w:color="auto" w:fill="FFC000"/>
            <w:vAlign w:val="center"/>
          </w:tcPr>
          <w:p w14:paraId="3C1C8D6E" w14:textId="77777777" w:rsidR="00B4730B" w:rsidRPr="00A10693" w:rsidRDefault="00B4730B" w:rsidP="00DA488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27" w:type="pct"/>
            <w:shd w:val="clear" w:color="auto" w:fill="FFC000"/>
            <w:vAlign w:val="center"/>
          </w:tcPr>
          <w:p w14:paraId="2E6A8EA7" w14:textId="77777777" w:rsidR="00B4730B" w:rsidRPr="00A10693" w:rsidRDefault="00B4730B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863" w:type="pct"/>
            <w:shd w:val="clear" w:color="auto" w:fill="FFC000"/>
          </w:tcPr>
          <w:p w14:paraId="48EF6067" w14:textId="77777777" w:rsidR="00B4730B" w:rsidRPr="00A10693" w:rsidRDefault="00B4730B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688" w:type="pct"/>
            <w:shd w:val="clear" w:color="auto" w:fill="FFC000"/>
          </w:tcPr>
          <w:p w14:paraId="2252310D" w14:textId="77777777" w:rsidR="00B4730B" w:rsidRPr="00A10693" w:rsidRDefault="00B4730B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1232" w:type="pct"/>
            <w:shd w:val="clear" w:color="auto" w:fill="FFC000"/>
          </w:tcPr>
          <w:p w14:paraId="46308D33" w14:textId="77777777" w:rsidR="00B4730B" w:rsidRPr="00A10693" w:rsidRDefault="00B4730B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B4730B" w:rsidRPr="00A10693" w14:paraId="21BD98E3" w14:textId="77777777" w:rsidTr="00DA488E">
        <w:trPr>
          <w:cantSplit/>
          <w:trHeight w:val="1252"/>
        </w:trPr>
        <w:tc>
          <w:tcPr>
            <w:tcW w:w="672" w:type="pct"/>
          </w:tcPr>
          <w:p w14:paraId="5E9909F4" w14:textId="4BD18091" w:rsidR="00B4730B" w:rsidRPr="00A10693" w:rsidRDefault="00B4730B" w:rsidP="00DA488E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ПП-10.04.05.120</w:t>
            </w:r>
          </w:p>
        </w:tc>
        <w:tc>
          <w:tcPr>
            <w:tcW w:w="1119" w:type="pct"/>
          </w:tcPr>
          <w:p w14:paraId="301FCD61" w14:textId="77777777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Подотчетным лицом подготовлен авансовый отчет</w:t>
            </w:r>
          </w:p>
        </w:tc>
        <w:tc>
          <w:tcPr>
            <w:tcW w:w="427" w:type="pct"/>
            <w:shd w:val="clear" w:color="auto" w:fill="auto"/>
          </w:tcPr>
          <w:p w14:paraId="4F16BFC1" w14:textId="77777777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A10693">
              <w:rPr>
                <w:rFonts w:ascii="Arial" w:hAnsi="Arial" w:cs="Arial"/>
                <w:sz w:val="20"/>
              </w:rPr>
              <w:t>ME21N</w:t>
            </w:r>
          </w:p>
        </w:tc>
        <w:tc>
          <w:tcPr>
            <w:tcW w:w="863" w:type="pct"/>
          </w:tcPr>
          <w:p w14:paraId="36C72DD3" w14:textId="77777777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Авансовый отчет с подтверждающими покупку документами</w:t>
            </w:r>
          </w:p>
        </w:tc>
        <w:tc>
          <w:tcPr>
            <w:tcW w:w="688" w:type="pct"/>
          </w:tcPr>
          <w:p w14:paraId="1235C1E9" w14:textId="0A1CC6E2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Заказ на поставку вида ZNL – </w:t>
            </w:r>
            <w:r w:rsidR="00032C7D">
              <w:rPr>
                <w:rFonts w:ascii="Arial" w:hAnsi="Arial" w:cs="Arial"/>
                <w:sz w:val="20"/>
              </w:rPr>
              <w:t>Заказ на поставку</w:t>
            </w:r>
            <w:r w:rsidRPr="00A10693">
              <w:rPr>
                <w:rFonts w:ascii="Arial" w:hAnsi="Arial" w:cs="Arial"/>
                <w:sz w:val="20"/>
              </w:rPr>
              <w:t xml:space="preserve"> за наличные</w:t>
            </w:r>
          </w:p>
        </w:tc>
        <w:tc>
          <w:tcPr>
            <w:tcW w:w="1232" w:type="pct"/>
          </w:tcPr>
          <w:p w14:paraId="335CBB59" w14:textId="77777777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Руководитель СП</w:t>
            </w:r>
          </w:p>
        </w:tc>
      </w:tr>
    </w:tbl>
    <w:p w14:paraId="019F0BD1" w14:textId="77777777" w:rsidR="00F75AC1" w:rsidRPr="00A10693" w:rsidRDefault="00F75AC1" w:rsidP="00F75AC1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</w:p>
    <w:p w14:paraId="2B34CE64" w14:textId="77777777" w:rsidR="00F75AC1" w:rsidRPr="00A10693" w:rsidRDefault="00F75AC1" w:rsidP="00F75AC1"/>
    <w:p w14:paraId="23DEA37A" w14:textId="1F237849" w:rsidR="00F75AC1" w:rsidRPr="00A10693" w:rsidRDefault="00F75AC1" w:rsidP="00F75AC1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</w:t>
      </w:r>
      <w:r w:rsidR="00527A0E" w:rsidRPr="00A10693">
        <w:rPr>
          <w:b/>
          <w:i w:val="0"/>
          <w:caps w:val="0"/>
          <w:sz w:val="24"/>
          <w:szCs w:val="24"/>
        </w:rPr>
        <w:t>05.</w:t>
      </w:r>
      <w:r w:rsidRPr="00A10693">
        <w:rPr>
          <w:b/>
          <w:i w:val="0"/>
          <w:caps w:val="0"/>
          <w:sz w:val="24"/>
          <w:szCs w:val="24"/>
        </w:rPr>
        <w:t>040 Формирование заказ</w:t>
      </w:r>
      <w:r w:rsidR="0016288C" w:rsidRPr="00A10693">
        <w:rPr>
          <w:b/>
          <w:i w:val="0"/>
          <w:caps w:val="0"/>
          <w:sz w:val="24"/>
          <w:szCs w:val="24"/>
        </w:rPr>
        <w:t>а</w:t>
      </w:r>
      <w:r w:rsidRPr="00A10693">
        <w:rPr>
          <w:b/>
          <w:i w:val="0"/>
          <w:caps w:val="0"/>
          <w:sz w:val="24"/>
          <w:szCs w:val="24"/>
        </w:rPr>
        <w:t xml:space="preserve"> на поставку</w:t>
      </w:r>
      <w:r w:rsidR="0006741B" w:rsidRPr="00A10693">
        <w:rPr>
          <w:b/>
          <w:i w:val="0"/>
          <w:caps w:val="0"/>
          <w:sz w:val="24"/>
          <w:szCs w:val="24"/>
        </w:rPr>
        <w:t xml:space="preserve"> по договорам без спецификации</w:t>
      </w:r>
    </w:p>
    <w:p w14:paraId="2F324E4C" w14:textId="77777777" w:rsidR="00F75AC1" w:rsidRPr="00A10693" w:rsidRDefault="00F75AC1" w:rsidP="00F75AC1"/>
    <w:p w14:paraId="2DE96068" w14:textId="3AAC32CF" w:rsidR="00867EC1" w:rsidRPr="00A10693" w:rsidRDefault="00B4730B" w:rsidP="00980B72">
      <w:pPr>
        <w:spacing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eastAsia="Calibri"/>
          <w:szCs w:val="28"/>
        </w:rPr>
        <w:t>Шаг актуален для сценария 1: Управление обязательствами по закупке работ, услуг с внешними контрагентами.</w:t>
      </w:r>
    </w:p>
    <w:p w14:paraId="394C9CFD" w14:textId="29A252B1" w:rsidR="00056C8A" w:rsidRPr="00980B72" w:rsidDel="00667F7D" w:rsidRDefault="00867EC1" w:rsidP="00980B72">
      <w:pPr>
        <w:autoSpaceDE w:val="0"/>
        <w:autoSpaceDN w:val="0"/>
        <w:adjustRightInd w:val="0"/>
        <w:spacing w:before="100" w:after="100" w:line="276" w:lineRule="auto"/>
        <w:ind w:firstLine="567"/>
        <w:rPr>
          <w:del w:id="1745" w:author="Paramonova Elena" w:date="2021-02-18T11:56:00Z"/>
          <w:rFonts w:ascii="Arial" w:hAnsi="Arial" w:cs="Arial"/>
        </w:rPr>
      </w:pPr>
      <w:r w:rsidRPr="00980B72">
        <w:rPr>
          <w:rFonts w:ascii="Arial" w:hAnsi="Arial" w:cs="Arial"/>
        </w:rPr>
        <w:t xml:space="preserve">В случае, если менеджер по сопровождению договора работает с рамочным договором, не предполагающим </w:t>
      </w:r>
      <w:r w:rsidR="00BD36CB" w:rsidRPr="00980B72">
        <w:rPr>
          <w:rFonts w:ascii="Arial" w:hAnsi="Arial" w:cs="Arial"/>
        </w:rPr>
        <w:t xml:space="preserve">оформление </w:t>
      </w:r>
      <w:r w:rsidRPr="00980B72">
        <w:rPr>
          <w:rFonts w:ascii="Arial" w:hAnsi="Arial" w:cs="Arial"/>
        </w:rPr>
        <w:t>спецификаций</w:t>
      </w:r>
      <w:r w:rsidR="00BD36CB" w:rsidRPr="00980B72">
        <w:rPr>
          <w:rFonts w:ascii="Arial" w:hAnsi="Arial" w:cs="Arial"/>
        </w:rPr>
        <w:t xml:space="preserve"> (например, услуги сотовой связи или клининга)</w:t>
      </w:r>
      <w:r w:rsidRPr="00980B72">
        <w:rPr>
          <w:rFonts w:ascii="Arial" w:hAnsi="Arial" w:cs="Arial"/>
        </w:rPr>
        <w:t xml:space="preserve">, то для </w:t>
      </w:r>
      <w:r w:rsidR="00BD36CB" w:rsidRPr="00980B72">
        <w:rPr>
          <w:rFonts w:ascii="Arial" w:hAnsi="Arial" w:cs="Arial"/>
        </w:rPr>
        <w:t xml:space="preserve">регистрации </w:t>
      </w:r>
      <w:r w:rsidRPr="00980B72">
        <w:rPr>
          <w:rFonts w:ascii="Arial" w:hAnsi="Arial" w:cs="Arial"/>
        </w:rPr>
        <w:t xml:space="preserve">акта выполненных работ </w:t>
      </w:r>
      <w:r w:rsidR="00BD36CB" w:rsidRPr="00980B72">
        <w:rPr>
          <w:rFonts w:ascii="Arial" w:hAnsi="Arial" w:cs="Arial"/>
        </w:rPr>
        <w:t xml:space="preserve">по такому договору </w:t>
      </w:r>
      <w:r w:rsidRPr="00980B72">
        <w:rPr>
          <w:rFonts w:ascii="Arial" w:hAnsi="Arial" w:cs="Arial"/>
        </w:rPr>
        <w:t xml:space="preserve">менеджер по сопровождению создает заказ на поставку с видом </w:t>
      </w:r>
      <w:r w:rsidR="00056C8A" w:rsidRPr="00980B72">
        <w:rPr>
          <w:rFonts w:ascii="Arial" w:hAnsi="Arial" w:cs="Arial"/>
        </w:rPr>
        <w:t>с видом ZUS – Заказ на поставку без спецификации</w:t>
      </w:r>
      <w:ins w:id="1746" w:author="Paramonova Elena" w:date="2021-02-18T11:56:00Z">
        <w:r w:rsidR="00667F7D" w:rsidRPr="00980B72">
          <w:rPr>
            <w:rFonts w:ascii="Arial" w:hAnsi="Arial" w:cs="Arial"/>
          </w:rPr>
          <w:t>.</w:t>
        </w:r>
      </w:ins>
      <w:ins w:id="1747" w:author="Paramonova Elena" w:date="2021-02-20T16:34:00Z">
        <w:r w:rsidR="00087E7A" w:rsidRPr="00980B72">
          <w:rPr>
            <w:rFonts w:ascii="Arial" w:hAnsi="Arial" w:cs="Arial"/>
          </w:rPr>
          <w:t xml:space="preserve"> </w:t>
        </w:r>
      </w:ins>
    </w:p>
    <w:p w14:paraId="3008B812" w14:textId="77777777" w:rsidR="00F26B45" w:rsidRDefault="00867EC1" w:rsidP="00980B72">
      <w:pPr>
        <w:autoSpaceDE w:val="0"/>
        <w:autoSpaceDN w:val="0"/>
        <w:adjustRightInd w:val="0"/>
        <w:spacing w:before="100" w:after="100" w:line="276" w:lineRule="auto"/>
        <w:ind w:firstLine="567"/>
        <w:rPr>
          <w:ins w:id="1748" w:author="SintsovaMA" w:date="2021-04-02T10:47:00Z"/>
          <w:rFonts w:ascii="Arial" w:hAnsi="Arial" w:cs="Arial"/>
        </w:rPr>
      </w:pPr>
      <w:del w:id="1749" w:author="Paramonova Elena" w:date="2021-02-18T11:56:00Z">
        <w:r w:rsidRPr="00980B72" w:rsidDel="00667F7D">
          <w:rPr>
            <w:rFonts w:ascii="Arial" w:hAnsi="Arial" w:cs="Arial"/>
          </w:rPr>
          <w:delText xml:space="preserve">. </w:delText>
        </w:r>
      </w:del>
      <w:r w:rsidR="00BD36CB" w:rsidRPr="00980B72">
        <w:rPr>
          <w:rFonts w:ascii="Arial" w:hAnsi="Arial" w:cs="Arial"/>
        </w:rPr>
        <w:t>Данный вид заказа</w:t>
      </w:r>
      <w:r w:rsidR="00F81EB2" w:rsidRPr="00980B72">
        <w:rPr>
          <w:rFonts w:ascii="Arial" w:hAnsi="Arial" w:cs="Arial"/>
        </w:rPr>
        <w:t xml:space="preserve"> регистрируется со ссылкой </w:t>
      </w:r>
      <w:ins w:id="1750" w:author="Paramonova Elena" w:date="2021-02-20T16:35:00Z">
        <w:r w:rsidR="00087E7A" w:rsidRPr="00980B72">
          <w:rPr>
            <w:rFonts w:ascii="Arial" w:hAnsi="Arial" w:cs="Arial"/>
          </w:rPr>
          <w:t xml:space="preserve">на </w:t>
        </w:r>
      </w:ins>
      <w:ins w:id="1751" w:author="Paramonova Elena" w:date="2021-02-20T16:37:00Z">
        <w:r w:rsidR="00E53AC8" w:rsidRPr="00980B72">
          <w:rPr>
            <w:rFonts w:ascii="Arial" w:hAnsi="Arial" w:cs="Arial"/>
          </w:rPr>
          <w:t xml:space="preserve">заявку на </w:t>
        </w:r>
      </w:ins>
      <w:ins w:id="1752" w:author="Paramonova Elena" w:date="2021-02-20T16:35:00Z">
        <w:r w:rsidR="00087E7A" w:rsidRPr="00980B72">
          <w:rPr>
            <w:rFonts w:ascii="Arial" w:hAnsi="Arial" w:cs="Arial"/>
          </w:rPr>
          <w:t>закупку работ, услуг (с обязательным указанием объекта затрат (МВЗ, СО/РР заказ</w:t>
        </w:r>
      </w:ins>
      <w:ins w:id="1753" w:author="Paramonova Elena" w:date="2021-02-20T16:36:00Z">
        <w:r w:rsidR="00087E7A" w:rsidRPr="00980B72">
          <w:rPr>
            <w:rFonts w:ascii="Arial" w:hAnsi="Arial" w:cs="Arial"/>
          </w:rPr>
          <w:t>)</w:t>
        </w:r>
      </w:ins>
      <w:ins w:id="1754" w:author="Paramonova Elena" w:date="2021-02-20T16:37:00Z">
        <w:r w:rsidR="00E53AC8" w:rsidRPr="00980B72">
          <w:rPr>
            <w:rFonts w:ascii="Arial" w:hAnsi="Arial" w:cs="Arial"/>
          </w:rPr>
          <w:t xml:space="preserve"> </w:t>
        </w:r>
      </w:ins>
      <w:ins w:id="1755" w:author="Paramonova Elena" w:date="2021-02-20T16:36:00Z">
        <w:r w:rsidR="00087E7A" w:rsidRPr="00980B72">
          <w:rPr>
            <w:rFonts w:ascii="Arial" w:hAnsi="Arial" w:cs="Arial"/>
          </w:rPr>
          <w:t>на который произойдет списание расходов по выполнению данной работы, услуги),</w:t>
        </w:r>
      </w:ins>
      <w:ins w:id="1756" w:author="Paramonova Elena" w:date="2021-02-20T16:35:00Z">
        <w:r w:rsidR="00087E7A" w:rsidRPr="00980B72">
          <w:rPr>
            <w:rFonts w:ascii="Arial" w:hAnsi="Arial" w:cs="Arial"/>
          </w:rPr>
          <w:t xml:space="preserve"> и </w:t>
        </w:r>
      </w:ins>
      <w:r w:rsidR="00F81EB2" w:rsidRPr="00980B72">
        <w:rPr>
          <w:rFonts w:ascii="Arial" w:hAnsi="Arial" w:cs="Arial"/>
        </w:rPr>
        <w:t>на рамочный договор</w:t>
      </w:r>
      <w:ins w:id="1757" w:author="Paramonova Elena" w:date="2021-02-20T16:36:00Z">
        <w:r w:rsidR="00087E7A" w:rsidRPr="00980B72">
          <w:rPr>
            <w:rFonts w:ascii="Arial" w:hAnsi="Arial" w:cs="Arial"/>
          </w:rPr>
          <w:t>.</w:t>
        </w:r>
      </w:ins>
      <w:r w:rsidR="00F81EB2" w:rsidRPr="00980B72">
        <w:rPr>
          <w:rFonts w:ascii="Arial" w:hAnsi="Arial" w:cs="Arial"/>
        </w:rPr>
        <w:t xml:space="preserve"> </w:t>
      </w:r>
      <w:del w:id="1758" w:author="Paramonova Elena" w:date="2021-02-20T16:35:00Z">
        <w:r w:rsidR="00F81EB2" w:rsidRPr="00980B72" w:rsidDel="00087E7A">
          <w:rPr>
            <w:rFonts w:ascii="Arial" w:hAnsi="Arial" w:cs="Arial"/>
          </w:rPr>
          <w:delText xml:space="preserve">с </w:delText>
        </w:r>
        <w:r w:rsidR="00BD36CB" w:rsidRPr="00980B72" w:rsidDel="00087E7A">
          <w:rPr>
            <w:rFonts w:ascii="Arial" w:hAnsi="Arial" w:cs="Arial"/>
          </w:rPr>
          <w:delText xml:space="preserve">обязательным </w:delText>
        </w:r>
        <w:r w:rsidR="00F81EB2" w:rsidRPr="00980B72" w:rsidDel="00087E7A">
          <w:rPr>
            <w:rFonts w:ascii="Arial" w:hAnsi="Arial" w:cs="Arial"/>
          </w:rPr>
          <w:delText xml:space="preserve">указанием </w:delText>
        </w:r>
        <w:r w:rsidR="00BD36CB" w:rsidRPr="00980B72" w:rsidDel="00087E7A">
          <w:rPr>
            <w:rFonts w:ascii="Arial" w:hAnsi="Arial" w:cs="Arial"/>
          </w:rPr>
          <w:delText>объекта затрат (МВЗ, СО/РР заказ)</w:delText>
        </w:r>
        <w:r w:rsidR="00F81EB2" w:rsidRPr="00980B72" w:rsidDel="00087E7A">
          <w:rPr>
            <w:rFonts w:ascii="Arial" w:hAnsi="Arial" w:cs="Arial"/>
          </w:rPr>
          <w:delText xml:space="preserve">, </w:delText>
        </w:r>
      </w:del>
      <w:del w:id="1759" w:author="Paramonova Elena" w:date="2021-02-20T16:36:00Z">
        <w:r w:rsidR="00F81EB2" w:rsidRPr="00980B72" w:rsidDel="00087E7A">
          <w:rPr>
            <w:rFonts w:ascii="Arial" w:hAnsi="Arial" w:cs="Arial"/>
          </w:rPr>
          <w:delText>на котор</w:delText>
        </w:r>
        <w:r w:rsidR="00BD36CB" w:rsidRPr="00980B72" w:rsidDel="00087E7A">
          <w:rPr>
            <w:rFonts w:ascii="Arial" w:hAnsi="Arial" w:cs="Arial"/>
          </w:rPr>
          <w:delText>ый</w:delText>
        </w:r>
        <w:r w:rsidR="00F81EB2" w:rsidRPr="00980B72" w:rsidDel="00087E7A">
          <w:rPr>
            <w:rFonts w:ascii="Arial" w:hAnsi="Arial" w:cs="Arial"/>
          </w:rPr>
          <w:delText xml:space="preserve"> произойдет списание </w:delText>
        </w:r>
        <w:r w:rsidR="00BD36CB" w:rsidRPr="00980B72" w:rsidDel="00087E7A">
          <w:rPr>
            <w:rFonts w:ascii="Arial" w:hAnsi="Arial" w:cs="Arial"/>
          </w:rPr>
          <w:delText xml:space="preserve">расходов </w:delText>
        </w:r>
        <w:r w:rsidR="00F81EB2" w:rsidRPr="00980B72" w:rsidDel="00087E7A">
          <w:rPr>
            <w:rFonts w:ascii="Arial" w:hAnsi="Arial" w:cs="Arial"/>
          </w:rPr>
          <w:delText xml:space="preserve">по </w:delText>
        </w:r>
        <w:r w:rsidR="00BD36CB" w:rsidRPr="00980B72" w:rsidDel="00087E7A">
          <w:rPr>
            <w:rFonts w:ascii="Arial" w:hAnsi="Arial" w:cs="Arial"/>
          </w:rPr>
          <w:delText xml:space="preserve">выполнению данной </w:delText>
        </w:r>
        <w:r w:rsidR="00F81EB2" w:rsidRPr="00980B72" w:rsidDel="00087E7A">
          <w:rPr>
            <w:rFonts w:ascii="Arial" w:hAnsi="Arial" w:cs="Arial"/>
          </w:rPr>
          <w:delText>работы, услуги</w:delText>
        </w:r>
        <w:r w:rsidR="004A42FE" w:rsidRPr="00980B72" w:rsidDel="00087E7A">
          <w:rPr>
            <w:rFonts w:ascii="Arial" w:hAnsi="Arial" w:cs="Arial"/>
          </w:rPr>
          <w:delText>.</w:delText>
        </w:r>
        <w:r w:rsidR="00F81EB2" w:rsidRPr="00980B72" w:rsidDel="00087E7A">
          <w:rPr>
            <w:rFonts w:ascii="Arial" w:hAnsi="Arial" w:cs="Arial"/>
          </w:rPr>
          <w:delText xml:space="preserve"> </w:delText>
        </w:r>
      </w:del>
      <w:r w:rsidR="00AB6A40" w:rsidRPr="00980B72">
        <w:rPr>
          <w:rFonts w:ascii="Arial" w:hAnsi="Arial" w:cs="Arial"/>
        </w:rPr>
        <w:t xml:space="preserve"> </w:t>
      </w:r>
    </w:p>
    <w:p w14:paraId="74EE6B1D" w14:textId="064138DA" w:rsidR="00980B72" w:rsidRPr="00980B72" w:rsidRDefault="00F26B45" w:rsidP="00980B72">
      <w:pPr>
        <w:autoSpaceDE w:val="0"/>
        <w:autoSpaceDN w:val="0"/>
        <w:adjustRightInd w:val="0"/>
        <w:spacing w:before="100" w:after="100" w:line="276" w:lineRule="auto"/>
        <w:ind w:firstLine="567"/>
        <w:rPr>
          <w:rFonts w:ascii="Arial" w:hAnsi="Arial" w:cs="Arial"/>
        </w:rPr>
      </w:pPr>
      <w:ins w:id="1760" w:author="SintsovaMA" w:date="2021-04-02T10:47:00Z">
        <w:r>
          <w:rPr>
            <w:rFonts w:ascii="Arial" w:hAnsi="Arial" w:cs="Arial"/>
          </w:rPr>
          <w:t xml:space="preserve">Данный заказ также может быть создать зеркалированием документов со стороны Продавца в транзакции </w:t>
        </w:r>
        <w:r>
          <w:rPr>
            <w:rFonts w:ascii="Arial" w:hAnsi="Arial" w:cs="Arial"/>
            <w:lang w:val="en-US"/>
          </w:rPr>
          <w:t>ZMM</w:t>
        </w:r>
        <w:r w:rsidRPr="00F26B45">
          <w:rPr>
            <w:rFonts w:ascii="Arial" w:hAnsi="Arial" w:cs="Arial"/>
            <w:rPrChange w:author="SintsovaMA" w:date="2021-04-02T10:47:00Z" w:id="1761">
              <w:rPr>
                <w:rFonts w:ascii="Arial" w:hAnsi="Arial" w:cs="Arial"/>
                <w:lang w:val="en-US"/>
              </w:rPr>
            </w:rPrChange>
          </w:rPr>
          <w:t>_</w:t>
        </w:r>
        <w:r>
          <w:rPr>
            <w:rFonts w:ascii="Arial" w:hAnsi="Arial" w:cs="Arial"/>
            <w:lang w:val="en-US"/>
          </w:rPr>
          <w:t>VGO</w:t>
        </w:r>
        <w:r w:rsidRPr="00F26B45">
          <w:rPr>
            <w:rFonts w:ascii="Arial" w:hAnsi="Arial" w:cs="Arial"/>
            <w:rPrChange w:author="SintsovaMA" w:date="2021-04-02T10:47:00Z" w:id="1762">
              <w:rPr>
                <w:rFonts w:ascii="Arial" w:hAnsi="Arial" w:cs="Arial"/>
                <w:lang w:val="en-US"/>
              </w:rPr>
            </w:rPrChange>
          </w:rPr>
          <w:t>_</w:t>
        </w:r>
        <w:r>
          <w:rPr>
            <w:rFonts w:ascii="Arial" w:hAnsi="Arial" w:cs="Arial"/>
            <w:lang w:val="en-US"/>
          </w:rPr>
          <w:t>DOC</w:t>
        </w:r>
        <w:r w:rsidRPr="00F26B45">
          <w:rPr>
            <w:rFonts w:ascii="Arial" w:hAnsi="Arial" w:cs="Arial"/>
            <w:rPrChange w:author="SintsovaMA" w:date="2021-04-02T10:47:00Z" w:id="1763">
              <w:rPr>
                <w:rFonts w:ascii="Arial" w:hAnsi="Arial" w:cs="Arial"/>
                <w:lang w:val="en-US"/>
              </w:rPr>
            </w:rPrChange>
          </w:rPr>
          <w:t xml:space="preserve">. </w:t>
        </w:r>
        <w:r>
          <w:rPr>
            <w:rFonts w:ascii="Arial" w:hAnsi="Arial" w:cs="Arial"/>
          </w:rPr>
          <w:t>При зеркализровании заказов данные</w:t>
        </w:r>
      </w:ins>
      <w:ins w:id="1764" w:author="SintsovaMA" w:date="2021-04-02T10:48:00Z">
        <w:r>
          <w:rPr>
            <w:rFonts w:ascii="Arial" w:hAnsi="Arial" w:cs="Arial"/>
          </w:rPr>
          <w:t>:</w:t>
        </w:r>
      </w:ins>
      <w:ins w:id="1765" w:author="SintsovaMA" w:date="2021-04-02T10:47:00Z">
        <w:r>
          <w:rPr>
            <w:rFonts w:ascii="Arial" w:hAnsi="Arial" w:cs="Arial"/>
          </w:rPr>
          <w:t xml:space="preserve"> ОЗМ, количеств</w:t>
        </w:r>
      </w:ins>
      <w:ins w:id="1766" w:author="SintsovaMA" w:date="2021-04-02T10:48:00Z">
        <w:r>
          <w:rPr>
            <w:rFonts w:ascii="Arial" w:hAnsi="Arial" w:cs="Arial"/>
          </w:rPr>
          <w:t>о</w:t>
        </w:r>
      </w:ins>
      <w:ins w:id="1767" w:author="SintsovaMA" w:date="2021-04-02T10:47:00Z">
        <w:r>
          <w:rPr>
            <w:rFonts w:ascii="Arial" w:hAnsi="Arial" w:cs="Arial"/>
          </w:rPr>
          <w:t>, сумм</w:t>
        </w:r>
      </w:ins>
      <w:ins w:id="1768" w:author="SintsovaMA" w:date="2021-04-02T10:48:00Z">
        <w:r>
          <w:rPr>
            <w:rFonts w:ascii="Arial" w:hAnsi="Arial" w:cs="Arial"/>
          </w:rPr>
          <w:t>а</w:t>
        </w:r>
      </w:ins>
      <w:ins w:id="1769" w:author="SintsovaMA" w:date="2021-04-02T10:47:00Z">
        <w:r>
          <w:rPr>
            <w:rFonts w:ascii="Arial" w:hAnsi="Arial" w:cs="Arial"/>
          </w:rPr>
          <w:t xml:space="preserve"> наследуются из документа продажи</w:t>
        </w:r>
      </w:ins>
      <w:ins w:id="1770" w:author="SintsovaMA" w:date="2021-04-02T10:48:00Z">
        <w:r>
          <w:rPr>
            <w:rFonts w:ascii="Arial" w:hAnsi="Arial" w:cs="Arial"/>
          </w:rPr>
          <w:t xml:space="preserve"> и дообогащаются Контировкой и Объектом контировки (МВЗ, СПП, Основной счет и др).</w:t>
        </w:r>
      </w:ins>
      <w:del w:id="1771" w:author="Paramonova Elena" w:date="2021-02-20T16:35:00Z">
        <w:r w:rsidR="00AB6A40" w:rsidRPr="00980B72" w:rsidDel="00087E7A">
          <w:rPr>
            <w:rFonts w:ascii="Arial" w:hAnsi="Arial" w:cs="Arial"/>
          </w:rPr>
          <w:delText>В случае</w:delText>
        </w:r>
      </w:del>
      <w:del w:id="1772" w:author="Paramonova Elena" w:date="2021-02-20T16:36:00Z">
        <w:r w:rsidR="00AB6A40" w:rsidRPr="00980B72" w:rsidDel="00087E7A">
          <w:rPr>
            <w:rFonts w:ascii="Arial" w:hAnsi="Arial" w:cs="Arial"/>
          </w:rPr>
          <w:delText xml:space="preserve"> наличия заявки на закупку работ, услуг, </w:delText>
        </w:r>
        <w:r w:rsidR="00BD36CB" w:rsidRPr="00980B72" w:rsidDel="00087E7A">
          <w:rPr>
            <w:rFonts w:ascii="Arial" w:hAnsi="Arial" w:cs="Arial"/>
          </w:rPr>
          <w:delText>данная заявка</w:delText>
        </w:r>
        <w:r w:rsidR="00AB6A40" w:rsidRPr="00980B72" w:rsidDel="00087E7A">
          <w:rPr>
            <w:rFonts w:ascii="Arial" w:hAnsi="Arial" w:cs="Arial"/>
          </w:rPr>
          <w:delText xml:space="preserve"> </w:delText>
        </w:r>
        <w:r w:rsidR="00667F7D" w:rsidRPr="00980B72" w:rsidDel="00087E7A">
          <w:rPr>
            <w:rFonts w:ascii="Arial" w:hAnsi="Arial" w:cs="Arial"/>
          </w:rPr>
          <w:delText>должна быть</w:delText>
        </w:r>
        <w:r w:rsidR="00AB6A40" w:rsidRPr="00980B72" w:rsidDel="00087E7A">
          <w:rPr>
            <w:rFonts w:ascii="Arial" w:hAnsi="Arial" w:cs="Arial"/>
          </w:rPr>
          <w:delText xml:space="preserve"> указана в качестве ссылки в позиции заказа на поставку</w:delText>
        </w:r>
        <w:r w:rsidR="00F81EB2" w:rsidRPr="00980B72" w:rsidDel="00087E7A">
          <w:rPr>
            <w:rFonts w:ascii="Arial" w:hAnsi="Arial" w:cs="Arial"/>
          </w:rPr>
          <w:delText>.</w:delText>
        </w:r>
      </w:del>
    </w:p>
    <w:p w14:paraId="66D18044" w14:textId="615179FB" w:rsidR="00F576FF" w:rsidRDefault="00F576FF" w:rsidP="00980B72">
      <w:pPr>
        <w:autoSpaceDE w:val="0"/>
        <w:autoSpaceDN w:val="0"/>
        <w:adjustRightInd w:val="0"/>
        <w:spacing w:before="100" w:after="100" w:line="276" w:lineRule="auto"/>
        <w:ind w:firstLine="567"/>
        <w:rPr>
          <w:rFonts w:ascii="Arial" w:hAnsi="Arial" w:cs="Arial"/>
        </w:rPr>
      </w:pPr>
      <w:r w:rsidRPr="00980B72">
        <w:rPr>
          <w:rFonts w:ascii="Arial" w:hAnsi="Arial" w:cs="Arial"/>
        </w:rPr>
        <w:t>В момент сохранения заказа на поставку система</w:t>
      </w:r>
      <w:r w:rsidR="00773633" w:rsidRPr="00980B72">
        <w:rPr>
          <w:rFonts w:ascii="Arial" w:hAnsi="Arial" w:cs="Arial"/>
        </w:rPr>
        <w:t xml:space="preserve">, в случае перехода на активный контроль лимитов, </w:t>
      </w:r>
      <w:r w:rsidRPr="00980B72">
        <w:rPr>
          <w:rFonts w:ascii="Arial" w:hAnsi="Arial" w:cs="Arial"/>
        </w:rPr>
        <w:t>выполняет проверку соответствия спецификации лимитам закупки. В случае нехватки бюджета, менеджер по сопровождению получит блокирующее сообщение о нехватке бюджета</w:t>
      </w:r>
      <w:r w:rsidR="00980B72" w:rsidRPr="00980B72">
        <w:rPr>
          <w:rFonts w:ascii="Arial" w:hAnsi="Arial" w:cs="Arial"/>
        </w:rPr>
        <w:t xml:space="preserve">. </w:t>
      </w:r>
      <w:r w:rsidRPr="00980B72">
        <w:rPr>
          <w:rFonts w:ascii="Arial" w:hAnsi="Arial" w:cs="Arial"/>
        </w:rPr>
        <w:t xml:space="preserve">На начальном этапе работы системы данное сообщение будет отключено и </w:t>
      </w:r>
      <w:r w:rsidR="00773633" w:rsidRPr="00980B72">
        <w:rPr>
          <w:rFonts w:ascii="Arial" w:hAnsi="Arial" w:cs="Arial"/>
        </w:rPr>
        <w:t>решение о его активации будет приниматься</w:t>
      </w:r>
      <w:r w:rsidRPr="00980B72">
        <w:rPr>
          <w:rFonts w:ascii="Arial" w:hAnsi="Arial" w:cs="Arial"/>
        </w:rPr>
        <w:t xml:space="preserve"> после этапа стабилизации (подробнее см. КД </w:t>
      </w:r>
      <w:del w:id="1773" w:author="SintsovaMA" w:date="2021-03-22T17:30:00Z">
        <w:r w:rsidR="00D2138A" w:rsidRPr="00980B72" w:rsidDel="00117C79">
          <w:rPr>
            <w:rFonts w:ascii="Arial" w:hAnsi="Arial" w:cs="Arial"/>
          </w:rPr>
          <w:delText>ERP.9.</w:delText>
        </w:r>
        <w:r w:rsidRPr="00980B72" w:rsidDel="00117C79">
          <w:rPr>
            <w:rFonts w:ascii="Arial" w:hAnsi="Arial" w:cs="Arial"/>
          </w:rPr>
          <w:delText>1.40</w:delText>
        </w:r>
      </w:del>
      <w:ins w:id="1774" w:author="SintsovaMA" w:date="2021-03-22T17:30:00Z">
        <w:r w:rsidR="00117C79">
          <w:rPr>
            <w:rFonts w:ascii="Arial" w:hAnsi="Arial" w:cs="Arial"/>
          </w:rPr>
          <w:t xml:space="preserve">ERP.13.9_2_40 </w:t>
        </w:r>
      </w:ins>
      <w:r w:rsidRPr="009E695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«</w:t>
      </w:r>
      <w:r w:rsidRPr="009E695E">
        <w:rPr>
          <w:rFonts w:ascii="Arial" w:hAnsi="Arial" w:cs="Arial"/>
        </w:rPr>
        <w:t>Оперативный контроль и управление бюджетными лимитами</w:t>
      </w:r>
      <w:r>
        <w:rPr>
          <w:rFonts w:ascii="Arial" w:hAnsi="Arial" w:cs="Arial"/>
        </w:rPr>
        <w:t>»</w:t>
      </w:r>
      <w:r w:rsidRPr="009E695E">
        <w:rPr>
          <w:rFonts w:ascii="Arial" w:hAnsi="Arial" w:cs="Arial"/>
        </w:rPr>
        <w:t>).</w:t>
      </w:r>
    </w:p>
    <w:p w14:paraId="301E4595" w14:textId="5951E7FD" w:rsidR="00713D8A" w:rsidRDefault="00713D8A" w:rsidP="00980B72">
      <w:pPr>
        <w:autoSpaceDE w:val="0"/>
        <w:autoSpaceDN w:val="0"/>
        <w:adjustRightInd w:val="0"/>
        <w:spacing w:before="100" w:after="10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Е</w:t>
      </w:r>
      <w:r w:rsidRPr="00713D8A">
        <w:rPr>
          <w:rFonts w:ascii="Arial" w:hAnsi="Arial" w:cs="Arial"/>
        </w:rPr>
        <w:t>сли обеспечение спецодеждой</w:t>
      </w:r>
      <w:r w:rsidR="00667F7D">
        <w:rPr>
          <w:rFonts w:ascii="Arial" w:hAnsi="Arial" w:cs="Arial"/>
        </w:rPr>
        <w:t xml:space="preserve"> (СИЗ)</w:t>
      </w:r>
      <w:r w:rsidRPr="00713D8A">
        <w:rPr>
          <w:rFonts w:ascii="Arial" w:hAnsi="Arial" w:cs="Arial"/>
        </w:rPr>
        <w:t xml:space="preserve"> выполняется внешней компанией, то в данном случае в SAP отражается только приобретение услуги</w:t>
      </w:r>
      <w:r>
        <w:rPr>
          <w:rFonts w:ascii="Arial" w:hAnsi="Arial" w:cs="Arial"/>
        </w:rPr>
        <w:t xml:space="preserve"> с помощью регистрации заказа на поставку вида</w:t>
      </w:r>
      <w:r w:rsidRPr="00713D8A">
        <w:rPr>
          <w:rFonts w:ascii="Arial" w:hAnsi="Arial" w:cs="Arial"/>
        </w:rPr>
        <w:t xml:space="preserve"> </w:t>
      </w:r>
      <w:r w:rsidR="00CF128E" w:rsidRPr="00D0775F">
        <w:rPr>
          <w:rFonts w:ascii="Arial" w:hAnsi="Arial" w:cs="Arial"/>
        </w:rPr>
        <w:t>ZUS –</w:t>
      </w:r>
      <w:r w:rsidRPr="00D0775F">
        <w:rPr>
          <w:rFonts w:ascii="Arial" w:hAnsi="Arial" w:cs="Arial"/>
        </w:rPr>
        <w:t xml:space="preserve"> Заказ на поставку без спецификации</w:t>
      </w:r>
      <w:r w:rsidRPr="00713D8A">
        <w:rPr>
          <w:rFonts w:ascii="Arial" w:hAnsi="Arial" w:cs="Arial"/>
        </w:rPr>
        <w:t>, а учет спецодежды ведет подрядчик вне системы SAP.</w:t>
      </w:r>
    </w:p>
    <w:p w14:paraId="2913DA2A" w14:textId="07296BD2" w:rsidR="00713D8A" w:rsidRPr="00D0775F" w:rsidRDefault="00D0775F" w:rsidP="00980B72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Заказ на по</w:t>
      </w:r>
      <w:r w:rsidRPr="00D0775F">
        <w:rPr>
          <w:rFonts w:ascii="Arial" w:hAnsi="Arial" w:cs="Arial"/>
        </w:rPr>
        <w:t xml:space="preserve">ставку </w:t>
      </w:r>
      <w:r w:rsidR="00CF128E" w:rsidRPr="00D0775F">
        <w:rPr>
          <w:rFonts w:ascii="Arial" w:hAnsi="Arial" w:cs="Arial"/>
        </w:rPr>
        <w:t>вида ZUS</w:t>
      </w:r>
      <w:r w:rsidR="00980B72">
        <w:rPr>
          <w:rFonts w:ascii="Arial" w:hAnsi="Arial" w:cs="Arial"/>
        </w:rPr>
        <w:t xml:space="preserve"> </w:t>
      </w:r>
      <w:r w:rsidRPr="00D0775F">
        <w:rPr>
          <w:rFonts w:ascii="Arial" w:hAnsi="Arial" w:cs="Arial"/>
        </w:rPr>
        <w:t>– Заказ на поставку без спецификации</w:t>
      </w:r>
      <w:r>
        <w:rPr>
          <w:rFonts w:ascii="Arial" w:hAnsi="Arial" w:cs="Arial"/>
        </w:rPr>
        <w:t xml:space="preserve"> должен быть согласован специалистами планово-экономического отдела на стороне </w:t>
      </w:r>
      <w:r>
        <w:rPr>
          <w:rFonts w:ascii="Arial" w:hAnsi="Arial" w:cs="Arial"/>
          <w:lang w:val="en-US"/>
        </w:rPr>
        <w:t>SAP</w:t>
      </w:r>
      <w:r>
        <w:rPr>
          <w:rFonts w:ascii="Arial" w:hAnsi="Arial" w:cs="Arial"/>
        </w:rPr>
        <w:t xml:space="preserve"> (без отправки в СЭД)</w:t>
      </w:r>
      <w:r w:rsidRPr="00F8304C">
        <w:rPr>
          <w:rFonts w:ascii="Arial" w:hAnsi="Arial" w:cs="Arial"/>
        </w:rPr>
        <w:t>.</w:t>
      </w:r>
    </w:p>
    <w:p w14:paraId="3BE7C87B" w14:textId="37BAE386" w:rsidR="0006741B" w:rsidRPr="00A10693" w:rsidRDefault="0006741B" w:rsidP="0006741B">
      <w:pPr>
        <w:pStyle w:val="a8"/>
        <w:jc w:val="right"/>
        <w:rPr>
          <w:rFonts w:ascii="Arial" w:hAnsi="Arial" w:cs="Arial"/>
          <w:color w:val="000000" w:themeColor="text1"/>
        </w:rPr>
      </w:pPr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53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>. Описание шага Формирование заказа по договорам без спецификации.</w:t>
      </w:r>
      <w:r w:rsidRPr="00A10693">
        <w:rPr>
          <w:rFonts w:ascii="Arial" w:hAnsi="Arial" w:cs="Arial"/>
          <w:color w:val="000000" w:themeColor="text1"/>
        </w:rPr>
        <w:t xml:space="preserve"> </w:t>
      </w:r>
    </w:p>
    <w:tbl>
      <w:tblPr>
        <w:tblW w:w="493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5"/>
        <w:gridCol w:w="1668"/>
        <w:gridCol w:w="2603"/>
        <w:gridCol w:w="1363"/>
        <w:gridCol w:w="1373"/>
        <w:gridCol w:w="1658"/>
      </w:tblGrid>
      <w:tr w:rsidR="00302CB9" w:rsidRPr="00A10693" w14:paraId="0A673C24" w14:textId="77777777" w:rsidTr="00302CB9">
        <w:trPr>
          <w:trHeight w:val="397"/>
          <w:tblHeader/>
        </w:trPr>
        <w:tc>
          <w:tcPr>
            <w:tcW w:w="689" w:type="pct"/>
            <w:shd w:val="clear" w:color="auto" w:fill="FFC000"/>
            <w:vAlign w:val="center"/>
          </w:tcPr>
          <w:p w14:paraId="4602F638" w14:textId="77777777" w:rsidR="00B4730B" w:rsidRPr="00A10693" w:rsidRDefault="00B4730B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lastRenderedPageBreak/>
              <w:t>Номер шага</w:t>
            </w:r>
          </w:p>
        </w:tc>
        <w:tc>
          <w:tcPr>
            <w:tcW w:w="830" w:type="pct"/>
            <w:shd w:val="clear" w:color="auto" w:fill="FFC000"/>
            <w:vAlign w:val="center"/>
          </w:tcPr>
          <w:p w14:paraId="7AAC8C85" w14:textId="77777777" w:rsidR="00B4730B" w:rsidRPr="00A10693" w:rsidRDefault="00B4730B" w:rsidP="00DA488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1295" w:type="pct"/>
            <w:shd w:val="clear" w:color="auto" w:fill="FFC000"/>
            <w:vAlign w:val="center"/>
          </w:tcPr>
          <w:p w14:paraId="4897C3C6" w14:textId="77777777" w:rsidR="00B4730B" w:rsidRPr="00A10693" w:rsidRDefault="00B4730B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678" w:type="pct"/>
            <w:shd w:val="clear" w:color="auto" w:fill="FFC000"/>
          </w:tcPr>
          <w:p w14:paraId="013E6DB5" w14:textId="77777777" w:rsidR="00B4730B" w:rsidRPr="00A10693" w:rsidRDefault="00B4730B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683" w:type="pct"/>
            <w:shd w:val="clear" w:color="auto" w:fill="FFC000"/>
          </w:tcPr>
          <w:p w14:paraId="53036602" w14:textId="77777777" w:rsidR="00B4730B" w:rsidRPr="00A10693" w:rsidRDefault="00B4730B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826" w:type="pct"/>
            <w:shd w:val="clear" w:color="auto" w:fill="FFC000"/>
          </w:tcPr>
          <w:p w14:paraId="446D4FD7" w14:textId="77777777" w:rsidR="00B4730B" w:rsidRPr="00A10693" w:rsidRDefault="00B4730B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302CB9" w:rsidRPr="00A10693" w14:paraId="1ECB405C" w14:textId="77777777" w:rsidTr="00302CB9">
        <w:trPr>
          <w:trHeight w:val="1252"/>
        </w:trPr>
        <w:tc>
          <w:tcPr>
            <w:tcW w:w="689" w:type="pct"/>
          </w:tcPr>
          <w:p w14:paraId="357ADD83" w14:textId="7EBCADC9" w:rsidR="00B4730B" w:rsidRPr="00A10693" w:rsidRDefault="00B4730B" w:rsidP="00DA488E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ПП-10.04.05.120</w:t>
            </w:r>
          </w:p>
        </w:tc>
        <w:tc>
          <w:tcPr>
            <w:tcW w:w="830" w:type="pct"/>
          </w:tcPr>
          <w:p w14:paraId="5BBFA815" w14:textId="77777777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4590B96A" w14:textId="4071931F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Акт выполненных работ подписан Заказчиком</w:t>
            </w:r>
          </w:p>
        </w:tc>
        <w:tc>
          <w:tcPr>
            <w:tcW w:w="1295" w:type="pct"/>
            <w:shd w:val="clear" w:color="auto" w:fill="auto"/>
          </w:tcPr>
          <w:p w14:paraId="5C25F4A4" w14:textId="77777777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A10693">
              <w:rPr>
                <w:rFonts w:ascii="Arial" w:hAnsi="Arial" w:cs="Arial"/>
                <w:sz w:val="20"/>
              </w:rPr>
              <w:t>ME21N</w:t>
            </w:r>
          </w:p>
        </w:tc>
        <w:tc>
          <w:tcPr>
            <w:tcW w:w="678" w:type="pct"/>
          </w:tcPr>
          <w:p w14:paraId="37272F50" w14:textId="5490D2C4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Рамочный договор вида ZPL</w:t>
            </w:r>
          </w:p>
        </w:tc>
        <w:tc>
          <w:tcPr>
            <w:tcW w:w="683" w:type="pct"/>
          </w:tcPr>
          <w:p w14:paraId="754EF3F0" w14:textId="3837130D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Заказ на поставку вида </w:t>
            </w:r>
            <w:r w:rsidRPr="00A10693">
              <w:rPr>
                <w:rFonts w:ascii="Arial" w:hAnsi="Arial" w:cs="Arial"/>
                <w:color w:val="000000" w:themeColor="text1"/>
                <w:szCs w:val="24"/>
              </w:rPr>
              <w:t xml:space="preserve"> </w:t>
            </w:r>
            <w:r w:rsidRPr="00A10693">
              <w:rPr>
                <w:rFonts w:ascii="Arial" w:hAnsi="Arial" w:cs="Arial"/>
                <w:sz w:val="20"/>
              </w:rPr>
              <w:t xml:space="preserve">ZUS  – </w:t>
            </w:r>
            <w:r w:rsidR="00032C7D">
              <w:rPr>
                <w:rFonts w:ascii="Arial" w:hAnsi="Arial" w:cs="Arial"/>
                <w:sz w:val="20"/>
              </w:rPr>
              <w:t>Заказ на поставку</w:t>
            </w:r>
            <w:r w:rsidRPr="00A10693">
              <w:rPr>
                <w:rFonts w:ascii="Arial" w:hAnsi="Arial" w:cs="Arial"/>
                <w:sz w:val="20"/>
              </w:rPr>
              <w:t xml:space="preserve"> без спецификации</w:t>
            </w:r>
          </w:p>
        </w:tc>
        <w:tc>
          <w:tcPr>
            <w:tcW w:w="826" w:type="pct"/>
          </w:tcPr>
          <w:p w14:paraId="70F14342" w14:textId="71E1C0C1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Менеджер по сопровождению договора</w:t>
            </w:r>
          </w:p>
        </w:tc>
      </w:tr>
      <w:tr w:rsidR="00302CB9" w:rsidRPr="00A10693" w14:paraId="5E998B64" w14:textId="77777777" w:rsidTr="00302CB9">
        <w:trPr>
          <w:trHeight w:val="1252"/>
        </w:trPr>
        <w:tc>
          <w:tcPr>
            <w:tcW w:w="689" w:type="pct"/>
          </w:tcPr>
          <w:p w14:paraId="428FFAE0" w14:textId="66FD7B0F" w:rsidR="00B4730B" w:rsidRPr="00A10693" w:rsidRDefault="00B4730B" w:rsidP="00DA488E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ПП-10.04.05.120</w:t>
            </w:r>
          </w:p>
        </w:tc>
        <w:tc>
          <w:tcPr>
            <w:tcW w:w="830" w:type="pct"/>
          </w:tcPr>
          <w:p w14:paraId="47CA6BCE" w14:textId="21BB009B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Создана заявка на закупку услуг производства взрывчатых веществ </w:t>
            </w:r>
          </w:p>
          <w:p w14:paraId="73EC9BD2" w14:textId="77777777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4B5E515E" w14:textId="77777777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И</w:t>
            </w:r>
          </w:p>
          <w:p w14:paraId="09E016BE" w14:textId="77777777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289833DA" w14:textId="77B0341D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Существует рамочный договор с подрядчиком</w:t>
            </w:r>
          </w:p>
        </w:tc>
        <w:tc>
          <w:tcPr>
            <w:tcW w:w="1295" w:type="pct"/>
            <w:shd w:val="clear" w:color="auto" w:fill="auto"/>
          </w:tcPr>
          <w:p w14:paraId="3C17BB11" w14:textId="77777777" w:rsidR="00302CB9" w:rsidRDefault="00B4730B" w:rsidP="00DA488E">
            <w:pPr>
              <w:jc w:val="left"/>
              <w:rPr>
                <w:ins w:id="1775" w:author="SintsovaMA" w:date="2021-04-02T10:46:00Z"/>
                <w:rFonts w:ascii="Arial" w:hAnsi="Arial" w:cs="Arial"/>
                <w:sz w:val="20"/>
                <w:lang w:val="en-US"/>
              </w:rPr>
            </w:pPr>
            <w:r w:rsidRPr="00A10693">
              <w:rPr>
                <w:rFonts w:ascii="Arial" w:hAnsi="Arial" w:cs="Arial"/>
                <w:sz w:val="20"/>
              </w:rPr>
              <w:t>ME21N</w:t>
            </w:r>
            <w:ins w:id="1776" w:author="SintsovaMA" w:date="2021-04-02T10:46:00Z">
              <w:r w:rsidR="00302CB9">
                <w:rPr>
                  <w:rFonts w:ascii="Arial" w:hAnsi="Arial" w:cs="Arial"/>
                  <w:sz w:val="20"/>
                  <w:lang w:val="en-US"/>
                </w:rPr>
                <w:t>/</w:t>
              </w:r>
            </w:ins>
          </w:p>
          <w:p w14:paraId="7209E8D1" w14:textId="6BC9E9B5" w:rsidR="00B4730B" w:rsidRPr="00A10693" w:rsidRDefault="00302CB9" w:rsidP="00DA488E">
            <w:pPr>
              <w:jc w:val="left"/>
              <w:rPr>
                <w:rFonts w:ascii="Arial" w:hAnsi="Arial" w:cs="Arial"/>
                <w:sz w:val="20"/>
              </w:rPr>
            </w:pPr>
            <w:ins w:id="1777" w:author="SintsovaMA" w:date="2021-04-02T10:46:00Z">
              <w:r>
                <w:rPr>
                  <w:rFonts w:ascii="Arial" w:hAnsi="Arial" w:cs="Arial"/>
                  <w:sz w:val="20"/>
                  <w:lang w:val="en-US"/>
                </w:rPr>
                <w:t>ZMM_VGO_DOC</w:t>
              </w:r>
            </w:ins>
          </w:p>
        </w:tc>
        <w:tc>
          <w:tcPr>
            <w:tcW w:w="678" w:type="pct"/>
          </w:tcPr>
          <w:p w14:paraId="70375706" w14:textId="77777777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Рамочный договор вида ZPL;</w:t>
            </w:r>
          </w:p>
          <w:p w14:paraId="4FACA521" w14:textId="77777777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013583BB" w14:textId="42F21540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Заявка на закупку работы, услуги вида ZUSL</w:t>
            </w:r>
          </w:p>
        </w:tc>
        <w:tc>
          <w:tcPr>
            <w:tcW w:w="683" w:type="pct"/>
          </w:tcPr>
          <w:p w14:paraId="7D0B3C53" w14:textId="1C7F5C6F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Заказ на поставку вида </w:t>
            </w:r>
            <w:r w:rsidRPr="00A10693">
              <w:rPr>
                <w:rFonts w:ascii="Arial" w:hAnsi="Arial" w:cs="Arial"/>
                <w:color w:val="000000" w:themeColor="text1"/>
                <w:szCs w:val="24"/>
              </w:rPr>
              <w:t xml:space="preserve"> </w:t>
            </w:r>
            <w:r w:rsidRPr="00A10693">
              <w:rPr>
                <w:rFonts w:ascii="Arial" w:hAnsi="Arial" w:cs="Arial"/>
                <w:sz w:val="20"/>
              </w:rPr>
              <w:t xml:space="preserve">ZUS  – </w:t>
            </w:r>
            <w:r w:rsidR="00032C7D">
              <w:rPr>
                <w:rFonts w:ascii="Arial" w:hAnsi="Arial" w:cs="Arial"/>
                <w:sz w:val="20"/>
              </w:rPr>
              <w:t>Заказ на поставку</w:t>
            </w:r>
            <w:r w:rsidRPr="00A10693">
              <w:rPr>
                <w:rFonts w:ascii="Arial" w:hAnsi="Arial" w:cs="Arial"/>
                <w:sz w:val="20"/>
              </w:rPr>
              <w:t xml:space="preserve"> без спецификации</w:t>
            </w:r>
          </w:p>
        </w:tc>
        <w:tc>
          <w:tcPr>
            <w:tcW w:w="826" w:type="pct"/>
          </w:tcPr>
          <w:p w14:paraId="3316407A" w14:textId="74E45801" w:rsidR="00B4730B" w:rsidRPr="00A10693" w:rsidRDefault="00B4730B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Менеджер по сопровождению договора</w:t>
            </w:r>
          </w:p>
        </w:tc>
      </w:tr>
    </w:tbl>
    <w:p w14:paraId="473DC526" w14:textId="36C465E5" w:rsidR="00F75AC1" w:rsidRPr="00A10693" w:rsidRDefault="00F75AC1" w:rsidP="00F75AC1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</w:p>
    <w:p w14:paraId="6B975B0F" w14:textId="64CAB5F7" w:rsidR="00733FC0" w:rsidRPr="00A10693" w:rsidRDefault="00733FC0" w:rsidP="00733FC0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ПП-10.04.05.041 Анализ возможности принятия</w:t>
      </w:r>
      <w:r w:rsidR="00FB2759" w:rsidRPr="00A10693">
        <w:rPr>
          <w:b/>
          <w:i w:val="0"/>
          <w:caps w:val="0"/>
          <w:sz w:val="24"/>
          <w:szCs w:val="24"/>
        </w:rPr>
        <w:t xml:space="preserve"> изменений</w:t>
      </w:r>
      <w:r w:rsidRPr="00A10693">
        <w:rPr>
          <w:b/>
          <w:i w:val="0"/>
          <w:caps w:val="0"/>
          <w:sz w:val="24"/>
          <w:szCs w:val="24"/>
        </w:rPr>
        <w:t xml:space="preserve"> (вне SAP S/4HANA).</w:t>
      </w:r>
    </w:p>
    <w:p w14:paraId="12E92F91" w14:textId="75270FA8" w:rsidR="00AB6A40" w:rsidRPr="00A10693" w:rsidRDefault="00AB6A40" w:rsidP="00AB6A40">
      <w:pPr>
        <w:spacing w:after="240" w:line="276" w:lineRule="auto"/>
        <w:ind w:firstLine="567"/>
        <w:rPr>
          <w:rFonts w:ascii="Arial" w:hAnsi="Arial" w:cs="Arial"/>
        </w:rPr>
      </w:pPr>
    </w:p>
    <w:p w14:paraId="01DC10A2" w14:textId="1B97512F" w:rsidR="008230F1" w:rsidRPr="00B72183" w:rsidRDefault="00D37F11" w:rsidP="00B72183">
      <w:pPr>
        <w:autoSpaceDE w:val="0"/>
        <w:autoSpaceDN w:val="0"/>
        <w:adjustRightInd w:val="0"/>
        <w:spacing w:before="100" w:after="100"/>
        <w:rPr>
          <w:rFonts w:ascii="Arial" w:hAnsi="Arial" w:cs="Arial"/>
        </w:rPr>
      </w:pPr>
      <w:r w:rsidRPr="00E47863">
        <w:rPr>
          <w:rFonts w:ascii="Arial" w:hAnsi="Arial" w:cs="Arial"/>
        </w:rPr>
        <w:t xml:space="preserve">Шаг актуален для сценария </w:t>
      </w:r>
      <w:r w:rsidR="008230F1" w:rsidRPr="00B72183">
        <w:rPr>
          <w:rFonts w:ascii="Arial" w:hAnsi="Arial" w:cs="Arial"/>
          <w:color w:val="000000" w:themeColor="text1"/>
          <w:szCs w:val="24"/>
        </w:rPr>
        <w:t xml:space="preserve">3: </w:t>
      </w:r>
      <w:r w:rsidR="008230F1" w:rsidRPr="00B72183">
        <w:rPr>
          <w:rFonts w:ascii="Arial" w:hAnsi="Arial" w:cs="Arial"/>
        </w:rPr>
        <w:t>Внесение корректировок в договоры закупки работ, услуг</w:t>
      </w:r>
    </w:p>
    <w:p w14:paraId="23CAA1DB" w14:textId="268E02CC" w:rsidR="00D37F11" w:rsidRPr="00A10693" w:rsidRDefault="00D37F11" w:rsidP="00D37F11">
      <w:pPr>
        <w:autoSpaceDE w:val="0"/>
        <w:autoSpaceDN w:val="0"/>
        <w:adjustRightInd w:val="0"/>
        <w:spacing w:before="100" w:after="100"/>
        <w:rPr>
          <w:rFonts w:ascii="Arial" w:hAnsi="Arial" w:cs="Arial"/>
          <w:color w:val="000000" w:themeColor="text1"/>
          <w:szCs w:val="24"/>
        </w:rPr>
      </w:pPr>
    </w:p>
    <w:p w14:paraId="3AB6CD2F" w14:textId="13E352B9" w:rsidR="00AB6A40" w:rsidRPr="00A10693" w:rsidRDefault="00AB6A40" w:rsidP="00AB6A40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Инициаторами внесения корректировок в действующие спецификации закупки работ, услуг могут быть либо менеджеры по сопровождению договоров, либо сами поставщики. </w:t>
      </w:r>
    </w:p>
    <w:p w14:paraId="11EA5107" w14:textId="3FEBADA9" w:rsidR="00AB6A40" w:rsidRPr="00A10693" w:rsidRDefault="00AB6A40" w:rsidP="00AB6A40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 xml:space="preserve">В случае, если заказчиком услуги является подразделения ТОиР или КС, то менеджер по сопровождению договора </w:t>
      </w:r>
      <w:r w:rsidR="007E51A8" w:rsidRPr="00A10693">
        <w:rPr>
          <w:rFonts w:ascii="Arial" w:hAnsi="Arial" w:cs="Arial"/>
        </w:rPr>
        <w:t xml:space="preserve">отклоняет </w:t>
      </w:r>
      <w:r w:rsidRPr="00A10693">
        <w:rPr>
          <w:rFonts w:ascii="Arial" w:hAnsi="Arial" w:cs="Arial"/>
        </w:rPr>
        <w:t>заявк</w:t>
      </w:r>
      <w:r w:rsidR="007E51A8" w:rsidRPr="00A10693">
        <w:rPr>
          <w:rFonts w:ascii="Arial" w:hAnsi="Arial" w:cs="Arial"/>
        </w:rPr>
        <w:t>у</w:t>
      </w:r>
      <w:r w:rsidRPr="00A10693">
        <w:rPr>
          <w:rFonts w:ascii="Arial" w:hAnsi="Arial" w:cs="Arial"/>
        </w:rPr>
        <w:t xml:space="preserve"> на закупку работы</w:t>
      </w:r>
      <w:r w:rsidR="007E51A8" w:rsidRPr="00A10693">
        <w:rPr>
          <w:rFonts w:ascii="Arial" w:hAnsi="Arial" w:cs="Arial"/>
        </w:rPr>
        <w:t>/</w:t>
      </w:r>
      <w:r w:rsidRPr="00A10693">
        <w:rPr>
          <w:rFonts w:ascii="Arial" w:hAnsi="Arial" w:cs="Arial"/>
        </w:rPr>
        <w:t xml:space="preserve">услуги и данные в заявке обновляются на основании новых данных </w:t>
      </w:r>
      <w:r w:rsidR="00507C51">
        <w:rPr>
          <w:rFonts w:ascii="Arial" w:hAnsi="Arial" w:cs="Arial"/>
        </w:rPr>
        <w:t>в</w:t>
      </w:r>
      <w:r w:rsidR="00507C51" w:rsidRPr="00A10693">
        <w:rPr>
          <w:rFonts w:ascii="Arial" w:hAnsi="Arial" w:cs="Arial"/>
        </w:rPr>
        <w:t xml:space="preserve"> документ</w:t>
      </w:r>
      <w:r w:rsidR="00507C51">
        <w:rPr>
          <w:rFonts w:ascii="Arial" w:hAnsi="Arial" w:cs="Arial"/>
        </w:rPr>
        <w:t>ах</w:t>
      </w:r>
      <w:r w:rsidR="00507C51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>потребностей</w:t>
      </w:r>
      <w:r w:rsidR="007E51A8" w:rsidRPr="00A10693">
        <w:rPr>
          <w:rFonts w:ascii="Arial" w:hAnsi="Arial" w:cs="Arial"/>
        </w:rPr>
        <w:t xml:space="preserve"> ТОиР или КС</w:t>
      </w:r>
      <w:r w:rsidRPr="00A10693">
        <w:rPr>
          <w:rFonts w:ascii="Arial" w:hAnsi="Arial" w:cs="Arial"/>
        </w:rPr>
        <w:t>.</w:t>
      </w:r>
    </w:p>
    <w:p w14:paraId="1BFA498A" w14:textId="320511CB" w:rsidR="00435AF5" w:rsidRDefault="00AB6A40" w:rsidP="00C62B79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t>Менеджер по сопровождению договора согласовывает изменения с поставщиком и в случае принятия корректировки</w:t>
      </w:r>
      <w:r w:rsidR="00507C51">
        <w:rPr>
          <w:rFonts w:ascii="Arial" w:hAnsi="Arial" w:cs="Arial"/>
        </w:rPr>
        <w:t>,</w:t>
      </w:r>
      <w:r w:rsidRPr="00A10693">
        <w:rPr>
          <w:rFonts w:ascii="Arial" w:hAnsi="Arial" w:cs="Arial"/>
        </w:rPr>
        <w:t xml:space="preserve"> инициирует процедуру изменения действующей спецификации в SAP S/4HANA и параллельно согласовывает, в случае необходимости, дополнительное соглашение в СЭД (изменения в SAP S/4HANA не выгружаются в СЭД, новая карточка в СЭД создается вручную). </w:t>
      </w:r>
    </w:p>
    <w:p w14:paraId="208BA66D" w14:textId="12BFCBA3" w:rsidR="00435AF5" w:rsidRPr="00A10693" w:rsidRDefault="00435AF5" w:rsidP="00867EC1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ПП-10.04.0</w:t>
      </w:r>
      <w:r w:rsidR="00527A0E" w:rsidRPr="00A10693">
        <w:rPr>
          <w:b/>
          <w:i w:val="0"/>
          <w:caps w:val="0"/>
          <w:sz w:val="24"/>
          <w:szCs w:val="24"/>
        </w:rPr>
        <w:t>5</w:t>
      </w:r>
      <w:r w:rsidRPr="00A10693">
        <w:rPr>
          <w:b/>
          <w:i w:val="0"/>
          <w:caps w:val="0"/>
          <w:sz w:val="24"/>
          <w:szCs w:val="24"/>
        </w:rPr>
        <w:t xml:space="preserve">.042 Внесение корректировок в спецификацию закупки </w:t>
      </w:r>
      <w:r w:rsidR="009D5B77" w:rsidRPr="00A10693">
        <w:rPr>
          <w:b/>
          <w:i w:val="0"/>
          <w:caps w:val="0"/>
          <w:sz w:val="24"/>
          <w:szCs w:val="24"/>
        </w:rPr>
        <w:t>работ, услуг</w:t>
      </w:r>
      <w:r w:rsidRPr="00A10693">
        <w:rPr>
          <w:b/>
          <w:i w:val="0"/>
          <w:caps w:val="0"/>
          <w:sz w:val="24"/>
          <w:szCs w:val="24"/>
        </w:rPr>
        <w:t xml:space="preserve"> (в случае существенных корректировок</w:t>
      </w:r>
      <w:r w:rsidR="00867EC1" w:rsidRPr="00A10693">
        <w:rPr>
          <w:b/>
          <w:i w:val="0"/>
          <w:caps w:val="0"/>
          <w:sz w:val="24"/>
          <w:szCs w:val="24"/>
        </w:rPr>
        <w:t>)</w:t>
      </w:r>
    </w:p>
    <w:p w14:paraId="62F3E310" w14:textId="77777777" w:rsidR="00867EC1" w:rsidRPr="00A10693" w:rsidRDefault="00867EC1" w:rsidP="00867EC1">
      <w:pPr>
        <w:rPr>
          <w:rFonts w:eastAsia="Calibri"/>
        </w:rPr>
      </w:pPr>
    </w:p>
    <w:p w14:paraId="3FD2D560" w14:textId="77777777" w:rsidR="008230F1" w:rsidRPr="00E25B9D" w:rsidRDefault="008230F1" w:rsidP="008230F1">
      <w:pPr>
        <w:autoSpaceDE w:val="0"/>
        <w:autoSpaceDN w:val="0"/>
        <w:adjustRightInd w:val="0"/>
        <w:spacing w:before="100" w:after="100"/>
        <w:rPr>
          <w:rFonts w:ascii="Arial" w:hAnsi="Arial" w:cs="Arial"/>
        </w:rPr>
      </w:pPr>
      <w:r w:rsidRPr="00B72183">
        <w:rPr>
          <w:rFonts w:ascii="Arial" w:hAnsi="Arial" w:cs="Arial"/>
        </w:rPr>
        <w:t xml:space="preserve">Шаг актуален для сценария </w:t>
      </w:r>
      <w:r w:rsidRPr="00E47863">
        <w:rPr>
          <w:rFonts w:ascii="Arial" w:hAnsi="Arial" w:cs="Arial"/>
          <w:color w:val="000000" w:themeColor="text1"/>
          <w:szCs w:val="24"/>
        </w:rPr>
        <w:t>3:</w:t>
      </w:r>
      <w:r w:rsidRPr="00E25B9D">
        <w:rPr>
          <w:rFonts w:ascii="Arial" w:hAnsi="Arial" w:cs="Arial"/>
          <w:color w:val="000000" w:themeColor="text1"/>
          <w:szCs w:val="24"/>
        </w:rPr>
        <w:t xml:space="preserve"> </w:t>
      </w:r>
      <w:r w:rsidRPr="00E25B9D">
        <w:rPr>
          <w:rFonts w:ascii="Arial" w:hAnsi="Arial" w:cs="Arial"/>
        </w:rPr>
        <w:t>Внесение корректировок в договоры закупки работ, услуг</w:t>
      </w:r>
    </w:p>
    <w:p w14:paraId="573B098F" w14:textId="77777777" w:rsidR="00D37F11" w:rsidRPr="00A10693" w:rsidRDefault="00D37F11" w:rsidP="00AB6A40">
      <w:pPr>
        <w:spacing w:after="240" w:line="276" w:lineRule="auto"/>
        <w:ind w:firstLine="567"/>
        <w:rPr>
          <w:rFonts w:ascii="Arial" w:hAnsi="Arial" w:cs="Arial"/>
        </w:rPr>
      </w:pPr>
    </w:p>
    <w:p w14:paraId="23B52EDF" w14:textId="3C342B42" w:rsidR="00AB6A40" w:rsidRPr="00A10693" w:rsidRDefault="00AB6A40" w:rsidP="00B72183">
      <w:pPr>
        <w:spacing w:after="240" w:line="276" w:lineRule="auto"/>
        <w:ind w:firstLine="567"/>
        <w:rPr>
          <w:rFonts w:ascii="Arial" w:hAnsi="Arial" w:cs="Arial"/>
        </w:rPr>
      </w:pPr>
      <w:r w:rsidRPr="00A10693">
        <w:rPr>
          <w:rFonts w:ascii="Arial" w:hAnsi="Arial" w:cs="Arial"/>
        </w:rPr>
        <w:lastRenderedPageBreak/>
        <w:t>К существенны</w:t>
      </w:r>
      <w:r w:rsidR="00BA46D1" w:rsidRPr="00A10693">
        <w:rPr>
          <w:rFonts w:ascii="Arial" w:hAnsi="Arial" w:cs="Arial"/>
        </w:rPr>
        <w:t>м</w:t>
      </w:r>
      <w:r w:rsidRPr="00A10693">
        <w:rPr>
          <w:rFonts w:ascii="Arial" w:hAnsi="Arial" w:cs="Arial"/>
        </w:rPr>
        <w:t xml:space="preserve"> корректировкам спецификации работы, услуги относятся </w:t>
      </w:r>
      <w:r w:rsidR="00D7023B">
        <w:rPr>
          <w:rFonts w:ascii="Arial" w:hAnsi="Arial" w:cs="Arial"/>
        </w:rPr>
        <w:t xml:space="preserve">любые </w:t>
      </w:r>
      <w:r w:rsidRPr="00A10693">
        <w:rPr>
          <w:rFonts w:ascii="Arial" w:hAnsi="Arial" w:cs="Arial"/>
        </w:rPr>
        <w:t>изменение</w:t>
      </w:r>
      <w:r w:rsidR="00D7023B">
        <w:rPr>
          <w:rFonts w:ascii="Arial" w:hAnsi="Arial" w:cs="Arial"/>
        </w:rPr>
        <w:t>, кроме прогнозной д</w:t>
      </w:r>
      <w:r w:rsidRPr="00A10693">
        <w:rPr>
          <w:rFonts w:ascii="Arial" w:hAnsi="Arial" w:cs="Arial"/>
        </w:rPr>
        <w:t>ат</w:t>
      </w:r>
      <w:r w:rsidR="00D7023B">
        <w:rPr>
          <w:rFonts w:ascii="Arial" w:hAnsi="Arial" w:cs="Arial"/>
        </w:rPr>
        <w:t>ы</w:t>
      </w:r>
      <w:r w:rsidRPr="00A10693">
        <w:rPr>
          <w:rFonts w:ascii="Arial" w:hAnsi="Arial" w:cs="Arial"/>
        </w:rPr>
        <w:t xml:space="preserve"> </w:t>
      </w:r>
      <w:r w:rsidR="00D7023B">
        <w:rPr>
          <w:rFonts w:ascii="Arial" w:hAnsi="Arial" w:cs="Arial"/>
        </w:rPr>
        <w:t>оказания услуг</w:t>
      </w:r>
      <w:r w:rsidR="00D7023B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 xml:space="preserve">(при этом дата </w:t>
      </w:r>
      <w:r w:rsidR="00D7023B">
        <w:rPr>
          <w:rFonts w:ascii="Arial" w:hAnsi="Arial" w:cs="Arial"/>
        </w:rPr>
        <w:t>оказания услуг</w:t>
      </w:r>
      <w:r w:rsidR="00D7023B" w:rsidRPr="00A10693">
        <w:rPr>
          <w:rFonts w:ascii="Arial" w:hAnsi="Arial" w:cs="Arial"/>
        </w:rPr>
        <w:t xml:space="preserve"> </w:t>
      </w:r>
      <w:r w:rsidRPr="00A10693">
        <w:rPr>
          <w:rFonts w:ascii="Arial" w:hAnsi="Arial" w:cs="Arial"/>
        </w:rPr>
        <w:t>по первоначальному договору копируется в поле Статистическая дата поставки)</w:t>
      </w:r>
    </w:p>
    <w:p w14:paraId="3A680038" w14:textId="2E7ADE55" w:rsidR="00E47863" w:rsidRDefault="00AB6A40" w:rsidP="00F8304C">
      <w:pPr>
        <w:spacing w:after="20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Для внесения </w:t>
      </w:r>
      <w:r w:rsidR="00D7023B">
        <w:rPr>
          <w:rFonts w:ascii="Arial" w:hAnsi="Arial" w:cs="Arial"/>
          <w:color w:val="000000" w:themeColor="text1"/>
          <w:szCs w:val="24"/>
        </w:rPr>
        <w:t xml:space="preserve">данных </w:t>
      </w:r>
      <w:r w:rsidRPr="00A10693">
        <w:rPr>
          <w:rFonts w:ascii="Arial" w:hAnsi="Arial" w:cs="Arial"/>
          <w:color w:val="000000" w:themeColor="text1"/>
          <w:szCs w:val="24"/>
        </w:rPr>
        <w:t>корректировок, менеджер по сопровождению договора уведомляет по электронной почте ответственно</w:t>
      </w:r>
      <w:r w:rsidR="00B4730B" w:rsidRPr="00A10693">
        <w:rPr>
          <w:rFonts w:ascii="Arial" w:hAnsi="Arial" w:cs="Arial"/>
          <w:color w:val="000000" w:themeColor="text1"/>
          <w:szCs w:val="24"/>
        </w:rPr>
        <w:t>го</w:t>
      </w:r>
      <w:r w:rsidRPr="00A10693">
        <w:rPr>
          <w:rFonts w:ascii="Arial" w:hAnsi="Arial" w:cs="Arial"/>
          <w:color w:val="000000" w:themeColor="text1"/>
          <w:szCs w:val="24"/>
        </w:rPr>
        <w:t xml:space="preserve"> за корректировку спецификации о необходимости корректировки, прикладывает подтверждение от поставщика и описывает причину изменения. Ответственный за корректировку спецификации </w:t>
      </w:r>
      <w:ins w:id="1778" w:author="Paramonova Elena" w:date="2021-02-18T10:40:00Z">
        <w:r w:rsidR="00B67B7C">
          <w:rPr>
            <w:rFonts w:ascii="Arial" w:hAnsi="Arial" w:cs="Arial"/>
            <w:color w:val="000000" w:themeColor="text1"/>
            <w:szCs w:val="24"/>
          </w:rPr>
          <w:t xml:space="preserve">Услуги </w:t>
        </w:r>
      </w:ins>
      <w:r w:rsidRPr="00A10693">
        <w:rPr>
          <w:rFonts w:ascii="Arial" w:hAnsi="Arial" w:cs="Arial"/>
          <w:color w:val="000000" w:themeColor="text1"/>
          <w:szCs w:val="24"/>
        </w:rPr>
        <w:t xml:space="preserve">в транзакции </w:t>
      </w:r>
      <w:r w:rsidR="00D7023B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Деблокирования заказа на поставку</w:t>
      </w:r>
      <w:r w:rsidR="00D7023B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снимает статус «Действующий» с требуемой спецификации, далее вносит необходимые корректировки и </w:t>
      </w:r>
      <w:r w:rsidR="00D7023B">
        <w:rPr>
          <w:rFonts w:ascii="Arial" w:hAnsi="Arial" w:cs="Arial"/>
          <w:color w:val="000000" w:themeColor="text1"/>
          <w:szCs w:val="24"/>
        </w:rPr>
        <w:t xml:space="preserve">заново </w:t>
      </w:r>
      <w:r w:rsidRPr="00A10693">
        <w:rPr>
          <w:rFonts w:ascii="Arial" w:hAnsi="Arial" w:cs="Arial"/>
          <w:color w:val="000000" w:themeColor="text1"/>
          <w:szCs w:val="24"/>
        </w:rPr>
        <w:t>деблокирует заказ на поставку до статуса «</w:t>
      </w:r>
      <w:r w:rsidR="002A6560">
        <w:rPr>
          <w:rFonts w:ascii="Arial" w:hAnsi="Arial" w:cs="Arial"/>
          <w:color w:val="000000" w:themeColor="text1"/>
          <w:szCs w:val="24"/>
        </w:rPr>
        <w:t>Действующий</w:t>
      </w:r>
      <w:r w:rsidRPr="00A10693">
        <w:rPr>
          <w:rFonts w:ascii="Arial" w:hAnsi="Arial" w:cs="Arial"/>
          <w:color w:val="000000" w:themeColor="text1"/>
          <w:szCs w:val="24"/>
        </w:rPr>
        <w:t xml:space="preserve">». </w:t>
      </w:r>
      <w:r w:rsidR="00E47863" w:rsidRPr="00A10693">
        <w:rPr>
          <w:rFonts w:ascii="Arial" w:hAnsi="Arial" w:cs="Arial"/>
          <w:color w:val="000000" w:themeColor="text1"/>
          <w:szCs w:val="24"/>
        </w:rPr>
        <w:t xml:space="preserve">При внесении </w:t>
      </w:r>
      <w:r w:rsidR="00E47863">
        <w:rPr>
          <w:rFonts w:ascii="Arial" w:hAnsi="Arial" w:cs="Arial"/>
          <w:color w:val="000000" w:themeColor="text1"/>
          <w:szCs w:val="24"/>
        </w:rPr>
        <w:t xml:space="preserve">данных </w:t>
      </w:r>
      <w:r w:rsidR="00E47863" w:rsidRPr="00A10693">
        <w:rPr>
          <w:rFonts w:ascii="Arial" w:hAnsi="Arial" w:cs="Arial"/>
          <w:color w:val="000000" w:themeColor="text1"/>
          <w:szCs w:val="24"/>
        </w:rPr>
        <w:t xml:space="preserve">изменений </w:t>
      </w:r>
      <w:r w:rsidR="00E47863">
        <w:rPr>
          <w:rFonts w:ascii="Arial" w:hAnsi="Arial" w:cs="Arial"/>
          <w:color w:val="000000" w:themeColor="text1"/>
          <w:szCs w:val="24"/>
        </w:rPr>
        <w:t>существует возможность указать</w:t>
      </w:r>
      <w:r w:rsidR="00E47863" w:rsidRPr="00A10693">
        <w:rPr>
          <w:rFonts w:ascii="Arial" w:hAnsi="Arial" w:cs="Arial"/>
          <w:color w:val="000000" w:themeColor="text1"/>
          <w:szCs w:val="24"/>
        </w:rPr>
        <w:t xml:space="preserve"> текстов</w:t>
      </w:r>
      <w:r w:rsidR="00E47863">
        <w:rPr>
          <w:rFonts w:ascii="Arial" w:hAnsi="Arial" w:cs="Arial"/>
          <w:color w:val="000000" w:themeColor="text1"/>
          <w:szCs w:val="24"/>
        </w:rPr>
        <w:t>ый комментарий к данному изменению в соответствующем разделе позиции спецификации</w:t>
      </w:r>
      <w:r w:rsidRPr="00A10693">
        <w:rPr>
          <w:rFonts w:ascii="Arial" w:hAnsi="Arial" w:cs="Arial"/>
          <w:color w:val="000000" w:themeColor="text1"/>
          <w:szCs w:val="24"/>
        </w:rPr>
        <w:t xml:space="preserve">. </w:t>
      </w:r>
    </w:p>
    <w:p w14:paraId="6997AAED" w14:textId="0DC17086" w:rsidR="002A6560" w:rsidRPr="009E695E" w:rsidRDefault="002A6560" w:rsidP="002A6560">
      <w:pPr>
        <w:spacing w:after="240" w:line="276" w:lineRule="auto"/>
        <w:ind w:firstLine="567"/>
        <w:rPr>
          <w:rFonts w:ascii="Arial" w:hAnsi="Arial" w:cs="Arial"/>
        </w:rPr>
      </w:pPr>
      <w:r w:rsidRPr="009E695E">
        <w:rPr>
          <w:rFonts w:ascii="Arial" w:hAnsi="Arial" w:cs="Arial"/>
        </w:rPr>
        <w:t>В момент деблокирования</w:t>
      </w:r>
      <w:r>
        <w:rPr>
          <w:rFonts w:ascii="Arial" w:hAnsi="Arial" w:cs="Arial"/>
        </w:rPr>
        <w:t xml:space="preserve"> </w:t>
      </w:r>
      <w:r w:rsidRPr="009E695E">
        <w:rPr>
          <w:rFonts w:ascii="Arial" w:hAnsi="Arial" w:cs="Arial"/>
        </w:rPr>
        <w:t>система</w:t>
      </w:r>
      <w:r w:rsidR="00773633">
        <w:rPr>
          <w:rFonts w:ascii="Arial" w:hAnsi="Arial" w:cs="Arial"/>
        </w:rPr>
        <w:t xml:space="preserve">, в случае перехода на активный контроль </w:t>
      </w:r>
      <w:r w:rsidR="00CF128E">
        <w:rPr>
          <w:rFonts w:ascii="Arial" w:hAnsi="Arial" w:cs="Arial"/>
        </w:rPr>
        <w:t>лимитов,</w:t>
      </w:r>
      <w:r w:rsidR="00CF128E" w:rsidRPr="009E695E">
        <w:rPr>
          <w:rFonts w:ascii="Arial" w:hAnsi="Arial" w:cs="Arial"/>
        </w:rPr>
        <w:t xml:space="preserve"> выполняет</w:t>
      </w:r>
      <w:r w:rsidRPr="009E695E">
        <w:rPr>
          <w:rFonts w:ascii="Arial" w:hAnsi="Arial" w:cs="Arial"/>
        </w:rPr>
        <w:t xml:space="preserve"> проверку соответствия </w:t>
      </w:r>
      <w:r>
        <w:rPr>
          <w:rFonts w:ascii="Arial" w:hAnsi="Arial" w:cs="Arial"/>
        </w:rPr>
        <w:t>спецификации</w:t>
      </w:r>
      <w:r w:rsidRPr="009E695E">
        <w:rPr>
          <w:rFonts w:ascii="Arial" w:hAnsi="Arial" w:cs="Arial"/>
        </w:rPr>
        <w:t xml:space="preserve"> лимитам за</w:t>
      </w:r>
      <w:r>
        <w:rPr>
          <w:rFonts w:ascii="Arial" w:hAnsi="Arial" w:cs="Arial"/>
        </w:rPr>
        <w:t>купки</w:t>
      </w:r>
      <w:r w:rsidRPr="009E695E">
        <w:rPr>
          <w:rFonts w:ascii="Arial" w:hAnsi="Arial" w:cs="Arial"/>
        </w:rPr>
        <w:t xml:space="preserve">. В случае нехватки бюджета, </w:t>
      </w:r>
      <w:r>
        <w:rPr>
          <w:rFonts w:ascii="Arial" w:hAnsi="Arial" w:cs="Arial"/>
        </w:rPr>
        <w:t xml:space="preserve">ответственный за корректировку </w:t>
      </w:r>
      <w:r w:rsidR="00CF128E">
        <w:rPr>
          <w:rFonts w:ascii="Arial" w:hAnsi="Arial" w:cs="Arial"/>
        </w:rPr>
        <w:t xml:space="preserve">спецификации </w:t>
      </w:r>
      <w:ins w:id="1779" w:author="Paramonova Elena" w:date="2021-02-18T10:40:00Z">
        <w:r w:rsidR="00B67B7C">
          <w:rPr>
            <w:rFonts w:ascii="Arial" w:hAnsi="Arial" w:cs="Arial"/>
          </w:rPr>
          <w:t xml:space="preserve">Услуги </w:t>
        </w:r>
      </w:ins>
      <w:r w:rsidR="00CF128E" w:rsidRPr="009E695E">
        <w:rPr>
          <w:rFonts w:ascii="Arial" w:hAnsi="Arial" w:cs="Arial"/>
        </w:rPr>
        <w:t>получит</w:t>
      </w:r>
      <w:r w:rsidRPr="009E695E">
        <w:rPr>
          <w:rFonts w:ascii="Arial" w:hAnsi="Arial" w:cs="Arial"/>
        </w:rPr>
        <w:t xml:space="preserve"> блокирующее сообщение о нехватке бюджета. На начальном этапе работы системы данное сообщение будет отключено и </w:t>
      </w:r>
      <w:r w:rsidR="005D6C89">
        <w:rPr>
          <w:rFonts w:ascii="Arial" w:hAnsi="Arial" w:cs="Arial"/>
        </w:rPr>
        <w:t>решение о его активации будет приниматься</w:t>
      </w:r>
      <w:r w:rsidRPr="009E695E">
        <w:rPr>
          <w:rFonts w:ascii="Arial" w:hAnsi="Arial" w:cs="Arial"/>
        </w:rPr>
        <w:t xml:space="preserve"> после этапа стабилизации (подробнее см. КД </w:t>
      </w:r>
      <w:del w:id="1780" w:author="SintsovaMA" w:date="2021-03-22T17:30:00Z">
        <w:r w:rsidR="00D2138A" w:rsidDel="00117C79">
          <w:rPr>
            <w:rFonts w:ascii="Arial" w:hAnsi="Arial" w:cs="Arial"/>
          </w:rPr>
          <w:delText>ERP.9.</w:delText>
        </w:r>
        <w:r w:rsidRPr="009E695E" w:rsidDel="00117C79">
          <w:rPr>
            <w:rFonts w:ascii="Arial" w:hAnsi="Arial" w:cs="Arial"/>
          </w:rPr>
          <w:delText>1.40</w:delText>
        </w:r>
      </w:del>
      <w:ins w:id="1781" w:author="SintsovaMA" w:date="2021-03-22T17:30:00Z">
        <w:r w:rsidR="00117C79">
          <w:rPr>
            <w:rFonts w:ascii="Arial" w:hAnsi="Arial" w:cs="Arial"/>
          </w:rPr>
          <w:t xml:space="preserve">ERP.13.9_2_40 </w:t>
        </w:r>
      </w:ins>
      <w:r w:rsidRPr="009E695E">
        <w:rPr>
          <w:rFonts w:ascii="Arial" w:hAnsi="Arial" w:cs="Arial"/>
        </w:rPr>
        <w:t xml:space="preserve"> Оперативный контроль и управление бюджетными лимитами).</w:t>
      </w:r>
    </w:p>
    <w:p w14:paraId="0658C765" w14:textId="5A71EA5F" w:rsidR="00AB6A40" w:rsidRPr="00A10693" w:rsidRDefault="00AB6A40" w:rsidP="00B72183">
      <w:pPr>
        <w:spacing w:after="200" w:line="276" w:lineRule="auto"/>
        <w:ind w:firstLine="567"/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При этом изменении новая карточка договора в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A10693">
        <w:rPr>
          <w:rFonts w:ascii="Arial" w:hAnsi="Arial" w:cs="Arial"/>
          <w:color w:val="000000" w:themeColor="text1"/>
          <w:szCs w:val="24"/>
        </w:rPr>
        <w:t xml:space="preserve">/4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HANA</w:t>
      </w:r>
      <w:r w:rsidRPr="00A10693">
        <w:rPr>
          <w:rFonts w:ascii="Arial" w:hAnsi="Arial" w:cs="Arial"/>
          <w:color w:val="000000" w:themeColor="text1"/>
          <w:szCs w:val="24"/>
        </w:rPr>
        <w:t xml:space="preserve"> не создается, изменение в СЭД не </w:t>
      </w:r>
      <w:r w:rsidR="00E54794" w:rsidRPr="00A10693">
        <w:rPr>
          <w:rFonts w:ascii="Arial" w:hAnsi="Arial" w:cs="Arial"/>
          <w:color w:val="000000" w:themeColor="text1"/>
          <w:szCs w:val="24"/>
        </w:rPr>
        <w:t>переда</w:t>
      </w:r>
      <w:r w:rsidR="00E54794">
        <w:rPr>
          <w:rFonts w:ascii="Arial" w:hAnsi="Arial" w:cs="Arial"/>
          <w:color w:val="000000" w:themeColor="text1"/>
          <w:szCs w:val="24"/>
        </w:rPr>
        <w:t>ю</w:t>
      </w:r>
      <w:r w:rsidR="00E54794" w:rsidRPr="00A10693">
        <w:rPr>
          <w:rFonts w:ascii="Arial" w:hAnsi="Arial" w:cs="Arial"/>
          <w:color w:val="000000" w:themeColor="text1"/>
          <w:szCs w:val="24"/>
        </w:rPr>
        <w:t>тся</w:t>
      </w:r>
      <w:r w:rsidRPr="00A10693">
        <w:rPr>
          <w:rFonts w:ascii="Arial" w:hAnsi="Arial" w:cs="Arial"/>
          <w:color w:val="000000" w:themeColor="text1"/>
          <w:szCs w:val="24"/>
        </w:rPr>
        <w:t xml:space="preserve">. </w:t>
      </w:r>
    </w:p>
    <w:p w14:paraId="16E6231E" w14:textId="77777777" w:rsidR="00AB6A40" w:rsidRPr="00A10693" w:rsidRDefault="00AB6A40" w:rsidP="00AB6A40">
      <w:pPr>
        <w:spacing w:after="240" w:line="276" w:lineRule="auto"/>
        <w:ind w:firstLine="567"/>
        <w:rPr>
          <w:rFonts w:eastAsia="Calibri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 Параллельно менеджер по сопровождению договора согласовывает в СЭД новое дополнительное соглашение.</w:t>
      </w:r>
    </w:p>
    <w:p w14:paraId="455EC2FD" w14:textId="43D45B41" w:rsidR="00435AF5" w:rsidRPr="00A10693" w:rsidRDefault="00435AF5" w:rsidP="00435AF5">
      <w:pPr>
        <w:pStyle w:val="a8"/>
        <w:jc w:val="right"/>
        <w:rPr>
          <w:rFonts w:ascii="Arial" w:hAnsi="Arial" w:cs="Arial"/>
          <w:b/>
          <w:noProof/>
          <w:sz w:val="22"/>
        </w:rPr>
      </w:pPr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54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 xml:space="preserve">. Внесение корректировок в спецификацию закупки </w:t>
      </w:r>
      <w:r w:rsidR="00B36CBE">
        <w:rPr>
          <w:rFonts w:ascii="Arial" w:hAnsi="Arial" w:cs="Arial"/>
          <w:b/>
          <w:noProof/>
          <w:sz w:val="22"/>
        </w:rPr>
        <w:t>работ, услуг</w:t>
      </w:r>
      <w:r w:rsidR="00B36CBE" w:rsidRPr="00A10693">
        <w:rPr>
          <w:rFonts w:ascii="Arial" w:hAnsi="Arial" w:cs="Arial"/>
          <w:b/>
          <w:noProof/>
          <w:sz w:val="22"/>
        </w:rPr>
        <w:t xml:space="preserve"> </w:t>
      </w:r>
      <w:r w:rsidRPr="00A10693">
        <w:rPr>
          <w:rFonts w:ascii="Arial" w:hAnsi="Arial" w:cs="Arial"/>
          <w:b/>
          <w:noProof/>
          <w:sz w:val="22"/>
        </w:rPr>
        <w:t xml:space="preserve">(в случае существенных условий). </w:t>
      </w:r>
    </w:p>
    <w:tbl>
      <w:tblPr>
        <w:tblW w:w="486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6"/>
        <w:gridCol w:w="1720"/>
        <w:gridCol w:w="991"/>
        <w:gridCol w:w="3119"/>
        <w:gridCol w:w="1419"/>
        <w:gridCol w:w="1272"/>
      </w:tblGrid>
      <w:tr w:rsidR="00435AF5" w:rsidRPr="00A10693" w14:paraId="615DBAF1" w14:textId="77777777" w:rsidTr="0076091C">
        <w:trPr>
          <w:cantSplit/>
          <w:trHeight w:val="397"/>
          <w:tblHeader/>
        </w:trPr>
        <w:tc>
          <w:tcPr>
            <w:tcW w:w="700" w:type="pct"/>
            <w:shd w:val="clear" w:color="auto" w:fill="FFC000"/>
            <w:vAlign w:val="center"/>
          </w:tcPr>
          <w:p w14:paraId="5F6B379A" w14:textId="77777777" w:rsidR="00435AF5" w:rsidRPr="00A10693" w:rsidRDefault="00435AF5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868" w:type="pct"/>
            <w:shd w:val="clear" w:color="auto" w:fill="FFC000"/>
            <w:vAlign w:val="center"/>
          </w:tcPr>
          <w:p w14:paraId="2F410B07" w14:textId="77777777" w:rsidR="00435AF5" w:rsidRPr="00A10693" w:rsidRDefault="00435AF5" w:rsidP="00DA488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500" w:type="pct"/>
            <w:shd w:val="clear" w:color="auto" w:fill="FFC000"/>
            <w:vAlign w:val="center"/>
          </w:tcPr>
          <w:p w14:paraId="6D50DD96" w14:textId="77777777" w:rsidR="00435AF5" w:rsidRPr="00A10693" w:rsidRDefault="00435AF5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1574" w:type="pct"/>
            <w:shd w:val="clear" w:color="auto" w:fill="FFC000"/>
          </w:tcPr>
          <w:p w14:paraId="5251BFB9" w14:textId="77777777" w:rsidR="00435AF5" w:rsidRPr="00A10693" w:rsidRDefault="00435AF5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716" w:type="pct"/>
            <w:shd w:val="clear" w:color="auto" w:fill="FFC000"/>
          </w:tcPr>
          <w:p w14:paraId="2534FC58" w14:textId="77777777" w:rsidR="00435AF5" w:rsidRPr="00A10693" w:rsidRDefault="00435AF5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643" w:type="pct"/>
            <w:shd w:val="clear" w:color="auto" w:fill="FFC000"/>
          </w:tcPr>
          <w:p w14:paraId="7CC1712A" w14:textId="77777777" w:rsidR="00435AF5" w:rsidRPr="00A10693" w:rsidRDefault="00435AF5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435AF5" w:rsidRPr="00A10693" w14:paraId="6C6D1B88" w14:textId="77777777" w:rsidTr="0076091C">
        <w:trPr>
          <w:cantSplit/>
          <w:trHeight w:val="1252"/>
        </w:trPr>
        <w:tc>
          <w:tcPr>
            <w:tcW w:w="700" w:type="pct"/>
          </w:tcPr>
          <w:p w14:paraId="63D98D5C" w14:textId="5BE84C5B" w:rsidR="00435AF5" w:rsidRPr="00A10693" w:rsidRDefault="00435AF5" w:rsidP="00DA488E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</w:t>
            </w:r>
            <w:r w:rsidR="0073420F" w:rsidRPr="00A10693">
              <w:rPr>
                <w:rFonts w:ascii="Arial" w:hAnsi="Arial" w:cs="Arial"/>
                <w:sz w:val="20"/>
              </w:rPr>
              <w:t>5</w:t>
            </w:r>
            <w:r w:rsidRPr="00A10693">
              <w:rPr>
                <w:rFonts w:ascii="Arial" w:hAnsi="Arial" w:cs="Arial"/>
                <w:sz w:val="20"/>
              </w:rPr>
              <w:t>.042</w:t>
            </w:r>
          </w:p>
        </w:tc>
        <w:tc>
          <w:tcPr>
            <w:tcW w:w="868" w:type="pct"/>
          </w:tcPr>
          <w:p w14:paraId="2C10EC26" w14:textId="77777777" w:rsidR="00435AF5" w:rsidRPr="00A10693" w:rsidRDefault="00435AF5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Корректировка согласована с поставщиком, получено письмо-подтверждение от поставщика</w:t>
            </w:r>
          </w:p>
        </w:tc>
        <w:tc>
          <w:tcPr>
            <w:tcW w:w="500" w:type="pct"/>
            <w:shd w:val="clear" w:color="auto" w:fill="auto"/>
          </w:tcPr>
          <w:p w14:paraId="20402C99" w14:textId="77777777" w:rsidR="00435AF5" w:rsidRPr="00A10693" w:rsidRDefault="00435AF5" w:rsidP="00DA488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  <w:lang w:val="en-US"/>
              </w:rPr>
              <w:t>ME2</w:t>
            </w:r>
            <w:r w:rsidRPr="00A10693">
              <w:rPr>
                <w:rFonts w:ascii="Arial" w:hAnsi="Arial" w:cs="Arial"/>
                <w:sz w:val="20"/>
                <w:szCs w:val="20"/>
              </w:rPr>
              <w:t>9</w:t>
            </w:r>
            <w:r w:rsidRPr="00A10693">
              <w:rPr>
                <w:rFonts w:ascii="Arial" w:hAnsi="Arial" w:cs="Arial"/>
                <w:sz w:val="20"/>
                <w:szCs w:val="20"/>
                <w:lang w:val="en-US"/>
              </w:rPr>
              <w:t>N</w:t>
            </w:r>
          </w:p>
        </w:tc>
        <w:tc>
          <w:tcPr>
            <w:tcW w:w="1574" w:type="pct"/>
          </w:tcPr>
          <w:p w14:paraId="41535D49" w14:textId="77777777" w:rsidR="00435AF5" w:rsidRDefault="00435AF5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Спецификация вида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  <w:p w14:paraId="58FBA54C" w14:textId="362E8413" w:rsidR="00C25378" w:rsidRPr="00A10693" w:rsidRDefault="00C25378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C25378">
              <w:rPr>
                <w:rFonts w:ascii="Arial" w:hAnsi="Arial" w:cs="Arial"/>
                <w:sz w:val="20"/>
              </w:rPr>
              <w:t>ZSMR</w:t>
            </w:r>
            <w:r>
              <w:rPr>
                <w:rFonts w:ascii="Arial" w:hAnsi="Arial" w:cs="Arial"/>
                <w:sz w:val="20"/>
              </w:rPr>
              <w:t xml:space="preserve"> – «Спецификация СМР</w:t>
            </w:r>
          </w:p>
        </w:tc>
        <w:tc>
          <w:tcPr>
            <w:tcW w:w="716" w:type="pct"/>
          </w:tcPr>
          <w:p w14:paraId="49014BE5" w14:textId="77777777" w:rsidR="00435AF5" w:rsidRPr="00A10693" w:rsidRDefault="00435AF5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Измененная спецификация вида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</w:tc>
        <w:tc>
          <w:tcPr>
            <w:tcW w:w="643" w:type="pct"/>
          </w:tcPr>
          <w:p w14:paraId="51C970A0" w14:textId="693E22CC" w:rsidR="00435AF5" w:rsidRPr="00A10693" w:rsidRDefault="00435AF5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Ответственный за корректировку спецификации</w:t>
            </w:r>
            <w:ins w:id="1782" w:author="Paramonova Elena" w:date="2021-02-18T10:41:00Z">
              <w:r w:rsidR="00B67B7C">
                <w:rPr>
                  <w:rFonts w:ascii="Arial" w:hAnsi="Arial" w:cs="Arial"/>
                  <w:sz w:val="20"/>
                </w:rPr>
                <w:t xml:space="preserve"> Услуги</w:t>
              </w:r>
            </w:ins>
          </w:p>
        </w:tc>
      </w:tr>
    </w:tbl>
    <w:p w14:paraId="5BE6BEA0" w14:textId="77777777" w:rsidR="00435AF5" w:rsidRPr="00A10693" w:rsidRDefault="00435AF5" w:rsidP="006B6D4D"/>
    <w:p w14:paraId="41B0DCDA" w14:textId="49B9E975" w:rsidR="00733FC0" w:rsidRPr="00A10693" w:rsidRDefault="00527A0E" w:rsidP="006B6D4D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</w:t>
      </w:r>
      <w:r w:rsidR="00733FC0" w:rsidRPr="00A10693">
        <w:rPr>
          <w:b/>
          <w:i w:val="0"/>
          <w:caps w:val="0"/>
          <w:sz w:val="24"/>
          <w:szCs w:val="24"/>
        </w:rPr>
        <w:t>.</w:t>
      </w:r>
      <w:r w:rsidRPr="00A10693">
        <w:rPr>
          <w:b/>
          <w:i w:val="0"/>
          <w:caps w:val="0"/>
          <w:sz w:val="24"/>
          <w:szCs w:val="24"/>
        </w:rPr>
        <w:t>05.</w:t>
      </w:r>
      <w:r w:rsidR="00733FC0" w:rsidRPr="00A10693">
        <w:rPr>
          <w:b/>
          <w:i w:val="0"/>
          <w:caps w:val="0"/>
          <w:sz w:val="24"/>
          <w:szCs w:val="24"/>
        </w:rPr>
        <w:t>04</w:t>
      </w:r>
      <w:r w:rsidR="006B6D4D" w:rsidRPr="00A10693">
        <w:rPr>
          <w:b/>
          <w:i w:val="0"/>
          <w:caps w:val="0"/>
          <w:sz w:val="24"/>
          <w:szCs w:val="24"/>
        </w:rPr>
        <w:t>3</w:t>
      </w:r>
      <w:r w:rsidR="00733FC0" w:rsidRPr="00A10693">
        <w:rPr>
          <w:b/>
          <w:i w:val="0"/>
          <w:caps w:val="0"/>
          <w:sz w:val="24"/>
          <w:szCs w:val="24"/>
        </w:rPr>
        <w:t xml:space="preserve"> Внесение корректировок в спецификацию закупки </w:t>
      </w:r>
      <w:r w:rsidR="00B36CBE">
        <w:rPr>
          <w:b/>
          <w:i w:val="0"/>
          <w:caps w:val="0"/>
          <w:sz w:val="24"/>
          <w:szCs w:val="24"/>
        </w:rPr>
        <w:t>работ, услуг</w:t>
      </w:r>
      <w:r w:rsidR="00B36CBE" w:rsidRPr="00A10693">
        <w:rPr>
          <w:b/>
          <w:i w:val="0"/>
          <w:caps w:val="0"/>
          <w:sz w:val="24"/>
          <w:szCs w:val="24"/>
        </w:rPr>
        <w:t xml:space="preserve"> </w:t>
      </w:r>
      <w:r w:rsidR="00733FC0" w:rsidRPr="00A10693">
        <w:rPr>
          <w:b/>
          <w:i w:val="0"/>
          <w:caps w:val="0"/>
          <w:sz w:val="24"/>
          <w:szCs w:val="24"/>
        </w:rPr>
        <w:t xml:space="preserve">(в случае несущественных корректировок). </w:t>
      </w:r>
    </w:p>
    <w:p w14:paraId="4B237273" w14:textId="77777777" w:rsidR="00D37F11" w:rsidRPr="00A10693" w:rsidRDefault="00D37F11" w:rsidP="000C727B">
      <w:pPr>
        <w:spacing w:after="200" w:line="276" w:lineRule="auto"/>
        <w:ind w:firstLine="576"/>
        <w:jc w:val="left"/>
        <w:rPr>
          <w:rFonts w:ascii="Arial" w:hAnsi="Arial" w:cs="Arial"/>
          <w:color w:val="000000" w:themeColor="text1"/>
          <w:szCs w:val="24"/>
        </w:rPr>
      </w:pPr>
    </w:p>
    <w:p w14:paraId="64D67E88" w14:textId="77777777" w:rsidR="008230F1" w:rsidRPr="00E25B9D" w:rsidRDefault="008230F1" w:rsidP="008230F1">
      <w:pPr>
        <w:autoSpaceDE w:val="0"/>
        <w:autoSpaceDN w:val="0"/>
        <w:adjustRightInd w:val="0"/>
        <w:spacing w:before="100" w:after="100"/>
        <w:rPr>
          <w:rFonts w:ascii="Arial" w:hAnsi="Arial" w:cs="Arial"/>
        </w:rPr>
      </w:pPr>
      <w:r w:rsidRPr="00B72183">
        <w:rPr>
          <w:rFonts w:ascii="Arial" w:hAnsi="Arial" w:cs="Arial"/>
        </w:rPr>
        <w:t xml:space="preserve">Шаг актуален для сценария </w:t>
      </w:r>
      <w:r w:rsidRPr="00E47863">
        <w:rPr>
          <w:rFonts w:ascii="Arial" w:hAnsi="Arial" w:cs="Arial"/>
          <w:color w:val="000000" w:themeColor="text1"/>
          <w:szCs w:val="24"/>
        </w:rPr>
        <w:t>3</w:t>
      </w:r>
      <w:r w:rsidRPr="00E25B9D">
        <w:rPr>
          <w:rFonts w:ascii="Arial" w:hAnsi="Arial" w:cs="Arial"/>
          <w:color w:val="000000" w:themeColor="text1"/>
          <w:szCs w:val="24"/>
        </w:rPr>
        <w:t xml:space="preserve">: </w:t>
      </w:r>
      <w:r w:rsidRPr="00E25B9D">
        <w:rPr>
          <w:rFonts w:ascii="Arial" w:hAnsi="Arial" w:cs="Arial"/>
        </w:rPr>
        <w:t>Внесение корректировок в договоры закупки работ, услуг</w:t>
      </w:r>
    </w:p>
    <w:p w14:paraId="3E47A1F1" w14:textId="4AE7CB27" w:rsidR="00380559" w:rsidRPr="00A10693" w:rsidRDefault="000C727B" w:rsidP="000C727B">
      <w:pPr>
        <w:spacing w:after="200" w:line="276" w:lineRule="auto"/>
        <w:ind w:firstLine="576"/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lastRenderedPageBreak/>
        <w:t xml:space="preserve">Менеджер по сопровождению договора </w:t>
      </w:r>
      <w:r w:rsidR="00F90EB7" w:rsidRPr="00A10693">
        <w:rPr>
          <w:rFonts w:ascii="Arial" w:hAnsi="Arial" w:cs="Arial"/>
          <w:color w:val="000000" w:themeColor="text1"/>
          <w:szCs w:val="24"/>
        </w:rPr>
        <w:t xml:space="preserve">в случае несущественных корректировок </w:t>
      </w:r>
      <w:r w:rsidR="00F90EB7">
        <w:rPr>
          <w:rFonts w:ascii="Arial" w:hAnsi="Arial" w:cs="Arial"/>
          <w:color w:val="000000" w:themeColor="text1"/>
          <w:szCs w:val="24"/>
        </w:rPr>
        <w:t>с помощью</w:t>
      </w:r>
      <w:r w:rsidR="00F90EB7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 xml:space="preserve">транзакции </w:t>
      </w:r>
      <w:r w:rsidR="00F90EB7">
        <w:rPr>
          <w:rFonts w:ascii="Arial" w:hAnsi="Arial" w:cs="Arial"/>
          <w:color w:val="000000" w:themeColor="text1"/>
          <w:szCs w:val="24"/>
        </w:rPr>
        <w:t>«</w:t>
      </w:r>
      <w:r w:rsidRPr="00A10693">
        <w:rPr>
          <w:rFonts w:ascii="Arial" w:hAnsi="Arial" w:cs="Arial"/>
          <w:color w:val="000000" w:themeColor="text1"/>
          <w:szCs w:val="24"/>
        </w:rPr>
        <w:t>Изменение заказа на поставку</w:t>
      </w:r>
      <w:r w:rsidR="00F90EB7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 вносит изменения в действующую спецификацию</w:t>
      </w:r>
      <w:r w:rsidR="00F90EB7">
        <w:rPr>
          <w:rFonts w:ascii="Arial" w:hAnsi="Arial" w:cs="Arial"/>
          <w:color w:val="000000" w:themeColor="text1"/>
          <w:szCs w:val="24"/>
        </w:rPr>
        <w:t xml:space="preserve">, при этом </w:t>
      </w:r>
      <w:r w:rsidRPr="00A10693">
        <w:rPr>
          <w:rFonts w:ascii="Arial" w:hAnsi="Arial" w:cs="Arial"/>
          <w:color w:val="000000" w:themeColor="text1"/>
          <w:szCs w:val="24"/>
        </w:rPr>
        <w:t xml:space="preserve">возможно </w:t>
      </w:r>
      <w:r w:rsidR="00F90EB7">
        <w:rPr>
          <w:rFonts w:ascii="Arial" w:hAnsi="Arial" w:cs="Arial"/>
          <w:color w:val="000000" w:themeColor="text1"/>
          <w:szCs w:val="24"/>
        </w:rPr>
        <w:t xml:space="preserve">только </w:t>
      </w:r>
      <w:r w:rsidRPr="00A10693">
        <w:rPr>
          <w:rFonts w:ascii="Arial" w:hAnsi="Arial" w:cs="Arial"/>
          <w:color w:val="000000" w:themeColor="text1"/>
          <w:szCs w:val="24"/>
        </w:rPr>
        <w:t xml:space="preserve">изменение поля «Дата </w:t>
      </w:r>
      <w:r w:rsidR="001200DA">
        <w:rPr>
          <w:rFonts w:ascii="Arial" w:hAnsi="Arial" w:cs="Arial"/>
          <w:color w:val="000000" w:themeColor="text1"/>
          <w:szCs w:val="24"/>
        </w:rPr>
        <w:t>оказания услуги</w:t>
      </w:r>
      <w:r w:rsidRPr="00A10693">
        <w:rPr>
          <w:rFonts w:ascii="Arial" w:hAnsi="Arial" w:cs="Arial"/>
          <w:color w:val="000000" w:themeColor="text1"/>
          <w:szCs w:val="24"/>
        </w:rPr>
        <w:t xml:space="preserve">» (Разработка </w:t>
      </w:r>
      <w:r w:rsidR="009E7272">
        <w:rPr>
          <w:rFonts w:ascii="Arial" w:hAnsi="Arial" w:cs="Arial"/>
          <w:color w:val="000000" w:themeColor="text1"/>
          <w:szCs w:val="24"/>
        </w:rPr>
        <w:t xml:space="preserve">ММ59 «Изменение </w:t>
      </w:r>
      <w:r w:rsidRPr="00A10693">
        <w:rPr>
          <w:rFonts w:ascii="Arial" w:hAnsi="Arial" w:cs="Arial"/>
          <w:color w:val="000000" w:themeColor="text1"/>
          <w:szCs w:val="24"/>
        </w:rPr>
        <w:t>деблокированно</w:t>
      </w:r>
      <w:r w:rsidR="009E7272">
        <w:rPr>
          <w:rFonts w:ascii="Arial" w:hAnsi="Arial" w:cs="Arial"/>
          <w:color w:val="000000" w:themeColor="text1"/>
          <w:szCs w:val="24"/>
        </w:rPr>
        <w:t>го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9E7272" w:rsidRPr="00A10693">
        <w:rPr>
          <w:rFonts w:ascii="Arial" w:hAnsi="Arial" w:cs="Arial"/>
          <w:color w:val="000000" w:themeColor="text1"/>
          <w:szCs w:val="24"/>
        </w:rPr>
        <w:t>заказ</w:t>
      </w:r>
      <w:r w:rsidR="009E7272">
        <w:rPr>
          <w:rFonts w:ascii="Arial" w:hAnsi="Arial" w:cs="Arial"/>
          <w:color w:val="000000" w:themeColor="text1"/>
          <w:szCs w:val="24"/>
        </w:rPr>
        <w:t>а</w:t>
      </w:r>
      <w:r w:rsidR="009E7272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>на поставку</w:t>
      </w:r>
      <w:r w:rsidR="009E7272">
        <w:rPr>
          <w:rFonts w:ascii="Arial" w:hAnsi="Arial" w:cs="Arial"/>
          <w:color w:val="000000" w:themeColor="text1"/>
          <w:szCs w:val="24"/>
        </w:rPr>
        <w:t>»</w:t>
      </w:r>
      <w:r w:rsidRPr="00A10693">
        <w:rPr>
          <w:rFonts w:ascii="Arial" w:hAnsi="Arial" w:cs="Arial"/>
          <w:color w:val="000000" w:themeColor="text1"/>
          <w:szCs w:val="24"/>
        </w:rPr>
        <w:t xml:space="preserve">). </w:t>
      </w:r>
    </w:p>
    <w:p w14:paraId="3BDB7EBD" w14:textId="70E39B12" w:rsidR="00733FC0" w:rsidRPr="00A10693" w:rsidRDefault="00733FC0" w:rsidP="00733FC0">
      <w:pPr>
        <w:pStyle w:val="a8"/>
        <w:rPr>
          <w:rFonts w:ascii="Arial" w:hAnsi="Arial" w:cs="Arial"/>
          <w:b/>
          <w:noProof/>
          <w:sz w:val="22"/>
        </w:rPr>
      </w:pPr>
      <w:r w:rsidRPr="00A10693">
        <w:rPr>
          <w:rFonts w:ascii="Arial" w:hAnsi="Arial" w:cs="Arial"/>
          <w:b/>
          <w:noProof/>
          <w:sz w:val="22"/>
        </w:rPr>
        <w:t xml:space="preserve">Таблица </w:t>
      </w:r>
      <w:r w:rsidRPr="00A10693">
        <w:rPr>
          <w:rFonts w:ascii="Arial" w:hAnsi="Arial" w:cs="Arial"/>
          <w:b/>
          <w:noProof/>
          <w:sz w:val="22"/>
        </w:rPr>
        <w:fldChar w:fldCharType="begin"/>
      </w:r>
      <w:r w:rsidRPr="00A1069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A1069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55</w:t>
      </w:r>
      <w:r w:rsidRPr="00A10693">
        <w:rPr>
          <w:rFonts w:ascii="Arial" w:hAnsi="Arial" w:cs="Arial"/>
          <w:b/>
          <w:noProof/>
          <w:sz w:val="22"/>
        </w:rPr>
        <w:fldChar w:fldCharType="end"/>
      </w:r>
      <w:r w:rsidRPr="00A10693">
        <w:rPr>
          <w:rFonts w:ascii="Arial" w:hAnsi="Arial" w:cs="Arial"/>
          <w:b/>
          <w:noProof/>
          <w:sz w:val="22"/>
        </w:rPr>
        <w:t xml:space="preserve">. Внесение корректировок в спецификацию закупки </w:t>
      </w:r>
      <w:r w:rsidR="00B36CBE">
        <w:rPr>
          <w:rFonts w:ascii="Arial" w:hAnsi="Arial" w:cs="Arial"/>
          <w:b/>
          <w:noProof/>
          <w:sz w:val="22"/>
        </w:rPr>
        <w:t>работ, услуг</w:t>
      </w:r>
      <w:r w:rsidR="00B36CBE" w:rsidRPr="00A10693">
        <w:rPr>
          <w:rFonts w:ascii="Arial" w:hAnsi="Arial" w:cs="Arial"/>
          <w:b/>
          <w:noProof/>
          <w:sz w:val="22"/>
        </w:rPr>
        <w:t xml:space="preserve"> </w:t>
      </w:r>
      <w:r w:rsidRPr="00A10693">
        <w:rPr>
          <w:rFonts w:ascii="Arial" w:hAnsi="Arial" w:cs="Arial"/>
          <w:b/>
          <w:noProof/>
          <w:sz w:val="22"/>
        </w:rPr>
        <w:t xml:space="preserve">(в случае несущественных условий). </w:t>
      </w:r>
    </w:p>
    <w:tbl>
      <w:tblPr>
        <w:tblW w:w="486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7"/>
        <w:gridCol w:w="2312"/>
        <w:gridCol w:w="884"/>
        <w:gridCol w:w="2491"/>
        <w:gridCol w:w="1559"/>
        <w:gridCol w:w="1274"/>
      </w:tblGrid>
      <w:tr w:rsidR="00733FC0" w:rsidRPr="00A10693" w14:paraId="6D138B68" w14:textId="77777777" w:rsidTr="0076091C">
        <w:trPr>
          <w:cantSplit/>
          <w:trHeight w:val="397"/>
          <w:tblHeader/>
        </w:trPr>
        <w:tc>
          <w:tcPr>
            <w:tcW w:w="700" w:type="pct"/>
            <w:shd w:val="clear" w:color="auto" w:fill="FFC000"/>
            <w:vAlign w:val="center"/>
          </w:tcPr>
          <w:p w14:paraId="6E99EB01" w14:textId="77777777" w:rsidR="00733FC0" w:rsidRPr="00A10693" w:rsidRDefault="00733FC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1167" w:type="pct"/>
            <w:shd w:val="clear" w:color="auto" w:fill="FFC000"/>
            <w:vAlign w:val="center"/>
          </w:tcPr>
          <w:p w14:paraId="21D9771B" w14:textId="77777777" w:rsidR="00733FC0" w:rsidRPr="00A10693" w:rsidRDefault="00733FC0" w:rsidP="00DA488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A10693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46" w:type="pct"/>
            <w:shd w:val="clear" w:color="auto" w:fill="FFC000"/>
            <w:vAlign w:val="center"/>
          </w:tcPr>
          <w:p w14:paraId="2EBB1675" w14:textId="77777777" w:rsidR="00733FC0" w:rsidRPr="00A10693" w:rsidRDefault="00733FC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1257" w:type="pct"/>
            <w:shd w:val="clear" w:color="auto" w:fill="FFC000"/>
          </w:tcPr>
          <w:p w14:paraId="5A596390" w14:textId="77777777" w:rsidR="00733FC0" w:rsidRPr="00A10693" w:rsidRDefault="00733FC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787" w:type="pct"/>
            <w:shd w:val="clear" w:color="auto" w:fill="FFC000"/>
          </w:tcPr>
          <w:p w14:paraId="324D7C15" w14:textId="77777777" w:rsidR="00733FC0" w:rsidRPr="00A10693" w:rsidRDefault="00733FC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643" w:type="pct"/>
            <w:shd w:val="clear" w:color="auto" w:fill="FFC000"/>
          </w:tcPr>
          <w:p w14:paraId="619DF344" w14:textId="77777777" w:rsidR="00733FC0" w:rsidRPr="00A10693" w:rsidRDefault="00733FC0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A10693"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733FC0" w:rsidRPr="00A10693" w14:paraId="07E45A3B" w14:textId="77777777" w:rsidTr="0076091C">
        <w:trPr>
          <w:cantSplit/>
          <w:trHeight w:val="1252"/>
        </w:trPr>
        <w:tc>
          <w:tcPr>
            <w:tcW w:w="700" w:type="pct"/>
          </w:tcPr>
          <w:p w14:paraId="21D80374" w14:textId="53655181" w:rsidR="00733FC0" w:rsidRPr="00A10693" w:rsidRDefault="00733FC0" w:rsidP="00DA488E">
            <w:pPr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ПП-10.04.0</w:t>
            </w:r>
            <w:r w:rsidR="0073420F" w:rsidRPr="00A10693">
              <w:rPr>
                <w:rFonts w:ascii="Arial" w:hAnsi="Arial" w:cs="Arial"/>
                <w:sz w:val="20"/>
              </w:rPr>
              <w:t>5</w:t>
            </w:r>
            <w:r w:rsidRPr="00A10693">
              <w:rPr>
                <w:rFonts w:ascii="Arial" w:hAnsi="Arial" w:cs="Arial"/>
                <w:sz w:val="20"/>
              </w:rPr>
              <w:t>.04</w:t>
            </w:r>
            <w:r w:rsidR="006B6D4D" w:rsidRPr="00A10693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167" w:type="pct"/>
          </w:tcPr>
          <w:p w14:paraId="7709378E" w14:textId="77777777" w:rsidR="00733FC0" w:rsidRPr="00A10693" w:rsidRDefault="00733FC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Корректировка согласована с поставщиком, получено письмо-подтверждение от поставщика</w:t>
            </w:r>
          </w:p>
        </w:tc>
        <w:tc>
          <w:tcPr>
            <w:tcW w:w="446" w:type="pct"/>
            <w:shd w:val="clear" w:color="auto" w:fill="auto"/>
          </w:tcPr>
          <w:p w14:paraId="37A52831" w14:textId="77777777" w:rsidR="00733FC0" w:rsidRPr="00A10693" w:rsidRDefault="00733FC0" w:rsidP="00DA488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0693">
              <w:rPr>
                <w:rFonts w:ascii="Arial" w:hAnsi="Arial" w:cs="Arial"/>
                <w:sz w:val="20"/>
                <w:szCs w:val="20"/>
                <w:lang w:val="en-US"/>
              </w:rPr>
              <w:t>ME2</w:t>
            </w:r>
            <w:r w:rsidRPr="00A10693">
              <w:rPr>
                <w:rFonts w:ascii="Arial" w:hAnsi="Arial" w:cs="Arial"/>
                <w:sz w:val="20"/>
                <w:szCs w:val="20"/>
              </w:rPr>
              <w:t>2</w:t>
            </w:r>
            <w:r w:rsidRPr="00A10693">
              <w:rPr>
                <w:rFonts w:ascii="Arial" w:hAnsi="Arial" w:cs="Arial"/>
                <w:sz w:val="20"/>
                <w:szCs w:val="20"/>
                <w:lang w:val="en-US"/>
              </w:rPr>
              <w:t>N</w:t>
            </w:r>
          </w:p>
        </w:tc>
        <w:tc>
          <w:tcPr>
            <w:tcW w:w="1257" w:type="pct"/>
          </w:tcPr>
          <w:p w14:paraId="6C3A1308" w14:textId="77777777" w:rsidR="00733FC0" w:rsidRDefault="00733FC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Спецификация вида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  <w:r w:rsidRPr="00A10693">
              <w:rPr>
                <w:rFonts w:ascii="Arial" w:hAnsi="Arial" w:cs="Arial"/>
                <w:sz w:val="20"/>
              </w:rPr>
              <w:t xml:space="preserve"> в статусе «Действующий»</w:t>
            </w:r>
          </w:p>
          <w:p w14:paraId="56039EF7" w14:textId="0AF90189" w:rsidR="00C25378" w:rsidRPr="00A10693" w:rsidRDefault="00C25378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C25378">
              <w:rPr>
                <w:rFonts w:ascii="Arial" w:hAnsi="Arial" w:cs="Arial"/>
                <w:sz w:val="20"/>
              </w:rPr>
              <w:t>ZSMR</w:t>
            </w:r>
            <w:r>
              <w:rPr>
                <w:rFonts w:ascii="Arial" w:hAnsi="Arial" w:cs="Arial"/>
                <w:sz w:val="20"/>
              </w:rPr>
              <w:t xml:space="preserve"> – «Спецификация СМР</w:t>
            </w:r>
          </w:p>
        </w:tc>
        <w:tc>
          <w:tcPr>
            <w:tcW w:w="787" w:type="pct"/>
          </w:tcPr>
          <w:p w14:paraId="63F6484A" w14:textId="77777777" w:rsidR="00733FC0" w:rsidRPr="00A10693" w:rsidRDefault="00733FC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 xml:space="preserve">Измененная спецификация вида </w:t>
            </w:r>
            <w:r w:rsidRPr="00A10693">
              <w:rPr>
                <w:rFonts w:ascii="Arial" w:hAnsi="Arial" w:cs="Arial"/>
                <w:sz w:val="20"/>
                <w:lang w:val="en-US"/>
              </w:rPr>
              <w:t>ZNB</w:t>
            </w:r>
          </w:p>
        </w:tc>
        <w:tc>
          <w:tcPr>
            <w:tcW w:w="643" w:type="pct"/>
          </w:tcPr>
          <w:p w14:paraId="7A40218F" w14:textId="0CF5A859" w:rsidR="00733FC0" w:rsidRPr="00A10693" w:rsidRDefault="00733FC0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A10693">
              <w:rPr>
                <w:rFonts w:ascii="Arial" w:hAnsi="Arial" w:cs="Arial"/>
                <w:sz w:val="20"/>
              </w:rPr>
              <w:t>Менеджер по сопровождению договора</w:t>
            </w:r>
          </w:p>
        </w:tc>
      </w:tr>
    </w:tbl>
    <w:p w14:paraId="0A626748" w14:textId="77777777" w:rsidR="00435AF5" w:rsidRPr="00A10693" w:rsidRDefault="00435AF5" w:rsidP="00435AF5"/>
    <w:p w14:paraId="142210B1" w14:textId="44C84E9C" w:rsidR="00435AF5" w:rsidRPr="00A10693" w:rsidRDefault="00527A0E" w:rsidP="00435AF5">
      <w:pPr>
        <w:pStyle w:val="4"/>
        <w:rPr>
          <w:b/>
          <w:i w:val="0"/>
          <w:caps w:val="0"/>
          <w:sz w:val="24"/>
          <w:szCs w:val="24"/>
        </w:rPr>
      </w:pPr>
      <w:r w:rsidRPr="00A10693">
        <w:rPr>
          <w:b/>
          <w:i w:val="0"/>
          <w:caps w:val="0"/>
          <w:sz w:val="24"/>
          <w:szCs w:val="24"/>
        </w:rPr>
        <w:t>ПП-10.04</w:t>
      </w:r>
      <w:r w:rsidR="00435AF5" w:rsidRPr="00A10693">
        <w:rPr>
          <w:b/>
          <w:i w:val="0"/>
          <w:caps w:val="0"/>
          <w:sz w:val="24"/>
          <w:szCs w:val="24"/>
        </w:rPr>
        <w:t>.</w:t>
      </w:r>
      <w:r w:rsidRPr="00A10693">
        <w:rPr>
          <w:b/>
          <w:i w:val="0"/>
          <w:caps w:val="0"/>
          <w:sz w:val="24"/>
          <w:szCs w:val="24"/>
        </w:rPr>
        <w:t>05.</w:t>
      </w:r>
      <w:r w:rsidR="00435AF5" w:rsidRPr="00A10693">
        <w:rPr>
          <w:b/>
          <w:i w:val="0"/>
          <w:caps w:val="0"/>
          <w:sz w:val="24"/>
          <w:szCs w:val="24"/>
        </w:rPr>
        <w:t xml:space="preserve">050 Регистрация приемки акта </w:t>
      </w:r>
      <w:r w:rsidR="000531B9" w:rsidRPr="00A10693">
        <w:rPr>
          <w:b/>
          <w:i w:val="0"/>
          <w:caps w:val="0"/>
          <w:sz w:val="24"/>
          <w:szCs w:val="24"/>
        </w:rPr>
        <w:t>выполненных</w:t>
      </w:r>
      <w:r w:rsidR="00435AF5" w:rsidRPr="00A10693">
        <w:rPr>
          <w:b/>
          <w:i w:val="0"/>
          <w:caps w:val="0"/>
          <w:sz w:val="24"/>
          <w:szCs w:val="24"/>
        </w:rPr>
        <w:t xml:space="preserve"> работ </w:t>
      </w:r>
    </w:p>
    <w:p w14:paraId="79E719CF" w14:textId="36B01784" w:rsidR="00435AF5" w:rsidRPr="00A10693" w:rsidRDefault="00435AF5" w:rsidP="00435AF5">
      <w:pPr>
        <w:spacing w:after="200" w:line="276" w:lineRule="auto"/>
        <w:ind w:firstLine="576"/>
        <w:jc w:val="left"/>
        <w:rPr>
          <w:rFonts w:ascii="Arial" w:hAnsi="Arial" w:cs="Arial"/>
          <w:color w:val="000000" w:themeColor="text1"/>
          <w:szCs w:val="24"/>
        </w:rPr>
      </w:pPr>
    </w:p>
    <w:p w14:paraId="1C82E4E4" w14:textId="720FF2AE" w:rsidR="00CA2740" w:rsidRPr="00A10693" w:rsidRDefault="00CA2740" w:rsidP="00435AF5">
      <w:pPr>
        <w:spacing w:after="200" w:line="276" w:lineRule="auto"/>
        <w:ind w:firstLine="576"/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Шаг актуален для сценариев:</w:t>
      </w:r>
    </w:p>
    <w:p w14:paraId="345C91DF" w14:textId="77777777" w:rsidR="00CA2740" w:rsidRPr="00A10693" w:rsidRDefault="00CA2740" w:rsidP="00CA2740">
      <w:pPr>
        <w:pStyle w:val="afa"/>
        <w:autoSpaceDE w:val="0"/>
        <w:autoSpaceDN w:val="0"/>
        <w:adjustRightInd w:val="0"/>
        <w:spacing w:before="100" w:after="100"/>
        <w:ind w:left="936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Сценарий 1: Управление обязательствами по закупке работ, услуг с внешними контрагентами;</w:t>
      </w:r>
    </w:p>
    <w:p w14:paraId="531DBB87" w14:textId="77777777" w:rsidR="00CA2740" w:rsidRPr="00A10693" w:rsidRDefault="00CA2740" w:rsidP="00CA2740">
      <w:pPr>
        <w:pStyle w:val="afa"/>
        <w:autoSpaceDE w:val="0"/>
        <w:autoSpaceDN w:val="0"/>
        <w:adjustRightInd w:val="0"/>
        <w:spacing w:before="100" w:after="100"/>
        <w:ind w:left="936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</w:rPr>
        <w:t>Сценарий 4: Выполнение закупки работ, услуг за наличный расчет</w:t>
      </w:r>
    </w:p>
    <w:p w14:paraId="17299D64" w14:textId="5A21FC6D" w:rsidR="00E55AA7" w:rsidRPr="00A10693" w:rsidRDefault="00E55AA7" w:rsidP="00E55AA7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В рамках </w:t>
      </w:r>
      <w:r w:rsidR="004D1312" w:rsidRPr="00A10693">
        <w:rPr>
          <w:rFonts w:ascii="Arial" w:hAnsi="Arial" w:cs="Arial"/>
          <w:color w:val="000000" w:themeColor="text1"/>
          <w:szCs w:val="24"/>
        </w:rPr>
        <w:t xml:space="preserve">следующих </w:t>
      </w:r>
      <w:r w:rsidRPr="00A10693">
        <w:rPr>
          <w:rFonts w:ascii="Arial" w:hAnsi="Arial" w:cs="Arial"/>
          <w:color w:val="000000" w:themeColor="text1"/>
          <w:szCs w:val="24"/>
        </w:rPr>
        <w:t xml:space="preserve">смежных процессов Заказчики </w:t>
      </w:r>
      <w:r w:rsidR="00EF7617">
        <w:rPr>
          <w:rFonts w:ascii="Arial" w:hAnsi="Arial" w:cs="Arial"/>
          <w:color w:val="000000" w:themeColor="text1"/>
          <w:szCs w:val="24"/>
        </w:rPr>
        <w:t xml:space="preserve">согласовывают и </w:t>
      </w:r>
      <w:r w:rsidRPr="00A10693">
        <w:rPr>
          <w:rFonts w:ascii="Arial" w:hAnsi="Arial" w:cs="Arial"/>
          <w:color w:val="000000" w:themeColor="text1"/>
          <w:szCs w:val="24"/>
        </w:rPr>
        <w:t>подписывают акты выполненных работ, услуг:</w:t>
      </w:r>
    </w:p>
    <w:p w14:paraId="5A3C9E97" w14:textId="77777777" w:rsidR="00E55AA7" w:rsidRPr="00A10693" w:rsidRDefault="00E55AA7" w:rsidP="006B54DB">
      <w:pPr>
        <w:pStyle w:val="afa"/>
        <w:numPr>
          <w:ilvl w:val="0"/>
          <w:numId w:val="47"/>
        </w:numPr>
        <w:spacing w:line="276" w:lineRule="auto"/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ОП-03.02.19.01-ERP Управление потребностью и стоимостью на работы, выполняемые подрядным способом</w:t>
      </w:r>
    </w:p>
    <w:p w14:paraId="629CE88F" w14:textId="77777777" w:rsidR="00E55AA7" w:rsidRPr="00A10693" w:rsidRDefault="00E55AA7" w:rsidP="006B54DB">
      <w:pPr>
        <w:pStyle w:val="afa"/>
        <w:numPr>
          <w:ilvl w:val="0"/>
          <w:numId w:val="47"/>
        </w:numPr>
        <w:spacing w:line="276" w:lineRule="auto"/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ПП-07.03.03.01-ERP Выполнение и фактический учет воздействий</w:t>
      </w:r>
    </w:p>
    <w:p w14:paraId="3892B0C2" w14:textId="77777777" w:rsidR="00E55AA7" w:rsidRPr="00A10693" w:rsidRDefault="00E55AA7" w:rsidP="00FB7C88">
      <w:pPr>
        <w:pStyle w:val="afa"/>
        <w:numPr>
          <w:ilvl w:val="0"/>
          <w:numId w:val="47"/>
        </w:numPr>
        <w:spacing w:line="276" w:lineRule="auto"/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ОП-06.10.01-ERP Сдача лигатурного золота в переработку</w:t>
      </w:r>
    </w:p>
    <w:p w14:paraId="6E93D126" w14:textId="77777777" w:rsidR="00E55AA7" w:rsidRPr="00A10693" w:rsidRDefault="00E55AA7" w:rsidP="00FB7C88">
      <w:pPr>
        <w:pStyle w:val="afa"/>
        <w:numPr>
          <w:ilvl w:val="0"/>
          <w:numId w:val="47"/>
        </w:numPr>
        <w:spacing w:line="276" w:lineRule="auto"/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ПП-10.05.02-ERP Выявление НВИ/НЛИ</w:t>
      </w:r>
    </w:p>
    <w:p w14:paraId="37CB945E" w14:textId="77777777" w:rsidR="00E55AA7" w:rsidRPr="00A10693" w:rsidRDefault="00E55AA7">
      <w:pPr>
        <w:pStyle w:val="afa"/>
        <w:numPr>
          <w:ilvl w:val="0"/>
          <w:numId w:val="47"/>
        </w:numPr>
        <w:spacing w:line="276" w:lineRule="auto"/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ПП-10.06.02-ERP Оперативное управление транспортировкой МТР</w:t>
      </w:r>
    </w:p>
    <w:p w14:paraId="1807B3D7" w14:textId="77777777" w:rsidR="00E55AA7" w:rsidRPr="00A10693" w:rsidRDefault="00E55AA7">
      <w:pPr>
        <w:pStyle w:val="afa"/>
        <w:numPr>
          <w:ilvl w:val="0"/>
          <w:numId w:val="47"/>
        </w:numPr>
        <w:spacing w:line="276" w:lineRule="auto"/>
        <w:jc w:val="left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ПП-07.04.03-ERP Выполнение и регистрация результатов диагностики производственных активов</w:t>
      </w:r>
    </w:p>
    <w:p w14:paraId="7A8B02D6" w14:textId="230298DE" w:rsidR="00E55AA7" w:rsidRPr="00A10693" w:rsidRDefault="00E55AA7" w:rsidP="00E55AA7">
      <w:pPr>
        <w:spacing w:after="240" w:line="276" w:lineRule="auto"/>
        <w:ind w:left="720"/>
        <w:rPr>
          <w:rFonts w:ascii="Arial" w:hAnsi="Arial" w:cs="Arial"/>
          <w:color w:val="000000" w:themeColor="text1"/>
          <w:szCs w:val="24"/>
        </w:rPr>
      </w:pPr>
    </w:p>
    <w:p w14:paraId="41F8D3BD" w14:textId="6B3BECA8" w:rsidR="00E55AA7" w:rsidRPr="00A10693" w:rsidRDefault="00E55AA7" w:rsidP="00E55AA7">
      <w:pPr>
        <w:spacing w:after="240" w:line="276" w:lineRule="auto"/>
        <w:ind w:firstLine="708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 xml:space="preserve">Акты выполненных работ в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A10693">
        <w:rPr>
          <w:rFonts w:ascii="Arial" w:hAnsi="Arial" w:cs="Arial"/>
          <w:color w:val="000000" w:themeColor="text1"/>
          <w:szCs w:val="24"/>
        </w:rPr>
        <w:t xml:space="preserve">/4 </w:t>
      </w:r>
      <w:r w:rsidRPr="00A10693">
        <w:rPr>
          <w:rFonts w:ascii="Arial" w:hAnsi="Arial" w:cs="Arial"/>
          <w:color w:val="000000" w:themeColor="text1"/>
          <w:szCs w:val="24"/>
          <w:lang w:val="en-US"/>
        </w:rPr>
        <w:t>HANA</w:t>
      </w:r>
      <w:r w:rsidRPr="00A10693">
        <w:rPr>
          <w:rFonts w:ascii="Arial" w:hAnsi="Arial" w:cs="Arial"/>
          <w:color w:val="000000" w:themeColor="text1"/>
          <w:szCs w:val="24"/>
        </w:rPr>
        <w:t xml:space="preserve"> регистрируются </w:t>
      </w:r>
      <w:r w:rsidR="00CE4B80">
        <w:rPr>
          <w:rFonts w:ascii="Arial" w:hAnsi="Arial" w:cs="Arial"/>
          <w:color w:val="000000" w:themeColor="text1"/>
          <w:szCs w:val="24"/>
        </w:rPr>
        <w:t xml:space="preserve">в транзакции </w:t>
      </w:r>
      <w:r w:rsidR="00CE4B80">
        <w:rPr>
          <w:rFonts w:ascii="Arial" w:hAnsi="Arial" w:cs="Arial"/>
          <w:color w:val="000000" w:themeColor="text1"/>
          <w:szCs w:val="24"/>
          <w:lang w:val="en-US"/>
        </w:rPr>
        <w:t>MIGO</w:t>
      </w:r>
      <w:r w:rsidR="00CE4B80"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Pr="00A10693">
        <w:rPr>
          <w:rFonts w:ascii="Arial" w:hAnsi="Arial" w:cs="Arial"/>
          <w:color w:val="000000" w:themeColor="text1"/>
          <w:szCs w:val="24"/>
        </w:rPr>
        <w:t xml:space="preserve">как системный документ </w:t>
      </w:r>
      <w:r w:rsidR="00CE4B80" w:rsidRPr="00CE4B80">
        <w:rPr>
          <w:rFonts w:ascii="Arial" w:hAnsi="Arial" w:cs="Arial"/>
          <w:color w:val="000000" w:themeColor="text1"/>
          <w:szCs w:val="24"/>
        </w:rPr>
        <w:t xml:space="preserve">- </w:t>
      </w:r>
      <w:r w:rsidR="00CE4B80">
        <w:rPr>
          <w:rFonts w:ascii="Arial" w:hAnsi="Arial" w:cs="Arial"/>
          <w:color w:val="000000" w:themeColor="text1"/>
          <w:szCs w:val="24"/>
        </w:rPr>
        <w:t>Документ поступления материала</w:t>
      </w:r>
      <w:r w:rsidRPr="00A10693">
        <w:rPr>
          <w:rFonts w:ascii="Arial" w:hAnsi="Arial" w:cs="Arial"/>
          <w:color w:val="000000" w:themeColor="text1"/>
          <w:szCs w:val="24"/>
        </w:rPr>
        <w:t xml:space="preserve">.  </w:t>
      </w:r>
    </w:p>
    <w:p w14:paraId="23EF18D8" w14:textId="0955A623" w:rsidR="00E55AA7" w:rsidRPr="00A10693" w:rsidRDefault="00E55AA7" w:rsidP="00E55AA7">
      <w:pPr>
        <w:spacing w:after="240" w:line="276" w:lineRule="auto"/>
        <w:ind w:firstLine="708"/>
        <w:rPr>
          <w:rFonts w:ascii="Arial" w:hAnsi="Arial" w:cs="Arial"/>
        </w:rPr>
      </w:pPr>
      <w:r w:rsidRPr="00A10693">
        <w:rPr>
          <w:rFonts w:ascii="Arial" w:hAnsi="Arial" w:cs="Arial"/>
          <w:color w:val="000000" w:themeColor="text1"/>
          <w:szCs w:val="24"/>
        </w:rPr>
        <w:t>Менеджер по сопровождению дог</w:t>
      </w:r>
      <w:r w:rsidR="00D37F11" w:rsidRPr="00A10693">
        <w:rPr>
          <w:rFonts w:ascii="Arial" w:hAnsi="Arial" w:cs="Arial"/>
          <w:color w:val="000000" w:themeColor="text1"/>
          <w:szCs w:val="24"/>
        </w:rPr>
        <w:t xml:space="preserve">овора </w:t>
      </w:r>
      <w:r w:rsidR="00EF7617">
        <w:rPr>
          <w:rFonts w:ascii="Arial" w:hAnsi="Arial" w:cs="Arial"/>
          <w:color w:val="000000" w:themeColor="text1"/>
          <w:szCs w:val="24"/>
        </w:rPr>
        <w:t>с помощью</w:t>
      </w:r>
      <w:r w:rsidR="00EF7617" w:rsidRPr="00A10693">
        <w:rPr>
          <w:rFonts w:ascii="Arial" w:hAnsi="Arial" w:cs="Arial"/>
          <w:color w:val="000000" w:themeColor="text1"/>
          <w:szCs w:val="24"/>
        </w:rPr>
        <w:t xml:space="preserve"> транзакции </w:t>
      </w:r>
      <w:r w:rsidR="00CE4B80">
        <w:rPr>
          <w:rFonts w:ascii="Arial" w:hAnsi="Arial" w:cs="Arial"/>
          <w:lang w:val="en-US"/>
        </w:rPr>
        <w:t>MIGO</w:t>
      </w:r>
      <w:r w:rsidR="00CE4B80" w:rsidRPr="00CE4B80">
        <w:rPr>
          <w:rFonts w:ascii="Arial" w:hAnsi="Arial" w:cs="Arial"/>
        </w:rPr>
        <w:t xml:space="preserve"> -</w:t>
      </w:r>
      <w:r w:rsidR="00CE4B80" w:rsidRPr="00CE4B80">
        <w:t xml:space="preserve"> </w:t>
      </w:r>
      <w:r w:rsidR="00CE4B80" w:rsidRPr="00CE4B80">
        <w:rPr>
          <w:rFonts w:ascii="Arial" w:hAnsi="Arial" w:cs="Arial"/>
        </w:rPr>
        <w:t xml:space="preserve">Движение материала </w:t>
      </w:r>
      <w:r w:rsidR="00D37F11" w:rsidRPr="00A10693">
        <w:rPr>
          <w:rFonts w:ascii="Arial" w:hAnsi="Arial" w:cs="Arial"/>
          <w:color w:val="000000" w:themeColor="text1"/>
          <w:szCs w:val="24"/>
        </w:rPr>
        <w:t>регистрирует акт выполненных работ</w:t>
      </w:r>
      <w:r w:rsidR="00EF7617">
        <w:rPr>
          <w:rFonts w:ascii="Arial" w:hAnsi="Arial" w:cs="Arial"/>
          <w:color w:val="000000" w:themeColor="text1"/>
          <w:szCs w:val="24"/>
        </w:rPr>
        <w:t>\</w:t>
      </w:r>
      <w:r w:rsidR="00D37F11" w:rsidRPr="00A10693">
        <w:rPr>
          <w:rFonts w:ascii="Arial" w:hAnsi="Arial" w:cs="Arial"/>
          <w:color w:val="000000" w:themeColor="text1"/>
          <w:szCs w:val="24"/>
        </w:rPr>
        <w:t>услуг</w:t>
      </w:r>
      <w:r w:rsidR="00D37F11" w:rsidRPr="00A10693">
        <w:rPr>
          <w:rFonts w:ascii="Arial" w:hAnsi="Arial" w:cs="Arial"/>
        </w:rPr>
        <w:t>. В заголовке документа заполняются следующие поля:</w:t>
      </w:r>
    </w:p>
    <w:p w14:paraId="4DC74769" w14:textId="0388C5C7" w:rsidR="00D37F11" w:rsidRPr="00A10693" w:rsidRDefault="00D37F11" w:rsidP="00F8304C">
      <w:pPr>
        <w:pStyle w:val="afa"/>
        <w:numPr>
          <w:ilvl w:val="0"/>
          <w:numId w:val="48"/>
        </w:numPr>
        <w:spacing w:after="240" w:line="276" w:lineRule="auto"/>
        <w:rPr>
          <w:rFonts w:ascii="Arial" w:hAnsi="Arial" w:cs="Arial"/>
        </w:rPr>
      </w:pPr>
      <w:r w:rsidRPr="00A10693">
        <w:rPr>
          <w:rFonts w:ascii="Arial" w:hAnsi="Arial" w:cs="Arial"/>
        </w:rPr>
        <w:t>Номер акта выполненных работ</w:t>
      </w:r>
      <w:r w:rsidR="006A732A">
        <w:rPr>
          <w:rFonts w:ascii="Arial" w:hAnsi="Arial" w:cs="Arial"/>
        </w:rPr>
        <w:t>.</w:t>
      </w:r>
    </w:p>
    <w:p w14:paraId="413DC00B" w14:textId="5B8C2596" w:rsidR="00D37F11" w:rsidRPr="00D37F11" w:rsidRDefault="00D37F11" w:rsidP="00056C8A">
      <w:pPr>
        <w:pStyle w:val="afa"/>
        <w:numPr>
          <w:ilvl w:val="0"/>
          <w:numId w:val="48"/>
        </w:numPr>
        <w:spacing w:after="240" w:line="276" w:lineRule="auto"/>
        <w:rPr>
          <w:rFonts w:ascii="Arial" w:hAnsi="Arial" w:cs="Arial"/>
        </w:rPr>
      </w:pPr>
      <w:r w:rsidRPr="00A10693">
        <w:rPr>
          <w:rFonts w:ascii="Arial" w:hAnsi="Arial" w:cs="Arial"/>
        </w:rPr>
        <w:lastRenderedPageBreak/>
        <w:t>Ссылочный заказ на поставку – указывается документ основания, к которому регистрируется акт (</w:t>
      </w:r>
      <w:r w:rsidR="00056C8A" w:rsidRPr="00056C8A">
        <w:rPr>
          <w:rFonts w:ascii="Arial" w:hAnsi="Arial" w:cs="Arial"/>
        </w:rPr>
        <w:t>виды заказов описаны в разделе данного КД 5.2.2.4 ПП-10.04.03.02.010 Формирование проекта спецификации договора (вручную)</w:t>
      </w:r>
      <w:r w:rsidRPr="00A10693">
        <w:rPr>
          <w:rFonts w:ascii="Arial" w:hAnsi="Arial" w:cs="Arial"/>
        </w:rPr>
        <w:t>). В акт выполненных работ будут скопированы открытое количество работы</w:t>
      </w:r>
      <w:r w:rsidR="008C79EA">
        <w:rPr>
          <w:rFonts w:ascii="Arial" w:hAnsi="Arial" w:cs="Arial"/>
        </w:rPr>
        <w:t>\</w:t>
      </w:r>
      <w:r w:rsidRPr="00A10693">
        <w:rPr>
          <w:rFonts w:ascii="Arial" w:hAnsi="Arial" w:cs="Arial"/>
        </w:rPr>
        <w:t>услуги</w:t>
      </w:r>
      <w:r w:rsidR="00CA2740" w:rsidRPr="00A10693">
        <w:rPr>
          <w:rFonts w:ascii="Arial" w:hAnsi="Arial" w:cs="Arial"/>
        </w:rPr>
        <w:t>, в случае н</w:t>
      </w:r>
      <w:r w:rsidR="00CA2740">
        <w:rPr>
          <w:rFonts w:ascii="Arial" w:hAnsi="Arial" w:cs="Arial"/>
        </w:rPr>
        <w:t>еобходимости менеджер по сопровождению договора корректирует количество согласно данным подписанного акта</w:t>
      </w:r>
      <w:r w:rsidRPr="00D37F1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4E356C61" w14:textId="71376FCB" w:rsidR="00D37F11" w:rsidDel="00CE4B80" w:rsidRDefault="00D37F11" w:rsidP="00925910">
      <w:pPr>
        <w:pStyle w:val="afa"/>
        <w:numPr>
          <w:ilvl w:val="0"/>
          <w:numId w:val="48"/>
        </w:numPr>
        <w:spacing w:after="240" w:line="276" w:lineRule="auto"/>
        <w:rPr>
          <w:del w:id="1783" w:author="Paramonova Elena" w:date="2021-02-20T16:57:00Z"/>
          <w:rFonts w:ascii="Arial" w:hAnsi="Arial" w:cs="Arial"/>
          <w:color w:val="000000" w:themeColor="text1"/>
          <w:szCs w:val="24"/>
        </w:rPr>
      </w:pPr>
      <w:del w:id="1784" w:author="Paramonova Elena" w:date="2021-02-20T16:57:00Z">
        <w:r w:rsidRPr="00D37F11" w:rsidDel="00CE4B80">
          <w:rPr>
            <w:rFonts w:ascii="Arial" w:hAnsi="Arial" w:cs="Arial"/>
            <w:color w:val="000000" w:themeColor="text1"/>
            <w:szCs w:val="24"/>
          </w:rPr>
          <w:delText>Табельный номер – указывается табельный номер сотрудника, который будет подтверждать корректность внесенного акта выполненных работ.</w:delText>
        </w:r>
        <w:r w:rsidR="004D1312" w:rsidDel="00CE4B80">
          <w:rPr>
            <w:rFonts w:ascii="Arial" w:hAnsi="Arial" w:cs="Arial"/>
            <w:color w:val="000000" w:themeColor="text1"/>
            <w:szCs w:val="24"/>
          </w:rPr>
          <w:delText xml:space="preserve"> </w:delText>
        </w:r>
        <w:r w:rsidR="004D1312" w:rsidRPr="004D1312" w:rsidDel="00CE4B80">
          <w:rPr>
            <w:rFonts w:ascii="Arial" w:hAnsi="Arial" w:cs="Arial"/>
            <w:color w:val="000000" w:themeColor="text1"/>
            <w:szCs w:val="24"/>
          </w:rPr>
          <w:delText>Этот сотрудник получит уведомление о необходимости утверждения акта и сможет его утвердить в приложении Мои входящие события</w:delText>
        </w:r>
        <w:r w:rsidR="004D1312" w:rsidDel="00CE4B80">
          <w:rPr>
            <w:rFonts w:ascii="Arial" w:hAnsi="Arial" w:cs="Arial"/>
            <w:color w:val="000000" w:themeColor="text1"/>
            <w:szCs w:val="24"/>
          </w:rPr>
          <w:delText xml:space="preserve">. </w:delText>
        </w:r>
        <w:r w:rsidRPr="00D37F11" w:rsidDel="00CE4B80">
          <w:rPr>
            <w:rFonts w:ascii="Arial" w:hAnsi="Arial" w:cs="Arial"/>
            <w:color w:val="000000" w:themeColor="text1"/>
            <w:szCs w:val="24"/>
          </w:rPr>
          <w:delText xml:space="preserve"> </w:delText>
        </w:r>
        <w:r w:rsidR="004D1312" w:rsidRPr="004D1312" w:rsidDel="00CE4B80">
          <w:rPr>
            <w:rFonts w:ascii="Arial" w:hAnsi="Arial" w:cs="Arial"/>
            <w:color w:val="000000" w:themeColor="text1"/>
            <w:szCs w:val="24"/>
          </w:rPr>
          <w:delText>Менеджер по сопровождению договора</w:delText>
        </w:r>
        <w:r w:rsidR="00EF7617" w:rsidDel="00CE4B80">
          <w:rPr>
            <w:rFonts w:ascii="Arial" w:hAnsi="Arial" w:cs="Arial"/>
            <w:color w:val="000000" w:themeColor="text1"/>
            <w:szCs w:val="24"/>
          </w:rPr>
          <w:delText xml:space="preserve"> в данном поле</w:delText>
        </w:r>
        <w:r w:rsidR="004D1312" w:rsidRPr="004D1312" w:rsidDel="00CE4B80">
          <w:rPr>
            <w:rFonts w:ascii="Arial" w:hAnsi="Arial" w:cs="Arial"/>
            <w:color w:val="000000" w:themeColor="text1"/>
            <w:szCs w:val="24"/>
          </w:rPr>
          <w:delText xml:space="preserve"> может указать свой табельный номер</w:delText>
        </w:r>
        <w:r w:rsidR="004D1312" w:rsidDel="00CE4B80">
          <w:rPr>
            <w:rFonts w:ascii="Arial" w:hAnsi="Arial" w:cs="Arial"/>
            <w:color w:val="000000" w:themeColor="text1"/>
            <w:szCs w:val="24"/>
          </w:rPr>
          <w:delText>.</w:delText>
        </w:r>
      </w:del>
    </w:p>
    <w:p w14:paraId="60FD3D43" w14:textId="0F397003" w:rsidR="00CA2740" w:rsidRDefault="00CA2740" w:rsidP="00925910">
      <w:pPr>
        <w:pStyle w:val="afa"/>
        <w:numPr>
          <w:ilvl w:val="0"/>
          <w:numId w:val="48"/>
        </w:numPr>
        <w:spacing w:after="240" w:line="276" w:lineRule="auto"/>
        <w:rPr>
          <w:ins w:id="1785" w:author="Paramonova Elena" w:date="2021-02-20T17:00:00Z"/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Дата п</w:t>
      </w:r>
      <w:r w:rsidR="00EF7617">
        <w:rPr>
          <w:rFonts w:ascii="Arial" w:hAnsi="Arial" w:cs="Arial"/>
          <w:color w:val="000000" w:themeColor="text1"/>
          <w:szCs w:val="24"/>
        </w:rPr>
        <w:t>р</w:t>
      </w:r>
      <w:r>
        <w:rPr>
          <w:rFonts w:ascii="Arial" w:hAnsi="Arial" w:cs="Arial"/>
          <w:color w:val="000000" w:themeColor="text1"/>
          <w:szCs w:val="24"/>
        </w:rPr>
        <w:t xml:space="preserve">оводки – дата </w:t>
      </w:r>
      <w:del w:id="1786" w:author="Paramonova Elena" w:date="2021-02-20T17:01:00Z">
        <w:r w:rsidDel="009E1FD9">
          <w:rPr>
            <w:rFonts w:ascii="Arial" w:hAnsi="Arial" w:cs="Arial"/>
            <w:color w:val="000000" w:themeColor="text1"/>
            <w:szCs w:val="24"/>
          </w:rPr>
          <w:delText xml:space="preserve">подписания </w:delText>
        </w:r>
      </w:del>
      <w:ins w:id="1787" w:author="Paramonova Elena" w:date="2021-02-20T17:01:00Z">
        <w:r w:rsidR="009E1FD9">
          <w:rPr>
            <w:rFonts w:ascii="Arial" w:hAnsi="Arial" w:cs="Arial"/>
            <w:color w:val="000000" w:themeColor="text1"/>
            <w:szCs w:val="24"/>
          </w:rPr>
          <w:t xml:space="preserve">отражения (проводки) </w:t>
        </w:r>
      </w:ins>
      <w:r>
        <w:rPr>
          <w:rFonts w:ascii="Arial" w:hAnsi="Arial" w:cs="Arial"/>
          <w:color w:val="000000" w:themeColor="text1"/>
          <w:szCs w:val="24"/>
        </w:rPr>
        <w:t>акта выполненных работ</w:t>
      </w:r>
      <w:ins w:id="1788" w:author="Paramonova Elena" w:date="2021-02-20T17:01:00Z">
        <w:r w:rsidR="009E1FD9">
          <w:rPr>
            <w:rFonts w:ascii="Arial" w:hAnsi="Arial" w:cs="Arial"/>
            <w:color w:val="000000" w:themeColor="text1"/>
            <w:szCs w:val="24"/>
          </w:rPr>
          <w:t xml:space="preserve"> в системе</w:t>
        </w:r>
      </w:ins>
      <w:r>
        <w:rPr>
          <w:rFonts w:ascii="Arial" w:hAnsi="Arial" w:cs="Arial"/>
          <w:color w:val="000000" w:themeColor="text1"/>
          <w:szCs w:val="24"/>
        </w:rPr>
        <w:t>.</w:t>
      </w:r>
    </w:p>
    <w:p w14:paraId="1E9AE6DD" w14:textId="287F35B4" w:rsidR="009E1FD9" w:rsidRPr="00D37F11" w:rsidRDefault="009E1FD9" w:rsidP="00925910">
      <w:pPr>
        <w:pStyle w:val="afa"/>
        <w:numPr>
          <w:ilvl w:val="0"/>
          <w:numId w:val="48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ins w:id="1789" w:author="Paramonova Elena" w:date="2021-02-20T17:00:00Z">
        <w:r>
          <w:rPr>
            <w:rFonts w:ascii="Arial" w:hAnsi="Arial" w:cs="Arial"/>
            <w:color w:val="000000" w:themeColor="text1"/>
            <w:szCs w:val="24"/>
          </w:rPr>
          <w:t xml:space="preserve">Дата документа – дата </w:t>
        </w:r>
      </w:ins>
      <w:ins w:id="1790" w:author="Paramonova Elena" w:date="2021-02-20T17:01:00Z">
        <w:r>
          <w:rPr>
            <w:rFonts w:ascii="Arial" w:hAnsi="Arial" w:cs="Arial"/>
            <w:color w:val="000000" w:themeColor="text1"/>
            <w:szCs w:val="24"/>
          </w:rPr>
          <w:t>подписания акта выполненных работ</w:t>
        </w:r>
      </w:ins>
    </w:p>
    <w:p w14:paraId="0D54EC97" w14:textId="2A94FFE6" w:rsidR="004D1312" w:rsidDel="00CE4B80" w:rsidRDefault="004D1312" w:rsidP="004D1312">
      <w:pPr>
        <w:spacing w:after="240" w:line="276" w:lineRule="auto"/>
        <w:ind w:firstLine="360"/>
        <w:rPr>
          <w:del w:id="1791" w:author="Paramonova Elena" w:date="2021-02-20T16:57:00Z"/>
          <w:rFonts w:ascii="Arial" w:hAnsi="Arial" w:cs="Arial"/>
          <w:color w:val="000000" w:themeColor="text1"/>
          <w:szCs w:val="24"/>
        </w:rPr>
      </w:pPr>
      <w:del w:id="1792" w:author="Paramonova Elena" w:date="2021-02-20T16:57:00Z">
        <w:r w:rsidRPr="004D1312" w:rsidDel="00CE4B80">
          <w:rPr>
            <w:rFonts w:ascii="Arial" w:hAnsi="Arial" w:cs="Arial"/>
            <w:color w:val="000000" w:themeColor="text1"/>
            <w:szCs w:val="24"/>
          </w:rPr>
          <w:delText xml:space="preserve">Для </w:delText>
        </w:r>
        <w:r w:rsidDel="00CE4B80">
          <w:rPr>
            <w:rFonts w:ascii="Arial" w:hAnsi="Arial" w:cs="Arial"/>
            <w:color w:val="000000" w:themeColor="text1"/>
            <w:szCs w:val="24"/>
          </w:rPr>
          <w:delText>отправки Ведомости учета услуг на утверждение менеджер по сопровождению договора нажимает кнопку «Отправить на утверждение». Далее:</w:delText>
        </w:r>
      </w:del>
    </w:p>
    <w:p w14:paraId="204E5E79" w14:textId="5CA72BF8" w:rsidR="004D1312" w:rsidDel="00CE4B80" w:rsidRDefault="004D1312" w:rsidP="00925910">
      <w:pPr>
        <w:pStyle w:val="afa"/>
        <w:numPr>
          <w:ilvl w:val="0"/>
          <w:numId w:val="53"/>
        </w:numPr>
        <w:spacing w:after="240" w:line="276" w:lineRule="auto"/>
        <w:rPr>
          <w:del w:id="1793" w:author="Paramonova Elena" w:date="2021-02-20T16:57:00Z"/>
          <w:rFonts w:ascii="Arial" w:hAnsi="Arial" w:cs="Arial"/>
          <w:color w:val="000000" w:themeColor="text1"/>
          <w:szCs w:val="24"/>
        </w:rPr>
      </w:pPr>
      <w:del w:id="1794" w:author="Paramonova Elena" w:date="2021-02-20T16:57:00Z">
        <w:r w:rsidDel="00CE4B80">
          <w:rPr>
            <w:rFonts w:ascii="Arial" w:hAnsi="Arial" w:cs="Arial"/>
            <w:color w:val="000000" w:themeColor="text1"/>
            <w:szCs w:val="24"/>
          </w:rPr>
          <w:delText xml:space="preserve">Если менеджер по сопровождению договора указал в поле «Табельный номер» себя, то Ведомость учета услуг </w:delText>
        </w:r>
        <w:r w:rsidRPr="004D1312" w:rsidDel="00CE4B80">
          <w:rPr>
            <w:rFonts w:ascii="Arial" w:hAnsi="Arial" w:cs="Arial"/>
            <w:color w:val="000000" w:themeColor="text1"/>
            <w:szCs w:val="24"/>
          </w:rPr>
          <w:delText>утвердится автоматически в момент сохранения</w:delText>
        </w:r>
        <w:r w:rsidDel="00CE4B80">
          <w:rPr>
            <w:rFonts w:ascii="Arial" w:hAnsi="Arial" w:cs="Arial"/>
            <w:color w:val="000000" w:themeColor="text1"/>
            <w:szCs w:val="24"/>
          </w:rPr>
          <w:delText xml:space="preserve"> и сформируется бухгалтерский документ;</w:delText>
        </w:r>
      </w:del>
    </w:p>
    <w:p w14:paraId="3A671A67" w14:textId="339D32CE" w:rsidR="004D1312" w:rsidRPr="004D1312" w:rsidDel="00CE4B80" w:rsidRDefault="008C79EA" w:rsidP="00925910">
      <w:pPr>
        <w:pStyle w:val="afa"/>
        <w:numPr>
          <w:ilvl w:val="0"/>
          <w:numId w:val="53"/>
        </w:numPr>
        <w:spacing w:after="240" w:line="276" w:lineRule="auto"/>
        <w:rPr>
          <w:del w:id="1795" w:author="Paramonova Elena" w:date="2021-02-20T16:57:00Z"/>
          <w:rFonts w:ascii="Arial" w:hAnsi="Arial" w:cs="Arial"/>
          <w:color w:val="000000" w:themeColor="text1"/>
          <w:szCs w:val="24"/>
        </w:rPr>
      </w:pPr>
      <w:del w:id="1796" w:author="Paramonova Elena" w:date="2021-02-20T16:57:00Z">
        <w:r w:rsidDel="00CE4B80">
          <w:rPr>
            <w:rFonts w:ascii="Arial" w:hAnsi="Arial" w:cs="Arial"/>
            <w:color w:val="000000" w:themeColor="text1"/>
            <w:szCs w:val="24"/>
          </w:rPr>
          <w:delText>Если менеджер по сопровождению договора указал в поле «Табельный номер» другого сотрудника</w:delText>
        </w:r>
        <w:r w:rsidR="004D1312" w:rsidDel="00CE4B80">
          <w:rPr>
            <w:rFonts w:ascii="Arial" w:hAnsi="Arial" w:cs="Arial"/>
            <w:color w:val="000000" w:themeColor="text1"/>
            <w:szCs w:val="24"/>
          </w:rPr>
          <w:delText>,</w:delText>
        </w:r>
        <w:r w:rsidDel="00CE4B80">
          <w:rPr>
            <w:rFonts w:ascii="Arial" w:hAnsi="Arial" w:cs="Arial"/>
            <w:color w:val="000000" w:themeColor="text1"/>
            <w:szCs w:val="24"/>
          </w:rPr>
          <w:delText xml:space="preserve"> то </w:delText>
        </w:r>
        <w:r w:rsidR="004D1312" w:rsidDel="00CE4B80">
          <w:rPr>
            <w:rFonts w:ascii="Arial" w:hAnsi="Arial" w:cs="Arial"/>
            <w:color w:val="000000" w:themeColor="text1"/>
            <w:szCs w:val="24"/>
          </w:rPr>
          <w:delText xml:space="preserve">указанный в поле «Табельный номер» </w:delText>
        </w:r>
        <w:r w:rsidDel="00CE4B80">
          <w:rPr>
            <w:rFonts w:ascii="Arial" w:hAnsi="Arial" w:cs="Arial"/>
            <w:color w:val="000000" w:themeColor="text1"/>
            <w:szCs w:val="24"/>
          </w:rPr>
          <w:delText xml:space="preserve">получит </w:delText>
        </w:r>
        <w:r w:rsidR="00055C54" w:rsidDel="00CE4B80">
          <w:rPr>
            <w:rFonts w:ascii="Arial" w:hAnsi="Arial" w:cs="Arial"/>
            <w:color w:val="000000" w:themeColor="text1"/>
            <w:szCs w:val="24"/>
          </w:rPr>
          <w:delText xml:space="preserve">уведомление о необходимости </w:delText>
        </w:r>
        <w:r w:rsidR="00055C54" w:rsidRPr="004D1312" w:rsidDel="00CE4B80">
          <w:rPr>
            <w:rFonts w:ascii="Arial" w:hAnsi="Arial" w:cs="Arial"/>
            <w:color w:val="000000" w:themeColor="text1"/>
            <w:szCs w:val="24"/>
          </w:rPr>
          <w:delText>утверждения акта</w:delText>
        </w:r>
        <w:r w:rsidDel="00CE4B80">
          <w:rPr>
            <w:rFonts w:ascii="Arial" w:hAnsi="Arial" w:cs="Arial"/>
            <w:color w:val="000000" w:themeColor="text1"/>
            <w:szCs w:val="24"/>
          </w:rPr>
          <w:delText>.</w:delText>
        </w:r>
        <w:r w:rsidR="00055C54" w:rsidDel="00CE4B80">
          <w:rPr>
            <w:rFonts w:ascii="Arial" w:hAnsi="Arial" w:cs="Arial"/>
            <w:color w:val="000000" w:themeColor="text1"/>
            <w:szCs w:val="24"/>
          </w:rPr>
          <w:delText xml:space="preserve"> </w:delText>
        </w:r>
        <w:r w:rsidDel="00CE4B80">
          <w:rPr>
            <w:rFonts w:ascii="Arial" w:hAnsi="Arial" w:cs="Arial"/>
            <w:color w:val="000000" w:themeColor="text1"/>
            <w:szCs w:val="24"/>
          </w:rPr>
          <w:delText xml:space="preserve">Для этого ему необходимо зайти </w:delText>
        </w:r>
        <w:r w:rsidR="00055C54" w:rsidDel="00CE4B80">
          <w:rPr>
            <w:rFonts w:ascii="Arial" w:hAnsi="Arial" w:cs="Arial"/>
            <w:color w:val="000000" w:themeColor="text1"/>
            <w:szCs w:val="24"/>
          </w:rPr>
          <w:delText xml:space="preserve">в приложение </w:delText>
        </w:r>
        <w:r w:rsidDel="00CE4B80">
          <w:rPr>
            <w:rFonts w:ascii="Arial" w:hAnsi="Arial" w:cs="Arial"/>
            <w:color w:val="000000" w:themeColor="text1"/>
            <w:szCs w:val="24"/>
          </w:rPr>
          <w:delText>«</w:delText>
        </w:r>
        <w:r w:rsidR="00055C54" w:rsidRPr="004D1312" w:rsidDel="00CE4B80">
          <w:rPr>
            <w:rFonts w:ascii="Arial" w:hAnsi="Arial" w:cs="Arial"/>
            <w:color w:val="000000" w:themeColor="text1"/>
            <w:szCs w:val="24"/>
          </w:rPr>
          <w:delText>Мои входящие события</w:delText>
        </w:r>
        <w:r w:rsidDel="00CE4B80">
          <w:rPr>
            <w:rFonts w:ascii="Arial" w:hAnsi="Arial" w:cs="Arial"/>
            <w:color w:val="000000" w:themeColor="text1"/>
            <w:szCs w:val="24"/>
          </w:rPr>
          <w:delText>»</w:delText>
        </w:r>
        <w:r w:rsidR="00055C54" w:rsidDel="00CE4B80">
          <w:rPr>
            <w:rFonts w:ascii="Arial" w:hAnsi="Arial" w:cs="Arial"/>
            <w:color w:val="000000" w:themeColor="text1"/>
            <w:szCs w:val="24"/>
          </w:rPr>
          <w:delText xml:space="preserve">, </w:delText>
        </w:r>
        <w:r w:rsidDel="00CE4B80">
          <w:rPr>
            <w:rFonts w:ascii="Arial" w:hAnsi="Arial" w:cs="Arial"/>
            <w:color w:val="000000" w:themeColor="text1"/>
            <w:szCs w:val="24"/>
          </w:rPr>
          <w:delText xml:space="preserve">выделить </w:delText>
        </w:r>
        <w:r w:rsidR="00055C54" w:rsidDel="00CE4B80">
          <w:rPr>
            <w:rFonts w:ascii="Arial" w:hAnsi="Arial" w:cs="Arial"/>
            <w:color w:val="000000" w:themeColor="text1"/>
            <w:szCs w:val="24"/>
          </w:rPr>
          <w:delText xml:space="preserve">акт или группу актов и </w:delText>
        </w:r>
        <w:r w:rsidDel="00CE4B80">
          <w:rPr>
            <w:rFonts w:ascii="Arial" w:hAnsi="Arial" w:cs="Arial"/>
            <w:color w:val="000000" w:themeColor="text1"/>
            <w:szCs w:val="24"/>
          </w:rPr>
          <w:delText xml:space="preserve">нажать </w:delText>
        </w:r>
        <w:r w:rsidR="00055C54" w:rsidDel="00CE4B80">
          <w:rPr>
            <w:rFonts w:ascii="Arial" w:hAnsi="Arial" w:cs="Arial"/>
            <w:color w:val="000000" w:themeColor="text1"/>
            <w:szCs w:val="24"/>
          </w:rPr>
          <w:delText xml:space="preserve">кнопку «Утвердить», либо «Отклонить». В случае отклонения возможно добавление комментария к отклонению. </w:delText>
        </w:r>
        <w:r w:rsidR="00655B07" w:rsidDel="00CE4B80">
          <w:rPr>
            <w:rFonts w:ascii="Arial" w:hAnsi="Arial" w:cs="Arial"/>
            <w:color w:val="000000" w:themeColor="text1"/>
            <w:szCs w:val="24"/>
          </w:rPr>
          <w:delText xml:space="preserve">Также возможно переадресовать согласование другому сотруднику, </w:delText>
        </w:r>
        <w:r w:rsidDel="00CE4B80">
          <w:rPr>
            <w:rFonts w:ascii="Arial" w:hAnsi="Arial" w:cs="Arial"/>
            <w:color w:val="000000" w:themeColor="text1"/>
            <w:szCs w:val="24"/>
          </w:rPr>
          <w:delText xml:space="preserve">указав </w:delText>
        </w:r>
        <w:r w:rsidR="00655B07" w:rsidDel="00CE4B80">
          <w:rPr>
            <w:rFonts w:ascii="Arial" w:hAnsi="Arial" w:cs="Arial"/>
            <w:color w:val="000000" w:themeColor="text1"/>
            <w:szCs w:val="24"/>
          </w:rPr>
          <w:delText xml:space="preserve">табельный номер </w:delText>
        </w:r>
        <w:r w:rsidDel="00CE4B80">
          <w:rPr>
            <w:rFonts w:ascii="Arial" w:hAnsi="Arial" w:cs="Arial"/>
            <w:color w:val="000000" w:themeColor="text1"/>
            <w:szCs w:val="24"/>
          </w:rPr>
          <w:delText xml:space="preserve">данного </w:delText>
        </w:r>
        <w:r w:rsidR="00655B07" w:rsidDel="00CE4B80">
          <w:rPr>
            <w:rFonts w:ascii="Arial" w:hAnsi="Arial" w:cs="Arial"/>
            <w:color w:val="000000" w:themeColor="text1"/>
            <w:szCs w:val="24"/>
          </w:rPr>
          <w:delText>сотрудника.</w:delText>
        </w:r>
      </w:del>
    </w:p>
    <w:p w14:paraId="5D970AF9" w14:textId="1A47E4D4" w:rsidR="004D1312" w:rsidRDefault="004D1312" w:rsidP="004D1312">
      <w:pPr>
        <w:spacing w:after="240" w:line="276" w:lineRule="auto"/>
        <w:ind w:firstLine="360"/>
        <w:rPr>
          <w:ins w:id="1797" w:author="SintsovaMA" w:date="2021-04-02T10:50:00Z"/>
          <w:rFonts w:ascii="Arial" w:hAnsi="Arial" w:cs="Arial"/>
          <w:color w:val="000000" w:themeColor="text1"/>
          <w:szCs w:val="24"/>
        </w:rPr>
      </w:pPr>
      <w:r w:rsidRPr="004D1312">
        <w:rPr>
          <w:rFonts w:ascii="Arial" w:hAnsi="Arial" w:cs="Arial"/>
          <w:color w:val="000000" w:themeColor="text1"/>
          <w:szCs w:val="24"/>
        </w:rPr>
        <w:t xml:space="preserve">Проводки в бухгалтерском учете </w:t>
      </w:r>
      <w:del w:id="1798" w:author="Paramonova Elena" w:date="2021-02-20T16:57:00Z">
        <w:r w:rsidRPr="004D1312" w:rsidDel="00CE4B80">
          <w:rPr>
            <w:rFonts w:ascii="Arial" w:hAnsi="Arial" w:cs="Arial"/>
            <w:color w:val="000000" w:themeColor="text1"/>
            <w:szCs w:val="24"/>
          </w:rPr>
          <w:delText xml:space="preserve">будут </w:delText>
        </w:r>
        <w:r w:rsidR="008C79EA" w:rsidDel="00CE4B80">
          <w:rPr>
            <w:rFonts w:ascii="Arial" w:hAnsi="Arial" w:cs="Arial"/>
            <w:color w:val="000000" w:themeColor="text1"/>
            <w:szCs w:val="24"/>
          </w:rPr>
          <w:delText xml:space="preserve">автоматически </w:delText>
        </w:r>
        <w:r w:rsidRPr="004D1312" w:rsidDel="00CE4B80">
          <w:rPr>
            <w:rFonts w:ascii="Arial" w:hAnsi="Arial" w:cs="Arial"/>
            <w:color w:val="000000" w:themeColor="text1"/>
            <w:szCs w:val="24"/>
          </w:rPr>
          <w:delText>формир</w:delText>
        </w:r>
        <w:r w:rsidR="00243DFE" w:rsidDel="00CE4B80">
          <w:rPr>
            <w:rFonts w:ascii="Arial" w:hAnsi="Arial" w:cs="Arial"/>
            <w:color w:val="000000" w:themeColor="text1"/>
            <w:szCs w:val="24"/>
          </w:rPr>
          <w:delText>ова</w:delText>
        </w:r>
        <w:r w:rsidR="00F95AD1" w:rsidDel="00CE4B80">
          <w:rPr>
            <w:rFonts w:ascii="Arial" w:hAnsi="Arial" w:cs="Arial"/>
            <w:color w:val="000000" w:themeColor="text1"/>
            <w:szCs w:val="24"/>
          </w:rPr>
          <w:delText>т</w:delText>
        </w:r>
        <w:r w:rsidR="00243DFE" w:rsidDel="00CE4B80">
          <w:rPr>
            <w:rFonts w:ascii="Arial" w:hAnsi="Arial" w:cs="Arial"/>
            <w:color w:val="000000" w:themeColor="text1"/>
            <w:szCs w:val="24"/>
          </w:rPr>
          <w:delText>ь</w:delText>
        </w:r>
        <w:r w:rsidR="00F95AD1" w:rsidDel="00CE4B80">
          <w:rPr>
            <w:rFonts w:ascii="Arial" w:hAnsi="Arial" w:cs="Arial"/>
            <w:color w:val="000000" w:themeColor="text1"/>
            <w:szCs w:val="24"/>
          </w:rPr>
          <w:delText>ся</w:delText>
        </w:r>
        <w:r w:rsidRPr="004D1312" w:rsidDel="00CE4B80">
          <w:rPr>
            <w:rFonts w:ascii="Arial" w:hAnsi="Arial" w:cs="Arial"/>
            <w:color w:val="000000" w:themeColor="text1"/>
            <w:szCs w:val="24"/>
          </w:rPr>
          <w:delText xml:space="preserve"> только в момент утверждения акта. Менеджер по сопровождению договора, в поле табельный номер может указать свой табельный номер, тогда уведомление не будет </w:delText>
        </w:r>
        <w:r w:rsidR="008C79EA" w:rsidDel="00CE4B80">
          <w:rPr>
            <w:rFonts w:ascii="Arial" w:hAnsi="Arial" w:cs="Arial"/>
            <w:color w:val="000000" w:themeColor="text1"/>
            <w:szCs w:val="24"/>
          </w:rPr>
          <w:delText>отправлено</w:delText>
        </w:r>
        <w:r w:rsidR="00BA46D1" w:rsidDel="00CE4B80">
          <w:rPr>
            <w:rFonts w:ascii="Arial" w:hAnsi="Arial" w:cs="Arial"/>
            <w:color w:val="000000" w:themeColor="text1"/>
            <w:szCs w:val="24"/>
          </w:rPr>
          <w:delText>, документ Ведомость работ учета услуг будет проведен автоматически</w:delText>
        </w:r>
        <w:r w:rsidRPr="004D1312" w:rsidDel="00CE4B80">
          <w:rPr>
            <w:rFonts w:ascii="Arial" w:hAnsi="Arial" w:cs="Arial"/>
            <w:color w:val="000000" w:themeColor="text1"/>
            <w:szCs w:val="24"/>
          </w:rPr>
          <w:delText>.</w:delText>
        </w:r>
      </w:del>
      <w:ins w:id="1799" w:author="Paramonova Elena" w:date="2021-02-20T16:57:00Z">
        <w:r w:rsidR="00CE4B80">
          <w:rPr>
            <w:rFonts w:ascii="Arial" w:hAnsi="Arial" w:cs="Arial"/>
            <w:color w:val="000000" w:themeColor="text1"/>
            <w:szCs w:val="24"/>
          </w:rPr>
          <w:t>в момент проводки акта выполненных работ не формируются.</w:t>
        </w:r>
      </w:ins>
      <w:r w:rsidRPr="004D1312">
        <w:rPr>
          <w:rFonts w:ascii="Arial" w:hAnsi="Arial" w:cs="Arial"/>
          <w:color w:val="000000" w:themeColor="text1"/>
          <w:szCs w:val="24"/>
        </w:rPr>
        <w:t xml:space="preserve"> </w:t>
      </w:r>
    </w:p>
    <w:p w14:paraId="532260FC" w14:textId="6C3CBAF9" w:rsidR="00F26B45" w:rsidRDefault="00F26B45" w:rsidP="004D1312">
      <w:pPr>
        <w:spacing w:after="240" w:line="276" w:lineRule="auto"/>
        <w:ind w:firstLine="360"/>
        <w:rPr>
          <w:ins w:id="1800" w:author="SintsovaMA" w:date="2021-04-02T10:52:00Z"/>
          <w:rFonts w:ascii="Arial" w:hAnsi="Arial" w:cs="Arial"/>
          <w:color w:val="000000" w:themeColor="text1"/>
          <w:szCs w:val="24"/>
        </w:rPr>
      </w:pPr>
      <w:ins w:id="1801" w:author="SintsovaMA" w:date="2021-04-02T10:50:00Z">
        <w:r>
          <w:rPr>
            <w:rFonts w:ascii="Arial" w:hAnsi="Arial" w:cs="Arial"/>
            <w:color w:val="000000" w:themeColor="text1"/>
            <w:szCs w:val="24"/>
          </w:rPr>
          <w:t>В случа</w:t>
        </w:r>
      </w:ins>
      <w:ins w:id="1802" w:author="SintsovaMA" w:date="2021-04-02T10:51:00Z">
        <w:r>
          <w:rPr>
            <w:rFonts w:ascii="Arial" w:hAnsi="Arial" w:cs="Arial"/>
            <w:color w:val="000000" w:themeColor="text1"/>
            <w:szCs w:val="24"/>
          </w:rPr>
          <w:t>е</w:t>
        </w:r>
      </w:ins>
      <w:ins w:id="1803" w:author="SintsovaMA" w:date="2021-04-02T10:50:00Z">
        <w:r>
          <w:rPr>
            <w:rFonts w:ascii="Arial" w:hAnsi="Arial" w:cs="Arial"/>
            <w:color w:val="000000" w:themeColor="text1"/>
            <w:szCs w:val="24"/>
          </w:rPr>
          <w:t xml:space="preserve"> зеркалирования документов</w:t>
        </w:r>
      </w:ins>
      <w:ins w:id="1804" w:author="SintsovaMA" w:date="2021-04-02T10:51:00Z">
        <w:r>
          <w:rPr>
            <w:rFonts w:ascii="Arial" w:hAnsi="Arial" w:cs="Arial"/>
            <w:color w:val="000000" w:themeColor="text1"/>
            <w:szCs w:val="24"/>
          </w:rPr>
          <w:t xml:space="preserve"> Акт выполненных работ проводится в транзакции </w:t>
        </w:r>
        <w:r>
          <w:rPr>
            <w:rFonts w:ascii="Arial" w:hAnsi="Arial" w:cs="Arial"/>
            <w:color w:val="000000" w:themeColor="text1"/>
            <w:szCs w:val="24"/>
            <w:lang w:val="en-US"/>
          </w:rPr>
          <w:t>ZMM</w:t>
        </w:r>
        <w:r w:rsidRPr="00F26B45">
          <w:rPr>
            <w:rFonts w:ascii="Arial" w:hAnsi="Arial" w:cs="Arial"/>
            <w:color w:val="000000" w:themeColor="text1"/>
            <w:szCs w:val="24"/>
            <w:rPrChange w:author="SintsovaMA" w:date="2021-04-02T10:51:00Z" w:id="1805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</w:t>
        </w:r>
        <w:r>
          <w:rPr>
            <w:rFonts w:ascii="Arial" w:hAnsi="Arial" w:cs="Arial"/>
            <w:color w:val="000000" w:themeColor="text1"/>
            <w:szCs w:val="24"/>
            <w:lang w:val="en-US"/>
          </w:rPr>
          <w:t>VGO</w:t>
        </w:r>
        <w:r w:rsidRPr="00F26B45">
          <w:rPr>
            <w:rFonts w:ascii="Arial" w:hAnsi="Arial" w:cs="Arial"/>
            <w:color w:val="000000" w:themeColor="text1"/>
            <w:szCs w:val="24"/>
            <w:rPrChange w:author="SintsovaMA" w:date="2021-04-02T10:51:00Z" w:id="1806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</w:t>
        </w:r>
        <w:r>
          <w:rPr>
            <w:rFonts w:ascii="Arial" w:hAnsi="Arial" w:cs="Arial"/>
            <w:color w:val="000000" w:themeColor="text1"/>
            <w:szCs w:val="24"/>
            <w:lang w:val="en-US"/>
          </w:rPr>
          <w:t>DOC</w:t>
        </w:r>
        <w:r>
          <w:rPr>
            <w:rFonts w:ascii="Arial" w:hAnsi="Arial" w:cs="Arial"/>
            <w:color w:val="000000" w:themeColor="text1"/>
            <w:szCs w:val="24"/>
          </w:rPr>
          <w:t xml:space="preserve">, при условии, что первичные документы соответствуют открытому периоду. </w:t>
        </w:r>
      </w:ins>
      <w:ins w:id="1807" w:author="SintsovaMA" w:date="2021-04-02T10:52:00Z">
        <w:r>
          <w:rPr>
            <w:rFonts w:ascii="Arial" w:hAnsi="Arial" w:cs="Arial"/>
            <w:color w:val="000000" w:themeColor="text1"/>
            <w:szCs w:val="24"/>
          </w:rPr>
          <w:t xml:space="preserve">Иначе, проводить документы необходимо с использованием стандартных средств в транзакции </w:t>
        </w:r>
        <w:r>
          <w:rPr>
            <w:rFonts w:ascii="Arial" w:hAnsi="Arial" w:cs="Arial"/>
            <w:color w:val="000000" w:themeColor="text1"/>
            <w:szCs w:val="24"/>
            <w:lang w:val="en-US"/>
          </w:rPr>
          <w:t>MIGO</w:t>
        </w:r>
        <w:r>
          <w:rPr>
            <w:rFonts w:ascii="Arial" w:hAnsi="Arial" w:cs="Arial"/>
            <w:color w:val="000000" w:themeColor="text1"/>
            <w:szCs w:val="24"/>
          </w:rPr>
          <w:t>.</w:t>
        </w:r>
      </w:ins>
    </w:p>
    <w:p w14:paraId="70DDDEC3" w14:textId="4852F93B" w:rsidR="00F26B45" w:rsidRPr="004D1312" w:rsidRDefault="00F26B45" w:rsidP="004D1312">
      <w:pPr>
        <w:spacing w:after="240" w:line="276" w:lineRule="auto"/>
        <w:ind w:firstLine="360"/>
        <w:rPr>
          <w:rFonts w:ascii="Arial" w:hAnsi="Arial" w:cs="Arial"/>
          <w:color w:val="000000" w:themeColor="text1"/>
          <w:szCs w:val="24"/>
        </w:rPr>
      </w:pPr>
      <w:ins w:id="1808" w:author="SintsovaMA" w:date="2021-04-02T10:52:00Z">
        <w:r>
          <w:rPr>
            <w:rFonts w:ascii="Arial" w:hAnsi="Arial" w:cs="Arial"/>
            <w:color w:val="000000" w:themeColor="text1"/>
            <w:szCs w:val="24"/>
          </w:rPr>
          <w:t xml:space="preserve">Поиск документов в </w:t>
        </w:r>
        <w:r>
          <w:rPr>
            <w:rFonts w:ascii="Arial" w:hAnsi="Arial" w:cs="Arial"/>
            <w:color w:val="000000" w:themeColor="text1"/>
            <w:szCs w:val="24"/>
            <w:lang w:val="en-US"/>
          </w:rPr>
          <w:t>ZMM</w:t>
        </w:r>
        <w:r w:rsidRPr="00F26B45">
          <w:rPr>
            <w:rFonts w:ascii="Arial" w:hAnsi="Arial" w:cs="Arial"/>
            <w:color w:val="000000" w:themeColor="text1"/>
            <w:szCs w:val="24"/>
            <w:rPrChange w:author="SintsovaMA" w:date="2021-04-02T10:52:00Z" w:id="1809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</w:t>
        </w:r>
        <w:r>
          <w:rPr>
            <w:rFonts w:ascii="Arial" w:hAnsi="Arial" w:cs="Arial"/>
            <w:color w:val="000000" w:themeColor="text1"/>
            <w:szCs w:val="24"/>
            <w:lang w:val="en-US"/>
          </w:rPr>
          <w:t>VGO</w:t>
        </w:r>
        <w:r w:rsidRPr="00F26B45">
          <w:rPr>
            <w:rFonts w:ascii="Arial" w:hAnsi="Arial" w:cs="Arial"/>
            <w:color w:val="000000" w:themeColor="text1"/>
            <w:szCs w:val="24"/>
            <w:rPrChange w:author="SintsovaMA" w:date="2021-04-02T10:52:00Z" w:id="1810">
              <w:rPr>
                <w:rFonts w:ascii="Arial" w:hAnsi="Arial" w:cs="Arial"/>
                <w:color w:val="000000" w:themeColor="text1"/>
                <w:szCs w:val="24"/>
                <w:lang w:val="en-US"/>
              </w:rPr>
            </w:rPrChange>
          </w:rPr>
          <w:t>_</w:t>
        </w:r>
        <w:r>
          <w:rPr>
            <w:rFonts w:ascii="Arial" w:hAnsi="Arial" w:cs="Arial"/>
            <w:color w:val="000000" w:themeColor="text1"/>
            <w:szCs w:val="24"/>
            <w:lang w:val="en-US"/>
          </w:rPr>
          <w:t>DOC</w:t>
        </w:r>
        <w:r>
          <w:rPr>
            <w:rFonts w:ascii="Arial" w:hAnsi="Arial" w:cs="Arial"/>
            <w:color w:val="000000" w:themeColor="text1"/>
            <w:szCs w:val="24"/>
          </w:rPr>
          <w:t xml:space="preserve"> осуществляется по Внешнему номеру УПД из АСУ ЭДО.</w:t>
        </w:r>
      </w:ins>
    </w:p>
    <w:p w14:paraId="6DE978CE" w14:textId="77777777" w:rsidR="00D37F11" w:rsidRDefault="00D37F11" w:rsidP="00B72183">
      <w:pPr>
        <w:pStyle w:val="afff4"/>
        <w:spacing w:line="276" w:lineRule="auto"/>
        <w:ind w:left="0" w:firstLine="360"/>
        <w:rPr>
          <w:rFonts w:ascii="Arial" w:hAnsi="Arial" w:cs="Arial"/>
        </w:rPr>
      </w:pPr>
      <w:r w:rsidRPr="00C27170">
        <w:rPr>
          <w:rFonts w:ascii="Arial" w:hAnsi="Arial" w:cs="Arial"/>
        </w:rPr>
        <w:t>Если объем оказанных услуг выполнен полностью, то заказ считается полностью выполненным. При этом новые акты выполненных работ со ссылкой на этот заказ уже провести невозможно.</w:t>
      </w:r>
    </w:p>
    <w:p w14:paraId="158463BF" w14:textId="2C011DF0" w:rsidR="00CF128E" w:rsidRDefault="00CF128E" w:rsidP="00F8304C">
      <w:pPr>
        <w:pStyle w:val="afff4"/>
        <w:spacing w:line="276" w:lineRule="auto"/>
        <w:ind w:left="0" w:firstLine="360"/>
        <w:jc w:val="right"/>
        <w:rPr>
          <w:rFonts w:ascii="Arial" w:hAnsi="Arial" w:cs="Arial"/>
        </w:rPr>
      </w:pPr>
      <w:r w:rsidRPr="00B97103">
        <w:rPr>
          <w:rFonts w:ascii="Arial" w:hAnsi="Arial" w:cs="Arial"/>
          <w:b/>
          <w:noProof/>
          <w:sz w:val="22"/>
        </w:rPr>
        <w:t xml:space="preserve">Таблица </w:t>
      </w:r>
      <w:r w:rsidRPr="00B97103">
        <w:rPr>
          <w:rFonts w:ascii="Arial" w:hAnsi="Arial" w:cs="Arial"/>
          <w:b/>
          <w:noProof/>
          <w:sz w:val="22"/>
        </w:rPr>
        <w:fldChar w:fldCharType="begin"/>
      </w:r>
      <w:r w:rsidRPr="00B97103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B97103">
        <w:rPr>
          <w:rFonts w:ascii="Arial" w:hAnsi="Arial" w:cs="Arial"/>
          <w:b/>
          <w:noProof/>
          <w:sz w:val="22"/>
        </w:rPr>
        <w:fldChar w:fldCharType="separate"/>
      </w:r>
      <w:r w:rsidR="008157EB">
        <w:rPr>
          <w:rFonts w:ascii="Arial" w:hAnsi="Arial" w:cs="Arial"/>
          <w:b/>
          <w:noProof/>
          <w:sz w:val="22"/>
        </w:rPr>
        <w:t>56</w:t>
      </w:r>
      <w:r w:rsidRPr="00B97103">
        <w:rPr>
          <w:rFonts w:ascii="Arial" w:hAnsi="Arial" w:cs="Arial"/>
          <w:b/>
          <w:noProof/>
          <w:sz w:val="22"/>
        </w:rPr>
        <w:fldChar w:fldCharType="end"/>
      </w:r>
      <w:r w:rsidRPr="00B97103">
        <w:rPr>
          <w:rFonts w:ascii="Arial" w:hAnsi="Arial" w:cs="Arial"/>
          <w:b/>
          <w:noProof/>
          <w:sz w:val="22"/>
        </w:rPr>
        <w:t>.</w:t>
      </w:r>
      <w:r>
        <w:rPr>
          <w:rFonts w:ascii="Arial" w:hAnsi="Arial" w:cs="Arial"/>
          <w:b/>
          <w:noProof/>
          <w:sz w:val="22"/>
        </w:rPr>
        <w:t xml:space="preserve"> Регистрация приемки акта выполненых работ.</w:t>
      </w:r>
    </w:p>
    <w:tbl>
      <w:tblPr>
        <w:tblW w:w="486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476"/>
        <w:gridCol w:w="1216"/>
        <w:gridCol w:w="1783"/>
        <w:gridCol w:w="2188"/>
        <w:gridCol w:w="2138"/>
        <w:gridCol w:w="1106"/>
      </w:tblGrid>
      <w:tr w:rsidR="00F26B45" w14:paraId="74EC1A3A" w14:textId="77777777" w:rsidTr="00F8304C">
        <w:trPr>
          <w:trHeight w:val="397"/>
          <w:tblHeader/>
        </w:trPr>
        <w:tc>
          <w:tcPr>
            <w:tcW w:w="830" w:type="pct"/>
            <w:shd w:val="clear" w:color="auto" w:fill="FFC000"/>
            <w:vAlign w:val="center"/>
          </w:tcPr>
          <w:p w14:paraId="5C23EFE1" w14:textId="7D5FC866" w:rsidR="00D37F11" w:rsidRPr="00D36A72" w:rsidRDefault="00D37F11" w:rsidP="00F8304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699" w:type="pct"/>
            <w:shd w:val="clear" w:color="auto" w:fill="FFC000"/>
            <w:vAlign w:val="center"/>
          </w:tcPr>
          <w:p w14:paraId="69B66446" w14:textId="77777777" w:rsidR="00D37F11" w:rsidRDefault="00D37F11" w:rsidP="00F8304C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75" w:type="pct"/>
            <w:shd w:val="clear" w:color="auto" w:fill="FFC000"/>
            <w:vAlign w:val="center"/>
          </w:tcPr>
          <w:p w14:paraId="1531D3F5" w14:textId="77777777" w:rsidR="00D37F11" w:rsidRPr="00F94454" w:rsidRDefault="00D37F11" w:rsidP="00F8304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1189" w:type="pct"/>
            <w:shd w:val="clear" w:color="auto" w:fill="FFC000"/>
            <w:vAlign w:val="center"/>
          </w:tcPr>
          <w:p w14:paraId="339D2184" w14:textId="77777777" w:rsidR="00D37F11" w:rsidRDefault="00D37F11" w:rsidP="00F8304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1164" w:type="pct"/>
            <w:shd w:val="clear" w:color="auto" w:fill="FFC000"/>
            <w:vAlign w:val="center"/>
          </w:tcPr>
          <w:p w14:paraId="2E1B91AE" w14:textId="77777777" w:rsidR="00D37F11" w:rsidRDefault="00D37F11" w:rsidP="00F8304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643" w:type="pct"/>
            <w:shd w:val="clear" w:color="auto" w:fill="FFC000"/>
            <w:vAlign w:val="center"/>
          </w:tcPr>
          <w:p w14:paraId="72B09A0C" w14:textId="77777777" w:rsidR="00D37F11" w:rsidRDefault="00D37F11" w:rsidP="00F8304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</w:tr>
      <w:tr w:rsidR="00F26B45" w:rsidRPr="00B613A3" w14:paraId="42E5E9CA" w14:textId="77777777" w:rsidTr="00F8304C">
        <w:trPr>
          <w:trHeight w:val="1252"/>
        </w:trPr>
        <w:tc>
          <w:tcPr>
            <w:tcW w:w="830" w:type="pct"/>
          </w:tcPr>
          <w:p w14:paraId="20B725AC" w14:textId="587BD551" w:rsidR="00D37F11" w:rsidRDefault="00D37F11" w:rsidP="00DA488E">
            <w:pPr>
              <w:rPr>
                <w:rFonts w:ascii="Arial" w:hAnsi="Arial" w:cs="Arial"/>
                <w:sz w:val="20"/>
              </w:rPr>
            </w:pPr>
            <w:r w:rsidRPr="00B97103">
              <w:rPr>
                <w:rFonts w:ascii="Arial" w:hAnsi="Arial" w:cs="Arial"/>
                <w:sz w:val="20"/>
              </w:rPr>
              <w:t>ПП-10.04.0</w:t>
            </w:r>
            <w:r>
              <w:rPr>
                <w:rFonts w:ascii="Arial" w:hAnsi="Arial" w:cs="Arial"/>
                <w:sz w:val="20"/>
              </w:rPr>
              <w:t>5</w:t>
            </w:r>
            <w:r w:rsidRPr="00B97103">
              <w:rPr>
                <w:rFonts w:ascii="Arial" w:hAnsi="Arial" w:cs="Arial"/>
                <w:sz w:val="20"/>
              </w:rPr>
              <w:t>.0</w:t>
            </w:r>
            <w:r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699" w:type="pct"/>
          </w:tcPr>
          <w:p w14:paraId="2D2D020A" w14:textId="385D4313" w:rsidR="00D37F11" w:rsidRDefault="00D37F11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Менеджер по сопровождению договора получил подписанный акт выполненных работ, услуг</w:t>
            </w:r>
          </w:p>
        </w:tc>
        <w:tc>
          <w:tcPr>
            <w:tcW w:w="475" w:type="pct"/>
            <w:shd w:val="clear" w:color="auto" w:fill="auto"/>
          </w:tcPr>
          <w:p w14:paraId="289A2737" w14:textId="77777777" w:rsidR="00F26B45" w:rsidRDefault="00D37F11" w:rsidP="00DA488E">
            <w:pPr>
              <w:jc w:val="left"/>
              <w:rPr>
                <w:ins w:id="1811" w:author="SintsovaMA" w:date="2021-04-02T10:50:00Z"/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MIGO</w:t>
            </w:r>
            <w:ins w:id="1812" w:author="SintsovaMA" w:date="2021-04-02T10:50:00Z">
              <w:r w:rsidR="00F26B45">
                <w:rPr>
                  <w:rFonts w:ascii="Arial" w:hAnsi="Arial" w:cs="Arial"/>
                  <w:sz w:val="20"/>
                  <w:szCs w:val="20"/>
                  <w:lang w:val="en-US"/>
                </w:rPr>
                <w:t>/</w:t>
              </w:r>
            </w:ins>
          </w:p>
          <w:p w14:paraId="32B40935" w14:textId="226C1CD0" w:rsidR="00D37F11" w:rsidRPr="00B97103" w:rsidRDefault="00F26B45" w:rsidP="00DA488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ins w:id="1813" w:author="SintsovaMA" w:date="2021-04-02T10:50:00Z">
              <w:r>
                <w:rPr>
                  <w:rFonts w:ascii="Arial" w:hAnsi="Arial" w:cs="Arial"/>
                  <w:sz w:val="20"/>
                  <w:szCs w:val="20"/>
                  <w:lang w:val="en-US"/>
                </w:rPr>
                <w:t>ZMM_VGO_DOC</w:t>
              </w:r>
            </w:ins>
          </w:p>
        </w:tc>
        <w:tc>
          <w:tcPr>
            <w:tcW w:w="1189" w:type="pct"/>
          </w:tcPr>
          <w:p w14:paraId="298C6827" w14:textId="77777777" w:rsidR="00D37F11" w:rsidRDefault="00D37F11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Спецификация вида </w:t>
            </w:r>
            <w:r>
              <w:rPr>
                <w:rFonts w:ascii="Arial" w:hAnsi="Arial" w:cs="Arial"/>
                <w:sz w:val="20"/>
                <w:lang w:val="en-US"/>
              </w:rPr>
              <w:t>ZNB</w:t>
            </w:r>
            <w:r w:rsidRPr="006F5C88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в статусе «Действующий»</w:t>
            </w:r>
          </w:p>
          <w:p w14:paraId="33044588" w14:textId="5E97FE71" w:rsidR="00D37F11" w:rsidRDefault="00D37F11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</w:t>
            </w:r>
            <w:r w:rsidRPr="00101CB0">
              <w:rPr>
                <w:rFonts w:ascii="Arial" w:hAnsi="Arial" w:cs="Arial"/>
                <w:sz w:val="20"/>
              </w:rPr>
              <w:t>аказ</w:t>
            </w:r>
            <w:del w:id="1814" w:author="Paramonova Elena" w:date="2021-02-20T16:59:00Z">
              <w:r w:rsidRPr="00101CB0" w:rsidDel="00CC215D">
                <w:rPr>
                  <w:rFonts w:ascii="Arial" w:hAnsi="Arial" w:cs="Arial"/>
                  <w:sz w:val="20"/>
                </w:rPr>
                <w:delText>е</w:delText>
              </w:r>
            </w:del>
            <w:r w:rsidRPr="00101CB0">
              <w:rPr>
                <w:rFonts w:ascii="Arial" w:hAnsi="Arial" w:cs="Arial"/>
                <w:sz w:val="20"/>
              </w:rPr>
              <w:t xml:space="preserve"> на поставку с видом документа </w:t>
            </w:r>
            <w:r w:rsidR="00CF128E" w:rsidRPr="00101CB0">
              <w:rPr>
                <w:rFonts w:ascii="Arial" w:hAnsi="Arial" w:cs="Arial"/>
                <w:sz w:val="20"/>
              </w:rPr>
              <w:t>ZUS –</w:t>
            </w:r>
            <w:r w:rsidRPr="00101CB0">
              <w:rPr>
                <w:rFonts w:ascii="Arial" w:hAnsi="Arial" w:cs="Arial"/>
                <w:sz w:val="20"/>
              </w:rPr>
              <w:t xml:space="preserve"> </w:t>
            </w:r>
            <w:r w:rsidR="00032C7D">
              <w:rPr>
                <w:rFonts w:ascii="Arial" w:hAnsi="Arial" w:cs="Arial"/>
                <w:sz w:val="20"/>
              </w:rPr>
              <w:t>Заказ на поставку</w:t>
            </w:r>
            <w:r w:rsidRPr="00101CB0">
              <w:rPr>
                <w:rFonts w:ascii="Arial" w:hAnsi="Arial" w:cs="Arial"/>
                <w:sz w:val="20"/>
              </w:rPr>
              <w:t xml:space="preserve"> без спецификации</w:t>
            </w:r>
          </w:p>
          <w:p w14:paraId="3FD20C59" w14:textId="45EC42BB" w:rsidR="00C25378" w:rsidRPr="006F5C88" w:rsidRDefault="00C25378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C25378">
              <w:rPr>
                <w:rFonts w:ascii="Arial" w:hAnsi="Arial" w:cs="Arial"/>
                <w:sz w:val="20"/>
              </w:rPr>
              <w:t>ZSMR</w:t>
            </w:r>
            <w:r>
              <w:rPr>
                <w:rFonts w:ascii="Arial" w:hAnsi="Arial" w:cs="Arial"/>
                <w:sz w:val="20"/>
              </w:rPr>
              <w:t xml:space="preserve"> – «Спецификация СМР</w:t>
            </w:r>
          </w:p>
        </w:tc>
        <w:tc>
          <w:tcPr>
            <w:tcW w:w="1164" w:type="pct"/>
          </w:tcPr>
          <w:p w14:paraId="783080DB" w14:textId="01E63D16" w:rsidR="00D37F11" w:rsidRPr="00101CB0" w:rsidRDefault="00D37F11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Документ приемки акта выполненных работ, услуг</w:t>
            </w:r>
          </w:p>
        </w:tc>
        <w:tc>
          <w:tcPr>
            <w:tcW w:w="643" w:type="pct"/>
          </w:tcPr>
          <w:p w14:paraId="77CC392E" w14:textId="77777777" w:rsidR="00D37F11" w:rsidRPr="00B613A3" w:rsidRDefault="00D37F11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Менеджер по сопровождению договора</w:t>
            </w:r>
          </w:p>
        </w:tc>
      </w:tr>
      <w:tr w:rsidR="00F26B45" w:rsidRPr="00B613A3" w14:paraId="176BF471" w14:textId="77777777" w:rsidTr="00F8304C">
        <w:trPr>
          <w:trHeight w:val="1252"/>
        </w:trPr>
        <w:tc>
          <w:tcPr>
            <w:tcW w:w="830" w:type="pct"/>
          </w:tcPr>
          <w:p w14:paraId="7F64F006" w14:textId="32595AD8" w:rsidR="00D37F11" w:rsidRPr="00B97103" w:rsidRDefault="00D37F11" w:rsidP="00DA488E">
            <w:pPr>
              <w:rPr>
                <w:rFonts w:ascii="Arial" w:hAnsi="Arial" w:cs="Arial"/>
                <w:sz w:val="20"/>
              </w:rPr>
            </w:pPr>
            <w:r w:rsidRPr="00B97103">
              <w:rPr>
                <w:rFonts w:ascii="Arial" w:hAnsi="Arial" w:cs="Arial"/>
                <w:sz w:val="20"/>
              </w:rPr>
              <w:t>ПП-10.04.0</w:t>
            </w:r>
            <w:r>
              <w:rPr>
                <w:rFonts w:ascii="Arial" w:hAnsi="Arial" w:cs="Arial"/>
                <w:sz w:val="20"/>
              </w:rPr>
              <w:t>5</w:t>
            </w:r>
            <w:r w:rsidRPr="00B97103">
              <w:rPr>
                <w:rFonts w:ascii="Arial" w:hAnsi="Arial" w:cs="Arial"/>
                <w:sz w:val="20"/>
              </w:rPr>
              <w:t>.0</w:t>
            </w:r>
            <w:r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699" w:type="pct"/>
          </w:tcPr>
          <w:p w14:paraId="5E59078B" w14:textId="1F0F3EF1" w:rsidR="00D37F11" w:rsidRDefault="00D37F11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Руководитель СП получен авансовый отчет </w:t>
            </w:r>
          </w:p>
        </w:tc>
        <w:tc>
          <w:tcPr>
            <w:tcW w:w="475" w:type="pct"/>
            <w:shd w:val="clear" w:color="auto" w:fill="auto"/>
          </w:tcPr>
          <w:p w14:paraId="188358F5" w14:textId="47B7F07F" w:rsidR="00D37F11" w:rsidRPr="00101CB0" w:rsidRDefault="00D37F11" w:rsidP="00DA488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MIGO</w:t>
            </w:r>
          </w:p>
        </w:tc>
        <w:tc>
          <w:tcPr>
            <w:tcW w:w="1189" w:type="pct"/>
          </w:tcPr>
          <w:p w14:paraId="01F87358" w14:textId="311B6558" w:rsidR="00D37F11" w:rsidRDefault="00D37F11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</w:t>
            </w:r>
            <w:r w:rsidRPr="00101CB0">
              <w:rPr>
                <w:rFonts w:ascii="Arial" w:hAnsi="Arial" w:cs="Arial"/>
                <w:sz w:val="20"/>
              </w:rPr>
              <w:t>аказ</w:t>
            </w:r>
            <w:del w:id="1815" w:author="Paramonova Elena" w:date="2021-02-20T16:59:00Z">
              <w:r w:rsidRPr="00101CB0" w:rsidDel="00CC215D">
                <w:rPr>
                  <w:rFonts w:ascii="Arial" w:hAnsi="Arial" w:cs="Arial"/>
                  <w:sz w:val="20"/>
                </w:rPr>
                <w:delText>е</w:delText>
              </w:r>
            </w:del>
            <w:r w:rsidRPr="00101CB0">
              <w:rPr>
                <w:rFonts w:ascii="Arial" w:hAnsi="Arial" w:cs="Arial"/>
                <w:sz w:val="20"/>
              </w:rPr>
              <w:t xml:space="preserve"> на поставку с видом документа </w:t>
            </w:r>
            <w:r w:rsidRPr="00D37FAC">
              <w:rPr>
                <w:rFonts w:ascii="Arial" w:hAnsi="Arial" w:cs="Arial"/>
                <w:sz w:val="20"/>
              </w:rPr>
              <w:t xml:space="preserve">ZNL– </w:t>
            </w:r>
            <w:r w:rsidR="00032C7D">
              <w:rPr>
                <w:rFonts w:ascii="Arial" w:hAnsi="Arial" w:cs="Arial"/>
                <w:sz w:val="20"/>
              </w:rPr>
              <w:t>Заказ на поставку</w:t>
            </w:r>
            <w:r w:rsidRPr="00D37FAC">
              <w:rPr>
                <w:rFonts w:ascii="Arial" w:hAnsi="Arial" w:cs="Arial"/>
                <w:sz w:val="20"/>
              </w:rPr>
              <w:t xml:space="preserve"> за наличные</w:t>
            </w:r>
          </w:p>
        </w:tc>
        <w:tc>
          <w:tcPr>
            <w:tcW w:w="1164" w:type="pct"/>
          </w:tcPr>
          <w:p w14:paraId="336D9D42" w14:textId="4C071F81" w:rsidR="00D37F11" w:rsidRDefault="00D37F11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Документ приемки акта выполненных работ, услуг</w:t>
            </w:r>
          </w:p>
        </w:tc>
        <w:tc>
          <w:tcPr>
            <w:tcW w:w="643" w:type="pct"/>
          </w:tcPr>
          <w:p w14:paraId="0F36BFDA" w14:textId="05D1A068" w:rsidR="00D37F11" w:rsidRDefault="00D37F11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Руководитель СП</w:t>
            </w:r>
          </w:p>
        </w:tc>
      </w:tr>
    </w:tbl>
    <w:p w14:paraId="6EE51901" w14:textId="29D924CD" w:rsidR="00D37FAC" w:rsidRDefault="00D37FAC" w:rsidP="00F47EE9">
      <w:pPr>
        <w:spacing w:after="200" w:line="276" w:lineRule="auto"/>
        <w:rPr>
          <w:rFonts w:ascii="Arial" w:hAnsi="Arial" w:cs="Arial"/>
          <w:szCs w:val="24"/>
        </w:rPr>
      </w:pPr>
    </w:p>
    <w:p w14:paraId="3F9526A0" w14:textId="4B8A9330" w:rsidR="00105E2C" w:rsidRDefault="00105E2C" w:rsidP="00105E2C">
      <w:pPr>
        <w:pStyle w:val="4"/>
        <w:rPr>
          <w:b/>
          <w:i w:val="0"/>
          <w:caps w:val="0"/>
          <w:sz w:val="24"/>
          <w:szCs w:val="24"/>
        </w:rPr>
      </w:pPr>
      <w:r w:rsidRPr="006B6D4D">
        <w:rPr>
          <w:b/>
          <w:i w:val="0"/>
          <w:caps w:val="0"/>
          <w:sz w:val="24"/>
          <w:szCs w:val="24"/>
        </w:rPr>
        <w:lastRenderedPageBreak/>
        <w:t>ПП-10.04.0</w:t>
      </w:r>
      <w:r w:rsidR="00527A0E">
        <w:rPr>
          <w:b/>
          <w:i w:val="0"/>
          <w:caps w:val="0"/>
          <w:sz w:val="24"/>
          <w:szCs w:val="24"/>
        </w:rPr>
        <w:t>5</w:t>
      </w:r>
      <w:r w:rsidRPr="006B6D4D">
        <w:rPr>
          <w:b/>
          <w:i w:val="0"/>
          <w:caps w:val="0"/>
          <w:sz w:val="24"/>
          <w:szCs w:val="24"/>
        </w:rPr>
        <w:t>.0</w:t>
      </w:r>
      <w:r>
        <w:rPr>
          <w:b/>
          <w:i w:val="0"/>
          <w:caps w:val="0"/>
          <w:sz w:val="24"/>
          <w:szCs w:val="24"/>
        </w:rPr>
        <w:t>60</w:t>
      </w:r>
      <w:r w:rsidRPr="006B6D4D">
        <w:rPr>
          <w:b/>
          <w:i w:val="0"/>
          <w:caps w:val="0"/>
          <w:sz w:val="24"/>
          <w:szCs w:val="24"/>
        </w:rPr>
        <w:t xml:space="preserve"> </w:t>
      </w:r>
      <w:r>
        <w:rPr>
          <w:b/>
          <w:i w:val="0"/>
          <w:caps w:val="0"/>
          <w:sz w:val="24"/>
          <w:szCs w:val="24"/>
        </w:rPr>
        <w:t>Предварительная регистрация кредиторской задолженности по договорам закупки работ, услуг</w:t>
      </w:r>
    </w:p>
    <w:p w14:paraId="00463834" w14:textId="77777777" w:rsidR="00CA2740" w:rsidRDefault="00CA2740" w:rsidP="00CA2740">
      <w:pPr>
        <w:pStyle w:val="afffc"/>
        <w:spacing w:line="276" w:lineRule="auto"/>
        <w:rPr>
          <w:rFonts w:ascii="Arial" w:eastAsia="Times New Roman" w:hAnsi="Arial" w:cs="Arial"/>
          <w:color w:val="000000" w:themeColor="text1"/>
          <w:kern w:val="0"/>
          <w:sz w:val="24"/>
          <w:lang w:eastAsia="en-US"/>
        </w:rPr>
      </w:pPr>
    </w:p>
    <w:p w14:paraId="06E66CE3" w14:textId="4AC19A38" w:rsidR="00CA2740" w:rsidRPr="0086376D" w:rsidRDefault="00CA2740" w:rsidP="00CA2740">
      <w:pPr>
        <w:pStyle w:val="afffc"/>
        <w:spacing w:line="276" w:lineRule="auto"/>
        <w:rPr>
          <w:rFonts w:ascii="Arial" w:eastAsia="Times New Roman" w:hAnsi="Arial" w:cs="Arial"/>
          <w:color w:val="000000" w:themeColor="text1"/>
          <w:kern w:val="0"/>
          <w:sz w:val="24"/>
          <w:lang w:eastAsia="en-US"/>
        </w:rPr>
      </w:pPr>
      <w:r w:rsidRPr="0086376D">
        <w:rPr>
          <w:rFonts w:ascii="Arial" w:hAnsi="Arial" w:eastAsia="Times New Roman" w:cs="Arial"/>
          <w:color w:val="000000" w:themeColor="text1"/>
          <w:kern w:val="0"/>
          <w:sz w:val="24"/>
          <w:lang w:eastAsia="en-US"/>
        </w:rPr>
        <w:t>Шаг актуален для следующих сценариев:</w:t>
      </w:r>
    </w:p>
    <w:p w14:paraId="50EC033A" w14:textId="77777777" w:rsidR="00CA2740" w:rsidRDefault="00CA2740" w:rsidP="00437952">
      <w:pPr>
        <w:autoSpaceDE w:val="0"/>
        <w:autoSpaceDN w:val="0"/>
        <w:spacing w:before="100" w:after="100" w:line="276" w:lineRule="auto"/>
        <w:ind w:left="708" w:firstLine="228"/>
        <w:rPr>
          <w:rFonts w:ascii="Arial" w:hAnsi="Arial" w:cs="Arial"/>
          <w:color w:val="000000"/>
          <w:sz w:val="20"/>
          <w:szCs w:val="20"/>
          <w:lang w:eastAsia="ru-RU"/>
        </w:rPr>
      </w:pPr>
      <w:r w:rsidRPr="00804A8F">
        <w:rPr>
          <w:rFonts w:ascii="Arial" w:hAnsi="Arial" w:cs="Arial"/>
          <w:color w:val="000000" w:themeColor="text1"/>
          <w:szCs w:val="24"/>
        </w:rPr>
        <w:t>Сценарий 1: Управление обязательствами по договорам закупки с внешними контрагентами</w:t>
      </w:r>
      <w:r w:rsidRPr="00804A8F">
        <w:rPr>
          <w:rFonts w:ascii="Arial" w:hAnsi="Arial" w:cs="Arial"/>
          <w:color w:val="000000"/>
          <w:sz w:val="20"/>
          <w:szCs w:val="20"/>
          <w:lang w:eastAsia="ru-RU"/>
        </w:rPr>
        <w:t>;</w:t>
      </w:r>
    </w:p>
    <w:p w14:paraId="7E46B7DB" w14:textId="6512B7A1" w:rsidR="003B1CB5" w:rsidRDefault="003B1CB5" w:rsidP="00437952">
      <w:pPr>
        <w:autoSpaceDE w:val="0"/>
        <w:autoSpaceDN w:val="0"/>
        <w:spacing w:before="100" w:after="100" w:line="276" w:lineRule="auto"/>
        <w:ind w:left="708" w:firstLine="228"/>
        <w:rPr>
          <w:rFonts w:ascii="Arial" w:hAnsi="Arial" w:cs="Arial"/>
          <w:color w:val="000000"/>
          <w:sz w:val="20"/>
          <w:szCs w:val="20"/>
          <w:lang w:eastAsia="ru-RU"/>
        </w:rPr>
      </w:pPr>
      <w:r w:rsidRPr="00437952">
        <w:rPr>
          <w:rFonts w:ascii="Arial" w:hAnsi="Arial" w:cs="Arial"/>
          <w:color w:val="000000" w:themeColor="text1"/>
          <w:szCs w:val="24"/>
        </w:rPr>
        <w:t xml:space="preserve">Сценарий 2: </w:t>
      </w:r>
      <w:r w:rsidRPr="00437952">
        <w:rPr>
          <w:rFonts w:ascii="Arial" w:hAnsi="Arial" w:cs="Arial"/>
        </w:rPr>
        <w:t>Управление обязательствами по договорам закупки работ, услуг с внутригрупповыми контрагентами</w:t>
      </w:r>
      <w:r w:rsidR="007F5223" w:rsidRPr="000E4615">
        <w:rPr>
          <w:rFonts w:ascii="Arial" w:hAnsi="Arial" w:cs="Arial"/>
          <w:color w:val="000000"/>
        </w:rPr>
        <w:t>,</w:t>
      </w:r>
      <w:r w:rsidR="007F5223" w:rsidRPr="007F5223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</w:rPr>
        <w:t xml:space="preserve">работающими в </w:t>
      </w:r>
      <w:r w:rsidR="007F5223">
        <w:rPr>
          <w:rFonts w:ascii="Arial" w:hAnsi="Arial" w:cs="Arial"/>
          <w:color w:val="000000"/>
          <w:lang w:val="en-US"/>
        </w:rPr>
        <w:t>SAP</w:t>
      </w:r>
      <w:r w:rsidR="007F5223" w:rsidRPr="000E4615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  <w:lang w:val="en-US"/>
        </w:rPr>
        <w:t>S</w:t>
      </w:r>
      <w:r w:rsidR="007F5223" w:rsidRPr="000E4615">
        <w:rPr>
          <w:rFonts w:ascii="Arial" w:hAnsi="Arial" w:cs="Arial"/>
          <w:color w:val="000000"/>
        </w:rPr>
        <w:t>/4</w:t>
      </w:r>
      <w:r w:rsidR="007F5223">
        <w:rPr>
          <w:rFonts w:ascii="Arial" w:hAnsi="Arial" w:cs="Arial"/>
          <w:color w:val="000000"/>
          <w:lang w:val="en-US"/>
        </w:rPr>
        <w:t>HANA</w:t>
      </w:r>
    </w:p>
    <w:p w14:paraId="7C1CA6CD" w14:textId="2DF4C82B" w:rsidR="00437952" w:rsidRPr="00F47EE9" w:rsidRDefault="00CA2740" w:rsidP="00F47EE9">
      <w:pPr>
        <w:spacing w:after="240" w:line="276" w:lineRule="auto"/>
        <w:ind w:left="228" w:firstLine="708"/>
        <w:rPr>
          <w:rFonts w:ascii="Arial" w:hAnsi="Arial" w:cs="Arial"/>
          <w:color w:val="000000" w:themeColor="text1"/>
          <w:szCs w:val="24"/>
        </w:rPr>
      </w:pPr>
      <w:r w:rsidRPr="00437952">
        <w:rPr>
          <w:rFonts w:ascii="Arial" w:hAnsi="Arial" w:cs="Arial"/>
          <w:color w:val="000000"/>
        </w:rPr>
        <w:t xml:space="preserve">Сценарий 4: </w:t>
      </w:r>
      <w:r w:rsidRPr="00437952">
        <w:rPr>
          <w:rFonts w:ascii="Arial" w:hAnsi="Arial" w:cs="Arial"/>
        </w:rPr>
        <w:t>Выполнение закупки работ, услуг за наличный расчет</w:t>
      </w:r>
    </w:p>
    <w:p w14:paraId="3DD030AC" w14:textId="001F3EF4" w:rsidR="00CA2740" w:rsidRDefault="00EB73CA" w:rsidP="00CA2740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В случае сценариев 1 и 2, </w:t>
      </w:r>
      <w:r w:rsidR="00CA2740">
        <w:rPr>
          <w:rFonts w:ascii="Arial" w:hAnsi="Arial" w:cs="Arial"/>
          <w:color w:val="000000" w:themeColor="text1"/>
          <w:szCs w:val="24"/>
        </w:rPr>
        <w:t xml:space="preserve">Менеджер по сопровождению договора получает от поставщика пакет первичных расчетных документов. Проверяет корректность предоставленных документов. В случае </w:t>
      </w:r>
      <w:r>
        <w:rPr>
          <w:rFonts w:ascii="Arial" w:hAnsi="Arial" w:cs="Arial"/>
          <w:color w:val="000000" w:themeColor="text1"/>
          <w:szCs w:val="24"/>
        </w:rPr>
        <w:t xml:space="preserve">обнаружения </w:t>
      </w:r>
      <w:r w:rsidR="00CA2740">
        <w:rPr>
          <w:rFonts w:ascii="Arial" w:hAnsi="Arial" w:cs="Arial"/>
          <w:color w:val="000000" w:themeColor="text1"/>
          <w:szCs w:val="24"/>
        </w:rPr>
        <w:t>ошибок, возвращает документы на доработку поставщику.</w:t>
      </w:r>
    </w:p>
    <w:p w14:paraId="76E80CB9" w14:textId="77777777" w:rsidR="00CA2740" w:rsidRDefault="00CA2740" w:rsidP="00CA2740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Пакет первичных расчетных документов</w:t>
      </w:r>
      <w:r w:rsidRPr="00EB112A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</w:rPr>
        <w:t>для регистрации кредиторской задолженности может включать в себя:</w:t>
      </w:r>
    </w:p>
    <w:p w14:paraId="3F3D1808" w14:textId="0F48185F" w:rsidR="00CA2740" w:rsidRDefault="00CA2740" w:rsidP="00925910">
      <w:pPr>
        <w:pStyle w:val="afa"/>
        <w:numPr>
          <w:ilvl w:val="0"/>
          <w:numId w:val="43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Акт выполненных работ;</w:t>
      </w:r>
    </w:p>
    <w:p w14:paraId="25CFCA71" w14:textId="77777777" w:rsidR="00CA2740" w:rsidRDefault="00CA2740" w:rsidP="00925910">
      <w:pPr>
        <w:pStyle w:val="afa"/>
        <w:numPr>
          <w:ilvl w:val="0"/>
          <w:numId w:val="43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Счет-фактура;</w:t>
      </w:r>
    </w:p>
    <w:p w14:paraId="0990F36F" w14:textId="5CE2907C" w:rsidR="009E69CF" w:rsidRDefault="009E69CF" w:rsidP="00925910">
      <w:pPr>
        <w:pStyle w:val="afa"/>
        <w:numPr>
          <w:ilvl w:val="0"/>
          <w:numId w:val="43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УПД;</w:t>
      </w:r>
    </w:p>
    <w:p w14:paraId="2C9F7988" w14:textId="77777777" w:rsidR="00CA2740" w:rsidRDefault="00CA2740" w:rsidP="00925910">
      <w:pPr>
        <w:pStyle w:val="afa"/>
        <w:numPr>
          <w:ilvl w:val="0"/>
          <w:numId w:val="43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Счет-фактура корректировочная;</w:t>
      </w:r>
    </w:p>
    <w:p w14:paraId="495A2ACA" w14:textId="685FF1D7" w:rsidR="00574895" w:rsidRDefault="00574895" w:rsidP="00925910">
      <w:pPr>
        <w:pStyle w:val="afa"/>
        <w:numPr>
          <w:ilvl w:val="0"/>
          <w:numId w:val="43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Счет-фактура исправительная;</w:t>
      </w:r>
    </w:p>
    <w:p w14:paraId="2992309E" w14:textId="2377D337" w:rsidR="00574895" w:rsidRDefault="00574895" w:rsidP="00925910">
      <w:pPr>
        <w:pStyle w:val="afa"/>
        <w:numPr>
          <w:ilvl w:val="0"/>
          <w:numId w:val="43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УПД корректировочный; </w:t>
      </w:r>
    </w:p>
    <w:p w14:paraId="540A1FEE" w14:textId="2475916A" w:rsidR="00574895" w:rsidRDefault="00574895" w:rsidP="00925910">
      <w:pPr>
        <w:pStyle w:val="afa"/>
        <w:numPr>
          <w:ilvl w:val="0"/>
          <w:numId w:val="43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УПД исправительный.</w:t>
      </w:r>
    </w:p>
    <w:p w14:paraId="6E3CB7AC" w14:textId="272CA7C7" w:rsidR="00CA2740" w:rsidRDefault="00CA2740" w:rsidP="00CA2740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Кредиторская задолженность регистрируется в </w:t>
      </w:r>
      <w:r>
        <w:rPr>
          <w:rFonts w:ascii="Arial" w:hAnsi="Arial" w:cs="Arial"/>
          <w:color w:val="000000" w:themeColor="text1"/>
          <w:szCs w:val="24"/>
          <w:lang w:val="en-US"/>
        </w:rPr>
        <w:t>SAP</w:t>
      </w:r>
      <w:r w:rsidRPr="00EB112A">
        <w:rPr>
          <w:rFonts w:ascii="Arial" w:hAnsi="Arial" w:cs="Arial"/>
          <w:color w:val="000000" w:themeColor="text1"/>
          <w:szCs w:val="24"/>
        </w:rPr>
        <w:t xml:space="preserve"> </w:t>
      </w:r>
      <w:r>
        <w:rPr>
          <w:rFonts w:ascii="Arial" w:hAnsi="Arial" w:cs="Arial"/>
          <w:color w:val="000000" w:themeColor="text1"/>
          <w:szCs w:val="24"/>
          <w:lang w:val="en-US"/>
        </w:rPr>
        <w:t>S</w:t>
      </w:r>
      <w:r w:rsidRPr="00EB112A">
        <w:rPr>
          <w:rFonts w:ascii="Arial" w:hAnsi="Arial" w:cs="Arial"/>
          <w:color w:val="000000" w:themeColor="text1"/>
          <w:szCs w:val="24"/>
        </w:rPr>
        <w:t xml:space="preserve">/4 </w:t>
      </w:r>
      <w:r>
        <w:rPr>
          <w:rFonts w:ascii="Arial" w:hAnsi="Arial" w:cs="Arial"/>
          <w:color w:val="000000" w:themeColor="text1"/>
          <w:szCs w:val="24"/>
          <w:lang w:val="en-US"/>
        </w:rPr>
        <w:t>HANA</w:t>
      </w:r>
      <w:r>
        <w:rPr>
          <w:rFonts w:ascii="Arial" w:hAnsi="Arial" w:cs="Arial"/>
          <w:color w:val="000000" w:themeColor="text1"/>
          <w:szCs w:val="24"/>
        </w:rPr>
        <w:t xml:space="preserve"> как системный документ </w:t>
      </w:r>
      <w:r w:rsidR="00B27704">
        <w:rPr>
          <w:rFonts w:ascii="Arial" w:hAnsi="Arial" w:cs="Arial"/>
          <w:color w:val="000000" w:themeColor="text1"/>
          <w:szCs w:val="24"/>
        </w:rPr>
        <w:t>«</w:t>
      </w:r>
      <w:r>
        <w:rPr>
          <w:rFonts w:ascii="Arial" w:hAnsi="Arial" w:cs="Arial"/>
          <w:color w:val="000000" w:themeColor="text1"/>
          <w:szCs w:val="24"/>
        </w:rPr>
        <w:t>Входящий счет</w:t>
      </w:r>
      <w:r w:rsidR="00B27704">
        <w:rPr>
          <w:rFonts w:ascii="Arial" w:hAnsi="Arial" w:cs="Arial"/>
          <w:color w:val="000000" w:themeColor="text1"/>
          <w:szCs w:val="24"/>
        </w:rPr>
        <w:t>»</w:t>
      </w:r>
      <w:r>
        <w:rPr>
          <w:rFonts w:ascii="Arial" w:hAnsi="Arial" w:cs="Arial"/>
          <w:color w:val="000000" w:themeColor="text1"/>
          <w:szCs w:val="24"/>
        </w:rPr>
        <w:t xml:space="preserve">. Менеджер по сопровождению договора в транзакции </w:t>
      </w:r>
      <w:r w:rsidR="00B27704">
        <w:rPr>
          <w:rFonts w:ascii="Arial" w:hAnsi="Arial" w:cs="Arial"/>
          <w:color w:val="000000" w:themeColor="text1"/>
          <w:szCs w:val="24"/>
        </w:rPr>
        <w:t>«</w:t>
      </w:r>
      <w:r>
        <w:rPr>
          <w:rFonts w:ascii="Arial" w:hAnsi="Arial" w:cs="Arial"/>
          <w:color w:val="000000" w:themeColor="text1"/>
          <w:szCs w:val="24"/>
        </w:rPr>
        <w:t>Создание счетов поставщика</w:t>
      </w:r>
      <w:r w:rsidR="00B27704">
        <w:rPr>
          <w:rFonts w:ascii="Arial" w:hAnsi="Arial" w:cs="Arial"/>
          <w:color w:val="000000" w:themeColor="text1"/>
          <w:szCs w:val="24"/>
        </w:rPr>
        <w:t>»</w:t>
      </w:r>
      <w:r>
        <w:rPr>
          <w:rFonts w:ascii="Arial" w:hAnsi="Arial" w:cs="Arial"/>
          <w:color w:val="000000" w:themeColor="text1"/>
          <w:szCs w:val="24"/>
        </w:rPr>
        <w:t>, указывает:</w:t>
      </w:r>
    </w:p>
    <w:p w14:paraId="2A5F3ACC" w14:textId="77777777" w:rsidR="00CA2740" w:rsidRDefault="00CA2740" w:rsidP="00925910">
      <w:pPr>
        <w:pStyle w:val="afa"/>
        <w:numPr>
          <w:ilvl w:val="0"/>
          <w:numId w:val="50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Операцию – Счет либо Кредитовое, дебетовое авизо – для регистрации корректировочных документов;</w:t>
      </w:r>
    </w:p>
    <w:p w14:paraId="225F5A96" w14:textId="630CA4A5" w:rsidR="00CA2740" w:rsidRDefault="00CA2740" w:rsidP="00925910">
      <w:pPr>
        <w:pStyle w:val="afa"/>
        <w:numPr>
          <w:ilvl w:val="0"/>
          <w:numId w:val="50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Ссылочный документ – Можно указать либо номер акта выполненных работ, либо номер заказа на поставку (спецификации, заказ на поставки без спецификации). Автоматически в счет копируются позиции</w:t>
      </w:r>
      <w:r w:rsidR="00EB73CA">
        <w:rPr>
          <w:rFonts w:ascii="Arial" w:hAnsi="Arial" w:cs="Arial"/>
          <w:color w:val="000000" w:themeColor="text1"/>
          <w:szCs w:val="24"/>
        </w:rPr>
        <w:t xml:space="preserve"> заказа</w:t>
      </w:r>
      <w:r>
        <w:rPr>
          <w:rFonts w:ascii="Arial" w:hAnsi="Arial" w:cs="Arial"/>
          <w:color w:val="000000" w:themeColor="text1"/>
          <w:szCs w:val="24"/>
        </w:rPr>
        <w:t xml:space="preserve">, по которым зарегистрирован акт выполненных работ </w:t>
      </w:r>
      <w:r>
        <w:rPr>
          <w:rFonts w:ascii="Arial" w:hAnsi="Arial" w:eastAsia="Calibri" w:cs="Arial"/>
          <w:color w:val="000000" w:themeColor="text1"/>
          <w:lang w:eastAsia="ru-RU"/>
        </w:rPr>
        <w:t xml:space="preserve">и </w:t>
      </w:r>
      <w:r w:rsidR="00EB73CA">
        <w:rPr>
          <w:rFonts w:ascii="Arial" w:hAnsi="Arial" w:eastAsia="Calibri" w:cs="Arial"/>
          <w:color w:val="000000" w:themeColor="text1"/>
          <w:lang w:eastAsia="ru-RU"/>
        </w:rPr>
        <w:t>данный объем еще неотфактурирован</w:t>
      </w:r>
      <w:r>
        <w:rPr>
          <w:rFonts w:ascii="Arial" w:hAnsi="Arial" w:eastAsia="Calibri" w:cs="Arial"/>
          <w:color w:val="000000" w:themeColor="text1"/>
          <w:lang w:eastAsia="ru-RU"/>
        </w:rPr>
        <w:t>. Менеджер по сопровождению сверяет эти данные с первичным документом поставщика;</w:t>
      </w:r>
    </w:p>
    <w:p w14:paraId="3F22E1FE" w14:textId="020B70AD" w:rsidR="00CA2740" w:rsidRDefault="00CA2740" w:rsidP="00925910">
      <w:pPr>
        <w:pStyle w:val="afa"/>
        <w:numPr>
          <w:ilvl w:val="0"/>
          <w:numId w:val="50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Дату </w:t>
      </w:r>
      <w:r w:rsidR="00A01099">
        <w:rPr>
          <w:rFonts w:ascii="Arial" w:hAnsi="Arial" w:cs="Arial"/>
          <w:color w:val="000000" w:themeColor="text1"/>
          <w:szCs w:val="24"/>
        </w:rPr>
        <w:t xml:space="preserve">счета </w:t>
      </w:r>
      <w:r>
        <w:rPr>
          <w:rFonts w:ascii="Arial" w:hAnsi="Arial" w:cs="Arial"/>
          <w:color w:val="000000" w:themeColor="text1"/>
          <w:szCs w:val="24"/>
        </w:rPr>
        <w:t>– дата первичного расчетного документа</w:t>
      </w:r>
      <w:r w:rsidR="00EB73CA">
        <w:rPr>
          <w:rFonts w:ascii="Arial" w:hAnsi="Arial" w:cs="Arial"/>
          <w:color w:val="000000" w:themeColor="text1"/>
          <w:szCs w:val="24"/>
        </w:rPr>
        <w:t>;</w:t>
      </w:r>
    </w:p>
    <w:p w14:paraId="38449B46" w14:textId="2D519751" w:rsidR="00CA2740" w:rsidRDefault="00CA2740" w:rsidP="00925910">
      <w:pPr>
        <w:pStyle w:val="afa"/>
        <w:numPr>
          <w:ilvl w:val="0"/>
          <w:numId w:val="50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lastRenderedPageBreak/>
        <w:t>Ссылку – номер первичного расчетного документа на основании которого регистрируется входящий счет</w:t>
      </w:r>
      <w:r w:rsidR="00EB73CA">
        <w:rPr>
          <w:rFonts w:ascii="Arial" w:hAnsi="Arial" w:cs="Arial"/>
          <w:color w:val="000000" w:themeColor="text1"/>
          <w:szCs w:val="24"/>
        </w:rPr>
        <w:t xml:space="preserve"> (акт или счет-фактура);</w:t>
      </w:r>
    </w:p>
    <w:p w14:paraId="58D025B3" w14:textId="3F0591C2" w:rsidR="00464FC0" w:rsidRDefault="00464FC0" w:rsidP="00925910">
      <w:pPr>
        <w:pStyle w:val="afa"/>
        <w:numPr>
          <w:ilvl w:val="0"/>
          <w:numId w:val="50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Сумма НДС - определяется автоматически, в случае расхождения корректирует</w:t>
      </w:r>
      <w:r w:rsidR="00EB73CA">
        <w:rPr>
          <w:rFonts w:ascii="Arial" w:hAnsi="Arial" w:cs="Arial"/>
          <w:color w:val="000000" w:themeColor="text1"/>
          <w:szCs w:val="24"/>
        </w:rPr>
        <w:t>ся</w:t>
      </w:r>
      <w:r>
        <w:rPr>
          <w:rFonts w:ascii="Arial" w:hAnsi="Arial" w:cs="Arial"/>
          <w:color w:val="000000" w:themeColor="text1"/>
          <w:szCs w:val="24"/>
        </w:rPr>
        <w:t xml:space="preserve"> вручную</w:t>
      </w:r>
      <w:r w:rsidR="00EB73CA">
        <w:rPr>
          <w:rFonts w:ascii="Arial" w:hAnsi="Arial" w:cs="Arial"/>
          <w:color w:val="000000" w:themeColor="text1"/>
          <w:szCs w:val="24"/>
        </w:rPr>
        <w:t>;</w:t>
      </w:r>
    </w:p>
    <w:p w14:paraId="3B05A9A4" w14:textId="1CC64F7D" w:rsidR="00CA2740" w:rsidRDefault="00CA2740" w:rsidP="00925910">
      <w:pPr>
        <w:pStyle w:val="afa"/>
        <w:numPr>
          <w:ilvl w:val="0"/>
          <w:numId w:val="50"/>
        </w:numPr>
        <w:spacing w:after="200" w:line="276" w:lineRule="auto"/>
        <w:rPr>
          <w:ins w:id="1816" w:author="SintsovaMA" w:date="2021-04-02T10:53:00Z"/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Сумма счета брутто – вручную вносится сумма с НДС </w:t>
      </w:r>
      <w:r w:rsidR="00EB73CA">
        <w:rPr>
          <w:rFonts w:ascii="Arial" w:hAnsi="Arial" w:cs="Arial"/>
          <w:color w:val="000000" w:themeColor="text1"/>
          <w:szCs w:val="24"/>
        </w:rPr>
        <w:t xml:space="preserve">из </w:t>
      </w:r>
      <w:r>
        <w:rPr>
          <w:rFonts w:ascii="Arial" w:hAnsi="Arial" w:cs="Arial"/>
          <w:color w:val="000000" w:themeColor="text1"/>
          <w:szCs w:val="24"/>
        </w:rPr>
        <w:t xml:space="preserve">первичного документа. Если документ создан корректно, то в информационном поле </w:t>
      </w:r>
      <w:r w:rsidR="00EB73CA">
        <w:rPr>
          <w:rFonts w:ascii="Arial" w:hAnsi="Arial" w:cs="Arial"/>
          <w:color w:val="000000" w:themeColor="text1"/>
          <w:szCs w:val="24"/>
        </w:rPr>
        <w:t>«</w:t>
      </w:r>
      <w:r>
        <w:rPr>
          <w:rFonts w:ascii="Arial" w:hAnsi="Arial" w:cs="Arial"/>
          <w:color w:val="000000" w:themeColor="text1"/>
          <w:szCs w:val="24"/>
        </w:rPr>
        <w:t>Сальдо</w:t>
      </w:r>
      <w:r w:rsidR="00EB73CA">
        <w:rPr>
          <w:rFonts w:ascii="Arial" w:hAnsi="Arial" w:cs="Arial"/>
          <w:color w:val="000000" w:themeColor="text1"/>
          <w:szCs w:val="24"/>
        </w:rPr>
        <w:t>»</w:t>
      </w:r>
      <w:r>
        <w:rPr>
          <w:rFonts w:ascii="Arial" w:hAnsi="Arial" w:cs="Arial"/>
          <w:color w:val="000000" w:themeColor="text1"/>
          <w:szCs w:val="24"/>
        </w:rPr>
        <w:t xml:space="preserve"> сумма будет равна 0. Если сумма не равн</w:t>
      </w:r>
      <w:r w:rsidR="009B625E">
        <w:rPr>
          <w:rFonts w:ascii="Arial" w:hAnsi="Arial" w:cs="Arial"/>
          <w:color w:val="000000" w:themeColor="text1"/>
          <w:szCs w:val="24"/>
        </w:rPr>
        <w:t>а</w:t>
      </w:r>
      <w:r>
        <w:rPr>
          <w:rFonts w:ascii="Arial" w:hAnsi="Arial" w:cs="Arial"/>
          <w:color w:val="000000" w:themeColor="text1"/>
          <w:szCs w:val="24"/>
        </w:rPr>
        <w:t xml:space="preserve"> 0, то это означает, что поставщик предоставил некорректные первичные документы и необходимо вернуть пакет первичных документов на доработку поставщику. </w:t>
      </w:r>
    </w:p>
    <w:p w14:paraId="3A7E2963" w14:textId="77777777" w:rsidR="00F26B45" w:rsidRPr="00F26B45" w:rsidRDefault="00F26B45">
      <w:pPr>
        <w:spacing w:after="240" w:line="276" w:lineRule="auto"/>
        <w:ind w:firstLine="576"/>
        <w:rPr>
          <w:ins w:id="1817" w:author="SintsovaMA" w:date="2021-04-02T10:53:00Z"/>
          <w:rFonts w:ascii="Arial" w:hAnsi="Arial" w:cs="Arial"/>
          <w:color w:val="000000" w:themeColor="text1"/>
          <w:szCs w:val="24"/>
          <w:rPrChange w:id="1818" w:author="SintsovaMA" w:date="2021-04-02T10:53:00Z">
            <w:rPr>
              <w:ins w:id="1819" w:author="SintsovaMA" w:date="2021-04-02T10:53:00Z"/>
            </w:rPr>
          </w:rPrChange>
        </w:rPr>
        <w:pPrChange w:id="1820" w:author="SintsovaMA" w:date="2021-04-02T10:53:00Z">
          <w:pPr>
            <w:pStyle w:val="afa"/>
            <w:numPr>
              <w:numId w:val="50"/>
            </w:numPr>
            <w:spacing w:after="240" w:line="276" w:lineRule="auto"/>
            <w:ind w:left="936" w:hanging="360"/>
          </w:pPr>
        </w:pPrChange>
      </w:pPr>
      <w:ins w:id="1821" w:author="SintsovaMA" w:date="2021-04-02T10:53:00Z">
        <w:r w:rsidRPr="00F26B45">
          <w:rPr>
            <w:rFonts w:ascii="Arial" w:hAnsi="Arial" w:cs="Arial"/>
            <w:color w:val="000000" w:themeColor="text1"/>
            <w:szCs w:val="24"/>
            <w:rPrChange w:author="SintsovaMA" w:date="2021-04-02T10:53:00Z" w:id="1822">
              <w:rPr/>
            </w:rPrChange>
          </w:rPr>
          <w:t xml:space="preserve">В случае зеркалирования документов Акт выполненных работ проводится в транзакции </w:t>
        </w:r>
        <w:r w:rsidRPr="00F26B45">
          <w:rPr>
            <w:rFonts w:ascii="Arial" w:hAnsi="Arial" w:cs="Arial"/>
            <w:color w:val="000000" w:themeColor="text1"/>
            <w:szCs w:val="24"/>
            <w:lang w:val="en-US"/>
            <w:rPrChange w:author="SintsovaMA" w:date="2021-04-02T10:53:00Z" w:id="1823">
              <w:rPr>
                <w:lang w:val="en-US"/>
              </w:rPr>
            </w:rPrChange>
          </w:rPr>
          <w:t>ZMM</w:t>
        </w:r>
        <w:r w:rsidRPr="00F26B45">
          <w:rPr>
            <w:rFonts w:ascii="Arial" w:hAnsi="Arial" w:cs="Arial"/>
            <w:color w:val="000000" w:themeColor="text1"/>
            <w:szCs w:val="24"/>
            <w:rPrChange w:author="SintsovaMA" w:date="2021-04-02T10:53:00Z" w:id="1824">
              <w:rPr/>
            </w:rPrChange>
          </w:rPr>
          <w:t>_</w:t>
        </w:r>
        <w:r w:rsidRPr="00F26B45">
          <w:rPr>
            <w:rFonts w:ascii="Arial" w:hAnsi="Arial" w:cs="Arial"/>
            <w:color w:val="000000" w:themeColor="text1"/>
            <w:szCs w:val="24"/>
            <w:lang w:val="en-US"/>
            <w:rPrChange w:author="SintsovaMA" w:date="2021-04-02T10:53:00Z" w:id="1825">
              <w:rPr>
                <w:lang w:val="en-US"/>
              </w:rPr>
            </w:rPrChange>
          </w:rPr>
          <w:t>VGO</w:t>
        </w:r>
        <w:r w:rsidRPr="00F26B45">
          <w:rPr>
            <w:rFonts w:ascii="Arial" w:hAnsi="Arial" w:cs="Arial"/>
            <w:color w:val="000000" w:themeColor="text1"/>
            <w:szCs w:val="24"/>
            <w:rPrChange w:author="SintsovaMA" w:date="2021-04-02T10:53:00Z" w:id="1826">
              <w:rPr/>
            </w:rPrChange>
          </w:rPr>
          <w:t>_</w:t>
        </w:r>
        <w:r w:rsidRPr="00F26B45">
          <w:rPr>
            <w:rFonts w:ascii="Arial" w:hAnsi="Arial" w:cs="Arial"/>
            <w:color w:val="000000" w:themeColor="text1"/>
            <w:szCs w:val="24"/>
            <w:lang w:val="en-US"/>
            <w:rPrChange w:author="SintsovaMA" w:date="2021-04-02T10:53:00Z" w:id="1827">
              <w:rPr>
                <w:lang w:val="en-US"/>
              </w:rPr>
            </w:rPrChange>
          </w:rPr>
          <w:t>DOC</w:t>
        </w:r>
        <w:r w:rsidRPr="00F26B45">
          <w:rPr>
            <w:rFonts w:ascii="Arial" w:hAnsi="Arial" w:cs="Arial"/>
            <w:color w:val="000000" w:themeColor="text1"/>
            <w:szCs w:val="24"/>
            <w:rPrChange w:author="SintsovaMA" w:date="2021-04-02T10:53:00Z" w:id="1828">
              <w:rPr/>
            </w:rPrChange>
          </w:rPr>
          <w:t xml:space="preserve">, при условии, что первичные документы соответствуют открытому периоду. Иначе, проводить документы необходимо с использованием стандартных средств в транзакции </w:t>
        </w:r>
        <w:r w:rsidRPr="00F26B45">
          <w:rPr>
            <w:rFonts w:ascii="Arial" w:hAnsi="Arial" w:cs="Arial"/>
            <w:color w:val="000000" w:themeColor="text1"/>
            <w:szCs w:val="24"/>
            <w:lang w:val="en-US"/>
            <w:rPrChange w:author="SintsovaMA" w:date="2021-04-02T10:53:00Z" w:id="1829">
              <w:rPr>
                <w:lang w:val="en-US"/>
              </w:rPr>
            </w:rPrChange>
          </w:rPr>
          <w:t>MIGO</w:t>
        </w:r>
        <w:r w:rsidRPr="00F26B45">
          <w:rPr>
            <w:rFonts w:ascii="Arial" w:hAnsi="Arial" w:cs="Arial"/>
            <w:color w:val="000000" w:themeColor="text1"/>
            <w:szCs w:val="24"/>
            <w:rPrChange w:author="SintsovaMA" w:date="2021-04-02T10:53:00Z" w:id="1830">
              <w:rPr/>
            </w:rPrChange>
          </w:rPr>
          <w:t>.</w:t>
        </w:r>
      </w:ins>
    </w:p>
    <w:p w14:paraId="15067F14" w14:textId="77777777" w:rsidR="00F26B45" w:rsidRPr="00F26B45" w:rsidRDefault="00F26B45">
      <w:pPr>
        <w:spacing w:after="240" w:line="276" w:lineRule="auto"/>
        <w:ind w:firstLine="576"/>
        <w:rPr>
          <w:ins w:id="1831" w:author="SintsovaMA" w:date="2021-04-02T10:53:00Z"/>
          <w:rFonts w:ascii="Arial" w:hAnsi="Arial" w:cs="Arial"/>
          <w:color w:val="000000" w:themeColor="text1"/>
          <w:szCs w:val="24"/>
          <w:rPrChange w:id="1832" w:author="SintsovaMA" w:date="2021-04-02T10:53:00Z">
            <w:rPr>
              <w:ins w:id="1833" w:author="SintsovaMA" w:date="2021-04-02T10:53:00Z"/>
            </w:rPr>
          </w:rPrChange>
        </w:rPr>
        <w:pPrChange w:id="1834" w:author="SintsovaMA" w:date="2021-04-02T10:53:00Z">
          <w:pPr>
            <w:pStyle w:val="afa"/>
            <w:numPr>
              <w:numId w:val="50"/>
            </w:numPr>
            <w:spacing w:after="240" w:line="276" w:lineRule="auto"/>
            <w:ind w:left="936" w:hanging="360"/>
          </w:pPr>
        </w:pPrChange>
      </w:pPr>
      <w:ins w:id="1835" w:author="SintsovaMA" w:date="2021-04-02T10:53:00Z">
        <w:r w:rsidRPr="00F26B45">
          <w:rPr>
            <w:rFonts w:ascii="Arial" w:hAnsi="Arial" w:cs="Arial"/>
            <w:color w:val="000000" w:themeColor="text1"/>
            <w:szCs w:val="24"/>
            <w:rPrChange w:author="SintsovaMA" w:date="2021-04-02T10:53:00Z" w:id="1836">
              <w:rPr/>
            </w:rPrChange>
          </w:rPr>
          <w:t xml:space="preserve">Поиск документов в </w:t>
        </w:r>
        <w:r w:rsidRPr="00F26B45">
          <w:rPr>
            <w:rFonts w:ascii="Arial" w:hAnsi="Arial" w:cs="Arial"/>
            <w:color w:val="000000" w:themeColor="text1"/>
            <w:szCs w:val="24"/>
            <w:lang w:val="en-US"/>
            <w:rPrChange w:author="SintsovaMA" w:date="2021-04-02T10:53:00Z" w:id="1837">
              <w:rPr>
                <w:lang w:val="en-US"/>
              </w:rPr>
            </w:rPrChange>
          </w:rPr>
          <w:t>ZMM</w:t>
        </w:r>
        <w:r w:rsidRPr="00F26B45">
          <w:rPr>
            <w:rFonts w:ascii="Arial" w:hAnsi="Arial" w:cs="Arial"/>
            <w:color w:val="000000" w:themeColor="text1"/>
            <w:szCs w:val="24"/>
            <w:rPrChange w:author="SintsovaMA" w:date="2021-04-02T10:53:00Z" w:id="1838">
              <w:rPr/>
            </w:rPrChange>
          </w:rPr>
          <w:t>_</w:t>
        </w:r>
        <w:r w:rsidRPr="00F26B45">
          <w:rPr>
            <w:rFonts w:ascii="Arial" w:hAnsi="Arial" w:cs="Arial"/>
            <w:color w:val="000000" w:themeColor="text1"/>
            <w:szCs w:val="24"/>
            <w:lang w:val="en-US"/>
            <w:rPrChange w:author="SintsovaMA" w:date="2021-04-02T10:53:00Z" w:id="1839">
              <w:rPr>
                <w:lang w:val="en-US"/>
              </w:rPr>
            </w:rPrChange>
          </w:rPr>
          <w:t>VGO</w:t>
        </w:r>
        <w:r w:rsidRPr="00F26B45">
          <w:rPr>
            <w:rFonts w:ascii="Arial" w:hAnsi="Arial" w:cs="Arial"/>
            <w:color w:val="000000" w:themeColor="text1"/>
            <w:szCs w:val="24"/>
            <w:rPrChange w:author="SintsovaMA" w:date="2021-04-02T10:53:00Z" w:id="1840">
              <w:rPr/>
            </w:rPrChange>
          </w:rPr>
          <w:t>_</w:t>
        </w:r>
        <w:r w:rsidRPr="00F26B45">
          <w:rPr>
            <w:rFonts w:ascii="Arial" w:hAnsi="Arial" w:cs="Arial"/>
            <w:color w:val="000000" w:themeColor="text1"/>
            <w:szCs w:val="24"/>
            <w:lang w:val="en-US"/>
            <w:rPrChange w:author="SintsovaMA" w:date="2021-04-02T10:53:00Z" w:id="1841">
              <w:rPr>
                <w:lang w:val="en-US"/>
              </w:rPr>
            </w:rPrChange>
          </w:rPr>
          <w:t>DOC</w:t>
        </w:r>
        <w:r w:rsidRPr="00F26B45">
          <w:rPr>
            <w:rFonts w:ascii="Arial" w:hAnsi="Arial" w:cs="Arial"/>
            <w:color w:val="000000" w:themeColor="text1"/>
            <w:szCs w:val="24"/>
            <w:rPrChange w:author="SintsovaMA" w:date="2021-04-02T10:53:00Z" w:id="1842">
              <w:rPr/>
            </w:rPrChange>
          </w:rPr>
          <w:t xml:space="preserve"> осуществляется по Внешнему номеру УПД из АСУ ЭДО.</w:t>
        </w:r>
      </w:ins>
    </w:p>
    <w:p w14:paraId="7EE42C39" w14:textId="0EC84AF9" w:rsidR="00F26B45" w:rsidDel="00F26B45" w:rsidRDefault="00F26B45">
      <w:pPr>
        <w:pStyle w:val="afa"/>
        <w:spacing w:after="200" w:line="276" w:lineRule="auto"/>
        <w:ind w:left="936"/>
        <w:rPr>
          <w:del w:id="1843" w:author="SintsovaMA" w:date="2021-04-02T10:53:00Z"/>
          <w:rFonts w:ascii="Arial" w:hAnsi="Arial" w:cs="Arial"/>
          <w:color w:val="000000" w:themeColor="text1"/>
          <w:szCs w:val="24"/>
        </w:rPr>
        <w:pPrChange w:id="1844" w:author="SintsovaMA" w:date="2021-04-02T10:53:00Z">
          <w:pPr>
            <w:pStyle w:val="afa"/>
            <w:numPr>
              <w:numId w:val="50"/>
            </w:numPr>
            <w:spacing w:after="200" w:line="276" w:lineRule="auto"/>
            <w:ind w:left="936" w:hanging="360"/>
          </w:pPr>
        </w:pPrChange>
      </w:pPr>
    </w:p>
    <w:p w14:paraId="42787C13" w14:textId="77777777" w:rsidR="00CA2740" w:rsidRDefault="00CA2740" w:rsidP="00CA2740">
      <w:p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Документ сохраняется в статусе предварительно зарегистрирован. </w:t>
      </w:r>
    </w:p>
    <w:p w14:paraId="233CABA3" w14:textId="77777777" w:rsidR="00CA2740" w:rsidRDefault="00CA2740" w:rsidP="00CA2740">
      <w:pPr>
        <w:pStyle w:val="afa"/>
        <w:spacing w:after="240" w:line="276" w:lineRule="auto"/>
        <w:ind w:left="927" w:firstLine="369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Сценарий 4: </w:t>
      </w:r>
      <w:r w:rsidRPr="0070218E">
        <w:rPr>
          <w:rFonts w:ascii="Arial" w:hAnsi="Arial" w:cs="Arial"/>
          <w:color w:val="000000"/>
        </w:rPr>
        <w:t>Выполнение закупки МТР за наличный расчет</w:t>
      </w:r>
    </w:p>
    <w:p w14:paraId="699151AC" w14:textId="1C2E6AF8" w:rsidR="00CA2740" w:rsidRDefault="00CA2740" w:rsidP="00CA2740">
      <w:p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ab/>
      </w:r>
      <w:r>
        <w:rPr>
          <w:rFonts w:ascii="Arial" w:hAnsi="Arial" w:cs="Arial"/>
          <w:color w:val="000000" w:themeColor="text1"/>
          <w:szCs w:val="24"/>
        </w:rPr>
        <w:t xml:space="preserve">На основании полученных от подотчетного лица первичных документов руководитель </w:t>
      </w:r>
      <w:r w:rsidR="00EB73CA">
        <w:rPr>
          <w:rFonts w:ascii="Arial" w:hAnsi="Arial" w:cs="Arial"/>
          <w:color w:val="000000" w:themeColor="text1"/>
          <w:szCs w:val="24"/>
        </w:rPr>
        <w:t xml:space="preserve">СП </w:t>
      </w:r>
      <w:r>
        <w:rPr>
          <w:rFonts w:ascii="Arial" w:hAnsi="Arial" w:cs="Arial"/>
          <w:color w:val="000000" w:themeColor="text1"/>
          <w:szCs w:val="24"/>
        </w:rPr>
        <w:t xml:space="preserve">регистрирует в транзакции </w:t>
      </w:r>
      <w:r w:rsidR="00172BAB">
        <w:rPr>
          <w:rFonts w:ascii="Arial" w:hAnsi="Arial" w:cs="Arial"/>
          <w:color w:val="000000" w:themeColor="text1"/>
          <w:szCs w:val="24"/>
        </w:rPr>
        <w:t>«</w:t>
      </w:r>
      <w:r w:rsidR="009B625E">
        <w:rPr>
          <w:rFonts w:ascii="Arial" w:hAnsi="Arial" w:cs="Arial"/>
          <w:color w:val="000000" w:themeColor="text1"/>
          <w:szCs w:val="24"/>
        </w:rPr>
        <w:t>В</w:t>
      </w:r>
      <w:r>
        <w:rPr>
          <w:rFonts w:ascii="Arial" w:hAnsi="Arial" w:cs="Arial"/>
          <w:color w:val="000000" w:themeColor="text1"/>
          <w:szCs w:val="24"/>
        </w:rPr>
        <w:t>ходящий счет</w:t>
      </w:r>
      <w:r w:rsidR="00172BAB">
        <w:rPr>
          <w:rFonts w:ascii="Arial" w:hAnsi="Arial" w:cs="Arial"/>
          <w:color w:val="000000" w:themeColor="text1"/>
          <w:szCs w:val="24"/>
        </w:rPr>
        <w:t>»</w:t>
      </w:r>
      <w:r>
        <w:rPr>
          <w:rFonts w:ascii="Arial" w:hAnsi="Arial" w:cs="Arial"/>
          <w:color w:val="000000" w:themeColor="text1"/>
          <w:szCs w:val="24"/>
        </w:rPr>
        <w:t xml:space="preserve"> кредиторскою задолженность. </w:t>
      </w:r>
    </w:p>
    <w:p w14:paraId="06F71BF0" w14:textId="5144498D" w:rsidR="00CA2740" w:rsidRDefault="00172BAB" w:rsidP="00CA2740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Для этого он в данной транзакции </w:t>
      </w:r>
      <w:r w:rsidR="00CA2740">
        <w:rPr>
          <w:rFonts w:ascii="Arial" w:hAnsi="Arial" w:cs="Arial"/>
          <w:color w:val="000000" w:themeColor="text1"/>
          <w:szCs w:val="24"/>
        </w:rPr>
        <w:t>указывает:</w:t>
      </w:r>
    </w:p>
    <w:p w14:paraId="50F7819B" w14:textId="77777777" w:rsidR="00CA2740" w:rsidRDefault="00CA2740" w:rsidP="00925910">
      <w:pPr>
        <w:pStyle w:val="afa"/>
        <w:numPr>
          <w:ilvl w:val="0"/>
          <w:numId w:val="64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Операцию – Счет;</w:t>
      </w:r>
    </w:p>
    <w:p w14:paraId="4233F2B9" w14:textId="3A4BCA80" w:rsidR="00CA2740" w:rsidRDefault="00CA2740" w:rsidP="00056C8A">
      <w:pPr>
        <w:pStyle w:val="afa"/>
        <w:numPr>
          <w:ilvl w:val="0"/>
          <w:numId w:val="64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Ссылочный документ – Указывается заказ на поставку за наличные</w:t>
      </w:r>
      <w:r w:rsidR="00056C8A">
        <w:rPr>
          <w:rFonts w:ascii="Arial" w:hAnsi="Arial" w:cs="Arial"/>
          <w:color w:val="000000" w:themeColor="text1"/>
          <w:szCs w:val="24"/>
        </w:rPr>
        <w:t xml:space="preserve"> вида </w:t>
      </w:r>
      <w:r w:rsidR="00056C8A" w:rsidRPr="00056C8A">
        <w:rPr>
          <w:rFonts w:ascii="Arial" w:hAnsi="Arial" w:cs="Arial"/>
          <w:color w:val="000000" w:themeColor="text1"/>
          <w:szCs w:val="24"/>
        </w:rPr>
        <w:t>ZNL «Заказ на пост. налич</w:t>
      </w:r>
      <w:r>
        <w:rPr>
          <w:rFonts w:ascii="Arial" w:hAnsi="Arial" w:eastAsia="Calibri" w:cs="Arial"/>
          <w:color w:val="000000" w:themeColor="text1"/>
          <w:lang w:eastAsia="ru-RU"/>
        </w:rPr>
        <w:t>;</w:t>
      </w:r>
    </w:p>
    <w:p w14:paraId="5DF36DC2" w14:textId="43C6750A" w:rsidR="00CA2740" w:rsidRDefault="00CA2740" w:rsidP="00925910">
      <w:pPr>
        <w:pStyle w:val="afa"/>
        <w:numPr>
          <w:ilvl w:val="0"/>
          <w:numId w:val="64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Дату </w:t>
      </w:r>
      <w:r w:rsidR="00A01099">
        <w:rPr>
          <w:rFonts w:ascii="Arial" w:hAnsi="Arial" w:cs="Arial"/>
          <w:color w:val="000000" w:themeColor="text1"/>
          <w:szCs w:val="24"/>
        </w:rPr>
        <w:t xml:space="preserve">счета </w:t>
      </w:r>
      <w:r>
        <w:rPr>
          <w:rFonts w:ascii="Arial" w:hAnsi="Arial" w:cs="Arial"/>
          <w:color w:val="000000" w:themeColor="text1"/>
          <w:szCs w:val="24"/>
        </w:rPr>
        <w:t xml:space="preserve">– дата первичного расчетного документа </w:t>
      </w:r>
    </w:p>
    <w:p w14:paraId="5EC6A16A" w14:textId="36805B8E" w:rsidR="00CA2740" w:rsidRDefault="00CA2740" w:rsidP="00925910">
      <w:pPr>
        <w:pStyle w:val="afa"/>
        <w:numPr>
          <w:ilvl w:val="0"/>
          <w:numId w:val="64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Ссылку – номер первичного расчетного документа</w:t>
      </w:r>
      <w:r w:rsidR="00172BAB">
        <w:rPr>
          <w:rFonts w:ascii="Arial" w:hAnsi="Arial" w:cs="Arial"/>
          <w:color w:val="000000" w:themeColor="text1"/>
          <w:szCs w:val="24"/>
        </w:rPr>
        <w:t>,</w:t>
      </w:r>
      <w:r>
        <w:rPr>
          <w:rFonts w:ascii="Arial" w:hAnsi="Arial" w:cs="Arial"/>
          <w:color w:val="000000" w:themeColor="text1"/>
          <w:szCs w:val="24"/>
        </w:rPr>
        <w:t xml:space="preserve"> на основании которого регистрируется входящий счет</w:t>
      </w:r>
    </w:p>
    <w:p w14:paraId="052B359B" w14:textId="77777777" w:rsidR="00CA2740" w:rsidRDefault="00CA2740" w:rsidP="00925910">
      <w:pPr>
        <w:pStyle w:val="afa"/>
        <w:numPr>
          <w:ilvl w:val="0"/>
          <w:numId w:val="64"/>
        </w:numPr>
        <w:spacing w:after="200" w:line="276" w:lineRule="auto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Сумма счета брутто – вручную вносится сумма с НДС с первичного документа. </w:t>
      </w:r>
    </w:p>
    <w:p w14:paraId="65B42378" w14:textId="77777777" w:rsidR="00CA2740" w:rsidRDefault="00CA2740" w:rsidP="00CA2740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Документ сохраняется в статусе предварительно зарегистрирован.</w:t>
      </w:r>
    </w:p>
    <w:p w14:paraId="40046342" w14:textId="4F6AAF94" w:rsidR="00817AFA" w:rsidRPr="00E43E70" w:rsidRDefault="00817AFA" w:rsidP="00817AFA">
      <w:pPr>
        <w:pStyle w:val="a8"/>
        <w:jc w:val="right"/>
        <w:rPr>
          <w:rFonts w:ascii="Arial" w:hAnsi="Arial" w:cs="Arial"/>
          <w:b/>
          <w:noProof/>
          <w:sz w:val="22"/>
        </w:rPr>
      </w:pPr>
      <w:r w:rsidRPr="00E43E70">
        <w:rPr>
          <w:rFonts w:ascii="Arial" w:hAnsi="Arial" w:cs="Arial"/>
          <w:b/>
          <w:noProof/>
          <w:sz w:val="22"/>
        </w:rPr>
        <w:t xml:space="preserve">Таблица </w:t>
      </w:r>
      <w:r w:rsidRPr="00E43E70">
        <w:rPr>
          <w:rFonts w:ascii="Arial" w:hAnsi="Arial" w:cs="Arial"/>
          <w:b/>
          <w:noProof/>
          <w:sz w:val="22"/>
        </w:rPr>
        <w:fldChar w:fldCharType="begin"/>
      </w:r>
      <w:r w:rsidRPr="00E43E70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E43E70">
        <w:rPr>
          <w:rFonts w:ascii="Arial" w:hAnsi="Arial" w:cs="Arial"/>
          <w:b/>
          <w:noProof/>
          <w:sz w:val="22"/>
        </w:rPr>
        <w:fldChar w:fldCharType="separate"/>
      </w:r>
      <w:ins w:id="1845" w:author="Paramonova Elena" w:date="2021-03-18T14:33:00Z">
        <w:r w:rsidR="008157EB">
          <w:rPr>
            <w:rFonts w:ascii="Arial" w:hAnsi="Arial" w:cs="Arial"/>
            <w:b/>
            <w:noProof/>
            <w:sz w:val="22"/>
          </w:rPr>
          <w:t>57</w:t>
        </w:r>
      </w:ins>
      <w:del w:id="1846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</w:rPr>
          <w:delText>58</w:delText>
        </w:r>
      </w:del>
      <w:r w:rsidRPr="00E43E70">
        <w:rPr>
          <w:rFonts w:ascii="Arial" w:hAnsi="Arial" w:cs="Arial"/>
          <w:b/>
          <w:noProof/>
          <w:sz w:val="22"/>
        </w:rPr>
        <w:fldChar w:fldCharType="end"/>
      </w:r>
      <w:r w:rsidRPr="00E43E70">
        <w:rPr>
          <w:rFonts w:ascii="Arial" w:hAnsi="Arial" w:cs="Arial"/>
          <w:b/>
          <w:noProof/>
          <w:sz w:val="22"/>
        </w:rPr>
        <w:t xml:space="preserve">. </w:t>
      </w:r>
      <w:r>
        <w:rPr>
          <w:rFonts w:ascii="Arial" w:hAnsi="Arial" w:cs="Arial"/>
          <w:b/>
          <w:noProof/>
          <w:sz w:val="22"/>
        </w:rPr>
        <w:t>Описание шага Предварительная регистрация кредиторской задолженности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4"/>
        <w:gridCol w:w="1691"/>
        <w:gridCol w:w="1783"/>
        <w:gridCol w:w="1498"/>
        <w:gridCol w:w="1180"/>
        <w:gridCol w:w="1321"/>
        <w:gridCol w:w="1319"/>
      </w:tblGrid>
      <w:tr w:rsidR="00F26B45" w14:paraId="59023E54" w14:textId="77777777" w:rsidTr="00F8304C">
        <w:trPr>
          <w:trHeight w:val="397"/>
          <w:tblHeader/>
        </w:trPr>
        <w:tc>
          <w:tcPr>
            <w:tcW w:w="681" w:type="pct"/>
            <w:shd w:val="clear" w:color="auto" w:fill="FFC000"/>
            <w:vAlign w:val="center"/>
          </w:tcPr>
          <w:p w14:paraId="03609F17" w14:textId="77777777" w:rsidR="00817AFA" w:rsidRPr="00D36A72" w:rsidRDefault="00817AFA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lastRenderedPageBreak/>
              <w:t>Номер шага</w:t>
            </w:r>
          </w:p>
        </w:tc>
        <w:tc>
          <w:tcPr>
            <w:tcW w:w="984" w:type="pct"/>
            <w:shd w:val="clear" w:color="auto" w:fill="FFC000"/>
            <w:vAlign w:val="center"/>
          </w:tcPr>
          <w:p w14:paraId="2CC3ED1B" w14:textId="77777777" w:rsidR="00817AFA" w:rsidRDefault="00817AFA" w:rsidP="00DA488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14" w:type="pct"/>
            <w:shd w:val="clear" w:color="auto" w:fill="FFC000"/>
            <w:vAlign w:val="center"/>
          </w:tcPr>
          <w:p w14:paraId="736BDDAD" w14:textId="77777777" w:rsidR="00817AFA" w:rsidRPr="00F94454" w:rsidRDefault="00817AFA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813" w:type="pct"/>
            <w:shd w:val="clear" w:color="auto" w:fill="FFC000"/>
          </w:tcPr>
          <w:p w14:paraId="0C2430E2" w14:textId="77777777" w:rsidR="00817AFA" w:rsidRDefault="00817AFA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657" w:type="pct"/>
            <w:shd w:val="clear" w:color="auto" w:fill="FFC000"/>
          </w:tcPr>
          <w:p w14:paraId="63740B77" w14:textId="77777777" w:rsidR="00817AFA" w:rsidRDefault="00817AFA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726" w:type="pct"/>
            <w:shd w:val="clear" w:color="auto" w:fill="FFC000"/>
          </w:tcPr>
          <w:p w14:paraId="75E8CB5D" w14:textId="77777777" w:rsidR="00817AFA" w:rsidRDefault="00817AFA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  <w:tc>
          <w:tcPr>
            <w:tcW w:w="725" w:type="pct"/>
            <w:shd w:val="clear" w:color="auto" w:fill="FFC000"/>
          </w:tcPr>
          <w:p w14:paraId="7ECEA7A4" w14:textId="77777777" w:rsidR="00817AFA" w:rsidRDefault="00817AFA" w:rsidP="00DA48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Актуально для сценария</w:t>
            </w:r>
          </w:p>
        </w:tc>
      </w:tr>
      <w:tr w:rsidR="00F26B45" w:rsidRPr="00B613A3" w14:paraId="5816E8B1" w14:textId="77777777" w:rsidTr="00F8304C">
        <w:trPr>
          <w:trHeight w:val="1252"/>
        </w:trPr>
        <w:tc>
          <w:tcPr>
            <w:tcW w:w="681" w:type="pct"/>
          </w:tcPr>
          <w:p w14:paraId="461E112E" w14:textId="5B6B0DBE" w:rsidR="00817AFA" w:rsidRDefault="00817AFA" w:rsidP="00DA488E">
            <w:pPr>
              <w:rPr>
                <w:rFonts w:ascii="Arial" w:hAnsi="Arial" w:cs="Arial"/>
                <w:sz w:val="20"/>
              </w:rPr>
            </w:pPr>
            <w:r w:rsidRPr="00D1083F">
              <w:rPr>
                <w:rFonts w:ascii="Arial" w:hAnsi="Arial" w:cs="Arial"/>
                <w:sz w:val="20"/>
              </w:rPr>
              <w:t>ПП-10.04.0</w:t>
            </w:r>
            <w:r w:rsidR="0073420F">
              <w:rPr>
                <w:rFonts w:ascii="Arial" w:hAnsi="Arial" w:cs="Arial"/>
                <w:sz w:val="20"/>
              </w:rPr>
              <w:t>5</w:t>
            </w:r>
            <w:r w:rsidRPr="00D1083F">
              <w:rPr>
                <w:rFonts w:ascii="Arial" w:hAnsi="Arial" w:cs="Arial"/>
                <w:sz w:val="20"/>
              </w:rPr>
              <w:t>.1</w:t>
            </w:r>
            <w:r w:rsidR="00527A0E">
              <w:rPr>
                <w:rFonts w:ascii="Arial" w:hAnsi="Arial" w:cs="Arial"/>
                <w:sz w:val="20"/>
              </w:rPr>
              <w:t>6</w:t>
            </w:r>
            <w:r w:rsidRPr="00D1083F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984" w:type="pct"/>
          </w:tcPr>
          <w:p w14:paraId="0A85E46F" w14:textId="13BAC27B" w:rsidR="00817AFA" w:rsidRDefault="00817AFA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Зарегистрировано поступление акта выполненных работ</w:t>
            </w:r>
          </w:p>
          <w:p w14:paraId="4D993E2E" w14:textId="77777777" w:rsidR="00817AFA" w:rsidRDefault="00817AFA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</w:t>
            </w:r>
          </w:p>
          <w:p w14:paraId="0AF34BF9" w14:textId="057166F3" w:rsidR="00817AFA" w:rsidRDefault="00817AFA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Получены первичные расчетные документы (Счет-фактура, УПД)</w:t>
            </w:r>
          </w:p>
        </w:tc>
        <w:tc>
          <w:tcPr>
            <w:tcW w:w="414" w:type="pct"/>
            <w:shd w:val="clear" w:color="auto" w:fill="auto"/>
          </w:tcPr>
          <w:p w14:paraId="27F645B9" w14:textId="77777777" w:rsidR="00F26B45" w:rsidRDefault="00817AFA" w:rsidP="00DA488E">
            <w:pPr>
              <w:jc w:val="left"/>
              <w:rPr>
                <w:ins w:id="1847" w:author="SintsovaMA" w:date="2021-04-02T10:53:00Z"/>
                <w:rFonts w:ascii="Arial" w:hAnsi="Arial" w:cs="Arial"/>
                <w:sz w:val="20"/>
                <w:lang w:val="en-US"/>
              </w:rPr>
            </w:pPr>
            <w:r w:rsidRPr="005373F0">
              <w:rPr>
                <w:rFonts w:ascii="Arial" w:hAnsi="Arial" w:cs="Arial"/>
                <w:sz w:val="20"/>
              </w:rPr>
              <w:t>MIR7</w:t>
            </w:r>
            <w:ins w:id="1848" w:author="SintsovaMA" w:date="2021-04-02T10:53:00Z">
              <w:r w:rsidR="00F26B45">
                <w:rPr>
                  <w:rFonts w:ascii="Arial" w:hAnsi="Arial" w:cs="Arial"/>
                  <w:sz w:val="20"/>
                  <w:lang w:val="en-US"/>
                </w:rPr>
                <w:t>/</w:t>
              </w:r>
            </w:ins>
          </w:p>
          <w:p w14:paraId="32B63A18" w14:textId="6B4DEFD2" w:rsidR="00817AFA" w:rsidRPr="00E43E70" w:rsidRDefault="00F26B45" w:rsidP="00DA488E">
            <w:pPr>
              <w:jc w:val="left"/>
              <w:rPr>
                <w:rFonts w:ascii="Arial" w:hAnsi="Arial" w:cs="Arial"/>
                <w:sz w:val="20"/>
              </w:rPr>
            </w:pPr>
            <w:ins w:id="1849" w:author="SintsovaMA" w:date="2021-04-02T10:53:00Z">
              <w:r>
                <w:rPr>
                  <w:rFonts w:ascii="Arial" w:hAnsi="Arial" w:cs="Arial"/>
                  <w:sz w:val="20"/>
                  <w:lang w:val="en-US"/>
                </w:rPr>
                <w:t>ZMM_VGO_DOC</w:t>
              </w:r>
            </w:ins>
          </w:p>
        </w:tc>
        <w:tc>
          <w:tcPr>
            <w:tcW w:w="813" w:type="pct"/>
          </w:tcPr>
          <w:p w14:paraId="11D74A58" w14:textId="02F0CD2E" w:rsidR="00817AFA" w:rsidRDefault="00817AFA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Спецификация вида </w:t>
            </w:r>
            <w:r>
              <w:rPr>
                <w:rFonts w:ascii="Arial" w:hAnsi="Arial" w:cs="Arial"/>
                <w:sz w:val="20"/>
                <w:lang w:val="en-US"/>
              </w:rPr>
              <w:t>ZNB</w:t>
            </w:r>
            <w:r w:rsidRPr="006F5C88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в статусе «Действующий»</w:t>
            </w:r>
          </w:p>
          <w:p w14:paraId="6AFC1C6C" w14:textId="411D9481" w:rsidR="004612E2" w:rsidRDefault="004612E2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ИЛИ</w:t>
            </w:r>
          </w:p>
          <w:p w14:paraId="721D280D" w14:textId="70C8CE5F" w:rsidR="004612E2" w:rsidRDefault="004612E2" w:rsidP="00DA488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З</w:t>
            </w:r>
            <w:r w:rsidRPr="00101CB0">
              <w:rPr>
                <w:rFonts w:ascii="Arial" w:hAnsi="Arial" w:cs="Arial"/>
                <w:sz w:val="20"/>
              </w:rPr>
              <w:t xml:space="preserve">аказе на поставку с видом документа </w:t>
            </w:r>
            <w:r w:rsidR="00BB436B" w:rsidRPr="00101CB0">
              <w:rPr>
                <w:rFonts w:ascii="Arial" w:hAnsi="Arial" w:cs="Arial"/>
                <w:sz w:val="20"/>
              </w:rPr>
              <w:t>ZUS –</w:t>
            </w:r>
            <w:r w:rsidRPr="00101CB0">
              <w:rPr>
                <w:rFonts w:ascii="Arial" w:hAnsi="Arial" w:cs="Arial"/>
                <w:sz w:val="20"/>
              </w:rPr>
              <w:t xml:space="preserve"> </w:t>
            </w:r>
            <w:r w:rsidR="00032C7D">
              <w:rPr>
                <w:rFonts w:ascii="Arial" w:hAnsi="Arial" w:cs="Arial"/>
                <w:sz w:val="20"/>
              </w:rPr>
              <w:t>Заказ на поставку</w:t>
            </w:r>
            <w:r w:rsidRPr="00101CB0">
              <w:rPr>
                <w:rFonts w:ascii="Arial" w:hAnsi="Arial" w:cs="Arial"/>
                <w:sz w:val="20"/>
              </w:rPr>
              <w:t xml:space="preserve"> без спецификации</w:t>
            </w:r>
            <w:r w:rsidRPr="004B076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847B2AD" w14:textId="77777777" w:rsidR="004612E2" w:rsidRDefault="004612E2" w:rsidP="00DA488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ИЛИ</w:t>
            </w:r>
          </w:p>
          <w:p w14:paraId="11290325" w14:textId="7F83D5D7" w:rsidR="00817AFA" w:rsidRPr="00471D65" w:rsidRDefault="004612E2" w:rsidP="00DA488E">
            <w:pPr>
              <w:jc w:val="left"/>
              <w:rPr>
                <w:rFonts w:ascii="Arial" w:hAnsi="Arial" w:cs="Arial"/>
                <w:sz w:val="20"/>
              </w:rPr>
            </w:pPr>
            <w:r w:rsidRPr="004B0761">
              <w:rPr>
                <w:rFonts w:ascii="Arial" w:hAnsi="Arial" w:cs="Arial"/>
                <w:sz w:val="20"/>
                <w:szCs w:val="20"/>
              </w:rPr>
              <w:t>ZNL</w:t>
            </w:r>
            <w:r w:rsidRPr="00FE1E0F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032C7D">
              <w:rPr>
                <w:rFonts w:ascii="Arial" w:hAnsi="Arial" w:cs="Arial"/>
                <w:sz w:val="20"/>
                <w:szCs w:val="20"/>
              </w:rPr>
              <w:t>Заказ на поставку</w:t>
            </w:r>
            <w:r>
              <w:rPr>
                <w:rFonts w:ascii="Arial" w:hAnsi="Arial" w:cs="Arial"/>
                <w:sz w:val="20"/>
                <w:szCs w:val="20"/>
              </w:rPr>
              <w:t xml:space="preserve"> за наличные;</w:t>
            </w:r>
            <w:r w:rsidRPr="00471D65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657" w:type="pct"/>
          </w:tcPr>
          <w:p w14:paraId="6D6A5790" w14:textId="77777777" w:rsidR="00817AFA" w:rsidRPr="006027DE" w:rsidRDefault="00817AFA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Входящий счет (предварительно зарегистрирован)</w:t>
            </w:r>
          </w:p>
        </w:tc>
        <w:tc>
          <w:tcPr>
            <w:tcW w:w="726" w:type="pct"/>
          </w:tcPr>
          <w:p w14:paraId="23AE2733" w14:textId="77777777" w:rsidR="00817AFA" w:rsidRDefault="00817AFA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Менеджер по сопровождению договора; </w:t>
            </w:r>
          </w:p>
          <w:p w14:paraId="6B229AFA" w14:textId="77777777" w:rsidR="00817AFA" w:rsidRDefault="00817AFA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29A065A7" w14:textId="77777777" w:rsidR="00817AFA" w:rsidRPr="00B613A3" w:rsidRDefault="00817AFA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Руководитель СП.</w:t>
            </w:r>
          </w:p>
        </w:tc>
        <w:tc>
          <w:tcPr>
            <w:tcW w:w="725" w:type="pct"/>
          </w:tcPr>
          <w:p w14:paraId="6DDCBBBA" w14:textId="77BF95EC" w:rsidR="004612E2" w:rsidRDefault="004612E2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Сценарий 1, </w:t>
            </w:r>
          </w:p>
          <w:p w14:paraId="481ACC13" w14:textId="77777777" w:rsidR="004612E2" w:rsidRDefault="004612E2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Сценарий 2</w:t>
            </w:r>
          </w:p>
          <w:p w14:paraId="37E06C9B" w14:textId="44F0C4C0" w:rsidR="004612E2" w:rsidRDefault="004612E2" w:rsidP="00DA488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Сценарий 4</w:t>
            </w:r>
          </w:p>
          <w:p w14:paraId="369E3B66" w14:textId="77777777" w:rsidR="00817AFA" w:rsidRDefault="00817AFA" w:rsidP="00DA488E">
            <w:pPr>
              <w:jc w:val="left"/>
              <w:rPr>
                <w:rFonts w:ascii="Arial" w:hAnsi="Arial" w:cs="Arial"/>
                <w:sz w:val="20"/>
              </w:rPr>
            </w:pPr>
          </w:p>
          <w:p w14:paraId="6F598381" w14:textId="77777777" w:rsidR="00817AFA" w:rsidRPr="00471D65" w:rsidRDefault="00817AFA" w:rsidP="00DA488E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509F2B46" w14:textId="001D4149" w:rsidR="004612E2" w:rsidRDefault="004612E2" w:rsidP="004612E2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</w:p>
    <w:p w14:paraId="05C929FB" w14:textId="631F41FE" w:rsidR="004612E2" w:rsidRDefault="004612E2" w:rsidP="004612E2">
      <w:pPr>
        <w:pStyle w:val="4"/>
        <w:rPr>
          <w:b/>
          <w:i w:val="0"/>
          <w:sz w:val="24"/>
          <w:szCs w:val="24"/>
        </w:rPr>
      </w:pPr>
      <w:r w:rsidRPr="003C5FB5">
        <w:rPr>
          <w:b/>
          <w:i w:val="0"/>
          <w:caps w:val="0"/>
          <w:sz w:val="24"/>
          <w:szCs w:val="24"/>
        </w:rPr>
        <w:t>ПП-10.04.0</w:t>
      </w:r>
      <w:r w:rsidR="00C5733B">
        <w:rPr>
          <w:b/>
          <w:i w:val="0"/>
          <w:caps w:val="0"/>
          <w:sz w:val="24"/>
          <w:szCs w:val="24"/>
        </w:rPr>
        <w:t>5</w:t>
      </w:r>
      <w:r w:rsidRPr="003C5FB5">
        <w:rPr>
          <w:b/>
          <w:i w:val="0"/>
          <w:caps w:val="0"/>
          <w:sz w:val="24"/>
          <w:szCs w:val="24"/>
        </w:rPr>
        <w:t>.</w:t>
      </w:r>
      <w:r w:rsidR="0025068A">
        <w:rPr>
          <w:b/>
          <w:i w:val="0"/>
          <w:caps w:val="0"/>
          <w:sz w:val="24"/>
          <w:szCs w:val="24"/>
        </w:rPr>
        <w:t>07</w:t>
      </w:r>
      <w:r w:rsidR="0025068A" w:rsidRPr="003C5FB5">
        <w:rPr>
          <w:b/>
          <w:i w:val="0"/>
          <w:caps w:val="0"/>
          <w:sz w:val="24"/>
          <w:szCs w:val="24"/>
        </w:rPr>
        <w:t>0</w:t>
      </w:r>
      <w:r w:rsidR="0025068A" w:rsidRPr="003C5FB5">
        <w:rPr>
          <w:rFonts w:cs="Arial"/>
        </w:rPr>
        <w:t xml:space="preserve"> </w:t>
      </w:r>
      <w:r>
        <w:rPr>
          <w:b/>
          <w:i w:val="0"/>
          <w:sz w:val="24"/>
          <w:szCs w:val="24"/>
        </w:rPr>
        <w:t>П</w:t>
      </w:r>
      <w:r>
        <w:rPr>
          <w:b/>
          <w:i w:val="0"/>
          <w:caps w:val="0"/>
          <w:sz w:val="24"/>
          <w:szCs w:val="24"/>
        </w:rPr>
        <w:t xml:space="preserve">одготовка первичных документов для передачи в АСУ ЭДО (вне </w:t>
      </w:r>
      <w:r w:rsidRPr="0081654F">
        <w:rPr>
          <w:b/>
          <w:i w:val="0"/>
          <w:caps w:val="0"/>
          <w:sz w:val="24"/>
          <w:szCs w:val="24"/>
        </w:rPr>
        <w:t>SAP S/4HANA)</w:t>
      </w:r>
      <w:r>
        <w:rPr>
          <w:b/>
          <w:i w:val="0"/>
          <w:caps w:val="0"/>
          <w:sz w:val="24"/>
          <w:szCs w:val="24"/>
        </w:rPr>
        <w:t>.</w:t>
      </w:r>
    </w:p>
    <w:p w14:paraId="115C2631" w14:textId="77777777" w:rsidR="004612E2" w:rsidRPr="001C1CF6" w:rsidRDefault="004612E2" w:rsidP="004612E2">
      <w:pPr>
        <w:spacing w:after="200" w:line="276" w:lineRule="auto"/>
        <w:ind w:firstLine="576"/>
        <w:rPr>
          <w:rFonts w:ascii="Arial" w:hAnsi="Arial" w:cs="Arial"/>
          <w:color w:val="000000" w:themeColor="text1"/>
          <w:szCs w:val="24"/>
        </w:rPr>
      </w:pPr>
    </w:p>
    <w:p w14:paraId="5952A61A" w14:textId="77777777" w:rsidR="00AE1C55" w:rsidRPr="0086376D" w:rsidRDefault="00AE1C55" w:rsidP="00AE1C55">
      <w:pPr>
        <w:pStyle w:val="afffc"/>
        <w:spacing w:line="276" w:lineRule="auto"/>
        <w:rPr>
          <w:rFonts w:ascii="Arial" w:eastAsia="Times New Roman" w:hAnsi="Arial" w:cs="Arial"/>
          <w:color w:val="000000" w:themeColor="text1"/>
          <w:kern w:val="0"/>
          <w:sz w:val="24"/>
          <w:lang w:eastAsia="en-US"/>
        </w:rPr>
      </w:pPr>
      <w:r w:rsidRPr="0086376D">
        <w:rPr>
          <w:rFonts w:ascii="Arial" w:hAnsi="Arial" w:eastAsia="Times New Roman" w:cs="Arial"/>
          <w:color w:val="000000" w:themeColor="text1"/>
          <w:kern w:val="0"/>
          <w:sz w:val="24"/>
          <w:lang w:eastAsia="en-US"/>
        </w:rPr>
        <w:t>Шаг актуален для следующих сценариев:</w:t>
      </w:r>
    </w:p>
    <w:p w14:paraId="52BB135A" w14:textId="6A42C7FA" w:rsidR="00AE1C55" w:rsidRDefault="00AE1C55" w:rsidP="00AE1C55">
      <w:pPr>
        <w:autoSpaceDE w:val="0"/>
        <w:autoSpaceDN w:val="0"/>
        <w:spacing w:before="100" w:after="100" w:line="276" w:lineRule="auto"/>
        <w:ind w:left="588" w:firstLine="708"/>
        <w:rPr>
          <w:rFonts w:ascii="Arial" w:hAnsi="Arial" w:cs="Arial"/>
          <w:color w:val="000000"/>
          <w:sz w:val="20"/>
          <w:szCs w:val="20"/>
          <w:lang w:eastAsia="ru-RU"/>
        </w:rPr>
      </w:pPr>
      <w:r w:rsidRPr="00804A8F">
        <w:rPr>
          <w:rFonts w:ascii="Arial" w:hAnsi="Arial" w:cs="Arial"/>
          <w:color w:val="000000" w:themeColor="text1"/>
          <w:szCs w:val="24"/>
        </w:rPr>
        <w:t>Сценарий 1: Управление обязательствами по договорам закупки с внешними контрагентами</w:t>
      </w:r>
      <w:r w:rsidRPr="00804A8F">
        <w:rPr>
          <w:rFonts w:ascii="Arial" w:hAnsi="Arial" w:cs="Arial"/>
          <w:color w:val="000000"/>
          <w:sz w:val="20"/>
          <w:szCs w:val="20"/>
          <w:lang w:eastAsia="ru-RU"/>
        </w:rPr>
        <w:t>;</w:t>
      </w:r>
    </w:p>
    <w:p w14:paraId="2B8652F6" w14:textId="2926EEBA" w:rsidR="00AE1C55" w:rsidRDefault="00AE1C55" w:rsidP="00AE1C55">
      <w:pPr>
        <w:pStyle w:val="afa"/>
        <w:autoSpaceDE w:val="0"/>
        <w:autoSpaceDN w:val="0"/>
        <w:adjustRightInd w:val="0"/>
        <w:spacing w:before="100" w:after="100"/>
        <w:ind w:left="936" w:firstLine="360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Сценарий 2: </w:t>
      </w:r>
      <w:r>
        <w:rPr>
          <w:rFonts w:ascii="Arial" w:hAnsi="Arial" w:cs="Arial"/>
        </w:rPr>
        <w:t>Управление обязательствами по договорам закупки работ, услуг с внутригрупповыми контрагентами</w:t>
      </w:r>
      <w:r w:rsidR="007F5223" w:rsidRPr="000E4615">
        <w:rPr>
          <w:rFonts w:ascii="Arial" w:hAnsi="Arial" w:cs="Arial"/>
          <w:color w:val="000000"/>
        </w:rPr>
        <w:t>,</w:t>
      </w:r>
      <w:r w:rsidR="007F5223" w:rsidRPr="007F5223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</w:rPr>
        <w:t xml:space="preserve">работающими в </w:t>
      </w:r>
      <w:r w:rsidR="007F5223">
        <w:rPr>
          <w:rFonts w:ascii="Arial" w:hAnsi="Arial" w:cs="Arial"/>
          <w:color w:val="000000"/>
          <w:lang w:val="en-US"/>
        </w:rPr>
        <w:t>SAP</w:t>
      </w:r>
      <w:r w:rsidR="007F5223" w:rsidRPr="000E4615">
        <w:rPr>
          <w:rFonts w:ascii="Arial" w:hAnsi="Arial" w:cs="Arial"/>
          <w:color w:val="000000"/>
        </w:rPr>
        <w:t xml:space="preserve"> </w:t>
      </w:r>
      <w:r w:rsidR="007F5223">
        <w:rPr>
          <w:rFonts w:ascii="Arial" w:hAnsi="Arial" w:cs="Arial"/>
          <w:color w:val="000000"/>
          <w:lang w:val="en-US"/>
        </w:rPr>
        <w:t>S</w:t>
      </w:r>
      <w:r w:rsidR="007F5223" w:rsidRPr="000E4615">
        <w:rPr>
          <w:rFonts w:ascii="Arial" w:hAnsi="Arial" w:cs="Arial"/>
          <w:color w:val="000000"/>
        </w:rPr>
        <w:t>/4</w:t>
      </w:r>
      <w:r w:rsidR="007F5223">
        <w:rPr>
          <w:rFonts w:ascii="Arial" w:hAnsi="Arial" w:cs="Arial"/>
          <w:color w:val="000000"/>
          <w:lang w:val="en-US"/>
        </w:rPr>
        <w:t>HANA</w:t>
      </w:r>
      <w:r w:rsidR="007F5223">
        <w:rPr>
          <w:rFonts w:ascii="Arial" w:hAnsi="Arial" w:cs="Arial"/>
          <w:color w:val="000000"/>
        </w:rPr>
        <w:t>;</w:t>
      </w:r>
    </w:p>
    <w:p w14:paraId="6DE250B7" w14:textId="55A11AA7" w:rsidR="00AE1C55" w:rsidRDefault="00AE1C55" w:rsidP="00AE1C55">
      <w:pPr>
        <w:pStyle w:val="afa"/>
        <w:spacing w:after="240" w:line="276" w:lineRule="auto"/>
        <w:ind w:left="927" w:firstLine="369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/>
        </w:rPr>
        <w:t xml:space="preserve">Сценарий 4: </w:t>
      </w:r>
      <w:r w:rsidRPr="0004632B">
        <w:rPr>
          <w:rFonts w:ascii="Arial" w:hAnsi="Arial" w:cs="Arial"/>
        </w:rPr>
        <w:t>Выполнение закупки работ, услуг за наличный расчет</w:t>
      </w:r>
      <w:r w:rsidR="007F5223">
        <w:rPr>
          <w:rFonts w:ascii="Arial" w:hAnsi="Arial" w:cs="Arial"/>
        </w:rPr>
        <w:t>.</w:t>
      </w:r>
    </w:p>
    <w:p w14:paraId="5421A538" w14:textId="75BEE4DE" w:rsidR="007F27C9" w:rsidRDefault="00AE1C55" w:rsidP="007F27C9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После регистрации входящего счета, </w:t>
      </w:r>
      <w:ins w:id="1850" w:author="Paramonova Elena" w:date="2021-03-18T16:34:00Z">
        <w:r w:rsidR="000D1C92" w:rsidRPr="000D1C92">
          <w:rPr>
            <w:rFonts w:ascii="Arial" w:hAnsi="Arial" w:cs="Arial"/>
          </w:rPr>
          <w:t>из SAP S/4 HANA печатается реестр документов со штр</w:t>
        </w:r>
        <w:r w:rsidR="000D1C92">
          <w:rPr>
            <w:rFonts w:ascii="Arial" w:hAnsi="Arial" w:cs="Arial"/>
          </w:rPr>
          <w:t>их-кодом. Данный реестр докумен</w:t>
        </w:r>
        <w:r w:rsidR="000D1C92" w:rsidRPr="000D1C92">
          <w:rPr>
            <w:rFonts w:ascii="Arial" w:hAnsi="Arial" w:cs="Arial"/>
          </w:rPr>
          <w:t>тов со штрих-кодом</w:t>
        </w:r>
      </w:ins>
      <w:del w:id="1851" w:author="Paramonova Elena" w:date="2021-03-18T16:34:00Z">
        <w:r w:rsidDel="000D1C92">
          <w:rPr>
            <w:rFonts w:ascii="Arial" w:hAnsi="Arial" w:cs="Arial"/>
          </w:rPr>
          <w:delText xml:space="preserve">менеджер по сопровождению договора либо руководитель </w:delText>
        </w:r>
        <w:r w:rsidR="0053183E" w:rsidDel="000D1C92">
          <w:rPr>
            <w:rFonts w:ascii="Arial" w:hAnsi="Arial" w:cs="Arial"/>
          </w:rPr>
          <w:delText xml:space="preserve">СП </w:delText>
        </w:r>
        <w:r w:rsidDel="000D1C92">
          <w:rPr>
            <w:rFonts w:ascii="Arial" w:hAnsi="Arial" w:cs="Arial"/>
          </w:rPr>
          <w:delText xml:space="preserve">печатает из </w:delText>
        </w:r>
        <w:r w:rsidDel="000D1C92">
          <w:rPr>
            <w:rFonts w:ascii="Arial" w:hAnsi="Arial" w:eastAsia="Calibri"/>
            <w:szCs w:val="28"/>
            <w:lang w:val="en-US"/>
          </w:rPr>
          <w:delText>SAP</w:delText>
        </w:r>
        <w:r w:rsidRPr="00446A9B" w:rsidDel="000D1C92">
          <w:rPr>
            <w:rFonts w:ascii="Arial" w:hAnsi="Arial" w:eastAsia="Calibri"/>
            <w:szCs w:val="28"/>
          </w:rPr>
          <w:delText xml:space="preserve"> </w:delText>
        </w:r>
        <w:r w:rsidDel="000D1C92">
          <w:rPr>
            <w:rFonts w:ascii="Arial" w:hAnsi="Arial" w:eastAsia="Calibri"/>
            <w:szCs w:val="28"/>
            <w:lang w:val="en-US"/>
          </w:rPr>
          <w:delText>S</w:delText>
        </w:r>
        <w:r w:rsidRPr="00446A9B" w:rsidDel="000D1C92">
          <w:rPr>
            <w:rFonts w:ascii="Arial" w:hAnsi="Arial" w:eastAsia="Calibri"/>
            <w:szCs w:val="28"/>
          </w:rPr>
          <w:delText xml:space="preserve">/4 </w:delText>
        </w:r>
        <w:r w:rsidDel="000D1C92">
          <w:rPr>
            <w:rFonts w:ascii="Arial" w:hAnsi="Arial" w:eastAsia="Calibri"/>
            <w:szCs w:val="28"/>
            <w:lang w:val="en-US"/>
          </w:rPr>
          <w:delText>HANA</w:delText>
        </w:r>
        <w:r w:rsidDel="000D1C92">
          <w:rPr>
            <w:rFonts w:ascii="Arial" w:hAnsi="Arial" w:eastAsia="Calibri"/>
            <w:szCs w:val="28"/>
          </w:rPr>
          <w:delText xml:space="preserve"> штрих-код, автоматически сформированный в момент сохранения входящего счета.</w:delText>
        </w:r>
        <w:r w:rsidDel="000D1C92">
          <w:rPr>
            <w:rFonts w:ascii="Arial" w:hAnsi="Arial" w:cs="Arial"/>
          </w:rPr>
          <w:delText xml:space="preserve"> Штрих-код</w:delText>
        </w:r>
      </w:del>
      <w:r>
        <w:rPr>
          <w:rFonts w:ascii="Arial" w:hAnsi="Arial" w:cs="Arial"/>
        </w:rPr>
        <w:t xml:space="preserve"> вместе с оригиналами или скан-копиями первичных расчетных документов </w:t>
      </w:r>
      <w:del w:id="1852" w:author="Paramonova Elena" w:date="2021-03-18T16:34:00Z">
        <w:r w:rsidDel="000D1C92">
          <w:rPr>
            <w:rFonts w:ascii="Arial" w:hAnsi="Arial" w:cs="Arial"/>
          </w:rPr>
          <w:delText xml:space="preserve">менеджер по сопровождению </w:delText>
        </w:r>
      </w:del>
      <w:r>
        <w:rPr>
          <w:rFonts w:ascii="Arial" w:hAnsi="Arial" w:cs="Arial"/>
        </w:rPr>
        <w:t>договора передает</w:t>
      </w:r>
      <w:ins w:id="1853" w:author="Paramonova Elena" w:date="2021-03-18T16:34:00Z">
        <w:r w:rsidR="000D1C92">
          <w:rPr>
            <w:rFonts w:ascii="Arial" w:hAnsi="Arial" w:cs="Arial"/>
          </w:rPr>
          <w:t>ся</w:t>
        </w:r>
      </w:ins>
      <w:r>
        <w:rPr>
          <w:rFonts w:ascii="Arial" w:hAnsi="Arial" w:cs="Arial"/>
        </w:rPr>
        <w:t xml:space="preserve"> во фронт-офис МФЦ. В процессе ПП-15.01.01.01 «Получение и обработка в МФЦ входящих первичных документов» сканы документов </w:t>
      </w:r>
      <w:r w:rsidR="0053183E">
        <w:rPr>
          <w:rFonts w:ascii="Arial" w:hAnsi="Arial" w:cs="Arial"/>
        </w:rPr>
        <w:t xml:space="preserve">размещаются </w:t>
      </w:r>
      <w:r>
        <w:rPr>
          <w:rFonts w:ascii="Arial" w:hAnsi="Arial" w:cs="Arial"/>
        </w:rPr>
        <w:t xml:space="preserve">в </w:t>
      </w:r>
      <w:r w:rsidR="0053183E">
        <w:rPr>
          <w:rFonts w:ascii="Arial" w:hAnsi="Arial" w:cs="Arial"/>
        </w:rPr>
        <w:t xml:space="preserve">электронном </w:t>
      </w:r>
      <w:r>
        <w:rPr>
          <w:rFonts w:ascii="Arial" w:hAnsi="Arial" w:cs="Arial"/>
        </w:rPr>
        <w:t>архив</w:t>
      </w:r>
      <w:r w:rsidR="0053183E">
        <w:rPr>
          <w:rFonts w:ascii="Arial" w:hAnsi="Arial" w:cs="Arial"/>
        </w:rPr>
        <w:t>е</w:t>
      </w:r>
      <w:r>
        <w:rPr>
          <w:rFonts w:ascii="Arial" w:hAnsi="Arial" w:cs="Arial"/>
        </w:rPr>
        <w:t xml:space="preserve"> с привязкой к системному документу Входящий счет (подробнее см. СОИ </w:t>
      </w:r>
      <w:del w:id="1854" w:author="SintsovaMA" w:date="2021-03-22T17:32:00Z">
        <w:r w:rsidR="00D2138A" w:rsidDel="00DC72D1">
          <w:rPr>
            <w:rFonts w:ascii="Arial" w:hAnsi="Arial" w:cs="Arial"/>
          </w:rPr>
          <w:delText>ERP.9.</w:delText>
        </w:r>
        <w:r w:rsidR="00577418" w:rsidRPr="00577418" w:rsidDel="00DC72D1">
          <w:rPr>
            <w:rFonts w:ascii="Arial" w:hAnsi="Arial" w:cs="Arial"/>
          </w:rPr>
          <w:delText xml:space="preserve">6.5 </w:delText>
        </w:r>
      </w:del>
      <w:r w:rsidR="00577418">
        <w:rPr>
          <w:rFonts w:ascii="Arial" w:hAnsi="Arial" w:cs="Arial"/>
        </w:rPr>
        <w:t>«</w:t>
      </w:r>
      <w:r w:rsidR="00577418" w:rsidRPr="00577418">
        <w:rPr>
          <w:rFonts w:ascii="Arial" w:hAnsi="Arial" w:cs="Arial"/>
        </w:rPr>
        <w:t>Соглашение об интеграции с АСУ ЭДО</w:t>
      </w:r>
      <w:r w:rsidR="00577418">
        <w:rPr>
          <w:rFonts w:ascii="Arial" w:hAnsi="Arial" w:cs="Arial"/>
        </w:rPr>
        <w:t>»</w:t>
      </w:r>
      <w:r>
        <w:rPr>
          <w:rFonts w:ascii="Arial" w:hAnsi="Arial" w:cs="Arial"/>
        </w:rPr>
        <w:t xml:space="preserve">). </w:t>
      </w:r>
      <w:r w:rsidR="007F27C9">
        <w:rPr>
          <w:rFonts w:ascii="Arial" w:hAnsi="Arial" w:cs="Arial"/>
        </w:rPr>
        <w:t>Далее бухгалтер МФЦ по учету КЗ деблокирует входящий счет (подробнее шаг деблокирование входящих счетов описан в КД «</w:t>
      </w:r>
      <w:r w:rsidR="00D2138A">
        <w:rPr>
          <w:rFonts w:ascii="Arial" w:hAnsi="Arial" w:cs="Arial"/>
        </w:rPr>
        <w:t>ERP.</w:t>
      </w:r>
      <w:ins w:id="1855" w:author="SintsovaMA" w:date="2021-03-22T17:32:00Z">
        <w:r w:rsidR="00DC72D1" w:rsidRPr="00DC72D1">
          <w:rPr>
            <w:rFonts w:ascii="Arial" w:hAnsi="Arial" w:cs="Arial"/>
            <w:rPrChange w:author="SintsovaMA" w:date="2021-03-22T17:32:00Z" w:id="1856">
              <w:rPr>
                <w:rFonts w:ascii="Arial" w:hAnsi="Arial" w:cs="Arial"/>
                <w:lang w:val="en-US"/>
              </w:rPr>
            </w:rPrChange>
          </w:rPr>
          <w:t>13.</w:t>
        </w:r>
      </w:ins>
      <w:r w:rsidR="00D2138A">
        <w:rPr>
          <w:rFonts w:ascii="Arial" w:hAnsi="Arial" w:cs="Arial"/>
        </w:rPr>
        <w:t>9</w:t>
      </w:r>
      <w:ins w:id="1857" w:author="SintsovaMA" w:date="2021-03-22T17:32:00Z">
        <w:r w:rsidR="00DC72D1" w:rsidRPr="00DC72D1">
          <w:rPr>
            <w:rFonts w:ascii="Arial" w:hAnsi="Arial" w:cs="Arial"/>
            <w:rPrChange w:author="SintsovaMA" w:date="2021-03-22T17:32:00Z" w:id="1858">
              <w:rPr>
                <w:rFonts w:ascii="Arial" w:hAnsi="Arial" w:cs="Arial"/>
                <w:lang w:val="en-US"/>
              </w:rPr>
            </w:rPrChange>
          </w:rPr>
          <w:t>_2_</w:t>
        </w:r>
      </w:ins>
      <w:del w:id="1859" w:author="SintsovaMA" w:date="2021-03-22T17:32:00Z">
        <w:r w:rsidR="00D2138A" w:rsidDel="00DC72D1">
          <w:rPr>
            <w:rFonts w:ascii="Arial" w:hAnsi="Arial" w:cs="Arial"/>
          </w:rPr>
          <w:delText>.</w:delText>
        </w:r>
        <w:r w:rsidR="007F27C9" w:rsidRPr="007F27C9" w:rsidDel="00DC72D1">
          <w:rPr>
            <w:rFonts w:ascii="Arial" w:hAnsi="Arial" w:cs="Arial"/>
          </w:rPr>
          <w:delText>1.</w:delText>
        </w:r>
      </w:del>
      <w:r w:rsidR="007F27C9" w:rsidRPr="007F27C9">
        <w:rPr>
          <w:rFonts w:ascii="Arial" w:hAnsi="Arial" w:cs="Arial"/>
        </w:rPr>
        <w:t>29_КД_Учет расчетов с дебиторами и кредиторами</w:t>
      </w:r>
      <w:r w:rsidR="007F27C9">
        <w:rPr>
          <w:rFonts w:ascii="Arial" w:hAnsi="Arial" w:cs="Arial"/>
        </w:rPr>
        <w:t>»).</w:t>
      </w:r>
    </w:p>
    <w:p w14:paraId="320EB0C9" w14:textId="2C45005B" w:rsidR="00285230" w:rsidRDefault="00285230" w:rsidP="00285230">
      <w:pPr>
        <w:pStyle w:val="4"/>
        <w:rPr>
          <w:b/>
          <w:sz w:val="24"/>
          <w:szCs w:val="24"/>
        </w:rPr>
      </w:pPr>
      <w:r w:rsidRPr="00B72183">
        <w:rPr>
          <w:b/>
          <w:i w:val="0"/>
          <w:caps w:val="0"/>
          <w:sz w:val="24"/>
          <w:szCs w:val="24"/>
        </w:rPr>
        <w:t>ПП-10.04.05.090 Получение корректных расчетных документов</w:t>
      </w:r>
      <w:r>
        <w:rPr>
          <w:b/>
          <w:sz w:val="24"/>
          <w:szCs w:val="24"/>
        </w:rPr>
        <w:t>.</w:t>
      </w:r>
    </w:p>
    <w:p w14:paraId="03767782" w14:textId="77777777" w:rsidR="0025068A" w:rsidRDefault="0025068A" w:rsidP="007F27C9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599C2C98" w14:textId="1266B7A1" w:rsidR="00285230" w:rsidRPr="00A10693" w:rsidRDefault="00285230" w:rsidP="00285230">
      <w:pPr>
        <w:spacing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lastRenderedPageBreak/>
        <w:t xml:space="preserve">В </w:t>
      </w:r>
      <w:r w:rsidRPr="00A10693">
        <w:rPr>
          <w:rFonts w:ascii="Arial" w:hAnsi="Arial" w:cs="Arial"/>
          <w:color w:val="000000" w:themeColor="text1"/>
          <w:szCs w:val="24"/>
        </w:rPr>
        <w:t>случае возврата пакета первичных документов от бухгалтера МФЦ</w:t>
      </w:r>
      <w:r w:rsidR="00D22D05" w:rsidRPr="00D22D05">
        <w:rPr>
          <w:rFonts w:ascii="Arial" w:hAnsi="Arial" w:cs="Arial"/>
          <w:color w:val="000000" w:themeColor="text1"/>
          <w:szCs w:val="24"/>
        </w:rPr>
        <w:t xml:space="preserve"> </w:t>
      </w:r>
      <w:r w:rsidR="00D22D05">
        <w:rPr>
          <w:rFonts w:ascii="Arial" w:hAnsi="Arial" w:cs="Arial"/>
          <w:color w:val="000000" w:themeColor="text1"/>
          <w:szCs w:val="24"/>
        </w:rPr>
        <w:t>в результате выявленных ошибок и несоответствий</w:t>
      </w:r>
      <w:r w:rsidRPr="00A10693">
        <w:rPr>
          <w:rFonts w:ascii="Arial" w:hAnsi="Arial" w:cs="Arial"/>
          <w:color w:val="000000" w:themeColor="text1"/>
          <w:szCs w:val="24"/>
        </w:rPr>
        <w:t xml:space="preserve">, либо в случае обнаружения ошибок в первичных документах самим менеджером по сопровождению договора, </w:t>
      </w:r>
      <w:r w:rsidR="00D22D05">
        <w:rPr>
          <w:rFonts w:ascii="Arial" w:hAnsi="Arial" w:cs="Arial"/>
          <w:color w:val="000000" w:themeColor="text1"/>
          <w:szCs w:val="24"/>
        </w:rPr>
        <w:t>он запрашивает</w:t>
      </w:r>
      <w:r w:rsidRPr="00A10693">
        <w:rPr>
          <w:rFonts w:ascii="Arial" w:hAnsi="Arial" w:cs="Arial"/>
          <w:color w:val="000000" w:themeColor="text1"/>
          <w:szCs w:val="24"/>
        </w:rPr>
        <w:t xml:space="preserve"> корректные расчетные документы от поставщика. </w:t>
      </w:r>
    </w:p>
    <w:p w14:paraId="2C5903CC" w14:textId="2D0D5BBD" w:rsidR="00285230" w:rsidRPr="00A10693" w:rsidRDefault="00285230" w:rsidP="00285230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A10693">
        <w:rPr>
          <w:rFonts w:ascii="Arial" w:hAnsi="Arial" w:cs="Arial"/>
          <w:color w:val="000000" w:themeColor="text1"/>
          <w:szCs w:val="24"/>
        </w:rPr>
        <w:t>В случае закупки за наличные</w:t>
      </w:r>
      <w:r w:rsidR="00D22D05">
        <w:rPr>
          <w:rFonts w:ascii="Arial" w:hAnsi="Arial" w:cs="Arial"/>
          <w:color w:val="000000" w:themeColor="text1"/>
          <w:szCs w:val="24"/>
        </w:rPr>
        <w:t>,</w:t>
      </w:r>
      <w:r w:rsidRPr="00A10693">
        <w:rPr>
          <w:rFonts w:ascii="Arial" w:hAnsi="Arial" w:cs="Arial"/>
          <w:color w:val="000000" w:themeColor="text1"/>
          <w:szCs w:val="24"/>
        </w:rPr>
        <w:t xml:space="preserve"> </w:t>
      </w:r>
      <w:r w:rsidR="00F75B13" w:rsidRPr="00A10693">
        <w:rPr>
          <w:rFonts w:ascii="Arial" w:hAnsi="Arial" w:cs="Arial"/>
          <w:color w:val="000000" w:themeColor="text1"/>
          <w:szCs w:val="24"/>
        </w:rPr>
        <w:t>подотчётное</w:t>
      </w:r>
      <w:r w:rsidRPr="00A10693">
        <w:rPr>
          <w:rFonts w:ascii="Arial" w:hAnsi="Arial" w:cs="Arial"/>
          <w:color w:val="000000" w:themeColor="text1"/>
          <w:szCs w:val="24"/>
        </w:rPr>
        <w:t xml:space="preserve"> лицо предоставляет корректные подтверждающие документы или авансовый отчет своему руководителю</w:t>
      </w:r>
    </w:p>
    <w:p w14:paraId="0EBB2467" w14:textId="4DB60851" w:rsidR="004612E2" w:rsidRDefault="004612E2" w:rsidP="004612E2">
      <w:pPr>
        <w:pStyle w:val="4"/>
        <w:rPr>
          <w:b/>
          <w:i w:val="0"/>
          <w:sz w:val="24"/>
          <w:szCs w:val="24"/>
        </w:rPr>
      </w:pPr>
      <w:r w:rsidRPr="0081654F">
        <w:rPr>
          <w:b/>
          <w:i w:val="0"/>
          <w:caps w:val="0"/>
          <w:sz w:val="24"/>
          <w:szCs w:val="24"/>
        </w:rPr>
        <w:t>ПП-10.04.0</w:t>
      </w:r>
      <w:r w:rsidR="00DB4B45">
        <w:rPr>
          <w:b/>
          <w:i w:val="0"/>
          <w:caps w:val="0"/>
          <w:sz w:val="24"/>
          <w:szCs w:val="24"/>
        </w:rPr>
        <w:t>5</w:t>
      </w:r>
      <w:r w:rsidRPr="0081654F">
        <w:rPr>
          <w:b/>
          <w:i w:val="0"/>
          <w:caps w:val="0"/>
          <w:sz w:val="24"/>
          <w:szCs w:val="24"/>
        </w:rPr>
        <w:t>.</w:t>
      </w:r>
      <w:r w:rsidR="0025068A">
        <w:rPr>
          <w:b/>
          <w:i w:val="0"/>
          <w:caps w:val="0"/>
          <w:sz w:val="24"/>
          <w:szCs w:val="24"/>
        </w:rPr>
        <w:t>10</w:t>
      </w:r>
      <w:r w:rsidR="0025068A" w:rsidRPr="0081654F">
        <w:rPr>
          <w:b/>
          <w:i w:val="0"/>
          <w:caps w:val="0"/>
          <w:sz w:val="24"/>
          <w:szCs w:val="24"/>
        </w:rPr>
        <w:t xml:space="preserve">0 </w:t>
      </w:r>
      <w:r w:rsidRPr="0081654F">
        <w:rPr>
          <w:b/>
          <w:i w:val="0"/>
          <w:caps w:val="0"/>
          <w:sz w:val="24"/>
          <w:szCs w:val="24"/>
        </w:rPr>
        <w:t>К</w:t>
      </w:r>
      <w:r>
        <w:rPr>
          <w:b/>
          <w:i w:val="0"/>
          <w:caps w:val="0"/>
          <w:sz w:val="24"/>
          <w:szCs w:val="24"/>
        </w:rPr>
        <w:t>онтроль закрытия обязательств по договору</w:t>
      </w:r>
    </w:p>
    <w:p w14:paraId="3C7044D5" w14:textId="77777777" w:rsidR="004612E2" w:rsidRDefault="004612E2" w:rsidP="004612E2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</w:p>
    <w:p w14:paraId="0E0D5136" w14:textId="19C2B8BB" w:rsidR="00842012" w:rsidRDefault="009E676E" w:rsidP="004612E2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Для закрытия спецификации</w:t>
      </w:r>
      <w:r w:rsidR="00512528">
        <w:rPr>
          <w:rFonts w:ascii="Arial" w:hAnsi="Arial" w:cs="Arial"/>
          <w:color w:val="000000" w:themeColor="text1"/>
          <w:szCs w:val="24"/>
        </w:rPr>
        <w:t xml:space="preserve"> или</w:t>
      </w:r>
      <w:r>
        <w:rPr>
          <w:rFonts w:ascii="Arial" w:hAnsi="Arial" w:cs="Arial"/>
          <w:color w:val="000000" w:themeColor="text1"/>
          <w:szCs w:val="24"/>
        </w:rPr>
        <w:t xml:space="preserve"> заказа без спецификации</w:t>
      </w:r>
      <w:r w:rsidR="00AE1C55">
        <w:rPr>
          <w:rFonts w:ascii="Arial" w:hAnsi="Arial" w:cs="Arial"/>
          <w:color w:val="000000" w:themeColor="text1"/>
          <w:szCs w:val="24"/>
        </w:rPr>
        <w:t xml:space="preserve">, менеджер по сопровождению договора открывает </w:t>
      </w:r>
      <w:r w:rsidR="00512528">
        <w:rPr>
          <w:rFonts w:ascii="Arial" w:hAnsi="Arial" w:cs="Arial"/>
          <w:color w:val="000000" w:themeColor="text1"/>
          <w:szCs w:val="24"/>
        </w:rPr>
        <w:t xml:space="preserve">данный </w:t>
      </w:r>
      <w:r>
        <w:rPr>
          <w:rFonts w:ascii="Arial" w:hAnsi="Arial" w:cs="Arial"/>
          <w:color w:val="000000" w:themeColor="text1"/>
          <w:szCs w:val="24"/>
        </w:rPr>
        <w:t>документ</w:t>
      </w:r>
      <w:r w:rsidR="00AE1C55">
        <w:rPr>
          <w:rFonts w:ascii="Arial" w:hAnsi="Arial" w:cs="Arial"/>
          <w:color w:val="000000" w:themeColor="text1"/>
          <w:szCs w:val="24"/>
        </w:rPr>
        <w:t xml:space="preserve"> на изменение в транзакции </w:t>
      </w:r>
      <w:r w:rsidR="00512528">
        <w:rPr>
          <w:rFonts w:ascii="Arial" w:hAnsi="Arial" w:cs="Arial"/>
          <w:color w:val="000000" w:themeColor="text1"/>
          <w:szCs w:val="24"/>
        </w:rPr>
        <w:t>«</w:t>
      </w:r>
      <w:r w:rsidR="00AE1C55">
        <w:rPr>
          <w:rFonts w:ascii="Arial" w:hAnsi="Arial" w:cs="Arial"/>
          <w:color w:val="000000" w:themeColor="text1"/>
          <w:szCs w:val="24"/>
        </w:rPr>
        <w:t>Изменение заказа на поставку</w:t>
      </w:r>
      <w:r w:rsidR="00512528">
        <w:rPr>
          <w:rFonts w:ascii="Arial" w:hAnsi="Arial" w:cs="Arial"/>
          <w:color w:val="000000" w:themeColor="text1"/>
          <w:szCs w:val="24"/>
        </w:rPr>
        <w:t>» и устанавливает</w:t>
      </w:r>
      <w:r w:rsidR="00842012">
        <w:rPr>
          <w:rFonts w:ascii="Arial" w:hAnsi="Arial" w:cs="Arial"/>
          <w:color w:val="000000" w:themeColor="text1"/>
          <w:szCs w:val="24"/>
        </w:rPr>
        <w:t xml:space="preserve"> метку конечной поставки для открытых позиций в следующих случаях: </w:t>
      </w:r>
    </w:p>
    <w:p w14:paraId="25714D68" w14:textId="6DCC0AEF" w:rsidR="00842012" w:rsidRPr="008D7B4D" w:rsidRDefault="00842012" w:rsidP="00925910">
      <w:pPr>
        <w:pStyle w:val="afa"/>
        <w:numPr>
          <w:ilvl w:val="0"/>
          <w:numId w:val="51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8D7B4D">
        <w:rPr>
          <w:rFonts w:ascii="Arial" w:hAnsi="Arial" w:cs="Arial"/>
          <w:color w:val="000000" w:themeColor="text1"/>
          <w:szCs w:val="24"/>
        </w:rPr>
        <w:t>По инициативе заказчика работы, услуги оказаны не в полном объеме, дальнейшее выполнение работ не предполагается</w:t>
      </w:r>
      <w:r w:rsidR="008D7B4D">
        <w:rPr>
          <w:rFonts w:ascii="Arial" w:hAnsi="Arial" w:cs="Arial"/>
          <w:color w:val="000000" w:themeColor="text1"/>
          <w:szCs w:val="24"/>
        </w:rPr>
        <w:t xml:space="preserve"> из-за отсутствия бизнес-необходимости;</w:t>
      </w:r>
    </w:p>
    <w:p w14:paraId="2149C123" w14:textId="00BC2AE6" w:rsidR="00AE1C55" w:rsidRPr="008D7B4D" w:rsidRDefault="00842012" w:rsidP="00925910">
      <w:pPr>
        <w:pStyle w:val="afa"/>
        <w:numPr>
          <w:ilvl w:val="0"/>
          <w:numId w:val="51"/>
        </w:numPr>
        <w:spacing w:after="240" w:line="276" w:lineRule="auto"/>
        <w:rPr>
          <w:rFonts w:ascii="Arial" w:hAnsi="Arial" w:cs="Arial"/>
          <w:color w:val="000000" w:themeColor="text1"/>
          <w:szCs w:val="24"/>
        </w:rPr>
      </w:pPr>
      <w:r w:rsidRPr="008D7B4D">
        <w:rPr>
          <w:rFonts w:ascii="Arial" w:hAnsi="Arial" w:cs="Arial"/>
          <w:color w:val="000000" w:themeColor="text1"/>
          <w:szCs w:val="24"/>
        </w:rPr>
        <w:t>Выполненные подрядчиком работы не приняты, выставлена претензия в рамках процесса ПП-06.04 Претензионно-исковая работа</w:t>
      </w:r>
      <w:r w:rsidR="00AE1C55" w:rsidRPr="008D7B4D">
        <w:rPr>
          <w:rFonts w:ascii="Arial" w:hAnsi="Arial" w:cs="Arial"/>
          <w:color w:val="000000" w:themeColor="text1"/>
          <w:szCs w:val="24"/>
        </w:rPr>
        <w:t>.</w:t>
      </w:r>
      <w:r w:rsidRPr="008D7B4D">
        <w:rPr>
          <w:rFonts w:ascii="Arial" w:hAnsi="Arial" w:cs="Arial"/>
          <w:color w:val="000000" w:themeColor="text1"/>
          <w:szCs w:val="24"/>
        </w:rPr>
        <w:t xml:space="preserve"> </w:t>
      </w:r>
    </w:p>
    <w:p w14:paraId="2F7AA757" w14:textId="0A6D03A1" w:rsidR="004612E2" w:rsidRPr="00411E80" w:rsidRDefault="004612E2" w:rsidP="004612E2">
      <w:pPr>
        <w:pStyle w:val="a8"/>
        <w:jc w:val="right"/>
        <w:rPr>
          <w:rFonts w:ascii="Arial" w:hAnsi="Arial" w:cs="Arial"/>
          <w:b/>
          <w:noProof/>
          <w:sz w:val="22"/>
        </w:rPr>
      </w:pPr>
      <w:r w:rsidRPr="00411E80">
        <w:rPr>
          <w:rFonts w:ascii="Arial" w:hAnsi="Arial" w:cs="Arial"/>
          <w:b/>
          <w:noProof/>
          <w:sz w:val="22"/>
        </w:rPr>
        <w:t xml:space="preserve">Таблица </w:t>
      </w:r>
      <w:r w:rsidRPr="00411E80">
        <w:rPr>
          <w:rFonts w:ascii="Arial" w:hAnsi="Arial" w:cs="Arial"/>
          <w:b/>
          <w:noProof/>
          <w:sz w:val="22"/>
        </w:rPr>
        <w:fldChar w:fldCharType="begin"/>
      </w:r>
      <w:r w:rsidRPr="00411E80">
        <w:rPr>
          <w:rFonts w:ascii="Arial" w:hAnsi="Arial" w:cs="Arial"/>
          <w:b/>
          <w:noProof/>
          <w:sz w:val="22"/>
        </w:rPr>
        <w:instrText xml:space="preserve"> SEQ Таблица \* ARABIC </w:instrText>
      </w:r>
      <w:r w:rsidRPr="00411E80">
        <w:rPr>
          <w:rFonts w:ascii="Arial" w:hAnsi="Arial" w:cs="Arial"/>
          <w:b/>
          <w:noProof/>
          <w:sz w:val="22"/>
        </w:rPr>
        <w:fldChar w:fldCharType="separate"/>
      </w:r>
      <w:ins w:id="1860" w:author="Paramonova Elena" w:date="2021-03-18T14:33:00Z">
        <w:r w:rsidR="008157EB">
          <w:rPr>
            <w:rFonts w:ascii="Arial" w:hAnsi="Arial" w:cs="Arial"/>
            <w:b/>
            <w:noProof/>
            <w:sz w:val="22"/>
          </w:rPr>
          <w:t>58</w:t>
        </w:r>
      </w:ins>
      <w:del w:id="1861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</w:rPr>
          <w:delText>60</w:delText>
        </w:r>
      </w:del>
      <w:r w:rsidRPr="00411E80">
        <w:rPr>
          <w:rFonts w:ascii="Arial" w:hAnsi="Arial" w:cs="Arial"/>
          <w:b/>
          <w:noProof/>
          <w:sz w:val="22"/>
        </w:rPr>
        <w:fldChar w:fldCharType="end"/>
      </w:r>
      <w:r w:rsidRPr="00411E80">
        <w:rPr>
          <w:rFonts w:ascii="Arial" w:hAnsi="Arial" w:cs="Arial"/>
          <w:b/>
          <w:noProof/>
          <w:sz w:val="22"/>
        </w:rPr>
        <w:t>. Описание шага закрытие обязательств по договору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84"/>
        <w:gridCol w:w="1489"/>
        <w:gridCol w:w="901"/>
        <w:gridCol w:w="1256"/>
        <w:gridCol w:w="1726"/>
        <w:gridCol w:w="1712"/>
        <w:gridCol w:w="1708"/>
      </w:tblGrid>
      <w:tr w:rsidR="004612E2" w14:paraId="710BD8E7" w14:textId="77777777" w:rsidTr="00AE7158">
        <w:trPr>
          <w:cantSplit/>
          <w:trHeight w:val="397"/>
          <w:tblHeader/>
        </w:trPr>
        <w:tc>
          <w:tcPr>
            <w:tcW w:w="680" w:type="pct"/>
            <w:shd w:val="clear" w:color="auto" w:fill="FFC000"/>
            <w:vAlign w:val="center"/>
          </w:tcPr>
          <w:p w14:paraId="0F727BCA" w14:textId="77777777" w:rsidR="004612E2" w:rsidRPr="00D36A72" w:rsidRDefault="004612E2" w:rsidP="00AE715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Номер шага</w:t>
            </w:r>
          </w:p>
        </w:tc>
        <w:tc>
          <w:tcPr>
            <w:tcW w:w="732" w:type="pct"/>
            <w:shd w:val="clear" w:color="auto" w:fill="FFC000"/>
            <w:vAlign w:val="center"/>
          </w:tcPr>
          <w:p w14:paraId="3603BD4A" w14:textId="77777777" w:rsidR="004612E2" w:rsidRDefault="004612E2" w:rsidP="00AE7158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Предпосылки</w:t>
            </w:r>
          </w:p>
        </w:tc>
        <w:tc>
          <w:tcPr>
            <w:tcW w:w="443" w:type="pct"/>
            <w:shd w:val="clear" w:color="auto" w:fill="FFC000"/>
            <w:vAlign w:val="center"/>
          </w:tcPr>
          <w:p w14:paraId="48818F9B" w14:textId="77777777" w:rsidR="004612E2" w:rsidRPr="00F94454" w:rsidRDefault="004612E2" w:rsidP="00AE715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Транзакция</w:t>
            </w:r>
          </w:p>
        </w:tc>
        <w:tc>
          <w:tcPr>
            <w:tcW w:w="617" w:type="pct"/>
            <w:shd w:val="clear" w:color="auto" w:fill="FFC000"/>
          </w:tcPr>
          <w:p w14:paraId="2D6F1157" w14:textId="77777777" w:rsidR="004612E2" w:rsidRDefault="004612E2" w:rsidP="00AE715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Вход</w:t>
            </w:r>
          </w:p>
        </w:tc>
        <w:tc>
          <w:tcPr>
            <w:tcW w:w="848" w:type="pct"/>
            <w:shd w:val="clear" w:color="auto" w:fill="FFC000"/>
          </w:tcPr>
          <w:p w14:paraId="18F8FCE4" w14:textId="77777777" w:rsidR="004612E2" w:rsidRDefault="004612E2" w:rsidP="00AE715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Результат</w:t>
            </w:r>
          </w:p>
        </w:tc>
        <w:tc>
          <w:tcPr>
            <w:tcW w:w="841" w:type="pct"/>
            <w:shd w:val="clear" w:color="auto" w:fill="FFC000"/>
          </w:tcPr>
          <w:p w14:paraId="230A78D8" w14:textId="77777777" w:rsidR="004612E2" w:rsidRDefault="004612E2" w:rsidP="00AE715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Бизнес-роль</w:t>
            </w:r>
          </w:p>
        </w:tc>
        <w:tc>
          <w:tcPr>
            <w:tcW w:w="839" w:type="pct"/>
            <w:shd w:val="clear" w:color="auto" w:fill="FFC000"/>
          </w:tcPr>
          <w:p w14:paraId="63CAAAEB" w14:textId="77777777" w:rsidR="004612E2" w:rsidRDefault="004612E2" w:rsidP="00AE7158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Актуально для сценария</w:t>
            </w:r>
          </w:p>
        </w:tc>
      </w:tr>
      <w:tr w:rsidR="00DB4B45" w:rsidRPr="00B613A3" w14:paraId="5978A734" w14:textId="77777777" w:rsidTr="00AE7158">
        <w:trPr>
          <w:cantSplit/>
          <w:trHeight w:val="1252"/>
        </w:trPr>
        <w:tc>
          <w:tcPr>
            <w:tcW w:w="680" w:type="pct"/>
          </w:tcPr>
          <w:p w14:paraId="56F0649D" w14:textId="0048C195" w:rsidR="00DB4B45" w:rsidRPr="00411E80" w:rsidRDefault="00DB4B45" w:rsidP="00AE7158">
            <w:pPr>
              <w:rPr>
                <w:rFonts w:ascii="Arial" w:hAnsi="Arial" w:cs="Arial"/>
                <w:sz w:val="20"/>
              </w:rPr>
            </w:pPr>
            <w:r w:rsidRPr="00411E80">
              <w:rPr>
                <w:rFonts w:ascii="Arial" w:hAnsi="Arial" w:cs="Arial"/>
                <w:sz w:val="20"/>
              </w:rPr>
              <w:t>ПП-10.04.0</w:t>
            </w:r>
            <w:r>
              <w:rPr>
                <w:rFonts w:ascii="Arial" w:hAnsi="Arial" w:cs="Arial"/>
                <w:sz w:val="20"/>
              </w:rPr>
              <w:t>5</w:t>
            </w:r>
            <w:r w:rsidRPr="00411E80">
              <w:rPr>
                <w:rFonts w:ascii="Arial" w:hAnsi="Arial" w:cs="Arial"/>
                <w:sz w:val="20"/>
              </w:rPr>
              <w:t>.1</w:t>
            </w:r>
            <w:r>
              <w:rPr>
                <w:rFonts w:ascii="Arial" w:hAnsi="Arial" w:cs="Arial"/>
                <w:sz w:val="20"/>
              </w:rPr>
              <w:t>9</w:t>
            </w:r>
            <w:r w:rsidRPr="00411E80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732" w:type="pct"/>
          </w:tcPr>
          <w:p w14:paraId="5F50AFB4" w14:textId="538237E8" w:rsidR="00DB4B45" w:rsidRDefault="00DB4B45" w:rsidP="00AE715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Наступило регламентное время контроля закрытия обязательств по договору</w:t>
            </w:r>
          </w:p>
        </w:tc>
        <w:tc>
          <w:tcPr>
            <w:tcW w:w="443" w:type="pct"/>
            <w:shd w:val="clear" w:color="auto" w:fill="auto"/>
          </w:tcPr>
          <w:p w14:paraId="35716FF9" w14:textId="709F339B" w:rsidR="00DB4B45" w:rsidRDefault="00DB4B45" w:rsidP="00AE715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ME22N</w:t>
            </w:r>
          </w:p>
        </w:tc>
        <w:tc>
          <w:tcPr>
            <w:tcW w:w="617" w:type="pct"/>
          </w:tcPr>
          <w:p w14:paraId="268BC1AA" w14:textId="77777777" w:rsidR="00DB4B45" w:rsidRDefault="00DB4B45" w:rsidP="00AE715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Спецификация вида </w:t>
            </w:r>
            <w:r>
              <w:rPr>
                <w:rFonts w:ascii="Arial" w:hAnsi="Arial" w:cs="Arial"/>
                <w:sz w:val="20"/>
                <w:lang w:val="en-US"/>
              </w:rPr>
              <w:t>ZNB</w:t>
            </w:r>
            <w:r w:rsidRPr="006F5C88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в статусе «Действующий»</w:t>
            </w:r>
          </w:p>
          <w:p w14:paraId="5BE1664B" w14:textId="77777777" w:rsidR="00DB4B45" w:rsidRDefault="00DB4B45" w:rsidP="00AE7158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848" w:type="pct"/>
          </w:tcPr>
          <w:p w14:paraId="711E25FB" w14:textId="736066C8" w:rsidR="00DB4B45" w:rsidRDefault="00DB4B45" w:rsidP="00AE715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Метка конечно</w:t>
            </w:r>
            <w:r w:rsidR="009E676E">
              <w:rPr>
                <w:rFonts w:ascii="Arial" w:hAnsi="Arial" w:cs="Arial"/>
                <w:sz w:val="20"/>
              </w:rPr>
              <w:t>й</w:t>
            </w:r>
            <w:r>
              <w:rPr>
                <w:rFonts w:ascii="Arial" w:hAnsi="Arial" w:cs="Arial"/>
                <w:sz w:val="20"/>
              </w:rPr>
              <w:t xml:space="preserve"> поставки в позиции спецификации</w:t>
            </w:r>
          </w:p>
        </w:tc>
        <w:tc>
          <w:tcPr>
            <w:tcW w:w="841" w:type="pct"/>
          </w:tcPr>
          <w:p w14:paraId="2CA40D1D" w14:textId="13B9E762" w:rsidR="00DB4B45" w:rsidRDefault="00DB4B45" w:rsidP="00AE715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Менеджер по сопровождению договора</w:t>
            </w:r>
          </w:p>
        </w:tc>
        <w:tc>
          <w:tcPr>
            <w:tcW w:w="839" w:type="pct"/>
          </w:tcPr>
          <w:p w14:paraId="5DEE6574" w14:textId="77777777" w:rsidR="00DB4B45" w:rsidRDefault="00DB4B45" w:rsidP="00AE715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Сценарий 1</w:t>
            </w:r>
          </w:p>
          <w:p w14:paraId="704A601A" w14:textId="77777777" w:rsidR="00EE5438" w:rsidRDefault="00EE5438" w:rsidP="00EE543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Сценарий 2</w:t>
            </w:r>
          </w:p>
          <w:p w14:paraId="7055AE6B" w14:textId="77777777" w:rsidR="00EE5438" w:rsidRDefault="00EE5438" w:rsidP="00EE543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Сценарий 4</w:t>
            </w:r>
          </w:p>
          <w:p w14:paraId="1051AC78" w14:textId="77777777" w:rsidR="00DB4B45" w:rsidRDefault="00DB4B45" w:rsidP="00AE7158">
            <w:pPr>
              <w:jc w:val="left"/>
              <w:rPr>
                <w:rFonts w:ascii="Arial" w:hAnsi="Arial" w:cs="Arial"/>
                <w:sz w:val="20"/>
              </w:rPr>
            </w:pPr>
          </w:p>
          <w:p w14:paraId="2C97DFFD" w14:textId="77777777" w:rsidR="00DB4B45" w:rsidRDefault="00DB4B45" w:rsidP="00AE7158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6B09979A" w14:textId="1CED760F" w:rsidR="00732420" w:rsidRDefault="00732420" w:rsidP="00732420">
      <w:pPr>
        <w:spacing w:after="240" w:line="276" w:lineRule="auto"/>
        <w:ind w:firstLine="567"/>
        <w:rPr>
          <w:rFonts w:ascii="Arial" w:hAnsi="Arial" w:cs="Arial"/>
        </w:rPr>
      </w:pPr>
      <w:r w:rsidRPr="00D5251F">
        <w:rPr>
          <w:rFonts w:ascii="Arial" w:hAnsi="Arial" w:cs="Arial"/>
        </w:rPr>
        <w:t xml:space="preserve">Детальное описание шагов приведено в Приложении </w:t>
      </w:r>
      <w:r>
        <w:rPr>
          <w:rFonts w:ascii="Arial" w:hAnsi="Arial" w:cs="Arial"/>
        </w:rPr>
        <w:t>№ 3.</w:t>
      </w:r>
    </w:p>
    <w:p w14:paraId="1760BEA5" w14:textId="0A943D33" w:rsidR="00022C33" w:rsidRPr="00BE014D" w:rsidRDefault="00022C33" w:rsidP="00022C33">
      <w:pPr>
        <w:pStyle w:val="23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862" w:name="_Toc64879351"/>
      <w:r w:rsidRPr="00BE014D">
        <w:rPr>
          <w:rFonts w:eastAsiaTheme="majorEastAsia" w:cstheme="majorBidi"/>
          <w:bCs w:val="0"/>
          <w:iCs w:val="0"/>
          <w:szCs w:val="26"/>
        </w:rPr>
        <w:t>Роли и полномочия</w:t>
      </w:r>
      <w:bookmarkEnd w:id="1862"/>
    </w:p>
    <w:p w14:paraId="2CC93DA0" w14:textId="77777777" w:rsidR="00022C33" w:rsidRDefault="00022C33" w:rsidP="00022C33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>Таблица РП1</w:t>
      </w:r>
      <w:r>
        <w:rPr>
          <w:rFonts w:ascii="Arial" w:hAnsi="Arial" w:cs="Arial"/>
          <w:b/>
          <w:sz w:val="22"/>
        </w:rPr>
        <w:t>.  Определение роли в процессах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901"/>
        <w:gridCol w:w="3187"/>
        <w:gridCol w:w="5088"/>
      </w:tblGrid>
      <w:tr w:rsidR="00022C33" w:rsidRPr="006F5656" w14:paraId="34E44674" w14:textId="77777777" w:rsidTr="00F8304C">
        <w:trPr>
          <w:cantSplit/>
          <w:trHeight w:val="581"/>
          <w:tblHeader/>
        </w:trPr>
        <w:tc>
          <w:tcPr>
            <w:tcW w:w="934" w:type="pct"/>
            <w:shd w:val="clear" w:color="auto" w:fill="FFC000"/>
            <w:vAlign w:val="center"/>
          </w:tcPr>
          <w:p w14:paraId="3F4DFDB7" w14:textId="77777777" w:rsidR="00022C33" w:rsidRPr="006F5656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65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 xml:space="preserve">Роль </w:t>
            </w:r>
          </w:p>
        </w:tc>
        <w:tc>
          <w:tcPr>
            <w:tcW w:w="1566" w:type="pct"/>
            <w:shd w:val="clear" w:color="auto" w:fill="FFC000"/>
            <w:vAlign w:val="center"/>
          </w:tcPr>
          <w:p w14:paraId="2E0B201C" w14:textId="77777777" w:rsidR="00022C33" w:rsidRPr="006F5656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65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Сокращение роли (Код)</w:t>
            </w:r>
          </w:p>
        </w:tc>
        <w:tc>
          <w:tcPr>
            <w:tcW w:w="2500" w:type="pct"/>
            <w:shd w:val="clear" w:color="auto" w:fill="FFC000"/>
            <w:vAlign w:val="center"/>
          </w:tcPr>
          <w:p w14:paraId="7BDBA8B6" w14:textId="77777777" w:rsidR="00022C33" w:rsidRPr="006F5656" w:rsidRDefault="00022C33" w:rsidP="004362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565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Описание роли</w:t>
            </w:r>
          </w:p>
        </w:tc>
      </w:tr>
      <w:tr w:rsidR="00732420" w:rsidRPr="006F5656" w14:paraId="1C1B884E" w14:textId="77777777" w:rsidTr="00F8304C">
        <w:trPr>
          <w:cantSplit/>
        </w:trPr>
        <w:tc>
          <w:tcPr>
            <w:tcW w:w="934" w:type="pct"/>
            <w:shd w:val="clear" w:color="auto" w:fill="auto"/>
          </w:tcPr>
          <w:p w14:paraId="346F9F31" w14:textId="0BC389D8" w:rsidR="00732420" w:rsidRPr="006F5656" w:rsidRDefault="009E21B7" w:rsidP="009E21B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</w:t>
            </w:r>
            <w:r w:rsidR="00BB436B">
              <w:rPr>
                <w:rFonts w:ascii="Arial" w:hAnsi="Arial" w:cs="Arial"/>
                <w:sz w:val="20"/>
                <w:szCs w:val="20"/>
              </w:rPr>
              <w:t>акупщик</w:t>
            </w:r>
            <w:r w:rsidR="00F3676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66" w:type="pct"/>
            <w:shd w:val="clear" w:color="auto" w:fill="auto"/>
          </w:tcPr>
          <w:p w14:paraId="393AE67B" w14:textId="7E064DF3" w:rsidR="00732420" w:rsidRPr="000176A4" w:rsidRDefault="009E21B7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color w:val="000000"/>
                <w:sz w:val="20"/>
                <w:szCs w:val="20"/>
              </w:rPr>
              <w:t>ZC_</w:t>
            </w:r>
            <w:r w:rsidR="00912AEF" w:rsidRPr="00F8304C">
              <w:rPr>
                <w:rFonts w:ascii="Arial" w:hAnsi="Arial" w:cs="Arial"/>
                <w:color w:val="000000"/>
                <w:sz w:val="20"/>
                <w:szCs w:val="20"/>
              </w:rPr>
              <w:t>*</w:t>
            </w:r>
            <w:r w:rsidRPr="00F8304C">
              <w:rPr>
                <w:rFonts w:ascii="Arial" w:hAnsi="Arial" w:cs="Arial"/>
                <w:color w:val="000000"/>
                <w:sz w:val="20"/>
                <w:szCs w:val="20"/>
              </w:rPr>
              <w:t>_MM_ZAKUP_Y</w:t>
            </w:r>
          </w:p>
        </w:tc>
        <w:tc>
          <w:tcPr>
            <w:tcW w:w="2500" w:type="pct"/>
            <w:shd w:val="clear" w:color="auto" w:fill="auto"/>
          </w:tcPr>
          <w:p w14:paraId="23A8C1B2" w14:textId="7476C011" w:rsidR="00732420" w:rsidRPr="006F5656" w:rsidRDefault="00ED1DFF" w:rsidP="00F3676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Данная роль</w:t>
            </w:r>
            <w:r w:rsidR="00F3042A">
              <w:rPr>
                <w:rFonts w:ascii="Arial" w:hAnsi="Arial" w:cs="Arial"/>
                <w:sz w:val="20"/>
                <w:szCs w:val="20"/>
              </w:rPr>
              <w:t xml:space="preserve"> должна быть присвоена закупщику</w:t>
            </w:r>
          </w:p>
        </w:tc>
      </w:tr>
      <w:tr w:rsidR="006A237D" w:rsidRPr="006F5656" w14:paraId="71520137" w14:textId="77777777" w:rsidTr="00F8304C">
        <w:trPr>
          <w:cantSplit/>
        </w:trPr>
        <w:tc>
          <w:tcPr>
            <w:tcW w:w="934" w:type="pct"/>
            <w:shd w:val="clear" w:color="auto" w:fill="auto"/>
          </w:tcPr>
          <w:p w14:paraId="17F17880" w14:textId="5D0AA955" w:rsidR="006A237D" w:rsidRDefault="006A237D" w:rsidP="00F3676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Руководитель </w:t>
            </w:r>
            <w:r w:rsidR="00BB436B">
              <w:rPr>
                <w:rFonts w:ascii="Arial" w:hAnsi="Arial" w:cs="Arial"/>
                <w:sz w:val="20"/>
                <w:szCs w:val="20"/>
              </w:rPr>
              <w:t>закупщик</w:t>
            </w:r>
            <w:r w:rsidR="009E21B7">
              <w:rPr>
                <w:rFonts w:ascii="Arial" w:hAnsi="Arial" w:cs="Arial"/>
                <w:sz w:val="20"/>
                <w:szCs w:val="20"/>
              </w:rPr>
              <w:t>ов</w:t>
            </w:r>
          </w:p>
        </w:tc>
        <w:tc>
          <w:tcPr>
            <w:tcW w:w="1566" w:type="pct"/>
            <w:shd w:val="clear" w:color="auto" w:fill="auto"/>
          </w:tcPr>
          <w:p w14:paraId="25A88597" w14:textId="4265B8D1" w:rsidR="006A237D" w:rsidRPr="00F8304C" w:rsidRDefault="009E21B7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8304C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ZC_</w:t>
            </w:r>
            <w:r w:rsidR="00912AEF" w:rsidRPr="00F8304C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*</w:t>
            </w:r>
            <w:r w:rsidRPr="00F8304C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_MM_ZAKUP_BOS_Y</w:t>
            </w:r>
          </w:p>
        </w:tc>
        <w:tc>
          <w:tcPr>
            <w:tcW w:w="2500" w:type="pct"/>
            <w:shd w:val="clear" w:color="auto" w:fill="auto"/>
          </w:tcPr>
          <w:p w14:paraId="4D19C972" w14:textId="632ACDCB" w:rsidR="006A237D" w:rsidRPr="006F5656" w:rsidRDefault="00ED1DFF" w:rsidP="00F3676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Данная роль присваивается руководителю закупщиков </w:t>
            </w:r>
          </w:p>
        </w:tc>
      </w:tr>
      <w:tr w:rsidR="006A237D" w:rsidRPr="006F5656" w14:paraId="45D6E918" w14:textId="77777777" w:rsidTr="00F8304C">
        <w:trPr>
          <w:cantSplit/>
        </w:trPr>
        <w:tc>
          <w:tcPr>
            <w:tcW w:w="934" w:type="pct"/>
            <w:shd w:val="clear" w:color="auto" w:fill="auto"/>
          </w:tcPr>
          <w:p w14:paraId="26F48FF4" w14:textId="50BC353B" w:rsidR="006A237D" w:rsidRDefault="006A237D" w:rsidP="006A237D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Менед</w:t>
            </w:r>
            <w:r w:rsidR="00F3676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жер по сопровождению договора </w:t>
            </w:r>
            <w:ins w:id="1863" w:author="Paramonova Elena" w:date="2021-02-22T14:24:00Z">
              <w:r w:rsidR="00F3042A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МТР</w:t>
              </w:r>
            </w:ins>
          </w:p>
        </w:tc>
        <w:tc>
          <w:tcPr>
            <w:tcW w:w="1566" w:type="pct"/>
            <w:shd w:val="clear" w:color="auto" w:fill="auto"/>
          </w:tcPr>
          <w:p w14:paraId="0F43450E" w14:textId="537012E6" w:rsidR="006A237D" w:rsidRPr="00F8304C" w:rsidRDefault="009E21B7" w:rsidP="00912A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F8304C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ZC_</w:t>
            </w:r>
            <w:r w:rsidR="00912AEF" w:rsidRPr="00F8304C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*</w:t>
            </w:r>
            <w:r w:rsidRPr="00F8304C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_MM_KURAT_DOG_Y</w:t>
            </w:r>
          </w:p>
        </w:tc>
        <w:tc>
          <w:tcPr>
            <w:tcW w:w="2500" w:type="pct"/>
            <w:shd w:val="clear" w:color="auto" w:fill="auto"/>
          </w:tcPr>
          <w:p w14:paraId="22BCF385" w14:textId="7FF927A1" w:rsidR="006A237D" w:rsidRPr="006F5656" w:rsidRDefault="006A237D" w:rsidP="00F3676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F565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Данная роль должна быть присвоена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менеджеру по сопровождению договора закупки</w:t>
            </w:r>
            <w:ins w:id="1864" w:author="Paramonova Elena" w:date="2021-02-22T14:24:00Z">
              <w:r w:rsidR="00F3042A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 xml:space="preserve"> МТР</w:t>
              </w:r>
            </w:ins>
            <w:r w:rsidRPr="006F565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</w:tr>
      <w:tr w:rsidR="00F3042A" w:rsidRPr="006F5656" w14:paraId="1329EDB4" w14:textId="77777777" w:rsidTr="00F8304C">
        <w:trPr>
          <w:cantSplit/>
          <w:ins w:id="1865" w:author="Paramonova Elena" w:date="2021-02-22T14:23:00Z"/>
        </w:trPr>
        <w:tc>
          <w:tcPr>
            <w:tcW w:w="934" w:type="pct"/>
            <w:shd w:val="clear" w:color="auto" w:fill="auto"/>
          </w:tcPr>
          <w:p w14:paraId="510DCE13" w14:textId="71DCD9A3" w:rsidR="00F3042A" w:rsidRDefault="00F3042A" w:rsidP="00F3042A">
            <w:pPr>
              <w:jc w:val="left"/>
              <w:rPr>
                <w:ins w:id="1866" w:author="Paramonova Elena" w:date="2021-02-22T14:2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1867" w:author="Paramonova Elena" w:date="2021-02-22T14:23:00Z">
              <w:r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lastRenderedPageBreak/>
                <w:t xml:space="preserve">Менеджер по сопровождению договора </w:t>
              </w:r>
            </w:ins>
            <w:ins w:id="1868" w:author="Paramonova Elena" w:date="2021-02-22T14:24:00Z">
              <w:r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Услуги</w:t>
              </w:r>
            </w:ins>
          </w:p>
        </w:tc>
        <w:tc>
          <w:tcPr>
            <w:tcW w:w="1566" w:type="pct"/>
            <w:shd w:val="clear" w:color="auto" w:fill="auto"/>
          </w:tcPr>
          <w:p w14:paraId="19A79136" w14:textId="5F336456" w:rsidR="00F3042A" w:rsidRPr="00F8304C" w:rsidRDefault="00F3042A" w:rsidP="00F3042A">
            <w:pPr>
              <w:jc w:val="left"/>
              <w:rPr>
                <w:ins w:id="1869" w:author="Paramonova Elena" w:date="2021-02-22T14:23:00Z"/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ins w:id="1870" w:author="Paramonova Elena" w:date="2021-02-22T14:23:00Z">
              <w:r w:rsidRPr="00F8304C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ZC_</w:t>
              </w:r>
              <w:r w:rsidRPr="00F8304C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*</w:t>
              </w:r>
              <w:r w:rsidRPr="00F8304C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_</w:t>
              </w:r>
            </w:ins>
            <w:ins w:id="1871" w:author="Paramonova Elena" w:date="2021-02-22T14:24:00Z">
              <w:r w:rsidRPr="00F3042A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MM_KURAT_USL_Y</w:t>
              </w:r>
            </w:ins>
          </w:p>
        </w:tc>
        <w:tc>
          <w:tcPr>
            <w:tcW w:w="2500" w:type="pct"/>
            <w:shd w:val="clear" w:color="auto" w:fill="auto"/>
          </w:tcPr>
          <w:p w14:paraId="4C7A8415" w14:textId="6380C895" w:rsidR="00F3042A" w:rsidRPr="006F5656" w:rsidRDefault="00F3042A" w:rsidP="00F3042A">
            <w:pPr>
              <w:jc w:val="left"/>
              <w:rPr>
                <w:ins w:id="1872" w:author="Paramonova Elena" w:date="2021-02-22T14:2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1873" w:author="Paramonova Elena" w:date="2021-02-22T14:23:00Z">
              <w:r w:rsidRPr="006F565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 xml:space="preserve">Данная роль должна быть присвоена </w:t>
              </w:r>
              <w:r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менеджеру по сопровождению договора закупки</w:t>
              </w:r>
            </w:ins>
            <w:ins w:id="1874" w:author="Paramonova Elena" w:date="2021-02-22T14:24:00Z">
              <w:r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 xml:space="preserve"> </w:t>
              </w:r>
            </w:ins>
            <w:ins w:id="1875" w:author="ParamonovaEA" w:date="2021-04-05T09:30:00Z">
              <w:r w:rsidR="00F03E9D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у</w:t>
              </w:r>
            </w:ins>
            <w:ins w:id="1876" w:author="Paramonova Elena" w:date="2021-02-22T14:24:00Z">
              <w:del w:id="1877" w:author="ParamonovaEA" w:date="2021-04-05T09:30:00Z">
                <w:r w:rsidDel="00F03E9D">
                  <w:rPr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  <w:delText>У</w:delText>
                </w:r>
              </w:del>
              <w:r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слуг</w:t>
              </w:r>
              <w:del w:id="1878" w:author="ParamonovaEA" w:date="2021-04-05T09:30:00Z">
                <w:r w:rsidDel="00F03E9D">
                  <w:rPr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  <w:delText>и</w:delText>
                </w:r>
              </w:del>
            </w:ins>
            <w:ins w:id="1879" w:author="Paramonova Elena" w:date="2021-02-22T14:23:00Z">
              <w:r w:rsidRPr="006F565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.</w:t>
              </w:r>
            </w:ins>
          </w:p>
        </w:tc>
      </w:tr>
      <w:tr w:rsidR="00F3042A" w:rsidRPr="006F5656" w14:paraId="111B33F5" w14:textId="77777777" w:rsidTr="00F8304C">
        <w:trPr>
          <w:cantSplit/>
        </w:trPr>
        <w:tc>
          <w:tcPr>
            <w:tcW w:w="934" w:type="pct"/>
            <w:shd w:val="clear" w:color="auto" w:fill="auto"/>
          </w:tcPr>
          <w:p w14:paraId="344DA6AE" w14:textId="1DDA7EAE" w:rsidR="00F3042A" w:rsidRDefault="00F3042A" w:rsidP="00F304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Логист</w:t>
            </w:r>
          </w:p>
        </w:tc>
        <w:tc>
          <w:tcPr>
            <w:tcW w:w="1566" w:type="pct"/>
            <w:shd w:val="clear" w:color="auto" w:fill="auto"/>
          </w:tcPr>
          <w:p w14:paraId="22003A74" w14:textId="325AC3AE" w:rsidR="00F3042A" w:rsidRPr="00F8304C" w:rsidRDefault="00F3042A" w:rsidP="00F304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F8304C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ZC_</w:t>
            </w:r>
            <w:r w:rsidRPr="00F8304C">
              <w:rPr>
                <w:rFonts w:ascii="Arial" w:hAnsi="Arial" w:cs="Arial"/>
                <w:color w:val="000000"/>
                <w:sz w:val="20"/>
                <w:szCs w:val="20"/>
              </w:rPr>
              <w:t>*</w:t>
            </w:r>
            <w:r w:rsidRPr="00F8304C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_MM_LOGIST_Y</w:t>
            </w:r>
          </w:p>
        </w:tc>
        <w:tc>
          <w:tcPr>
            <w:tcW w:w="2500" w:type="pct"/>
            <w:shd w:val="clear" w:color="auto" w:fill="auto"/>
          </w:tcPr>
          <w:p w14:paraId="7DCF346D" w14:textId="47A004BB" w:rsidR="00F3042A" w:rsidRDefault="00F3042A" w:rsidP="00F304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F565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Данная роль должна быть присвоена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логисту, который регистрирует проводку ТМЦ в пути</w:t>
            </w:r>
          </w:p>
        </w:tc>
      </w:tr>
      <w:tr w:rsidR="00F3042A" w:rsidRPr="006F5656" w14:paraId="008F6542" w14:textId="77777777" w:rsidTr="00F8304C">
        <w:trPr>
          <w:cantSplit/>
        </w:trPr>
        <w:tc>
          <w:tcPr>
            <w:tcW w:w="934" w:type="pct"/>
            <w:shd w:val="clear" w:color="auto" w:fill="auto"/>
          </w:tcPr>
          <w:p w14:paraId="198F51BC" w14:textId="4C5F0B68" w:rsidR="00F3042A" w:rsidRDefault="00F3042A" w:rsidP="00F304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Ответственный за корректировку спецификации</w:t>
            </w:r>
          </w:p>
        </w:tc>
        <w:tc>
          <w:tcPr>
            <w:tcW w:w="1566" w:type="pct"/>
            <w:shd w:val="clear" w:color="auto" w:fill="auto"/>
          </w:tcPr>
          <w:p w14:paraId="2A3F4967" w14:textId="45B52E40" w:rsidR="00F3042A" w:rsidRPr="00F8304C" w:rsidRDefault="00F3042A" w:rsidP="00F304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F8304C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ZC_*_MM_KOR_SPOTV_Y</w:t>
            </w:r>
          </w:p>
        </w:tc>
        <w:tc>
          <w:tcPr>
            <w:tcW w:w="2500" w:type="pct"/>
            <w:shd w:val="clear" w:color="auto" w:fill="auto"/>
          </w:tcPr>
          <w:p w14:paraId="58EFBF6C" w14:textId="43385094" w:rsidR="00F3042A" w:rsidRPr="006F5656" w:rsidRDefault="00F3042A" w:rsidP="00F304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F565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Данная роль должна быть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присвоена ответственному за корректировку спецификации</w:t>
            </w:r>
          </w:p>
        </w:tc>
      </w:tr>
      <w:tr w:rsidR="00F3042A" w:rsidRPr="006F5656" w14:paraId="372EA9A7" w14:textId="77777777" w:rsidTr="00F8304C">
        <w:trPr>
          <w:cantSplit/>
        </w:trPr>
        <w:tc>
          <w:tcPr>
            <w:tcW w:w="934" w:type="pct"/>
            <w:shd w:val="clear" w:color="auto" w:fill="auto"/>
          </w:tcPr>
          <w:p w14:paraId="684583E9" w14:textId="52BC2C8F" w:rsidR="00F3042A" w:rsidRDefault="00F3042A" w:rsidP="00F304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Руководитель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структурного подразделения</w:t>
            </w:r>
          </w:p>
        </w:tc>
        <w:tc>
          <w:tcPr>
            <w:tcW w:w="1566" w:type="pct"/>
            <w:shd w:val="clear" w:color="auto" w:fill="auto"/>
          </w:tcPr>
          <w:p w14:paraId="4DE2769B" w14:textId="43A86AF3" w:rsidR="00F3042A" w:rsidRPr="00F8304C" w:rsidRDefault="00F3042A" w:rsidP="00F304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F8304C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ZC_*_MM_OTDEL_BOS_Y</w:t>
            </w:r>
          </w:p>
        </w:tc>
        <w:tc>
          <w:tcPr>
            <w:tcW w:w="2500" w:type="pct"/>
            <w:shd w:val="clear" w:color="auto" w:fill="auto"/>
          </w:tcPr>
          <w:p w14:paraId="03ED06E8" w14:textId="2F1BD5DA" w:rsidR="00F3042A" w:rsidRPr="006F5656" w:rsidRDefault="00F3042A" w:rsidP="00F304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F565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Данная роль должна быть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присвоена руководителю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структурного подразделения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</w:tr>
      <w:tr w:rsidR="00F3042A" w:rsidRPr="006F5656" w14:paraId="7C131A7D" w14:textId="77777777" w:rsidTr="00F8304C">
        <w:trPr>
          <w:cantSplit/>
        </w:trPr>
        <w:tc>
          <w:tcPr>
            <w:tcW w:w="934" w:type="pct"/>
            <w:shd w:val="clear" w:color="auto" w:fill="auto"/>
          </w:tcPr>
          <w:p w14:paraId="0AC150D7" w14:textId="4A391751" w:rsidR="00F3042A" w:rsidRPr="00F8304C" w:rsidRDefault="00F3042A" w:rsidP="00F304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F8304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Бухгалтер бэк-офиса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МФЦ</w:t>
            </w:r>
          </w:p>
        </w:tc>
        <w:tc>
          <w:tcPr>
            <w:tcW w:w="1566" w:type="pct"/>
            <w:shd w:val="clear" w:color="auto" w:fill="auto"/>
          </w:tcPr>
          <w:p w14:paraId="35470360" w14:textId="59E7E369" w:rsidR="00F3042A" w:rsidRPr="00F8304C" w:rsidRDefault="00F3042A" w:rsidP="00F304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F8304C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ZC_*_BACK_OFF_ACC_Y</w:t>
            </w:r>
          </w:p>
        </w:tc>
        <w:tc>
          <w:tcPr>
            <w:tcW w:w="2500" w:type="pct"/>
            <w:shd w:val="clear" w:color="auto" w:fill="auto"/>
          </w:tcPr>
          <w:p w14:paraId="0059475B" w14:textId="5BFBC9B1" w:rsidR="00F3042A" w:rsidRPr="006F5656" w:rsidRDefault="00F3042A" w:rsidP="00F304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F8304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Данная роль должна быть присвоена бухгалтеру Бэк-офиса</w:t>
            </w:r>
          </w:p>
        </w:tc>
      </w:tr>
      <w:tr w:rsidR="00F3042A" w:rsidRPr="009B42A2" w14:paraId="506F43F2" w14:textId="77777777" w:rsidTr="00912AEF">
        <w:trPr>
          <w:cantSplit/>
        </w:trPr>
        <w:tc>
          <w:tcPr>
            <w:tcW w:w="934" w:type="pct"/>
            <w:shd w:val="clear" w:color="auto" w:fill="auto"/>
          </w:tcPr>
          <w:p w14:paraId="599F78FD" w14:textId="5AAC9189" w:rsidR="00F3042A" w:rsidRPr="00A95929" w:rsidRDefault="009B42A2" w:rsidP="00F304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1880" w:author="Paramonova Elena" w:date="2021-03-30T13:52:00Z">
              <w:r w:rsidRPr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 xml:space="preserve">Планировщик ТОиР </w:t>
              </w:r>
            </w:ins>
            <w:del w:id="1881" w:author="Paramonova Elena" w:date="2021-03-30T13:52:00Z">
              <w:r w:rsidR="00F3042A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Планировщик потребности</w:delText>
              </w:r>
            </w:del>
          </w:p>
        </w:tc>
        <w:tc>
          <w:tcPr>
            <w:tcW w:w="1566" w:type="pct"/>
            <w:shd w:val="clear" w:color="auto" w:fill="auto"/>
          </w:tcPr>
          <w:p w14:paraId="55F16E08" w14:textId="2CEDB182" w:rsidR="00F3042A" w:rsidRPr="009B42A2" w:rsidRDefault="009B42A2" w:rsidP="00F304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ins w:id="1882" w:author="Paramonova Elena" w:date="2021-03-30T13:52:00Z">
              <w:r w:rsidRPr="009B42A2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ZC_</w:t>
              </w:r>
              <w:r w:rsidRPr="00F8304C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*_</w:t>
              </w:r>
              <w:r w:rsidRPr="009B42A2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PM_PLANNER_Y</w:t>
              </w:r>
            </w:ins>
            <w:del w:id="1883" w:author="Paramonova Elena" w:date="2021-03-30T13:52:00Z">
              <w:r w:rsidR="00F3042A" w:rsidRPr="00F8304C" w:rsidDel="009B42A2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ZC</w:delText>
              </w:r>
              <w:r w:rsidR="00F3042A"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_*_</w:delText>
              </w:r>
              <w:r w:rsidR="00F3042A" w:rsidRPr="00F8304C" w:rsidDel="009B42A2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MM</w:delText>
              </w:r>
              <w:r w:rsidR="00F3042A"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_</w:delText>
              </w:r>
              <w:r w:rsidR="00F3042A" w:rsidRPr="00F8304C" w:rsidDel="009B42A2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PLPOTR</w:delText>
              </w:r>
              <w:r w:rsidR="00F3042A"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_</w:delText>
              </w:r>
              <w:r w:rsidR="00F3042A" w:rsidRPr="00F8304C" w:rsidDel="009B42A2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Y</w:delText>
              </w:r>
            </w:del>
          </w:p>
        </w:tc>
        <w:tc>
          <w:tcPr>
            <w:tcW w:w="2500" w:type="pct"/>
            <w:shd w:val="clear" w:color="auto" w:fill="auto"/>
          </w:tcPr>
          <w:p w14:paraId="2D3C4A68" w14:textId="30106B4D" w:rsidR="00F03E9D" w:rsidRDefault="009B42A2">
            <w:pPr>
              <w:rPr>
                <w:ins w:id="1884" w:author="ParamonovaEA" w:date="2021-04-05T09:24:00Z"/>
                <w:rFonts w:ascii="Segoe UI" w:hAnsi="Segoe UI" w:cs="Segoe UI"/>
                <w:color w:val="000000"/>
                <w:sz w:val="20"/>
                <w:szCs w:val="20"/>
              </w:rPr>
              <w:pPrChange w:id="1885" w:author="ParamonovaEA" w:date="2021-04-05T09:24:00Z">
                <w:pPr>
                  <w:jc w:val="left"/>
                </w:pPr>
              </w:pPrChange>
            </w:pPr>
            <w:ins w:id="1886" w:author="Paramonova Elena" w:date="2021-03-30T13:53:00Z">
              <w:r w:rsidRPr="00F8304C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 xml:space="preserve">Данная роль должна быть присвоена </w:t>
              </w:r>
              <w:r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Планировщику ТОиР</w:t>
              </w:r>
            </w:ins>
            <w:ins w:id="1887" w:author="ParamonovaEA" w:date="2021-04-05T09:28:00Z">
              <w:r w:rsidR="00F03E9D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.</w:t>
              </w:r>
            </w:ins>
          </w:p>
          <w:p w14:paraId="647C1F7B" w14:textId="439628DF" w:rsidR="00F03E9D" w:rsidRPr="00F03E9D" w:rsidRDefault="00F03E9D">
            <w:pPr>
              <w:rPr>
                <w:ins w:id="1888" w:author="ParamonovaEA" w:date="2021-04-05T09:24:00Z"/>
                <w:rFonts w:ascii="Arial" w:hAnsi="Arial" w:cs="Arial"/>
                <w:sz w:val="22"/>
              </w:rPr>
              <w:pPrChange w:id="1889" w:author="ParamonovaEA" w:date="2021-04-05T09:24:00Z">
                <w:pPr>
                  <w:jc w:val="left"/>
                </w:pPr>
              </w:pPrChange>
            </w:pPr>
            <w:ins w:id="1890" w:author="ParamonovaEA" w:date="2021-04-05T09:27:00Z">
              <w:r>
                <w:rPr>
                  <w:rFonts w:ascii="Arial" w:hAnsi="Arial" w:cs="Arial"/>
                  <w:sz w:val="22"/>
                </w:rPr>
                <w:t>Роль</w:t>
              </w:r>
              <w:r w:rsidRPr="00F03E9D">
                <w:rPr>
                  <w:rFonts w:ascii="Arial" w:hAnsi="Arial" w:cs="Arial"/>
                  <w:sz w:val="22"/>
                </w:rPr>
                <w:t xml:space="preserve"> </w:t>
              </w:r>
              <w:r>
                <w:rPr>
                  <w:rFonts w:ascii="Arial" w:hAnsi="Arial" w:cs="Arial"/>
                  <w:sz w:val="22"/>
                </w:rPr>
                <w:t>позволяет ф</w:t>
              </w:r>
            </w:ins>
            <w:ins w:id="1891" w:author="ParamonovaEA" w:date="2021-04-05T09:24:00Z">
              <w:r>
                <w:rPr>
                  <w:rFonts w:ascii="Arial" w:hAnsi="Arial" w:cs="Arial"/>
                  <w:sz w:val="22"/>
                </w:rPr>
                <w:t>ормир</w:t>
              </w:r>
            </w:ins>
            <w:ins w:id="1892" w:author="ParamonovaEA" w:date="2021-04-05T09:27:00Z">
              <w:r>
                <w:rPr>
                  <w:rFonts w:ascii="Arial" w:hAnsi="Arial" w:cs="Arial"/>
                  <w:sz w:val="22"/>
                </w:rPr>
                <w:t xml:space="preserve">овать </w:t>
              </w:r>
            </w:ins>
            <w:ins w:id="1893" w:author="ParamonovaEA" w:date="2021-04-05T09:24:00Z">
              <w:r w:rsidRPr="00F03E9D">
                <w:rPr>
                  <w:rFonts w:ascii="Arial" w:hAnsi="Arial" w:cs="Arial"/>
                  <w:sz w:val="22"/>
                </w:rPr>
                <w:t>план-граф</w:t>
              </w:r>
              <w:r>
                <w:rPr>
                  <w:rFonts w:ascii="Arial" w:hAnsi="Arial" w:cs="Arial"/>
                  <w:sz w:val="22"/>
                </w:rPr>
                <w:t>ик воздействий на ПА: определя</w:t>
              </w:r>
            </w:ins>
            <w:ins w:id="1894" w:author="ParamonovaEA" w:date="2021-04-05T09:27:00Z">
              <w:r>
                <w:rPr>
                  <w:rFonts w:ascii="Arial" w:hAnsi="Arial" w:cs="Arial"/>
                  <w:sz w:val="22"/>
                </w:rPr>
                <w:t>ть</w:t>
              </w:r>
            </w:ins>
            <w:ins w:id="1895" w:author="ParamonovaEA" w:date="2021-04-05T09:24:00Z">
              <w:r w:rsidRPr="00F03E9D">
                <w:rPr>
                  <w:rFonts w:ascii="Arial" w:hAnsi="Arial" w:cs="Arial"/>
                  <w:sz w:val="22"/>
                </w:rPr>
                <w:t xml:space="preserve"> состав/объем работ, сроки, потребность в персонале, МТР и ВПС; назнач</w:t>
              </w:r>
              <w:r>
                <w:rPr>
                  <w:rFonts w:ascii="Arial" w:hAnsi="Arial" w:cs="Arial"/>
                  <w:sz w:val="22"/>
                </w:rPr>
                <w:t xml:space="preserve">ение и балансировку персонала. </w:t>
              </w:r>
            </w:ins>
            <w:ins w:id="1896" w:author="ParamonovaEA" w:date="2021-04-05T09:27:00Z">
              <w:r>
                <w:rPr>
                  <w:rFonts w:ascii="Arial" w:hAnsi="Arial" w:cs="Arial"/>
                  <w:sz w:val="22"/>
                </w:rPr>
                <w:t>Сотрудник с данной ролью н</w:t>
              </w:r>
            </w:ins>
            <w:ins w:id="1897" w:author="ParamonovaEA" w:date="2021-04-05T09:24:00Z">
              <w:r w:rsidRPr="00F03E9D">
                <w:rPr>
                  <w:rFonts w:ascii="Arial" w:hAnsi="Arial" w:cs="Arial"/>
                  <w:sz w:val="22"/>
                </w:rPr>
                <w:t>а оперативном горизонте ут</w:t>
              </w:r>
              <w:r>
                <w:rPr>
                  <w:rFonts w:ascii="Arial" w:hAnsi="Arial" w:cs="Arial"/>
                  <w:sz w:val="22"/>
                </w:rPr>
                <w:t>очняет/корректирует план-график</w:t>
              </w:r>
            </w:ins>
            <w:ins w:id="1898" w:author="ParamonovaEA" w:date="2021-04-05T09:28:00Z">
              <w:r>
                <w:rPr>
                  <w:rFonts w:ascii="Arial" w:hAnsi="Arial" w:cs="Arial"/>
                  <w:sz w:val="22"/>
                </w:rPr>
                <w:t xml:space="preserve"> </w:t>
              </w:r>
              <w:r w:rsidRPr="00F03E9D">
                <w:rPr>
                  <w:rFonts w:ascii="Arial" w:hAnsi="Arial" w:cs="Arial"/>
                  <w:sz w:val="22"/>
                  <w:rPrChange w:author="ParamonovaEA" w:date="2021-04-05T09:30:00Z" w:id="1899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ru-RU"/>
                    </w:rPr>
                  </w:rPrChange>
                </w:rPr>
                <w:t xml:space="preserve">(см. КД </w:t>
              </w:r>
              <w:r w:rsidRPr="00F03E9D">
                <w:rPr>
                  <w:rFonts w:ascii="Arial" w:hAnsi="Arial" w:cs="Arial"/>
                  <w:sz w:val="22"/>
                  <w:rPrChange w:author="ParamonovaEA" w:date="2021-04-05T09:30:00Z" w:id="1900">
                    <w:rPr>
                      <w:rFonts w:ascii="Segoe UI" w:hAnsi="Segoe UI" w:cs="Segoe UI"/>
                      <w:color w:val="000000"/>
                      <w:sz w:val="20"/>
                      <w:szCs w:val="20"/>
                    </w:rPr>
                  </w:rPrChange>
                </w:rPr>
                <w:t>ERP 13.9.2.52_PM_КД Годовое планирование воздействий на ПА).</w:t>
              </w:r>
            </w:ins>
          </w:p>
          <w:p w14:paraId="2A1706DE" w14:textId="3BF76967" w:rsidR="00F3042A" w:rsidRPr="009B42A2" w:rsidRDefault="00F3042A" w:rsidP="00F3042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1901" w:author="Paramonova Elena" w:date="2021-03-30T13:52:00Z">
              <w:r w:rsidRPr="00A90E24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Данная</w:delText>
              </w:r>
              <w:r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 </w:delText>
              </w:r>
              <w:r w:rsidRPr="00A90E24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роль</w:delText>
              </w:r>
              <w:r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 </w:delText>
              </w:r>
              <w:r w:rsidRPr="00A90E24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должна</w:delText>
              </w:r>
              <w:r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 </w:delText>
              </w:r>
              <w:r w:rsidRPr="00A90E24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быть</w:delText>
              </w:r>
              <w:r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 </w:delText>
              </w:r>
              <w:r w:rsidRPr="00A90E24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присвоена</w:delText>
              </w:r>
              <w:r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 </w:delText>
              </w:r>
              <w:r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планировщику</w:delText>
              </w:r>
              <w:r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 </w:delText>
              </w:r>
              <w:r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потребности</w:delText>
              </w:r>
            </w:del>
          </w:p>
        </w:tc>
      </w:tr>
      <w:tr w:rsidR="00F3042A" w:rsidRPr="009B42A2" w:rsidDel="009B42A2" w14:paraId="2231056E" w14:textId="25EDBCE3" w:rsidTr="00912AEF">
        <w:trPr>
          <w:cantSplit/>
          <w:del w:id="1902" w:author="Paramonova Elena" w:date="2021-03-30T13:53:00Z"/>
        </w:trPr>
        <w:tc>
          <w:tcPr>
            <w:tcW w:w="934" w:type="pct"/>
            <w:shd w:val="clear" w:color="auto" w:fill="auto"/>
          </w:tcPr>
          <w:p w14:paraId="257823AF" w14:textId="6786C556" w:rsidR="00F3042A" w:rsidRPr="009B42A2" w:rsidDel="009B42A2" w:rsidRDefault="00F3042A" w:rsidP="00F3042A">
            <w:pPr>
              <w:jc w:val="left"/>
              <w:rPr>
                <w:del w:id="1903" w:author="Paramonova Elena" w:date="2021-03-30T13:5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1904" w:author="Paramonova Elena" w:date="2021-03-30T13:52:00Z">
              <w:r w:rsidRPr="00A95929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Сток</w:delText>
              </w:r>
              <w:r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-</w:delText>
              </w:r>
              <w:r w:rsidRPr="00A95929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контролёр</w:delText>
              </w:r>
            </w:del>
          </w:p>
        </w:tc>
        <w:tc>
          <w:tcPr>
            <w:tcW w:w="1566" w:type="pct"/>
            <w:shd w:val="clear" w:color="auto" w:fill="auto"/>
          </w:tcPr>
          <w:p w14:paraId="0CFDC566" w14:textId="384D5F8A" w:rsidR="00F3042A" w:rsidRPr="009B42A2" w:rsidDel="009B42A2" w:rsidRDefault="00F3042A" w:rsidP="00F3042A">
            <w:pPr>
              <w:jc w:val="left"/>
              <w:rPr>
                <w:del w:id="1905" w:author="Paramonova Elena" w:date="2021-03-30T13:53:00Z"/>
                <w:rFonts w:ascii="Arial" w:hAnsi="Arial" w:cs="Arial"/>
                <w:color w:val="000000"/>
                <w:sz w:val="20"/>
                <w:szCs w:val="20"/>
                <w:rPrChange w:id="1906" w:author="Paramonova Elena" w:date="2021-03-30T13:53:00Z">
                  <w:rPr>
                    <w:del w:id="1907" w:author="Paramonova Elena" w:date="2021-03-30T13:53:00Z"/>
                    <w:rFonts w:ascii="Arial" w:hAnsi="Arial" w:cs="Arial"/>
                    <w:color w:val="000000"/>
                    <w:sz w:val="20"/>
                    <w:szCs w:val="20"/>
                    <w:lang w:val="en-US"/>
                  </w:rPr>
                </w:rPrChange>
              </w:rPr>
            </w:pPr>
            <w:del w:id="1908" w:author="Paramonova Elena" w:date="2021-03-30T13:52:00Z">
              <w:r w:rsidRPr="00F8304C" w:rsidDel="009B42A2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ZC</w:delText>
              </w:r>
              <w:r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rPrChange w:author="Paramonova Elena" w:date="2021-03-30T13:53:00Z" w:id="1909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/>
                    </w:rPr>
                  </w:rPrChange>
                </w:rPr>
                <w:delText>_*_</w:delText>
              </w:r>
              <w:r w:rsidRPr="00F8304C" w:rsidDel="009B42A2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MM</w:delText>
              </w:r>
              <w:r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rPrChange w:author="Paramonova Elena" w:date="2021-03-30T13:53:00Z" w:id="1910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/>
                    </w:rPr>
                  </w:rPrChange>
                </w:rPr>
                <w:delText>_</w:delText>
              </w:r>
              <w:r w:rsidRPr="00F8304C" w:rsidDel="009B42A2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STOK</w:delText>
              </w:r>
              <w:r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rPrChange w:author="Paramonova Elena" w:date="2021-03-30T13:53:00Z" w:id="1911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/>
                    </w:rPr>
                  </w:rPrChange>
                </w:rPr>
                <w:delText>_</w:delText>
              </w:r>
              <w:r w:rsidRPr="00F8304C" w:rsidDel="009B42A2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KONT</w:delText>
              </w:r>
              <w:r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rPrChange w:author="Paramonova Elena" w:date="2021-03-30T13:53:00Z" w:id="1912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/>
                    </w:rPr>
                  </w:rPrChange>
                </w:rPr>
                <w:delText>_</w:delText>
              </w:r>
              <w:r w:rsidRPr="00F8304C" w:rsidDel="009B42A2"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delText>Y</w:delText>
              </w:r>
            </w:del>
          </w:p>
        </w:tc>
        <w:tc>
          <w:tcPr>
            <w:tcW w:w="2500" w:type="pct"/>
            <w:shd w:val="clear" w:color="auto" w:fill="auto"/>
          </w:tcPr>
          <w:p w14:paraId="7E8A7ED7" w14:textId="0B570F2C" w:rsidR="00F3042A" w:rsidRPr="009B42A2" w:rsidDel="009B42A2" w:rsidRDefault="00F3042A" w:rsidP="00F3042A">
            <w:pPr>
              <w:jc w:val="left"/>
              <w:rPr>
                <w:del w:id="1913" w:author="Paramonova Elena" w:date="2021-03-30T13:5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1914" w:author="Paramonova Elena" w:date="2021-03-30T13:52:00Z">
              <w:r w:rsidRPr="00A90E24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Данная</w:delText>
              </w:r>
              <w:r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 </w:delText>
              </w:r>
              <w:r w:rsidRPr="00A90E24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роль</w:delText>
              </w:r>
              <w:r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 </w:delText>
              </w:r>
              <w:r w:rsidRPr="00A90E24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должна</w:delText>
              </w:r>
              <w:r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 </w:delText>
              </w:r>
              <w:r w:rsidRPr="00A90E24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быть</w:delText>
              </w:r>
              <w:r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 </w:delText>
              </w:r>
              <w:r w:rsidRPr="00A90E24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присвоена</w:delText>
              </w:r>
              <w:r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 </w:delText>
              </w:r>
              <w:r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с</w:delText>
              </w:r>
              <w:r w:rsidRPr="00A95929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ток</w:delText>
              </w:r>
              <w:r w:rsidRPr="009B42A2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-</w:delText>
              </w:r>
              <w:r w:rsidRPr="00A95929"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контролёр</w:delText>
              </w:r>
              <w:r w:rsidDel="009B42A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у</w:delText>
              </w:r>
            </w:del>
          </w:p>
        </w:tc>
      </w:tr>
    </w:tbl>
    <w:p w14:paraId="04A9AA63" w14:textId="77777777" w:rsidR="00CF5057" w:rsidRPr="009B42A2" w:rsidRDefault="00CF5057" w:rsidP="00CF5057">
      <w:pPr>
        <w:pStyle w:val="afff0"/>
        <w:rPr>
          <w:rFonts w:ascii="Arial" w:eastAsia="Calibri" w:hAnsi="Arial" w:cs="Arial"/>
          <w:sz w:val="22"/>
          <w:szCs w:val="24"/>
          <w:lang w:eastAsia="ru-RU"/>
        </w:rPr>
      </w:pPr>
      <w:bookmarkStart w:id="1915" w:name="_Toc337048197"/>
      <w:bookmarkStart w:id="1916" w:name="_Toc337048249"/>
    </w:p>
    <w:p w14:paraId="7BFA3F26" w14:textId="77777777" w:rsidR="00CF5057" w:rsidRPr="00BE014D" w:rsidRDefault="00CF5057" w:rsidP="00CF5057">
      <w:pPr>
        <w:pStyle w:val="23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917" w:name="_Toc64879352"/>
      <w:bookmarkEnd w:id="1915"/>
      <w:bookmarkEnd w:id="1916"/>
      <w:r w:rsidRPr="00BE014D">
        <w:rPr>
          <w:rFonts w:eastAsiaTheme="majorEastAsia" w:cstheme="majorBidi"/>
          <w:bCs w:val="0"/>
          <w:iCs w:val="0"/>
          <w:szCs w:val="26"/>
        </w:rPr>
        <w:t>Риски и контрольные процедуры</w:t>
      </w:r>
      <w:bookmarkEnd w:id="1917"/>
    </w:p>
    <w:p w14:paraId="4A5594EF" w14:textId="66B686C6" w:rsidR="00CF5057" w:rsidRPr="00BE014D" w:rsidRDefault="00CF5057" w:rsidP="00D01C7D">
      <w:pPr>
        <w:pStyle w:val="3"/>
      </w:pPr>
      <w:bookmarkStart w:id="1918" w:name="_Toc64879353"/>
      <w:r w:rsidRPr="00BE014D">
        <w:t>Риски и контроли</w:t>
      </w:r>
      <w:bookmarkEnd w:id="1918"/>
    </w:p>
    <w:p w14:paraId="503F5FAD" w14:textId="77777777" w:rsidR="00CF5057" w:rsidRPr="00F8304C" w:rsidRDefault="00CF5057" w:rsidP="00F8304C">
      <w:pPr>
        <w:spacing w:line="276" w:lineRule="auto"/>
        <w:ind w:firstLine="567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  <w:szCs w:val="24"/>
        </w:rPr>
        <w:t xml:space="preserve">Контрольные процедуры бизнес-процессов по закупке МТР, работ, услуг представлены в таблице РиК1.  </w:t>
      </w:r>
    </w:p>
    <w:p w14:paraId="1B371724" w14:textId="77777777" w:rsidR="00366948" w:rsidRPr="00F8304C" w:rsidRDefault="00CF5057" w:rsidP="00F8304C">
      <w:pPr>
        <w:spacing w:line="276" w:lineRule="auto"/>
        <w:ind w:firstLine="567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  <w:szCs w:val="24"/>
        </w:rPr>
        <w:t>Детально риски и контрольные процедуры описаны в Приложение № РиК1. Матрица рисков и контрольных процедур (МРиКП)</w:t>
      </w:r>
      <w:r w:rsidR="00366948" w:rsidRPr="00F8304C">
        <w:rPr>
          <w:rFonts w:ascii="Arial" w:hAnsi="Arial" w:cs="Arial"/>
          <w:color w:val="000000" w:themeColor="text1"/>
          <w:szCs w:val="24"/>
        </w:rPr>
        <w:t>, включая (при необходимости) мониторинговые контрольные процедуры, предложенные к реализации в SAP GRC Process Control.</w:t>
      </w:r>
    </w:p>
    <w:p w14:paraId="2A465B4C" w14:textId="74852AB6" w:rsidR="00CF5057" w:rsidRPr="00F8304C" w:rsidRDefault="00366948" w:rsidP="00F8304C">
      <w:pPr>
        <w:spacing w:line="276" w:lineRule="auto"/>
        <w:ind w:firstLine="567"/>
        <w:rPr>
          <w:rFonts w:ascii="Arial" w:hAnsi="Arial" w:cs="Arial"/>
          <w:color w:val="000000" w:themeColor="text1"/>
        </w:rPr>
      </w:pPr>
      <w:r w:rsidRPr="00F8304C">
        <w:rPr>
          <w:rFonts w:ascii="Arial" w:hAnsi="Arial" w:cs="Arial"/>
          <w:color w:val="000000" w:themeColor="text1"/>
          <w:szCs w:val="24"/>
        </w:rPr>
        <w:t>В случае разработки компенсирующих контрольных процедур для снижения рисков разделения полномочий, они будут добавлены в Сводную матрицу рисков и контрольных процедур на этапе присвоения ролей конечным пользователям перед продуктивным стартом системы SAP S/4 HANA.</w:t>
      </w:r>
    </w:p>
    <w:p w14:paraId="68293837" w14:textId="77777777" w:rsidR="00CF5057" w:rsidRDefault="00CF5057" w:rsidP="00CF5057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>Таблица РиК1. Контрольные процедуры бизнес-процесс</w:t>
      </w:r>
      <w:r>
        <w:rPr>
          <w:rFonts w:ascii="Arial" w:hAnsi="Arial" w:cs="Arial"/>
          <w:b/>
          <w:sz w:val="22"/>
        </w:rPr>
        <w:t>ов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396"/>
        <w:gridCol w:w="2666"/>
        <w:gridCol w:w="5114"/>
      </w:tblGrid>
      <w:tr w:rsidR="001613F6" w:rsidRPr="006F5656" w14:paraId="36B87965" w14:textId="77777777" w:rsidTr="002929E6">
        <w:trPr>
          <w:cantSplit/>
          <w:trHeight w:val="397"/>
          <w:tblHeader/>
        </w:trPr>
        <w:tc>
          <w:tcPr>
            <w:tcW w:w="1177" w:type="pct"/>
            <w:shd w:val="clear" w:color="auto" w:fill="FFC000"/>
            <w:vAlign w:val="center"/>
          </w:tcPr>
          <w:p w14:paraId="57CC689A" w14:textId="77777777" w:rsidR="001613F6" w:rsidRPr="006F5656" w:rsidRDefault="001613F6" w:rsidP="002929E6"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Номер шага</w:t>
            </w:r>
          </w:p>
        </w:tc>
        <w:tc>
          <w:tcPr>
            <w:tcW w:w="1310" w:type="pct"/>
            <w:shd w:val="clear" w:color="auto" w:fill="FFC000"/>
            <w:vAlign w:val="center"/>
          </w:tcPr>
          <w:p w14:paraId="57D5D374" w14:textId="77777777" w:rsidR="001613F6" w:rsidRPr="006F5656" w:rsidRDefault="001613F6" w:rsidP="002929E6"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Номер КП</w:t>
            </w:r>
          </w:p>
        </w:tc>
        <w:tc>
          <w:tcPr>
            <w:tcW w:w="2513" w:type="pct"/>
            <w:shd w:val="clear" w:color="auto" w:fill="FFC000"/>
            <w:vAlign w:val="center"/>
          </w:tcPr>
          <w:p w14:paraId="411DFE7B" w14:textId="77777777" w:rsidR="001613F6" w:rsidRPr="006F5656" w:rsidRDefault="001613F6" w:rsidP="002929E6"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Название КП</w:t>
            </w:r>
          </w:p>
        </w:tc>
      </w:tr>
      <w:tr w:rsidR="00187C39" w:rsidRPr="006C2E01" w14:paraId="64EB560A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5E15E0D2" w14:textId="2B05D774" w:rsidR="00187C39" w:rsidRPr="00AD7EF6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ПП-10.04.03.01.020</w:t>
            </w:r>
          </w:p>
        </w:tc>
        <w:tc>
          <w:tcPr>
            <w:tcW w:w="1310" w:type="pct"/>
            <w:shd w:val="clear" w:color="auto" w:fill="auto"/>
          </w:tcPr>
          <w:p w14:paraId="085EBCEC" w14:textId="704103DF" w:rsidR="00187C39" w:rsidRPr="00AD7EF6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B2A88">
              <w:rPr>
                <w:rFonts w:ascii="Arial" w:hAnsi="Arial" w:cs="Arial"/>
                <w:sz w:val="20"/>
                <w:szCs w:val="20"/>
                <w:lang w:val="en-US"/>
              </w:rPr>
              <w:t>C.ПП-10.04-001</w:t>
            </w:r>
          </w:p>
        </w:tc>
        <w:tc>
          <w:tcPr>
            <w:tcW w:w="2513" w:type="pct"/>
            <w:shd w:val="clear" w:color="auto" w:fill="auto"/>
          </w:tcPr>
          <w:p w14:paraId="35825B0A" w14:textId="3EB7427C" w:rsidR="00187C39" w:rsidRPr="00AD7EF6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Подтверждение принятия заявки на закупку в работу</w:t>
            </w:r>
          </w:p>
        </w:tc>
      </w:tr>
      <w:tr w:rsidR="00187C39" w:rsidRPr="006C2E01" w14:paraId="09BA029F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293C600E" w14:textId="400331F4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ПП-10.04.03.01.021</w:t>
            </w:r>
          </w:p>
        </w:tc>
        <w:tc>
          <w:tcPr>
            <w:tcW w:w="1310" w:type="pct"/>
            <w:shd w:val="clear" w:color="auto" w:fill="auto"/>
          </w:tcPr>
          <w:p w14:paraId="0C3DBB2D" w14:textId="55A02D37" w:rsidR="00187C39" w:rsidRPr="008B2A88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B2A88">
              <w:rPr>
                <w:rFonts w:ascii="Arial" w:hAnsi="Arial" w:cs="Arial"/>
                <w:sz w:val="20"/>
                <w:szCs w:val="20"/>
              </w:rPr>
              <w:t>C.ПП-10.04-002</w:t>
            </w:r>
          </w:p>
        </w:tc>
        <w:tc>
          <w:tcPr>
            <w:tcW w:w="2513" w:type="pct"/>
            <w:shd w:val="clear" w:color="auto" w:fill="auto"/>
          </w:tcPr>
          <w:p w14:paraId="374268C4" w14:textId="7CF36D12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Обработка запроса на корректировку Заявки на закупку МТР</w:t>
            </w:r>
          </w:p>
        </w:tc>
      </w:tr>
      <w:tr w:rsidR="00187C39" w:rsidRPr="006C2E01" w14:paraId="1BA9767B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7D4DD7B1" w14:textId="4F33069A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ПП-10.04.03.02.011</w:t>
            </w:r>
          </w:p>
        </w:tc>
        <w:tc>
          <w:tcPr>
            <w:tcW w:w="1310" w:type="pct"/>
            <w:shd w:val="clear" w:color="auto" w:fill="auto"/>
          </w:tcPr>
          <w:p w14:paraId="2E588E19" w14:textId="73912B71" w:rsidR="00187C39" w:rsidRPr="008B2A88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8B2A88">
              <w:rPr>
                <w:rFonts w:ascii="Arial" w:hAnsi="Arial" w:cs="Arial"/>
                <w:sz w:val="20"/>
                <w:szCs w:val="20"/>
              </w:rPr>
              <w:t>C.ПП-10.04-004</w:t>
            </w:r>
          </w:p>
        </w:tc>
        <w:tc>
          <w:tcPr>
            <w:tcW w:w="2513" w:type="pct"/>
            <w:shd w:val="clear" w:color="auto" w:fill="auto"/>
          </w:tcPr>
          <w:p w14:paraId="16502509" w14:textId="233C84AA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Формирование проекта спецификации договора (автоматически)</w:t>
            </w:r>
          </w:p>
        </w:tc>
      </w:tr>
      <w:tr w:rsidR="00187C39" w:rsidRPr="006C2E01" w14:paraId="6DD88203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758139CF" w14:textId="26009159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lastRenderedPageBreak/>
              <w:t>ПП-10.04.03.02.051</w:t>
            </w:r>
          </w:p>
        </w:tc>
        <w:tc>
          <w:tcPr>
            <w:tcW w:w="1310" w:type="pct"/>
            <w:shd w:val="clear" w:color="auto" w:fill="auto"/>
          </w:tcPr>
          <w:p w14:paraId="7993A664" w14:textId="7ED4B84E" w:rsidR="00187C39" w:rsidRPr="008B2A88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17979">
              <w:rPr>
                <w:rFonts w:ascii="Arial" w:hAnsi="Arial" w:cs="Arial"/>
                <w:sz w:val="20"/>
                <w:szCs w:val="20"/>
              </w:rPr>
              <w:t>C.ПП-10.04-004</w:t>
            </w:r>
          </w:p>
        </w:tc>
        <w:tc>
          <w:tcPr>
            <w:tcW w:w="2513" w:type="pct"/>
            <w:shd w:val="clear" w:color="auto" w:fill="auto"/>
          </w:tcPr>
          <w:p w14:paraId="3063559F" w14:textId="41AF7249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Формирование проекта рамочного договора (автоматически)</w:t>
            </w:r>
          </w:p>
        </w:tc>
      </w:tr>
      <w:tr w:rsidR="00187C39" w:rsidRPr="006C2E01" w14:paraId="1CFCC6F1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7CD1282D" w14:textId="2868CD0A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ПП-10.04.03.02.010</w:t>
            </w:r>
          </w:p>
        </w:tc>
        <w:tc>
          <w:tcPr>
            <w:tcW w:w="1310" w:type="pct"/>
            <w:shd w:val="clear" w:color="auto" w:fill="auto"/>
          </w:tcPr>
          <w:p w14:paraId="7EFF3C95" w14:textId="578EC908" w:rsidR="00187C39" w:rsidRPr="00617979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17979">
              <w:rPr>
                <w:rFonts w:ascii="Arial" w:hAnsi="Arial" w:cs="Arial"/>
                <w:sz w:val="20"/>
                <w:szCs w:val="20"/>
              </w:rPr>
              <w:t>C.ПП-10.04-005</w:t>
            </w:r>
          </w:p>
        </w:tc>
        <w:tc>
          <w:tcPr>
            <w:tcW w:w="2513" w:type="pct"/>
            <w:shd w:val="clear" w:color="auto" w:fill="auto"/>
          </w:tcPr>
          <w:p w14:paraId="20C4123F" w14:textId="1BC30DED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Формирование проекта спецификации договора</w:t>
            </w:r>
          </w:p>
        </w:tc>
      </w:tr>
      <w:tr w:rsidR="00187C39" w:rsidRPr="006C2E01" w14:paraId="55CDFFF1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740EBCCF" w14:textId="5AE0979E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ПП-10.04.03.02.012</w:t>
            </w:r>
          </w:p>
        </w:tc>
        <w:tc>
          <w:tcPr>
            <w:tcW w:w="1310" w:type="pct"/>
            <w:shd w:val="clear" w:color="auto" w:fill="auto"/>
          </w:tcPr>
          <w:p w14:paraId="746E5299" w14:textId="752564C8" w:rsidR="00187C39" w:rsidRPr="00617979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17979">
              <w:rPr>
                <w:rFonts w:ascii="Arial" w:hAnsi="Arial" w:cs="Arial"/>
                <w:sz w:val="20"/>
                <w:szCs w:val="20"/>
              </w:rPr>
              <w:t>C.ПП-10.04-006</w:t>
            </w:r>
          </w:p>
        </w:tc>
        <w:tc>
          <w:tcPr>
            <w:tcW w:w="2513" w:type="pct"/>
            <w:shd w:val="clear" w:color="auto" w:fill="auto"/>
          </w:tcPr>
          <w:p w14:paraId="4763AC18" w14:textId="36984B70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Отправка проекта спецификации договора в СЭД</w:t>
            </w:r>
          </w:p>
        </w:tc>
      </w:tr>
      <w:tr w:rsidR="00187C39" w:rsidRPr="006C2E01" w14:paraId="6BFC8A10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2527964C" w14:textId="52496C5E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ПП-10.04.03.02.060</w:t>
            </w:r>
          </w:p>
        </w:tc>
        <w:tc>
          <w:tcPr>
            <w:tcW w:w="1310" w:type="pct"/>
            <w:shd w:val="clear" w:color="auto" w:fill="auto"/>
          </w:tcPr>
          <w:p w14:paraId="7ABDB573" w14:textId="65CF22FE" w:rsidR="00187C39" w:rsidRPr="00617979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17979">
              <w:rPr>
                <w:rFonts w:ascii="Arial" w:hAnsi="Arial" w:cs="Arial"/>
                <w:sz w:val="20"/>
                <w:szCs w:val="20"/>
              </w:rPr>
              <w:t>C.ПП-10.04-007</w:t>
            </w:r>
          </w:p>
        </w:tc>
        <w:tc>
          <w:tcPr>
            <w:tcW w:w="2513" w:type="pct"/>
            <w:shd w:val="clear" w:color="auto" w:fill="auto"/>
          </w:tcPr>
          <w:p w14:paraId="5AE706CB" w14:textId="567E6A1A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Выгрузка проекта рамочного договора в СЭД</w:t>
            </w:r>
          </w:p>
        </w:tc>
      </w:tr>
      <w:tr w:rsidR="00187C39" w:rsidRPr="006C2E01" w14:paraId="44DF0EAB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757C1D74" w14:textId="3C42980E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ПП-10.04.03.02.040</w:t>
            </w:r>
          </w:p>
        </w:tc>
        <w:tc>
          <w:tcPr>
            <w:tcW w:w="1310" w:type="pct"/>
            <w:shd w:val="clear" w:color="auto" w:fill="auto"/>
          </w:tcPr>
          <w:p w14:paraId="3582D16B" w14:textId="61D01412" w:rsidR="00187C39" w:rsidRPr="00617979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17979">
              <w:rPr>
                <w:rFonts w:ascii="Arial" w:hAnsi="Arial" w:cs="Arial"/>
                <w:sz w:val="20"/>
                <w:szCs w:val="20"/>
              </w:rPr>
              <w:t>C.ПП-10.04-007</w:t>
            </w:r>
          </w:p>
        </w:tc>
        <w:tc>
          <w:tcPr>
            <w:tcW w:w="2513" w:type="pct"/>
            <w:shd w:val="clear" w:color="auto" w:fill="auto"/>
          </w:tcPr>
          <w:p w14:paraId="76A8CD76" w14:textId="069EDF38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Выгрузка проекта договора в СЭД</w:t>
            </w:r>
          </w:p>
        </w:tc>
      </w:tr>
      <w:tr w:rsidR="00187C39" w:rsidRPr="006C2E01" w14:paraId="357D938B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62DA0819" w14:textId="2D921423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ПП-10.04.03.02.070</w:t>
            </w:r>
          </w:p>
        </w:tc>
        <w:tc>
          <w:tcPr>
            <w:tcW w:w="1310" w:type="pct"/>
            <w:shd w:val="clear" w:color="auto" w:fill="auto"/>
          </w:tcPr>
          <w:p w14:paraId="61759A05" w14:textId="581B57FB" w:rsidR="00187C39" w:rsidRPr="00617979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17979">
              <w:rPr>
                <w:rFonts w:ascii="Arial" w:hAnsi="Arial" w:cs="Arial"/>
                <w:sz w:val="20"/>
                <w:szCs w:val="20"/>
              </w:rPr>
              <w:t>C.ПП-10.04-007</w:t>
            </w:r>
          </w:p>
        </w:tc>
        <w:tc>
          <w:tcPr>
            <w:tcW w:w="2513" w:type="pct"/>
            <w:shd w:val="clear" w:color="auto" w:fill="auto"/>
          </w:tcPr>
          <w:p w14:paraId="77A2A414" w14:textId="2C0B2D26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Отражение в SAP S/4HANA статуса согласования договора в СЭД</w:t>
            </w:r>
          </w:p>
        </w:tc>
      </w:tr>
      <w:tr w:rsidR="00187C39" w:rsidRPr="006C2E01" w14:paraId="49B09250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31AC345C" w14:textId="15E9DEBB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ПП-10.04.04.045</w:t>
            </w:r>
          </w:p>
        </w:tc>
        <w:tc>
          <w:tcPr>
            <w:tcW w:w="1310" w:type="pct"/>
            <w:shd w:val="clear" w:color="auto" w:fill="auto"/>
          </w:tcPr>
          <w:p w14:paraId="36617222" w14:textId="48127357" w:rsidR="00187C39" w:rsidRPr="00617979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B7DFB">
              <w:rPr>
                <w:rFonts w:ascii="Arial" w:hAnsi="Arial" w:cs="Arial"/>
                <w:sz w:val="20"/>
                <w:szCs w:val="20"/>
              </w:rPr>
              <w:t>C.ПП-10.04-013</w:t>
            </w:r>
          </w:p>
        </w:tc>
        <w:tc>
          <w:tcPr>
            <w:tcW w:w="2513" w:type="pct"/>
            <w:shd w:val="clear" w:color="auto" w:fill="auto"/>
          </w:tcPr>
          <w:p w14:paraId="53644B7B" w14:textId="06DFAE6B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Внесение корректировок в спецификацию закупки МТР (в случае несущественных корректировок)</w:t>
            </w:r>
          </w:p>
        </w:tc>
      </w:tr>
      <w:tr w:rsidR="00187C39" w:rsidRPr="006C2E01" w14:paraId="752123AE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510EEA53" w14:textId="1362B97C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ПП-10.04.05.043</w:t>
            </w:r>
          </w:p>
        </w:tc>
        <w:tc>
          <w:tcPr>
            <w:tcW w:w="1310" w:type="pct"/>
            <w:shd w:val="clear" w:color="auto" w:fill="auto"/>
          </w:tcPr>
          <w:p w14:paraId="44405296" w14:textId="4D72737B" w:rsidR="00187C39" w:rsidRPr="00FB7DFB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B7DFB">
              <w:rPr>
                <w:rFonts w:ascii="Arial" w:hAnsi="Arial" w:cs="Arial"/>
                <w:sz w:val="20"/>
                <w:szCs w:val="20"/>
              </w:rPr>
              <w:t>C.ПП-10.04-028</w:t>
            </w:r>
          </w:p>
        </w:tc>
        <w:tc>
          <w:tcPr>
            <w:tcW w:w="2513" w:type="pct"/>
            <w:shd w:val="clear" w:color="auto" w:fill="auto"/>
          </w:tcPr>
          <w:p w14:paraId="72AD1590" w14:textId="3AC520AF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FB7DFB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Внесение корректировок в спецификацию по договору закупки работ, услуг</w:t>
            </w:r>
          </w:p>
        </w:tc>
      </w:tr>
      <w:tr w:rsidR="00187C39" w:rsidRPr="006C2E01" w14:paraId="59EA7CCA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16158C99" w14:textId="13C2277A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ПП-10.04.04.040</w:t>
            </w:r>
          </w:p>
        </w:tc>
        <w:tc>
          <w:tcPr>
            <w:tcW w:w="1310" w:type="pct"/>
            <w:shd w:val="clear" w:color="auto" w:fill="auto"/>
          </w:tcPr>
          <w:p w14:paraId="53BF95A2" w14:textId="1A7141D9" w:rsidR="00187C39" w:rsidRPr="00FB7DFB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B7DFB">
              <w:rPr>
                <w:rFonts w:ascii="Arial" w:hAnsi="Arial" w:cs="Arial"/>
                <w:sz w:val="20"/>
                <w:szCs w:val="20"/>
              </w:rPr>
              <w:t>C.ПП-10.04-014</w:t>
            </w:r>
          </w:p>
        </w:tc>
        <w:tc>
          <w:tcPr>
            <w:tcW w:w="2513" w:type="pct"/>
            <w:shd w:val="clear" w:color="auto" w:fill="auto"/>
          </w:tcPr>
          <w:p w14:paraId="77DC4FB3" w14:textId="05F7E319" w:rsidR="00187C39" w:rsidRPr="00FB7DFB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FB7DFB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Внесение корректировок в спецификацию закупки МТР (в случае существенных корректировок)</w:t>
            </w:r>
          </w:p>
        </w:tc>
      </w:tr>
      <w:tr w:rsidR="00187C39" w:rsidRPr="006C2E01" w14:paraId="0222C1C8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33770917" w14:textId="0A70CDDB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ПП-10.04.05.042</w:t>
            </w:r>
          </w:p>
        </w:tc>
        <w:tc>
          <w:tcPr>
            <w:tcW w:w="1310" w:type="pct"/>
            <w:shd w:val="clear" w:color="auto" w:fill="auto"/>
          </w:tcPr>
          <w:p w14:paraId="78A48A00" w14:textId="249606E1" w:rsidR="00187C39" w:rsidRPr="00FB7DFB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B7DFB">
              <w:rPr>
                <w:rFonts w:ascii="Arial" w:hAnsi="Arial" w:cs="Arial"/>
                <w:sz w:val="20"/>
                <w:szCs w:val="20"/>
              </w:rPr>
              <w:t>C.ПП-10.04-014</w:t>
            </w:r>
          </w:p>
        </w:tc>
        <w:tc>
          <w:tcPr>
            <w:tcW w:w="2513" w:type="pct"/>
            <w:shd w:val="clear" w:color="auto" w:fill="auto"/>
          </w:tcPr>
          <w:p w14:paraId="5B4F0940" w14:textId="2A92B8AD" w:rsidR="00187C39" w:rsidRPr="00FB7DFB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FB7DFB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Внесение корректировок в спецификацию закупки работ, услуг (в случае существенных корректировок)</w:t>
            </w:r>
          </w:p>
        </w:tc>
      </w:tr>
      <w:tr w:rsidR="00187C39" w:rsidRPr="006C2E01" w14:paraId="7826A256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177DDBC0" w14:textId="7D2EC289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ПП-10.04.04.100</w:t>
            </w:r>
          </w:p>
        </w:tc>
        <w:tc>
          <w:tcPr>
            <w:tcW w:w="1310" w:type="pct"/>
            <w:shd w:val="clear" w:color="auto" w:fill="auto"/>
          </w:tcPr>
          <w:p w14:paraId="5264133D" w14:textId="05EA075F" w:rsidR="00187C39" w:rsidRPr="00FB7DFB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B7DFB">
              <w:rPr>
                <w:rFonts w:ascii="Arial" w:hAnsi="Arial" w:cs="Arial"/>
                <w:sz w:val="20"/>
                <w:szCs w:val="20"/>
              </w:rPr>
              <w:t>C.ПП-10.04-015</w:t>
            </w:r>
          </w:p>
        </w:tc>
        <w:tc>
          <w:tcPr>
            <w:tcW w:w="2513" w:type="pct"/>
            <w:shd w:val="clear" w:color="auto" w:fill="auto"/>
          </w:tcPr>
          <w:p w14:paraId="6442F7BB" w14:textId="7E2975E4" w:rsidR="00187C39" w:rsidRPr="00FB7DFB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FB7DFB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Создание входящей поставки на основании уведомления поставщика</w:t>
            </w:r>
          </w:p>
        </w:tc>
      </w:tr>
      <w:tr w:rsidR="00187C39" w:rsidRPr="006C2E01" w14:paraId="2B069A13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00A12118" w14:textId="3751869F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ПП-10.04.04.101</w:t>
            </w:r>
          </w:p>
        </w:tc>
        <w:tc>
          <w:tcPr>
            <w:tcW w:w="1310" w:type="pct"/>
            <w:shd w:val="clear" w:color="auto" w:fill="auto"/>
          </w:tcPr>
          <w:p w14:paraId="407F37BD" w14:textId="4DA652AF" w:rsidR="00187C39" w:rsidRPr="00FB7DFB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B7DFB">
              <w:rPr>
                <w:rFonts w:ascii="Arial" w:hAnsi="Arial" w:cs="Arial"/>
                <w:sz w:val="20"/>
                <w:szCs w:val="20"/>
              </w:rPr>
              <w:t>C.ПП-10.04-016</w:t>
            </w:r>
          </w:p>
        </w:tc>
        <w:tc>
          <w:tcPr>
            <w:tcW w:w="2513" w:type="pct"/>
            <w:shd w:val="clear" w:color="auto" w:fill="auto"/>
          </w:tcPr>
          <w:p w14:paraId="6B8A12F8" w14:textId="00BEE403" w:rsidR="00187C39" w:rsidRPr="00FB7DFB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FB7DFB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Автоматическое создание входящей поставки на основании уведомления поставщика</w:t>
            </w:r>
          </w:p>
        </w:tc>
      </w:tr>
      <w:tr w:rsidR="00187C39" w:rsidRPr="006C2E01" w14:paraId="61A8B40B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227E8CED" w14:textId="200FF60C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ПП-10.04.05.040</w:t>
            </w:r>
          </w:p>
        </w:tc>
        <w:tc>
          <w:tcPr>
            <w:tcW w:w="1310" w:type="pct"/>
            <w:shd w:val="clear" w:color="auto" w:fill="auto"/>
          </w:tcPr>
          <w:p w14:paraId="6BF11CAD" w14:textId="1F5EDAFD" w:rsidR="00187C39" w:rsidRPr="00FB7DFB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B7DFB">
              <w:rPr>
                <w:rFonts w:ascii="Arial" w:hAnsi="Arial" w:cs="Arial"/>
                <w:sz w:val="20"/>
                <w:szCs w:val="20"/>
              </w:rPr>
              <w:t>C.ПП-10.04-029</w:t>
            </w:r>
          </w:p>
        </w:tc>
        <w:tc>
          <w:tcPr>
            <w:tcW w:w="2513" w:type="pct"/>
            <w:shd w:val="clear" w:color="auto" w:fill="auto"/>
          </w:tcPr>
          <w:p w14:paraId="1BE6005D" w14:textId="1503F155" w:rsidR="00187C39" w:rsidRPr="00FB7DFB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FB7DFB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Формирование заказа на поставку по договорам без спецификаций</w:t>
            </w:r>
          </w:p>
        </w:tc>
      </w:tr>
      <w:tr w:rsidR="00187C39" w:rsidRPr="006C2E01" w14:paraId="22C90BE6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715E8DC0" w14:textId="15DA3379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ПП-10.04.04.110</w:t>
            </w:r>
          </w:p>
        </w:tc>
        <w:tc>
          <w:tcPr>
            <w:tcW w:w="1310" w:type="pct"/>
            <w:shd w:val="clear" w:color="auto" w:fill="auto"/>
          </w:tcPr>
          <w:p w14:paraId="5370EC25" w14:textId="6EF57648" w:rsidR="00187C39" w:rsidRPr="00FB7DFB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B7DFB">
              <w:rPr>
                <w:rFonts w:ascii="Arial" w:hAnsi="Arial" w:cs="Arial"/>
                <w:sz w:val="20"/>
                <w:szCs w:val="20"/>
              </w:rPr>
              <w:t>C.ПП-10.04-017</w:t>
            </w:r>
          </w:p>
        </w:tc>
        <w:tc>
          <w:tcPr>
            <w:tcW w:w="2513" w:type="pct"/>
            <w:shd w:val="clear" w:color="auto" w:fill="auto"/>
          </w:tcPr>
          <w:p w14:paraId="2E2028C6" w14:textId="59C79361" w:rsidR="00187C39" w:rsidRPr="00FB7DFB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FB7DFB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Регистрация поступления в статус "Товар в пути"</w:t>
            </w:r>
          </w:p>
        </w:tc>
      </w:tr>
      <w:tr w:rsidR="00187C39" w:rsidRPr="006C2E01" w14:paraId="2034FEA4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5DF286B1" w14:textId="2C199BD1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ПП-10.04.04.102</w:t>
            </w:r>
          </w:p>
        </w:tc>
        <w:tc>
          <w:tcPr>
            <w:tcW w:w="1310" w:type="pct"/>
            <w:shd w:val="clear" w:color="auto" w:fill="auto"/>
          </w:tcPr>
          <w:p w14:paraId="3C260BBE" w14:textId="6D7B6A47" w:rsidR="00187C39" w:rsidRPr="00FB7DFB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5BAD">
              <w:rPr>
                <w:rFonts w:ascii="Arial" w:hAnsi="Arial" w:cs="Arial"/>
                <w:sz w:val="20"/>
                <w:szCs w:val="20"/>
              </w:rPr>
              <w:t>C.ПП-10.04-018</w:t>
            </w:r>
          </w:p>
        </w:tc>
        <w:tc>
          <w:tcPr>
            <w:tcW w:w="2513" w:type="pct"/>
            <w:shd w:val="clear" w:color="auto" w:fill="auto"/>
          </w:tcPr>
          <w:p w14:paraId="1A9D50E4" w14:textId="32A91F54" w:rsidR="00187C39" w:rsidRPr="00FB7DFB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675BAD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Автоматическая регистрация поступления в статус "Товар в пути"</w:t>
            </w:r>
          </w:p>
        </w:tc>
      </w:tr>
      <w:tr w:rsidR="00187C39" w:rsidRPr="006C2E01" w14:paraId="5A531892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6AC3AD85" w14:textId="40E26F35" w:rsidR="00187C39" w:rsidRPr="00187C39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187C39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ПП-10.04.04.150</w:t>
            </w:r>
          </w:p>
        </w:tc>
        <w:tc>
          <w:tcPr>
            <w:tcW w:w="1310" w:type="pct"/>
            <w:shd w:val="clear" w:color="auto" w:fill="auto"/>
          </w:tcPr>
          <w:p w14:paraId="6FE4B216" w14:textId="49D119BF" w:rsidR="00187C39" w:rsidRPr="00187C39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87C39">
              <w:rPr>
                <w:rFonts w:ascii="Arial" w:hAnsi="Arial" w:cs="Arial"/>
                <w:sz w:val="20"/>
                <w:szCs w:val="20"/>
              </w:rPr>
              <w:t>C.ПП-10.04-019</w:t>
            </w:r>
          </w:p>
        </w:tc>
        <w:tc>
          <w:tcPr>
            <w:tcW w:w="2513" w:type="pct"/>
            <w:shd w:val="clear" w:color="auto" w:fill="auto"/>
          </w:tcPr>
          <w:p w14:paraId="3390EFFA" w14:textId="75D597E3" w:rsidR="00187C39" w:rsidRPr="00187C39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187C39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Предварительная регистрация кредиторской задолженности с учетом фактически принятого количества</w:t>
            </w:r>
          </w:p>
        </w:tc>
      </w:tr>
      <w:tr w:rsidR="00187C39" w:rsidRPr="006C2E01" w14:paraId="6DA52426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5979B28A" w14:textId="7368B2F9" w:rsidR="00187C39" w:rsidRPr="00187C39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187C39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ПП-10.04.05.060</w:t>
            </w:r>
          </w:p>
        </w:tc>
        <w:tc>
          <w:tcPr>
            <w:tcW w:w="1310" w:type="pct"/>
            <w:shd w:val="clear" w:color="auto" w:fill="auto"/>
          </w:tcPr>
          <w:p w14:paraId="2CC33FD6" w14:textId="12A6ED53" w:rsidR="00187C39" w:rsidRPr="00187C39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87C39">
              <w:rPr>
                <w:rFonts w:ascii="Arial" w:hAnsi="Arial" w:cs="Arial"/>
                <w:sz w:val="20"/>
                <w:szCs w:val="20"/>
              </w:rPr>
              <w:t>C.ПП-10.04-019</w:t>
            </w:r>
          </w:p>
        </w:tc>
        <w:tc>
          <w:tcPr>
            <w:tcW w:w="2513" w:type="pct"/>
            <w:shd w:val="clear" w:color="auto" w:fill="auto"/>
          </w:tcPr>
          <w:p w14:paraId="5974B734" w14:textId="28EB4E2A" w:rsidR="00187C39" w:rsidRPr="00187C39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187C39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 xml:space="preserve">Предварительная регистрация кредиторской задолженности по договорам закупки работ, услуг </w:t>
            </w:r>
          </w:p>
        </w:tc>
      </w:tr>
      <w:tr w:rsidR="00187C39" w:rsidRPr="006C2E01" w14:paraId="710C4F82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396A717C" w14:textId="00531A94" w:rsidR="00187C39" w:rsidRPr="00187C39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187C39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ПП-10.04.04.151</w:t>
            </w:r>
          </w:p>
        </w:tc>
        <w:tc>
          <w:tcPr>
            <w:tcW w:w="1310" w:type="pct"/>
            <w:shd w:val="clear" w:color="auto" w:fill="auto"/>
          </w:tcPr>
          <w:p w14:paraId="43907A3D" w14:textId="0F2F460F" w:rsidR="00187C39" w:rsidRPr="00187C39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87C39">
              <w:rPr>
                <w:rFonts w:ascii="Arial" w:hAnsi="Arial" w:cs="Arial"/>
                <w:sz w:val="20"/>
                <w:szCs w:val="20"/>
              </w:rPr>
              <w:t>C.ПП-10.04-020</w:t>
            </w:r>
          </w:p>
        </w:tc>
        <w:tc>
          <w:tcPr>
            <w:tcW w:w="2513" w:type="pct"/>
            <w:shd w:val="clear" w:color="auto" w:fill="auto"/>
          </w:tcPr>
          <w:p w14:paraId="18AE47FC" w14:textId="239F59F6" w:rsidR="00187C39" w:rsidRPr="00187C39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187C39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Предварительная регистрация кредиторской задолженности с учетом принятого количества (автоматически)</w:t>
            </w:r>
          </w:p>
        </w:tc>
      </w:tr>
      <w:tr w:rsidR="00187C39" w:rsidRPr="006C2E01" w14:paraId="0CE55A63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2D1E3B39" w14:textId="55C93C44" w:rsidR="00187C39" w:rsidRPr="00187C39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187C39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ПП-10.04.05.051</w:t>
            </w:r>
          </w:p>
        </w:tc>
        <w:tc>
          <w:tcPr>
            <w:tcW w:w="1310" w:type="pct"/>
            <w:shd w:val="clear" w:color="auto" w:fill="auto"/>
          </w:tcPr>
          <w:p w14:paraId="7BD2D33E" w14:textId="2419CE4D" w:rsidR="00187C39" w:rsidRPr="00187C39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87C39">
              <w:rPr>
                <w:rFonts w:ascii="Arial" w:hAnsi="Arial" w:cs="Arial"/>
                <w:sz w:val="20"/>
                <w:szCs w:val="20"/>
              </w:rPr>
              <w:t>C.ПП-10.04-030</w:t>
            </w:r>
          </w:p>
        </w:tc>
        <w:tc>
          <w:tcPr>
            <w:tcW w:w="2513" w:type="pct"/>
            <w:shd w:val="clear" w:color="auto" w:fill="auto"/>
          </w:tcPr>
          <w:p w14:paraId="61FEF40C" w14:textId="0D0C3266" w:rsidR="00187C39" w:rsidRPr="00187C39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187C39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Регистрация приемки акта выполненных работ (автоматически)</w:t>
            </w:r>
          </w:p>
        </w:tc>
      </w:tr>
      <w:tr w:rsidR="00187C39" w:rsidRPr="006C2E01" w14:paraId="62B83C14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445EE7FB" w14:textId="50E5C240" w:rsidR="00187C39" w:rsidRPr="00187C39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187C39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ПП-10.04.05.050</w:t>
            </w:r>
          </w:p>
        </w:tc>
        <w:tc>
          <w:tcPr>
            <w:tcW w:w="1310" w:type="pct"/>
            <w:shd w:val="clear" w:color="auto" w:fill="auto"/>
          </w:tcPr>
          <w:p w14:paraId="07F65AD5" w14:textId="1959FC2D" w:rsidR="00187C39" w:rsidRPr="00187C39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87C39">
              <w:rPr>
                <w:rFonts w:ascii="Arial" w:hAnsi="Arial" w:cs="Arial"/>
                <w:sz w:val="20"/>
                <w:szCs w:val="20"/>
              </w:rPr>
              <w:t>C.ПП-10.04-031</w:t>
            </w:r>
          </w:p>
        </w:tc>
        <w:tc>
          <w:tcPr>
            <w:tcW w:w="2513" w:type="pct"/>
            <w:shd w:val="clear" w:color="auto" w:fill="auto"/>
          </w:tcPr>
          <w:p w14:paraId="11075E45" w14:textId="2C2C058B" w:rsidR="00187C39" w:rsidRPr="00187C39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187C39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Регистрация приемки акта выполненных работ</w:t>
            </w:r>
          </w:p>
        </w:tc>
      </w:tr>
      <w:tr w:rsidR="00187C39" w:rsidRPr="006C2E01" w14:paraId="513E6372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79F513F7" w14:textId="6179ED98" w:rsidR="00187C39" w:rsidRPr="00187C39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187C39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ПП-10.04.05.061</w:t>
            </w:r>
          </w:p>
        </w:tc>
        <w:tc>
          <w:tcPr>
            <w:tcW w:w="1310" w:type="pct"/>
            <w:shd w:val="clear" w:color="auto" w:fill="auto"/>
          </w:tcPr>
          <w:p w14:paraId="4A0BD0DC" w14:textId="1D9CD09D" w:rsidR="00187C39" w:rsidRPr="00187C39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87C39">
              <w:rPr>
                <w:rFonts w:ascii="Arial" w:hAnsi="Arial" w:cs="Arial"/>
                <w:sz w:val="20"/>
                <w:szCs w:val="20"/>
              </w:rPr>
              <w:t>C.ПП-10.04-020</w:t>
            </w:r>
          </w:p>
        </w:tc>
        <w:tc>
          <w:tcPr>
            <w:tcW w:w="2513" w:type="pct"/>
            <w:shd w:val="clear" w:color="auto" w:fill="auto"/>
          </w:tcPr>
          <w:p w14:paraId="42585194" w14:textId="23FBDC32" w:rsidR="00187C39" w:rsidRPr="00187C39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187C39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Предварительная регистрация кредиторской задолженности по договорам закупки работ, услуг (автоматически)</w:t>
            </w:r>
          </w:p>
        </w:tc>
      </w:tr>
      <w:tr w:rsidR="00187C39" w:rsidRPr="006C2E01" w14:paraId="7009A100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4585E3BB" w14:textId="3C728119" w:rsidR="00187C39" w:rsidRPr="00675BAD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  <w:highlight w:val="magenta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ПП-10.04.04.180</w:t>
            </w:r>
          </w:p>
        </w:tc>
        <w:tc>
          <w:tcPr>
            <w:tcW w:w="1310" w:type="pct"/>
            <w:shd w:val="clear" w:color="auto" w:fill="auto"/>
          </w:tcPr>
          <w:p w14:paraId="3C7E5234" w14:textId="0FCF7EEA" w:rsidR="00187C39" w:rsidRPr="00675BAD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675BAD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C.ПП-10.04-021</w:t>
            </w:r>
          </w:p>
        </w:tc>
        <w:tc>
          <w:tcPr>
            <w:tcW w:w="2513" w:type="pct"/>
            <w:shd w:val="clear" w:color="auto" w:fill="auto"/>
          </w:tcPr>
          <w:p w14:paraId="5524637D" w14:textId="2644A0E4" w:rsidR="00187C39" w:rsidRPr="00675BAD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  <w:highlight w:val="magenta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Контроль закрытия обязательств по договору</w:t>
            </w:r>
          </w:p>
        </w:tc>
      </w:tr>
      <w:tr w:rsidR="00187C39" w:rsidRPr="006C2E01" w14:paraId="4627995E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5D5CCD43" w14:textId="7833825D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675BAD">
              <w:rPr>
                <w:rFonts w:ascii="Arial" w:hAnsi="Arial" w:cs="Arial"/>
                <w:sz w:val="20"/>
                <w:szCs w:val="20"/>
              </w:rPr>
              <w:t>Реализовано в SAP GRC PC</w:t>
            </w:r>
          </w:p>
        </w:tc>
        <w:tc>
          <w:tcPr>
            <w:tcW w:w="1310" w:type="pct"/>
            <w:shd w:val="clear" w:color="auto" w:fill="auto"/>
          </w:tcPr>
          <w:p w14:paraId="4C3B5EFA" w14:textId="6B1D141B" w:rsidR="00187C39" w:rsidRPr="00675BAD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675BAD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C.ПП-10.04-008</w:t>
            </w:r>
          </w:p>
        </w:tc>
        <w:tc>
          <w:tcPr>
            <w:tcW w:w="2513" w:type="pct"/>
            <w:shd w:val="clear" w:color="auto" w:fill="auto"/>
          </w:tcPr>
          <w:p w14:paraId="1CB77C48" w14:textId="5599466B" w:rsidR="00187C39" w:rsidRPr="00AD7EF6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675BAD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Автоматический мониторинг дробления закупок</w:t>
            </w:r>
          </w:p>
        </w:tc>
      </w:tr>
      <w:tr w:rsidR="00187C39" w:rsidRPr="006C2E01" w14:paraId="2C34A364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2E7636DC" w14:textId="7A6CEAEC" w:rsidR="00187C39" w:rsidRPr="00675BAD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5BAD">
              <w:rPr>
                <w:rFonts w:ascii="Arial" w:hAnsi="Arial" w:cs="Arial"/>
                <w:sz w:val="20"/>
                <w:szCs w:val="20"/>
              </w:rPr>
              <w:t>Реализовано в SAP GRC PC</w:t>
            </w:r>
          </w:p>
        </w:tc>
        <w:tc>
          <w:tcPr>
            <w:tcW w:w="1310" w:type="pct"/>
            <w:shd w:val="clear" w:color="auto" w:fill="auto"/>
          </w:tcPr>
          <w:p w14:paraId="082372E9" w14:textId="3F7D5765" w:rsidR="00187C39" w:rsidRPr="00675BAD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675BAD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C.ПП-10.04-003</w:t>
            </w:r>
          </w:p>
        </w:tc>
        <w:tc>
          <w:tcPr>
            <w:tcW w:w="2513" w:type="pct"/>
            <w:shd w:val="clear" w:color="auto" w:fill="auto"/>
          </w:tcPr>
          <w:p w14:paraId="52FC1814" w14:textId="468E9AAD" w:rsidR="00187C39" w:rsidRPr="00675BAD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675BAD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Автоматический мониторинг сроков поставки</w:t>
            </w:r>
          </w:p>
        </w:tc>
      </w:tr>
      <w:tr w:rsidR="00187C39" w:rsidRPr="006C2E01" w14:paraId="0E9B7B54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75803064" w14:textId="7DD6FA56" w:rsidR="00187C39" w:rsidRPr="00675BAD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5BAD">
              <w:rPr>
                <w:rFonts w:ascii="Arial" w:hAnsi="Arial" w:cs="Arial"/>
                <w:sz w:val="20"/>
                <w:szCs w:val="20"/>
              </w:rPr>
              <w:t>Реализовано в SAP GRC PC</w:t>
            </w:r>
          </w:p>
        </w:tc>
        <w:tc>
          <w:tcPr>
            <w:tcW w:w="1310" w:type="pct"/>
            <w:shd w:val="clear" w:color="auto" w:fill="auto"/>
          </w:tcPr>
          <w:p w14:paraId="51CD5141" w14:textId="3B4EB79E" w:rsidR="00187C39" w:rsidRPr="00675BAD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9124E5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C.ПП-10.04-023</w:t>
            </w:r>
          </w:p>
        </w:tc>
        <w:tc>
          <w:tcPr>
            <w:tcW w:w="2513" w:type="pct"/>
            <w:shd w:val="clear" w:color="auto" w:fill="auto"/>
          </w:tcPr>
          <w:p w14:paraId="4CB31E3A" w14:textId="55E70456" w:rsidR="00187C39" w:rsidRPr="00675BAD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9124E5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Автоматический мониторинг случаев незарегистрированной кредиторской задолженности</w:t>
            </w:r>
          </w:p>
        </w:tc>
      </w:tr>
      <w:tr w:rsidR="00187C39" w:rsidRPr="006C2E01" w14:paraId="48CB1955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0B8B3BD6" w14:textId="3297A713" w:rsidR="00187C39" w:rsidRPr="00675BAD" w:rsidRDefault="00187C39" w:rsidP="00187C3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5BAD">
              <w:rPr>
                <w:rFonts w:ascii="Arial" w:hAnsi="Arial" w:cs="Arial"/>
                <w:sz w:val="20"/>
                <w:szCs w:val="20"/>
              </w:rPr>
              <w:t>Реализовано в SAP GRC PC</w:t>
            </w:r>
          </w:p>
        </w:tc>
        <w:tc>
          <w:tcPr>
            <w:tcW w:w="1310" w:type="pct"/>
            <w:shd w:val="clear" w:color="auto" w:fill="auto"/>
          </w:tcPr>
          <w:p w14:paraId="778324DB" w14:textId="7EF14B88" w:rsidR="00187C39" w:rsidRPr="009124E5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9124E5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C.ПП-10.04-010</w:t>
            </w:r>
          </w:p>
        </w:tc>
        <w:tc>
          <w:tcPr>
            <w:tcW w:w="2513" w:type="pct"/>
            <w:shd w:val="clear" w:color="auto" w:fill="auto"/>
          </w:tcPr>
          <w:p w14:paraId="7D29D486" w14:textId="09EB9320" w:rsidR="00187C39" w:rsidRPr="009124E5" w:rsidRDefault="00187C39" w:rsidP="00187C39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9124E5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Автоматический мониторинг изменения цен на закупку одинаковой номенклатуры</w:t>
            </w:r>
          </w:p>
        </w:tc>
      </w:tr>
      <w:tr w:rsidR="00D2324E" w:rsidRPr="006C2E01" w14:paraId="1889DD26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1553BD72" w14:textId="6109D052" w:rsidR="00D2324E" w:rsidRPr="00675BAD" w:rsidRDefault="00D2324E" w:rsidP="00D2324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5BAD">
              <w:rPr>
                <w:rFonts w:ascii="Arial" w:hAnsi="Arial" w:cs="Arial"/>
                <w:sz w:val="20"/>
                <w:szCs w:val="20"/>
              </w:rPr>
              <w:t>Реализовано в SAP GRC PC</w:t>
            </w:r>
          </w:p>
        </w:tc>
        <w:tc>
          <w:tcPr>
            <w:tcW w:w="1310" w:type="pct"/>
            <w:shd w:val="clear" w:color="auto" w:fill="auto"/>
          </w:tcPr>
          <w:p w14:paraId="48977CAE" w14:textId="1516CEBF" w:rsidR="00D2324E" w:rsidRPr="009124E5" w:rsidRDefault="00D2324E" w:rsidP="00D2324E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4C2D53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C.ПП-10.04-024</w:t>
            </w:r>
          </w:p>
        </w:tc>
        <w:tc>
          <w:tcPr>
            <w:tcW w:w="2513" w:type="pct"/>
            <w:shd w:val="clear" w:color="auto" w:fill="auto"/>
          </w:tcPr>
          <w:p w14:paraId="7696F6E0" w14:textId="2683F1DB" w:rsidR="00D2324E" w:rsidRPr="009124E5" w:rsidRDefault="00D2324E" w:rsidP="00D2324E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4C2D53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Автоматический мониторинг внесения существенных корректировок в согласованные договор/спецификацию</w:t>
            </w:r>
          </w:p>
        </w:tc>
      </w:tr>
      <w:tr w:rsidR="00D2324E" w:rsidRPr="006C2E01" w14:paraId="622FF879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630613EA" w14:textId="2F7F8BC8" w:rsidR="00D2324E" w:rsidRPr="00F8304C" w:rsidRDefault="00D2324E" w:rsidP="00D2324E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ПП-10.04.03.0</w:t>
            </w:r>
            <w:r>
              <w:rPr>
                <w:rFonts w:ascii="Arial" w:hAnsi="Arial" w:cs="Arial" w:eastAsiaTheme="minorHAns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310" w:type="pct"/>
            <w:shd w:val="clear" w:color="auto" w:fill="auto"/>
          </w:tcPr>
          <w:p w14:paraId="7B36E181" w14:textId="655C3716" w:rsidR="00D2324E" w:rsidRPr="009124E5" w:rsidRDefault="00D2324E" w:rsidP="00D2324E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4C2D53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C.ПП-10.04-011</w:t>
            </w:r>
          </w:p>
        </w:tc>
        <w:tc>
          <w:tcPr>
            <w:tcW w:w="2513" w:type="pct"/>
            <w:shd w:val="clear" w:color="auto" w:fill="auto"/>
          </w:tcPr>
          <w:p w14:paraId="0376087B" w14:textId="1DBA2DDF" w:rsidR="00D2324E" w:rsidRPr="009124E5" w:rsidRDefault="00D2324E" w:rsidP="00D2324E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4C2D53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Согласование изменения цены в заказе на поставку</w:t>
            </w:r>
          </w:p>
        </w:tc>
      </w:tr>
      <w:tr w:rsidR="00D2324E" w:rsidRPr="006C2E01" w14:paraId="48031D73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55E51317" w14:textId="300C1D78" w:rsidR="00D2324E" w:rsidRPr="00D2324E" w:rsidRDefault="00D2324E" w:rsidP="00D2324E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D7EF6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ПП-10.04.03.01</w:t>
            </w:r>
          </w:p>
        </w:tc>
        <w:tc>
          <w:tcPr>
            <w:tcW w:w="1310" w:type="pct"/>
            <w:shd w:val="clear" w:color="auto" w:fill="auto"/>
          </w:tcPr>
          <w:p w14:paraId="501A40AE" w14:textId="3A8DB013" w:rsidR="00D2324E" w:rsidRPr="004C2D53" w:rsidRDefault="00D2324E" w:rsidP="00D2324E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4C2D53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C.ПП-10.04-025</w:t>
            </w:r>
          </w:p>
        </w:tc>
        <w:tc>
          <w:tcPr>
            <w:tcW w:w="2513" w:type="pct"/>
            <w:shd w:val="clear" w:color="auto" w:fill="auto"/>
          </w:tcPr>
          <w:p w14:paraId="1A303F8F" w14:textId="68A8A6EF" w:rsidR="00D2324E" w:rsidRPr="004C2D53" w:rsidRDefault="00D2324E" w:rsidP="00D2324E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4C2D53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Проверки при создания запроса на корректировку заявки и заказа на закупку</w:t>
            </w:r>
          </w:p>
        </w:tc>
      </w:tr>
      <w:tr w:rsidR="00D2324E" w:rsidRPr="006C2E01" w14:paraId="326BFCB0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656ABA7A" w14:textId="5BD354C4" w:rsidR="00D2324E" w:rsidRPr="00D2324E" w:rsidRDefault="00D2324E" w:rsidP="00D2324E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lastRenderedPageBreak/>
              <w:t>ПП-10.04.03.0</w:t>
            </w:r>
            <w:r>
              <w:rPr>
                <w:rFonts w:ascii="Arial" w:hAnsi="Arial" w:cs="Arial" w:eastAsiaTheme="minorHAns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310" w:type="pct"/>
            <w:shd w:val="clear" w:color="auto" w:fill="auto"/>
          </w:tcPr>
          <w:p w14:paraId="4A80C9AA" w14:textId="73C9B298" w:rsidR="00D2324E" w:rsidRPr="004C2D53" w:rsidRDefault="00D2324E" w:rsidP="00D2324E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4C2D53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C.ПП-10.04-026</w:t>
            </w:r>
          </w:p>
        </w:tc>
        <w:tc>
          <w:tcPr>
            <w:tcW w:w="2513" w:type="pct"/>
            <w:shd w:val="clear" w:color="auto" w:fill="auto"/>
          </w:tcPr>
          <w:p w14:paraId="49C55573" w14:textId="1BD55613" w:rsidR="00D2324E" w:rsidRPr="004C2D53" w:rsidRDefault="00D2324E" w:rsidP="00D2324E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4C2D53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Согласование запроса на корректировку заказа на поставку сток-контроллером</w:t>
            </w:r>
          </w:p>
        </w:tc>
      </w:tr>
      <w:tr w:rsidR="00D2324E" w:rsidRPr="006C2E01" w14:paraId="7342C2A3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50FDEA97" w14:textId="5567CAAE" w:rsidR="00D2324E" w:rsidRPr="00D2324E" w:rsidRDefault="00D2324E" w:rsidP="00D2324E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ПП-10.04.03.0</w:t>
            </w:r>
            <w:r>
              <w:rPr>
                <w:rFonts w:ascii="Arial" w:hAnsi="Arial" w:cs="Arial" w:eastAsiaTheme="minorHAnsi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310" w:type="pct"/>
            <w:shd w:val="clear" w:color="auto" w:fill="auto"/>
          </w:tcPr>
          <w:p w14:paraId="381D8FE0" w14:textId="6331EEFC" w:rsidR="00D2324E" w:rsidRPr="004C2D53" w:rsidRDefault="00D2324E" w:rsidP="00D2324E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4C2D53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C.ПП-10.04-027</w:t>
            </w:r>
          </w:p>
        </w:tc>
        <w:tc>
          <w:tcPr>
            <w:tcW w:w="2513" w:type="pct"/>
            <w:shd w:val="clear" w:color="auto" w:fill="auto"/>
          </w:tcPr>
          <w:p w14:paraId="6125693A" w14:textId="0DAA187C" w:rsidR="00D2324E" w:rsidRPr="004C2D53" w:rsidRDefault="00D2324E" w:rsidP="00D2324E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r w:rsidRPr="004C2D53">
              <w:rPr>
                <w:rFonts w:ascii="Arial" w:hAnsi="Arial" w:cs="Arial" w:eastAsiaTheme="minorHAnsi"/>
                <w:color w:val="000000"/>
                <w:sz w:val="20"/>
                <w:szCs w:val="20"/>
              </w:rPr>
              <w:t>Согласование запроса на корректировку заказа на поставку менеджером по сопровождению договора</w:t>
            </w:r>
          </w:p>
        </w:tc>
      </w:tr>
      <w:tr w:rsidR="00D2324E" w:rsidRPr="006C2E01" w14:paraId="5FCFAA56" w14:textId="77777777" w:rsidTr="002929E6">
        <w:trPr>
          <w:cantSplit/>
        </w:trPr>
        <w:tc>
          <w:tcPr>
            <w:tcW w:w="1177" w:type="pct"/>
            <w:shd w:val="clear" w:color="auto" w:fill="auto"/>
          </w:tcPr>
          <w:p w14:paraId="5E942C9D" w14:textId="170750EC" w:rsidR="00D2324E" w:rsidRPr="00675BAD" w:rsidRDefault="004D0783" w:rsidP="00D2324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ins w:id="1919" w:author="NazarovaVA" w:date="2021-03-24T10:19:00Z">
              <w:r w:rsidRPr="004D0783">
                <w:rPr>
                  <w:rFonts w:ascii="Arial" w:hAnsi="Arial" w:cs="Arial"/>
                  <w:sz w:val="20"/>
                  <w:szCs w:val="20"/>
                </w:rPr>
                <w:t>ПП-10.04.04.01</w:t>
              </w:r>
            </w:ins>
          </w:p>
        </w:tc>
        <w:tc>
          <w:tcPr>
            <w:tcW w:w="1310" w:type="pct"/>
            <w:shd w:val="clear" w:color="auto" w:fill="auto"/>
          </w:tcPr>
          <w:p w14:paraId="7580615E" w14:textId="2A73C686" w:rsidR="00D2324E" w:rsidRPr="004C2D53" w:rsidRDefault="004D0783" w:rsidP="00D2324E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ins w:id="1920" w:author="NazarovaVA" w:date="2021-03-24T10:17:00Z">
              <w:r w:rsidRPr="004D0783">
                <w:rPr>
                  <w:rFonts w:ascii="Arial" w:hAnsi="Arial" w:cs="Arial" w:eastAsiaTheme="minorHAnsi"/>
                  <w:color w:val="000000"/>
                  <w:sz w:val="20"/>
                  <w:szCs w:val="20"/>
                </w:rPr>
                <w:t>C.ПП-10.04-035</w:t>
              </w:r>
            </w:ins>
          </w:p>
        </w:tc>
        <w:tc>
          <w:tcPr>
            <w:tcW w:w="2513" w:type="pct"/>
            <w:shd w:val="clear" w:color="auto" w:fill="auto"/>
          </w:tcPr>
          <w:p w14:paraId="59244749" w14:textId="3E3A1CC9" w:rsidR="00D2324E" w:rsidRPr="004C2D53" w:rsidRDefault="004D0783" w:rsidP="00D2324E">
            <w:pPr>
              <w:jc w:val="left"/>
              <w:rPr>
                <w:rFonts w:ascii="Arial" w:eastAsiaTheme="minorHAnsi" w:hAnsi="Arial" w:cs="Arial"/>
                <w:color w:val="000000"/>
                <w:sz w:val="20"/>
                <w:szCs w:val="20"/>
              </w:rPr>
            </w:pPr>
            <w:ins w:id="1921" w:author="NazarovaVA" w:date="2021-03-24T10:19:00Z">
              <w:r w:rsidRPr="004D0783">
                <w:rPr>
                  <w:rFonts w:ascii="Arial" w:hAnsi="Arial" w:cs="Arial" w:eastAsiaTheme="minorHAnsi"/>
                  <w:color w:val="000000"/>
                  <w:sz w:val="20"/>
                  <w:szCs w:val="20"/>
                </w:rPr>
                <w:t>Создание разнарядки по договору консигнации</w:t>
              </w:r>
            </w:ins>
          </w:p>
        </w:tc>
      </w:tr>
    </w:tbl>
    <w:p w14:paraId="66745B82" w14:textId="48B51611" w:rsidR="00187C39" w:rsidRDefault="00187C39">
      <w:pPr>
        <w:spacing w:after="200" w:line="276" w:lineRule="auto"/>
        <w:jc w:val="left"/>
        <w:rPr>
          <w:rFonts w:ascii="Arial" w:eastAsia="Calibri" w:hAnsi="Arial"/>
          <w:b/>
          <w:caps/>
          <w:sz w:val="20"/>
          <w:szCs w:val="20"/>
        </w:rPr>
      </w:pPr>
      <w:bookmarkStart w:id="1922" w:name="_Toc522123064"/>
      <w:bookmarkStart w:id="1923" w:name="_Toc522123065"/>
      <w:bookmarkEnd w:id="1922"/>
      <w:bookmarkEnd w:id="1923"/>
    </w:p>
    <w:p w14:paraId="535208C7" w14:textId="0E0E9FB5" w:rsidR="00CF5057" w:rsidRPr="00BE014D" w:rsidRDefault="00CF5057" w:rsidP="00D01C7D">
      <w:pPr>
        <w:pStyle w:val="3"/>
      </w:pPr>
      <w:bookmarkStart w:id="1924" w:name="_Toc64879354"/>
      <w:r w:rsidRPr="00BE014D">
        <w:t>Разделение полномочий</w:t>
      </w:r>
      <w:bookmarkEnd w:id="1924"/>
    </w:p>
    <w:p w14:paraId="633A892B" w14:textId="77777777" w:rsidR="00107DA9" w:rsidRPr="00107DA9" w:rsidRDefault="00107DA9" w:rsidP="00107DA9">
      <w:pPr>
        <w:spacing w:after="240" w:line="276" w:lineRule="auto"/>
        <w:ind w:firstLine="567"/>
        <w:rPr>
          <w:rFonts w:ascii="Arial" w:hAnsi="Arial" w:cs="Arial"/>
        </w:rPr>
      </w:pPr>
      <w:bookmarkStart w:id="1925" w:name="_Toc381703824"/>
      <w:r w:rsidRPr="00107DA9">
        <w:rPr>
          <w:rFonts w:ascii="Arial" w:hAnsi="Arial" w:cs="Arial"/>
        </w:rPr>
        <w:t>В данном разделе описаны:</w:t>
      </w:r>
    </w:p>
    <w:p w14:paraId="57AD2DC2" w14:textId="77777777" w:rsidR="00107DA9" w:rsidRPr="00107DA9" w:rsidRDefault="00107DA9" w:rsidP="00107DA9">
      <w:pPr>
        <w:numPr>
          <w:ilvl w:val="0"/>
          <w:numId w:val="11"/>
        </w:numPr>
        <w:contextualSpacing/>
        <w:rPr>
          <w:rFonts w:ascii="Arial" w:hAnsi="Arial" w:cs="Arial"/>
        </w:rPr>
      </w:pPr>
      <w:r w:rsidRPr="00107DA9">
        <w:rPr>
          <w:rFonts w:ascii="Arial" w:hAnsi="Arial" w:cs="Arial"/>
        </w:rPr>
        <w:t>Матрица конфликтов на уровне бизнес-функций. Данная матрица определяет конфликтующие совмещения бизнес-функций для рассматриваемых бизнес-процессов, включая кросс-функциональные. Данная матрица разработана с учетом описания ключевых задач рассматриваемых бизнес-процессов из состава Концептуального Дизайна (Таблица № КП1. Матрица конфликтующих бизнес-функций).</w:t>
      </w:r>
    </w:p>
    <w:p w14:paraId="29C13DF9" w14:textId="77777777" w:rsidR="00107DA9" w:rsidRPr="00107DA9" w:rsidRDefault="00107DA9" w:rsidP="00107DA9">
      <w:pPr>
        <w:ind w:left="1068"/>
        <w:rPr>
          <w:rFonts w:ascii="Arial" w:hAnsi="Arial" w:cs="Arial"/>
        </w:rPr>
      </w:pPr>
    </w:p>
    <w:p w14:paraId="757352C5" w14:textId="77777777" w:rsidR="00107DA9" w:rsidRPr="00107DA9" w:rsidRDefault="00107DA9" w:rsidP="00107DA9">
      <w:pPr>
        <w:numPr>
          <w:ilvl w:val="0"/>
          <w:numId w:val="11"/>
        </w:numPr>
        <w:rPr>
          <w:rFonts w:ascii="Arial" w:hAnsi="Arial" w:cs="Arial"/>
        </w:rPr>
      </w:pPr>
      <w:r w:rsidRPr="00107DA9">
        <w:rPr>
          <w:rFonts w:ascii="Arial" w:hAnsi="Arial" w:cs="Arial"/>
        </w:rPr>
        <w:t>Матрица конфликтов на уровне групп транзакций. Данная матрица определяет конфликтующие совмещения групп транзакций для описанных в Концептуальном дизайне бизнес-процессов, а также для других смежных с ними бизнес-процессов. Основой для разработки данной матрицы является перечень используемых транзакций, а также актуализированный список рисков конфликтов полномочий (Таблица № КП2. Матрица конфликтующих групп транзакций).</w:t>
      </w:r>
    </w:p>
    <w:p w14:paraId="643B3D2F" w14:textId="77777777" w:rsidR="00107DA9" w:rsidRPr="00107DA9" w:rsidRDefault="00107DA9" w:rsidP="00107DA9">
      <w:pPr>
        <w:ind w:left="1068"/>
        <w:rPr>
          <w:rFonts w:ascii="Arial" w:hAnsi="Arial" w:cs="Arial"/>
        </w:rPr>
      </w:pPr>
    </w:p>
    <w:p w14:paraId="4FA72A63" w14:textId="77777777" w:rsidR="00107DA9" w:rsidRPr="00107DA9" w:rsidRDefault="00107DA9" w:rsidP="00107DA9">
      <w:pPr>
        <w:numPr>
          <w:ilvl w:val="0"/>
          <w:numId w:val="11"/>
        </w:numPr>
        <w:rPr>
          <w:rFonts w:ascii="Arial" w:hAnsi="Arial" w:cs="Arial"/>
        </w:rPr>
      </w:pPr>
      <w:r w:rsidRPr="00107DA9">
        <w:rPr>
          <w:rFonts w:ascii="Arial" w:hAnsi="Arial" w:cs="Arial"/>
        </w:rPr>
        <w:t xml:space="preserve">Матрица конфликтов на уровне ролей. Данная матрица определяет конфликтующие совмещения ролей в бизнес-процессах, описанных в Концептуальном дизайне, а также для других смежных с ними бизнес-процессов. Данная матрица разработана на основе реестра ролей и полномочий, описанного в Концептуальном дизайне и матрицы конфликтов на уровне групп транзакций (Таблица № КП3. Матрица конфликтующих ролей в бизнес-процессах). </w:t>
      </w:r>
    </w:p>
    <w:p w14:paraId="5B11EA89" w14:textId="77777777" w:rsidR="00107DA9" w:rsidRPr="00107DA9" w:rsidRDefault="00107DA9" w:rsidP="00107DA9">
      <w:pPr>
        <w:ind w:left="1068"/>
        <w:rPr>
          <w:rFonts w:ascii="Arial" w:hAnsi="Arial" w:cs="Arial"/>
        </w:rPr>
      </w:pPr>
    </w:p>
    <w:p w14:paraId="595F6A0D" w14:textId="77777777" w:rsidR="00107DA9" w:rsidRPr="00107DA9" w:rsidRDefault="00107DA9" w:rsidP="00107DA9">
      <w:pPr>
        <w:spacing w:after="240" w:line="276" w:lineRule="auto"/>
        <w:ind w:firstLine="567"/>
        <w:rPr>
          <w:rFonts w:ascii="Arial" w:hAnsi="Arial" w:cs="Arial"/>
        </w:rPr>
      </w:pPr>
      <w:r w:rsidRPr="00107DA9">
        <w:rPr>
          <w:rFonts w:ascii="Arial" w:hAnsi="Arial" w:cs="Arial"/>
        </w:rPr>
        <w:t>Детальное описание рисков пересечения полномочий приведено в Приложении №КП1. Матрица конфликтов полномочий</w:t>
      </w:r>
    </w:p>
    <w:p w14:paraId="3C745E39" w14:textId="77777777" w:rsidR="00107DA9" w:rsidRPr="00107DA9" w:rsidRDefault="00107DA9" w:rsidP="00107DA9">
      <w:pPr>
        <w:spacing w:after="240" w:line="276" w:lineRule="auto"/>
        <w:ind w:firstLine="567"/>
        <w:rPr>
          <w:rFonts w:ascii="Arial" w:hAnsi="Arial" w:cs="Arial"/>
        </w:rPr>
      </w:pPr>
      <w:r w:rsidRPr="00107DA9">
        <w:rPr>
          <w:rFonts w:ascii="Arial" w:hAnsi="Arial" w:cs="Arial"/>
        </w:rPr>
        <w:t>В рамках проектирования процессов и Концептуального Дизайна выявлены и проанализированы конфликты полномочий с использованием разработанного инструментария, в том числе матриц конфликтов на уровне групп полномочий и на уровне ролей в бизнес-процессах.</w:t>
      </w:r>
    </w:p>
    <w:bookmarkEnd w:id="1925"/>
    <w:p w14:paraId="7B19601B" w14:textId="77777777" w:rsidR="00251034" w:rsidRDefault="00251034">
      <w:pPr>
        <w:spacing w:after="200" w:line="276" w:lineRule="auto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6002168B" w14:textId="7B8D699B" w:rsidR="00AE0625" w:rsidRPr="00AE0625" w:rsidRDefault="00AE0625" w:rsidP="00AE0625">
      <w:pPr>
        <w:spacing w:after="240" w:line="276" w:lineRule="auto"/>
        <w:jc w:val="right"/>
        <w:rPr>
          <w:rFonts w:ascii="Arial" w:hAnsi="Arial" w:cs="Arial"/>
          <w:b/>
        </w:rPr>
      </w:pPr>
      <w:r w:rsidRPr="00AE0625">
        <w:rPr>
          <w:rFonts w:ascii="Arial" w:hAnsi="Arial" w:cs="Arial"/>
          <w:b/>
        </w:rPr>
        <w:lastRenderedPageBreak/>
        <w:t>Таблица № КП1. Матрица конфликтующих бизнес-функций</w:t>
      </w:r>
    </w:p>
    <w:p w14:paraId="4B27B7CC" w14:textId="7C4E2ED5" w:rsidR="00AE0625" w:rsidRPr="00AE0625" w:rsidRDefault="00C51C59" w:rsidP="00AE0625">
      <w:pPr>
        <w:spacing w:after="240" w:line="276" w:lineRule="auto"/>
        <w:jc w:val="right"/>
        <w:rPr>
          <w:rFonts w:ascii="Arial" w:hAnsi="Arial" w:cs="Arial"/>
          <w:b/>
        </w:rPr>
      </w:pPr>
      <w:r>
        <w:rPr>
          <w:noProof/>
          <w:lang w:eastAsia="ru-RU"/>
        </w:rPr>
        <w:drawing>
          <wp:inline distT="0" distB="0" distL="0" distR="0" wp14:anchorId="34AD2FF7" wp14:editId="7315F882">
            <wp:extent cx="5476875" cy="38481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72D7" w14:textId="77777777" w:rsidR="00251034" w:rsidRDefault="00251034">
      <w:pPr>
        <w:spacing w:after="200" w:line="276" w:lineRule="auto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4C811362" w14:textId="75EF3C8A" w:rsidR="00AE0625" w:rsidRPr="00AE0625" w:rsidRDefault="00AE0625" w:rsidP="00AE0625">
      <w:pPr>
        <w:spacing w:after="240" w:line="276" w:lineRule="auto"/>
        <w:jc w:val="right"/>
        <w:rPr>
          <w:rFonts w:ascii="Arial" w:hAnsi="Arial" w:cs="Arial"/>
          <w:b/>
        </w:rPr>
      </w:pPr>
      <w:r w:rsidRPr="00AE0625">
        <w:rPr>
          <w:rFonts w:ascii="Arial" w:hAnsi="Arial" w:cs="Arial"/>
          <w:b/>
        </w:rPr>
        <w:lastRenderedPageBreak/>
        <w:t>Таблица № КП2. Матрица конфликтующих групп транзакций</w:t>
      </w:r>
    </w:p>
    <w:p w14:paraId="0ED17457" w14:textId="1F46A6B3" w:rsidR="00AE0625" w:rsidRPr="00AE0625" w:rsidRDefault="00C51C59" w:rsidP="00AE0625">
      <w:pPr>
        <w:spacing w:after="240" w:line="276" w:lineRule="auto"/>
        <w:jc w:val="right"/>
        <w:rPr>
          <w:rFonts w:ascii="Arial" w:hAnsi="Arial" w:cs="Arial"/>
          <w:b/>
        </w:rPr>
      </w:pPr>
      <w:r>
        <w:rPr>
          <w:noProof/>
          <w:lang w:eastAsia="ru-RU"/>
        </w:rPr>
        <w:drawing>
          <wp:inline distT="0" distB="0" distL="0" distR="0" wp14:anchorId="4E8997C9" wp14:editId="1A6AD293">
            <wp:extent cx="5538442" cy="372427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0738" cy="372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C4D8" w14:textId="77777777" w:rsidR="00251034" w:rsidRDefault="00251034" w:rsidP="00107DA9">
      <w:pPr>
        <w:spacing w:after="240" w:line="276" w:lineRule="auto"/>
        <w:jc w:val="right"/>
        <w:rPr>
          <w:rFonts w:ascii="Arial" w:hAnsi="Arial" w:cs="Arial"/>
          <w:b/>
        </w:rPr>
      </w:pPr>
    </w:p>
    <w:p w14:paraId="65DDA378" w14:textId="77777777" w:rsidR="00107DA9" w:rsidRPr="00107DA9" w:rsidRDefault="00107DA9" w:rsidP="00107DA9">
      <w:pPr>
        <w:spacing w:after="240" w:line="276" w:lineRule="auto"/>
        <w:jc w:val="right"/>
        <w:rPr>
          <w:rFonts w:ascii="Arial" w:hAnsi="Arial" w:cs="Arial"/>
          <w:b/>
        </w:rPr>
      </w:pPr>
      <w:r w:rsidRPr="00107DA9">
        <w:rPr>
          <w:rFonts w:ascii="Arial" w:hAnsi="Arial" w:cs="Arial"/>
          <w:b/>
        </w:rPr>
        <w:t>Таблица № КП3. Матрица конфликтующих ролей в бизнес-процессах</w:t>
      </w:r>
    </w:p>
    <w:p w14:paraId="13FF6BBF" w14:textId="31992B92" w:rsidR="00CF5057" w:rsidRPr="00946B3F" w:rsidRDefault="00C1593A" w:rsidP="00107DA9">
      <w:pPr>
        <w:jc w:val="right"/>
        <w:rPr>
          <w:rFonts w:ascii="Arial" w:eastAsia="Calibri" w:hAnsi="Arial" w:cs="Arial"/>
        </w:rPr>
      </w:pPr>
      <w:ins w:id="1926" w:author="Лазарев Артем Андреевич (Подрядчик. ООО БерингПойнт)" w:date="2021-03-31T16:26:00Z">
        <w:r>
          <w:rPr>
            <w:noProof/>
            <w:lang w:eastAsia="ru-RU"/>
          </w:rPr>
          <w:drawing>
            <wp:inline distT="0" distB="0" distL="0" distR="0" wp14:anchorId="32E90C9E" wp14:editId="04A19337">
              <wp:extent cx="4872542" cy="3305175"/>
              <wp:effectExtent l="0" t="0" r="4445" b="0"/>
              <wp:docPr id="4" name="Рисунок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77091" cy="330826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1927" w:author="Лазарев Артем Андреевич (Подрядчик. ООО БерингПойнт)" w:date="2021-03-31T16:26:00Z">
        <w:r w:rsidR="00C51C59" w:rsidDel="00C1593A">
          <w:rPr>
            <w:noProof/>
            <w:lang w:eastAsia="ru-RU"/>
          </w:rPr>
          <w:drawing>
            <wp:inline distT="0" distB="0" distL="0" distR="0" wp14:anchorId="1D3B6F25" wp14:editId="5C29498B">
              <wp:extent cx="5753100" cy="4314825"/>
              <wp:effectExtent l="0" t="0" r="0" b="9525"/>
              <wp:docPr id="3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53100" cy="4314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8D527F9" w14:textId="77777777" w:rsidR="00CF5057" w:rsidRPr="00F94454" w:rsidRDefault="00CF5057" w:rsidP="00CF5057">
      <w:pPr>
        <w:rPr>
          <w:rFonts w:ascii="Arial" w:eastAsia="Calibri" w:hAnsi="Arial" w:cs="Arial"/>
        </w:rPr>
      </w:pPr>
      <w:r w:rsidRPr="000A5134" w:rsidDel="00FF2575">
        <w:rPr>
          <w:rFonts w:ascii="Arial" w:hAnsi="Arial" w:eastAsia="Calibri" w:cs="Arial"/>
          <w:i/>
          <w:color w:val="808080" w:themeColor="background1" w:themeShade="80"/>
        </w:rPr>
        <w:t xml:space="preserve"> </w:t>
      </w:r>
    </w:p>
    <w:p w14:paraId="61D9F13A" w14:textId="77777777" w:rsidR="00022C33" w:rsidRPr="00BE014D" w:rsidRDefault="00022C33" w:rsidP="00022C33">
      <w:pPr>
        <w:pStyle w:val="23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928" w:name="_Toc64879355"/>
      <w:r w:rsidRPr="00BE014D">
        <w:rPr>
          <w:rFonts w:eastAsiaTheme="majorEastAsia" w:cstheme="majorBidi"/>
          <w:bCs w:val="0"/>
          <w:iCs w:val="0"/>
          <w:szCs w:val="26"/>
        </w:rPr>
        <w:lastRenderedPageBreak/>
        <w:t>Интеграционные точки со смежными процессами</w:t>
      </w:r>
      <w:bookmarkEnd w:id="1928"/>
    </w:p>
    <w:p w14:paraId="01082972" w14:textId="53AEB2FC" w:rsidR="00022C33" w:rsidRPr="00916FAB" w:rsidRDefault="00022C33" w:rsidP="00022C33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ins w:id="1929" w:author="Paramonova Elena" w:date="2021-03-18T14:33:00Z">
        <w:r w:rsidR="008157EB">
          <w:rPr>
            <w:rFonts w:ascii="Arial" w:hAnsi="Arial" w:cs="Arial"/>
            <w:b/>
            <w:noProof/>
            <w:sz w:val="22"/>
          </w:rPr>
          <w:t>59</w:t>
        </w:r>
      </w:ins>
      <w:del w:id="1930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</w:rPr>
          <w:delText>61</w:delText>
        </w:r>
      </w:del>
      <w:r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.Точки межпроцессной интеграции</w:t>
      </w:r>
    </w:p>
    <w:tbl>
      <w:tblPr>
        <w:tblW w:w="4874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0"/>
        <w:gridCol w:w="1339"/>
        <w:gridCol w:w="1335"/>
        <w:gridCol w:w="1738"/>
        <w:gridCol w:w="2456"/>
        <w:gridCol w:w="849"/>
        <w:gridCol w:w="863"/>
      </w:tblGrid>
      <w:tr w:rsidR="00681BCE" w:rsidRPr="00681BCE" w14:paraId="5366BB30" w14:textId="77777777" w:rsidTr="00BE4590">
        <w:trPr>
          <w:cantSplit/>
          <w:trHeight w:val="397"/>
          <w:tblHeader/>
        </w:trPr>
        <w:tc>
          <w:tcPr>
            <w:tcW w:w="675" w:type="pct"/>
            <w:tcBorders>
              <w:top w:val="single" w:sz="12" w:space="0" w:color="auto"/>
            </w:tcBorders>
            <w:shd w:val="clear" w:color="auto" w:fill="FFC000"/>
            <w:vAlign w:val="center"/>
          </w:tcPr>
          <w:p w14:paraId="19179EF8" w14:textId="77777777" w:rsidR="00681BCE" w:rsidRPr="00681BCE" w:rsidRDefault="00681BCE" w:rsidP="00BE459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81BCE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БП получателя</w:t>
            </w:r>
          </w:p>
        </w:tc>
        <w:tc>
          <w:tcPr>
            <w:tcW w:w="675" w:type="pct"/>
            <w:tcBorders>
              <w:top w:val="single" w:sz="12" w:space="0" w:color="auto"/>
            </w:tcBorders>
            <w:shd w:val="clear" w:color="auto" w:fill="FFC000"/>
            <w:vAlign w:val="center"/>
          </w:tcPr>
          <w:p w14:paraId="3A3A5661" w14:textId="77777777" w:rsidR="00681BCE" w:rsidRPr="00681BCE" w:rsidRDefault="00681BCE" w:rsidP="00681BC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81BCE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БП получателя</w:t>
            </w:r>
          </w:p>
        </w:tc>
        <w:tc>
          <w:tcPr>
            <w:tcW w:w="673" w:type="pct"/>
            <w:tcBorders>
              <w:top w:val="single" w:sz="12" w:space="0" w:color="auto"/>
            </w:tcBorders>
            <w:shd w:val="clear" w:color="auto" w:fill="FFC000"/>
            <w:vAlign w:val="center"/>
          </w:tcPr>
          <w:p w14:paraId="6B1094C0" w14:textId="77777777" w:rsidR="00681BCE" w:rsidRPr="00681BCE" w:rsidRDefault="00681BCE" w:rsidP="00681BC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81BCE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Шаг БП получателя</w:t>
            </w:r>
          </w:p>
        </w:tc>
        <w:tc>
          <w:tcPr>
            <w:tcW w:w="876" w:type="pct"/>
            <w:tcBorders>
              <w:top w:val="single" w:sz="12" w:space="0" w:color="auto"/>
            </w:tcBorders>
            <w:shd w:val="clear" w:color="auto" w:fill="FFC000"/>
            <w:vAlign w:val="center"/>
          </w:tcPr>
          <w:p w14:paraId="7627733F" w14:textId="77777777" w:rsidR="00681BCE" w:rsidRPr="00681BCE" w:rsidRDefault="00681BCE" w:rsidP="00681BC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681BCE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Описание интеграционной точки</w:t>
            </w:r>
          </w:p>
          <w:p w14:paraId="627D2E7F" w14:textId="77777777" w:rsidR="00681BCE" w:rsidRPr="00681BCE" w:rsidRDefault="00681BCE" w:rsidP="00681BC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238" w:type="pct"/>
            <w:tcBorders>
              <w:top w:val="single" w:sz="12" w:space="0" w:color="auto"/>
            </w:tcBorders>
            <w:shd w:val="clear" w:color="auto" w:fill="FFC000"/>
            <w:vAlign w:val="center"/>
          </w:tcPr>
          <w:p w14:paraId="776DACA7" w14:textId="77777777" w:rsidR="00681BCE" w:rsidRPr="00681BCE" w:rsidRDefault="00681BCE" w:rsidP="00681BC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81BCE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 Наименование БП отправителя</w:t>
            </w:r>
          </w:p>
        </w:tc>
        <w:tc>
          <w:tcPr>
            <w:tcW w:w="428" w:type="pct"/>
            <w:tcBorders>
              <w:top w:val="single" w:sz="12" w:space="0" w:color="auto"/>
            </w:tcBorders>
            <w:shd w:val="clear" w:color="auto" w:fill="FFC000"/>
          </w:tcPr>
          <w:p w14:paraId="45857FCC" w14:textId="77777777" w:rsidR="00681BCE" w:rsidRPr="00681BCE" w:rsidRDefault="00681BCE" w:rsidP="00681BC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681BCE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БП отправителя</w:t>
            </w:r>
          </w:p>
        </w:tc>
        <w:tc>
          <w:tcPr>
            <w:tcW w:w="435" w:type="pct"/>
            <w:tcBorders>
              <w:top w:val="single" w:sz="12" w:space="0" w:color="auto"/>
            </w:tcBorders>
            <w:shd w:val="clear" w:color="auto" w:fill="FFC000"/>
            <w:vAlign w:val="center"/>
          </w:tcPr>
          <w:p w14:paraId="2D849C23" w14:textId="77777777" w:rsidR="00681BCE" w:rsidRPr="00681BCE" w:rsidRDefault="00681BCE" w:rsidP="00681BC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81BCE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Шаг БП отправителя</w:t>
            </w:r>
          </w:p>
        </w:tc>
      </w:tr>
      <w:tr w:rsidR="00681BCE" w:rsidRPr="00681BCE" w14:paraId="27CC66E5" w14:textId="77777777" w:rsidTr="00BE4590">
        <w:trPr>
          <w:cantSplit/>
        </w:trPr>
        <w:tc>
          <w:tcPr>
            <w:tcW w:w="675" w:type="pct"/>
            <w:tcBorders>
              <w:top w:val="single" w:sz="12" w:space="0" w:color="auto"/>
            </w:tcBorders>
          </w:tcPr>
          <w:p w14:paraId="2727FD6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675" w:type="pct"/>
            <w:tcBorders>
              <w:top w:val="single" w:sz="12" w:space="0" w:color="auto"/>
            </w:tcBorders>
          </w:tcPr>
          <w:p w14:paraId="4432020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673" w:type="pct"/>
            <w:tcBorders>
              <w:top w:val="single" w:sz="12" w:space="0" w:color="auto"/>
            </w:tcBorders>
          </w:tcPr>
          <w:p w14:paraId="4D84D90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ПП-10.04.03.01.090</w:t>
            </w:r>
          </w:p>
        </w:tc>
        <w:tc>
          <w:tcPr>
            <w:tcW w:w="876" w:type="pct"/>
            <w:tcBorders>
              <w:top w:val="single" w:sz="12" w:space="0" w:color="auto"/>
            </w:tcBorders>
          </w:tcPr>
          <w:p w14:paraId="7C86BF8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План долгосрочных закупочных процедур</w:t>
            </w:r>
          </w:p>
        </w:tc>
        <w:tc>
          <w:tcPr>
            <w:tcW w:w="1238" w:type="pct"/>
            <w:tcBorders>
              <w:top w:val="single" w:sz="12" w:space="0" w:color="auto"/>
            </w:tcBorders>
          </w:tcPr>
          <w:p w14:paraId="586D892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Долгосрочное планирование обеспечения</w:t>
            </w:r>
          </w:p>
        </w:tc>
        <w:tc>
          <w:tcPr>
            <w:tcW w:w="428" w:type="pct"/>
            <w:tcBorders>
              <w:top w:val="single" w:sz="12" w:space="0" w:color="auto"/>
            </w:tcBorders>
          </w:tcPr>
          <w:p w14:paraId="7D33C6E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ПП-10.03.03-ERP</w:t>
            </w:r>
          </w:p>
        </w:tc>
        <w:tc>
          <w:tcPr>
            <w:tcW w:w="435" w:type="pct"/>
            <w:tcBorders>
              <w:top w:val="single" w:sz="12" w:space="0" w:color="auto"/>
            </w:tcBorders>
          </w:tcPr>
          <w:p w14:paraId="46618F8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ПП-10.03.03.060 </w:t>
            </w:r>
          </w:p>
        </w:tc>
      </w:tr>
      <w:tr w:rsidR="00681BCE" w:rsidRPr="00681BCE" w14:paraId="6702F168" w14:textId="77777777" w:rsidTr="00BE4590">
        <w:trPr>
          <w:cantSplit/>
        </w:trPr>
        <w:tc>
          <w:tcPr>
            <w:tcW w:w="675" w:type="pct"/>
          </w:tcPr>
          <w:p w14:paraId="679416C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675" w:type="pct"/>
          </w:tcPr>
          <w:p w14:paraId="373B14A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673" w:type="pct"/>
          </w:tcPr>
          <w:p w14:paraId="7095341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ПП-10.04.03.01.010</w:t>
            </w:r>
          </w:p>
        </w:tc>
        <w:tc>
          <w:tcPr>
            <w:tcW w:w="876" w:type="pct"/>
          </w:tcPr>
          <w:p w14:paraId="26FD6C1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Заявка на закупку работ, услуг </w:t>
            </w:r>
          </w:p>
        </w:tc>
        <w:tc>
          <w:tcPr>
            <w:tcW w:w="1238" w:type="pct"/>
          </w:tcPr>
          <w:p w14:paraId="63289EA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Регистрация согласованных плановых показателей производственной программы и формирование потребности в основных нормируемых материалах</w:t>
            </w:r>
          </w:p>
        </w:tc>
        <w:tc>
          <w:tcPr>
            <w:tcW w:w="428" w:type="pct"/>
          </w:tcPr>
          <w:p w14:paraId="285C110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УП-03.03.04.02-ERP</w:t>
            </w:r>
          </w:p>
        </w:tc>
        <w:tc>
          <w:tcPr>
            <w:tcW w:w="435" w:type="pct"/>
          </w:tcPr>
          <w:p w14:paraId="6F067D5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681BCE" w:rsidRPr="00681BCE" w14:paraId="5125E992" w14:textId="77777777" w:rsidTr="00BE4590">
        <w:trPr>
          <w:cantSplit/>
        </w:trPr>
        <w:tc>
          <w:tcPr>
            <w:tcW w:w="675" w:type="pct"/>
          </w:tcPr>
          <w:p w14:paraId="76F4003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675" w:type="pct"/>
          </w:tcPr>
          <w:p w14:paraId="09B92B3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673" w:type="pct"/>
          </w:tcPr>
          <w:p w14:paraId="1FBC239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ПП-10.04.03.01.010</w:t>
            </w:r>
          </w:p>
        </w:tc>
        <w:tc>
          <w:tcPr>
            <w:tcW w:w="876" w:type="pct"/>
          </w:tcPr>
          <w:p w14:paraId="0FAF2C2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Заявка на закупку работ, услуг </w:t>
            </w:r>
          </w:p>
        </w:tc>
        <w:tc>
          <w:tcPr>
            <w:tcW w:w="1238" w:type="pct"/>
          </w:tcPr>
          <w:p w14:paraId="4E3EBB0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Регистрация согласованных плановых показателей ПЗТГ и актуализация потребности в основных нормируемых материалах</w:t>
            </w:r>
          </w:p>
        </w:tc>
        <w:tc>
          <w:tcPr>
            <w:tcW w:w="428" w:type="pct"/>
          </w:tcPr>
          <w:p w14:paraId="5798C41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УП-03.04.01.03-ERP</w:t>
            </w:r>
          </w:p>
        </w:tc>
        <w:tc>
          <w:tcPr>
            <w:tcW w:w="435" w:type="pct"/>
          </w:tcPr>
          <w:p w14:paraId="1AA899E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681BCE" w:rsidRPr="00681BCE" w14:paraId="228F790A" w14:textId="77777777" w:rsidTr="00BE4590">
        <w:trPr>
          <w:cantSplit/>
        </w:trPr>
        <w:tc>
          <w:tcPr>
            <w:tcW w:w="675" w:type="pct"/>
          </w:tcPr>
          <w:p w14:paraId="367E630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ПП-10.03.04-ERP </w:t>
            </w:r>
          </w:p>
        </w:tc>
        <w:tc>
          <w:tcPr>
            <w:tcW w:w="675" w:type="pct"/>
          </w:tcPr>
          <w:p w14:paraId="29A9C6F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УП-03.04.02.04-ERP Оперативное планирование обеспечения</w:t>
            </w:r>
          </w:p>
        </w:tc>
        <w:tc>
          <w:tcPr>
            <w:tcW w:w="673" w:type="pct"/>
          </w:tcPr>
          <w:p w14:paraId="714350F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ПП-10.03.04.080, ПП-10.03.04.090, ПП-10.03.04.070, ПП-10.03.04.010</w:t>
            </w:r>
          </w:p>
        </w:tc>
        <w:tc>
          <w:tcPr>
            <w:tcW w:w="876" w:type="pct"/>
          </w:tcPr>
          <w:p w14:paraId="3E850B8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Запрос на корректировку заявки на закупку МТР от сток-контролёра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Заявка на закупку МТР</w:t>
            </w:r>
          </w:p>
        </w:tc>
        <w:tc>
          <w:tcPr>
            <w:tcW w:w="1238" w:type="pct"/>
          </w:tcPr>
          <w:p w14:paraId="1117720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428" w:type="pct"/>
          </w:tcPr>
          <w:p w14:paraId="4B7EAE1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435" w:type="pct"/>
          </w:tcPr>
          <w:p w14:paraId="55EA8F7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ПП-10.04.03.01.020, ПП-10.04.03.01.021, ПП-10.04.03.01.070</w:t>
            </w:r>
          </w:p>
        </w:tc>
      </w:tr>
      <w:tr w:rsidR="00681BCE" w:rsidRPr="00681BCE" w14:paraId="10EE2B6C" w14:textId="77777777" w:rsidTr="00BE4590">
        <w:trPr>
          <w:cantSplit/>
        </w:trPr>
        <w:tc>
          <w:tcPr>
            <w:tcW w:w="675" w:type="pct"/>
          </w:tcPr>
          <w:p w14:paraId="75234B2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675" w:type="pct"/>
          </w:tcPr>
          <w:p w14:paraId="6607CF5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673" w:type="pct"/>
          </w:tcPr>
          <w:p w14:paraId="54A94BD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ПП-10.04.03.01.010, ПП-10.04.03.01.021</w:t>
            </w:r>
          </w:p>
        </w:tc>
        <w:tc>
          <w:tcPr>
            <w:tcW w:w="876" w:type="pct"/>
          </w:tcPr>
          <w:p w14:paraId="7DCF42C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Запрос на корректировку заявки на закупку МТР от сток-контролёра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Заявка на закупку МТР </w:t>
            </w:r>
          </w:p>
        </w:tc>
        <w:tc>
          <w:tcPr>
            <w:tcW w:w="1238" w:type="pct"/>
          </w:tcPr>
          <w:p w14:paraId="1341DE0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УП-03.04.02.04-ERP Оперативное планирование обеспечения</w:t>
            </w:r>
          </w:p>
        </w:tc>
        <w:tc>
          <w:tcPr>
            <w:tcW w:w="428" w:type="pct"/>
          </w:tcPr>
          <w:p w14:paraId="60EF979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ПП-10.03.04-ERP </w:t>
            </w:r>
          </w:p>
        </w:tc>
        <w:tc>
          <w:tcPr>
            <w:tcW w:w="435" w:type="pct"/>
          </w:tcPr>
          <w:p w14:paraId="629889D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ПП-10.03.04.070, ПП-10.03.04.020</w:t>
            </w:r>
          </w:p>
        </w:tc>
      </w:tr>
      <w:tr w:rsidR="00681BCE" w:rsidRPr="00681BCE" w14:paraId="616B0BF4" w14:textId="77777777" w:rsidTr="00BE4590">
        <w:trPr>
          <w:cantSplit/>
        </w:trPr>
        <w:tc>
          <w:tcPr>
            <w:tcW w:w="675" w:type="pct"/>
          </w:tcPr>
          <w:p w14:paraId="1C0487E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ПП-07.02.03.01-ERP</w:t>
            </w:r>
          </w:p>
        </w:tc>
        <w:tc>
          <w:tcPr>
            <w:tcW w:w="675" w:type="pct"/>
          </w:tcPr>
          <w:p w14:paraId="74DF8A0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Годовое планирование воздействий на производственные активы</w:t>
            </w:r>
          </w:p>
        </w:tc>
        <w:tc>
          <w:tcPr>
            <w:tcW w:w="673" w:type="pct"/>
          </w:tcPr>
          <w:p w14:paraId="3EC017B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170</w:t>
            </w:r>
          </w:p>
        </w:tc>
        <w:tc>
          <w:tcPr>
            <w:tcW w:w="876" w:type="pct"/>
          </w:tcPr>
          <w:p w14:paraId="6A59F4F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Заявка на закупку работ, услуг </w:t>
            </w:r>
          </w:p>
        </w:tc>
        <w:tc>
          <w:tcPr>
            <w:tcW w:w="1238" w:type="pct"/>
          </w:tcPr>
          <w:p w14:paraId="181841E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428" w:type="pct"/>
          </w:tcPr>
          <w:p w14:paraId="75A563B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435" w:type="pct"/>
          </w:tcPr>
          <w:p w14:paraId="64EFDFD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ПП-10.04.03.01.020, ПП-10.04.03.01.070</w:t>
            </w:r>
          </w:p>
        </w:tc>
      </w:tr>
      <w:tr w:rsidR="00681BCE" w:rsidRPr="00681BCE" w14:paraId="39F778D3" w14:textId="77777777" w:rsidTr="00BE4590">
        <w:trPr>
          <w:cantSplit/>
        </w:trPr>
        <w:tc>
          <w:tcPr>
            <w:tcW w:w="675" w:type="pct"/>
          </w:tcPr>
          <w:p w14:paraId="62B6691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ПП-10.04.03.01-ERP</w:t>
            </w:r>
          </w:p>
        </w:tc>
        <w:tc>
          <w:tcPr>
            <w:tcW w:w="675" w:type="pct"/>
          </w:tcPr>
          <w:p w14:paraId="0AEB060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673" w:type="pct"/>
          </w:tcPr>
          <w:p w14:paraId="75521BF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ПП-10.04.03.01.010</w:t>
            </w:r>
          </w:p>
        </w:tc>
        <w:tc>
          <w:tcPr>
            <w:tcW w:w="876" w:type="pct"/>
          </w:tcPr>
          <w:p w14:paraId="6A08D1F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Заявка на закупку работ, услуг </w:t>
            </w:r>
          </w:p>
        </w:tc>
        <w:tc>
          <w:tcPr>
            <w:tcW w:w="1238" w:type="pct"/>
          </w:tcPr>
          <w:p w14:paraId="6F6CB45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Годовое планирование воздействий на производственные активы</w:t>
            </w:r>
          </w:p>
        </w:tc>
        <w:tc>
          <w:tcPr>
            <w:tcW w:w="428" w:type="pct"/>
          </w:tcPr>
          <w:p w14:paraId="384F813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ПП-07.02.03.01-ERP</w:t>
            </w:r>
          </w:p>
        </w:tc>
        <w:tc>
          <w:tcPr>
            <w:tcW w:w="435" w:type="pct"/>
          </w:tcPr>
          <w:p w14:paraId="5D1CEE8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430, 460</w:t>
            </w:r>
          </w:p>
        </w:tc>
      </w:tr>
      <w:tr w:rsidR="00681BCE" w:rsidRPr="00681BCE" w14:paraId="77057747" w14:textId="77777777" w:rsidTr="00BE4590">
        <w:trPr>
          <w:cantSplit/>
        </w:trPr>
        <w:tc>
          <w:tcPr>
            <w:tcW w:w="675" w:type="pct"/>
          </w:tcPr>
          <w:p w14:paraId="65E310F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675" w:type="pct"/>
          </w:tcPr>
          <w:p w14:paraId="530DC2A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673" w:type="pct"/>
          </w:tcPr>
          <w:p w14:paraId="51F2012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ПП-10.04.03.02.030, ПП-10.04.03.02.010, ПП-10.04.03.02.011, ПП-10.04.03.02.050, ПП-10.04.03.02.051</w:t>
            </w:r>
          </w:p>
        </w:tc>
        <w:tc>
          <w:tcPr>
            <w:tcW w:w="876" w:type="pct"/>
          </w:tcPr>
          <w:p w14:paraId="4C22DF4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Матрица оценки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Заявка на закупку МТР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Коммерческая часть предложения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Спецификация договора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Заявка на закупку работ, услуг </w:t>
            </w:r>
          </w:p>
        </w:tc>
        <w:tc>
          <w:tcPr>
            <w:tcW w:w="1238" w:type="pct"/>
          </w:tcPr>
          <w:p w14:paraId="70DC83C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428" w:type="pct"/>
          </w:tcPr>
          <w:p w14:paraId="56B8531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435" w:type="pct"/>
          </w:tcPr>
          <w:p w14:paraId="7858857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ПП-10.04.03.01.040, ПП-10.04.03.01.060</w:t>
            </w:r>
          </w:p>
        </w:tc>
      </w:tr>
      <w:tr w:rsidR="00681BCE" w:rsidRPr="00681BCE" w14:paraId="2F0D4218" w14:textId="77777777" w:rsidTr="00BE4590">
        <w:trPr>
          <w:cantSplit/>
        </w:trPr>
        <w:tc>
          <w:tcPr>
            <w:tcW w:w="675" w:type="pct"/>
          </w:tcPr>
          <w:p w14:paraId="27BDD69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675" w:type="pct"/>
          </w:tcPr>
          <w:p w14:paraId="38DEBCD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673" w:type="pct"/>
          </w:tcPr>
          <w:p w14:paraId="5400723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ПП-10.04.03.01.010</w:t>
            </w:r>
          </w:p>
        </w:tc>
        <w:tc>
          <w:tcPr>
            <w:tcW w:w="876" w:type="pct"/>
          </w:tcPr>
          <w:p w14:paraId="302A21C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Заявка на закупку работ, услуг </w:t>
            </w:r>
          </w:p>
        </w:tc>
        <w:tc>
          <w:tcPr>
            <w:tcW w:w="1238" w:type="pct"/>
          </w:tcPr>
          <w:p w14:paraId="5B5E0CC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Регистрация согласованных плановых показателей месячного плана производства и оперативное формирование потребности в основных нормируемых материалах (срочные заявки)</w:t>
            </w:r>
          </w:p>
        </w:tc>
        <w:tc>
          <w:tcPr>
            <w:tcW w:w="428" w:type="pct"/>
          </w:tcPr>
          <w:p w14:paraId="421C3CE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УП-03.04.02.03-ERP</w:t>
            </w:r>
          </w:p>
        </w:tc>
        <w:tc>
          <w:tcPr>
            <w:tcW w:w="435" w:type="pct"/>
          </w:tcPr>
          <w:p w14:paraId="505A30C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681BCE" w:rsidRPr="00681BCE" w14:paraId="637CFE20" w14:textId="77777777" w:rsidTr="00BE4590">
        <w:trPr>
          <w:cantSplit/>
        </w:trPr>
        <w:tc>
          <w:tcPr>
            <w:tcW w:w="675" w:type="pct"/>
          </w:tcPr>
          <w:p w14:paraId="2AAD4E5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ОП-03.02.19.03-ERP</w:t>
            </w:r>
          </w:p>
        </w:tc>
        <w:tc>
          <w:tcPr>
            <w:tcW w:w="675" w:type="pct"/>
          </w:tcPr>
          <w:p w14:paraId="55A40FB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потребностью и стоимостью ОДЦИ</w:t>
            </w:r>
          </w:p>
        </w:tc>
        <w:tc>
          <w:tcPr>
            <w:tcW w:w="673" w:type="pct"/>
          </w:tcPr>
          <w:p w14:paraId="11FCAA3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ОП-03.02.19.03-ERP-060</w:t>
            </w:r>
          </w:p>
        </w:tc>
        <w:tc>
          <w:tcPr>
            <w:tcW w:w="876" w:type="pct"/>
          </w:tcPr>
          <w:p w14:paraId="251AD0A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Лоты</w:t>
            </w:r>
          </w:p>
        </w:tc>
        <w:tc>
          <w:tcPr>
            <w:tcW w:w="1238" w:type="pct"/>
          </w:tcPr>
          <w:p w14:paraId="10C46EB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428" w:type="pct"/>
          </w:tcPr>
          <w:p w14:paraId="5AD9261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435" w:type="pct"/>
          </w:tcPr>
          <w:p w14:paraId="579753F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ПП-10.04.03.01.080</w:t>
            </w:r>
          </w:p>
        </w:tc>
      </w:tr>
      <w:tr w:rsidR="00681BCE" w:rsidRPr="00681BCE" w14:paraId="0FE70A77" w14:textId="77777777" w:rsidTr="00BE4590">
        <w:trPr>
          <w:cantSplit/>
        </w:trPr>
        <w:tc>
          <w:tcPr>
            <w:tcW w:w="675" w:type="pct"/>
          </w:tcPr>
          <w:p w14:paraId="4D2DF1D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ПП-10.03.02-ERP</w:t>
            </w:r>
          </w:p>
        </w:tc>
        <w:tc>
          <w:tcPr>
            <w:tcW w:w="675" w:type="pct"/>
          </w:tcPr>
          <w:p w14:paraId="76A35AE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Регистрация потребности</w:t>
            </w:r>
          </w:p>
        </w:tc>
        <w:tc>
          <w:tcPr>
            <w:tcW w:w="673" w:type="pct"/>
          </w:tcPr>
          <w:p w14:paraId="73E3710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ПП-10.03.02.030</w:t>
            </w:r>
          </w:p>
        </w:tc>
        <w:tc>
          <w:tcPr>
            <w:tcW w:w="876" w:type="pct"/>
          </w:tcPr>
          <w:p w14:paraId="77736E4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Заявка на закупку работ, услуг </w:t>
            </w:r>
          </w:p>
        </w:tc>
        <w:tc>
          <w:tcPr>
            <w:tcW w:w="1238" w:type="pct"/>
          </w:tcPr>
          <w:p w14:paraId="225BAE0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428" w:type="pct"/>
          </w:tcPr>
          <w:p w14:paraId="323040F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435" w:type="pct"/>
          </w:tcPr>
          <w:p w14:paraId="00386E2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ПП-10.04.03.01.020, ПП-10.04.03.01.070</w:t>
            </w:r>
          </w:p>
        </w:tc>
      </w:tr>
      <w:tr w:rsidR="00681BCE" w:rsidRPr="00681BCE" w14:paraId="42461E5F" w14:textId="77777777" w:rsidTr="00BE4590">
        <w:trPr>
          <w:cantSplit/>
        </w:trPr>
        <w:tc>
          <w:tcPr>
            <w:tcW w:w="675" w:type="pct"/>
          </w:tcPr>
          <w:p w14:paraId="2D893C7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675" w:type="pct"/>
          </w:tcPr>
          <w:p w14:paraId="04E1832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673" w:type="pct"/>
          </w:tcPr>
          <w:p w14:paraId="5A70ED4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ПП-10.04.03.01.010</w:t>
            </w:r>
          </w:p>
        </w:tc>
        <w:tc>
          <w:tcPr>
            <w:tcW w:w="876" w:type="pct"/>
          </w:tcPr>
          <w:p w14:paraId="394C41B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Заявка на закупку работ, услуг </w:t>
            </w:r>
          </w:p>
        </w:tc>
        <w:tc>
          <w:tcPr>
            <w:tcW w:w="1238" w:type="pct"/>
          </w:tcPr>
          <w:p w14:paraId="3D810F4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Регистрация потребности</w:t>
            </w:r>
          </w:p>
        </w:tc>
        <w:tc>
          <w:tcPr>
            <w:tcW w:w="428" w:type="pct"/>
          </w:tcPr>
          <w:p w14:paraId="1B33C07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ПП-10.03.02-ERP</w:t>
            </w:r>
          </w:p>
        </w:tc>
        <w:tc>
          <w:tcPr>
            <w:tcW w:w="435" w:type="pct"/>
          </w:tcPr>
          <w:p w14:paraId="2B6AFBA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ПП-03.02.02.020</w:t>
            </w:r>
          </w:p>
        </w:tc>
      </w:tr>
      <w:tr w:rsidR="00681BCE" w:rsidRPr="00681BCE" w14:paraId="78D89E38" w14:textId="77777777" w:rsidTr="00BE4590">
        <w:trPr>
          <w:cantSplit/>
        </w:trPr>
        <w:tc>
          <w:tcPr>
            <w:tcW w:w="675" w:type="pct"/>
          </w:tcPr>
          <w:p w14:paraId="17080C6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675" w:type="pct"/>
          </w:tcPr>
          <w:p w14:paraId="2ACFFEB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673" w:type="pct"/>
          </w:tcPr>
          <w:p w14:paraId="086AA62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90</w:t>
            </w:r>
          </w:p>
        </w:tc>
        <w:tc>
          <w:tcPr>
            <w:tcW w:w="876" w:type="pct"/>
          </w:tcPr>
          <w:p w14:paraId="7E7484B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Заявка на закупку работ, услуг </w:t>
            </w:r>
          </w:p>
        </w:tc>
        <w:tc>
          <w:tcPr>
            <w:tcW w:w="1238" w:type="pct"/>
          </w:tcPr>
          <w:p w14:paraId="5715932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428" w:type="pct"/>
          </w:tcPr>
          <w:p w14:paraId="71BA9A6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435" w:type="pct"/>
          </w:tcPr>
          <w:p w14:paraId="1EC14DF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ПП-10.04.03.01.020, ПП-10.04.03.01.070</w:t>
            </w:r>
          </w:p>
        </w:tc>
      </w:tr>
      <w:tr w:rsidR="00681BCE" w:rsidRPr="00681BCE" w14:paraId="0F7D5EBD" w14:textId="77777777" w:rsidTr="00BE4590">
        <w:trPr>
          <w:cantSplit/>
        </w:trPr>
        <w:tc>
          <w:tcPr>
            <w:tcW w:w="675" w:type="pct"/>
          </w:tcPr>
          <w:p w14:paraId="293AD1F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ПП-10.04.03.01-ERP</w:t>
            </w:r>
          </w:p>
        </w:tc>
        <w:tc>
          <w:tcPr>
            <w:tcW w:w="675" w:type="pct"/>
          </w:tcPr>
          <w:p w14:paraId="5095C1E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673" w:type="pct"/>
          </w:tcPr>
          <w:p w14:paraId="1C3BA3B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ПП-10.04.03.01.010</w:t>
            </w:r>
          </w:p>
        </w:tc>
        <w:tc>
          <w:tcPr>
            <w:tcW w:w="876" w:type="pct"/>
          </w:tcPr>
          <w:p w14:paraId="3704683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Заявка на закупку работ, услуг </w:t>
            </w:r>
          </w:p>
        </w:tc>
        <w:tc>
          <w:tcPr>
            <w:tcW w:w="1238" w:type="pct"/>
          </w:tcPr>
          <w:p w14:paraId="3F1DE8E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428" w:type="pct"/>
          </w:tcPr>
          <w:p w14:paraId="797DD71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435" w:type="pct"/>
          </w:tcPr>
          <w:p w14:paraId="6BB1650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240</w:t>
            </w:r>
          </w:p>
        </w:tc>
      </w:tr>
      <w:tr w:rsidR="00681BCE" w:rsidRPr="00681BCE" w14:paraId="02306E11" w14:textId="77777777" w:rsidTr="00BE4590">
        <w:trPr>
          <w:cantSplit/>
        </w:trPr>
        <w:tc>
          <w:tcPr>
            <w:tcW w:w="675" w:type="pct"/>
          </w:tcPr>
          <w:p w14:paraId="57A83E1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ПП-10.04.02-ERP</w:t>
            </w:r>
          </w:p>
        </w:tc>
        <w:tc>
          <w:tcPr>
            <w:tcW w:w="675" w:type="pct"/>
          </w:tcPr>
          <w:p w14:paraId="6C63ED5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Предварительная квалификация</w:t>
            </w:r>
          </w:p>
        </w:tc>
        <w:tc>
          <w:tcPr>
            <w:tcW w:w="673" w:type="pct"/>
          </w:tcPr>
          <w:p w14:paraId="5095511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10.04.02.120, 10.04.02.010</w:t>
            </w:r>
          </w:p>
        </w:tc>
        <w:tc>
          <w:tcPr>
            <w:tcW w:w="876" w:type="pct"/>
          </w:tcPr>
          <w:p w14:paraId="0B55A10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Протокол проведения тендера/заседания подкомитета по закупкам МТР</w:t>
            </w:r>
          </w:p>
        </w:tc>
        <w:tc>
          <w:tcPr>
            <w:tcW w:w="1238" w:type="pct"/>
          </w:tcPr>
          <w:p w14:paraId="6F0F34B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428" w:type="pct"/>
          </w:tcPr>
          <w:p w14:paraId="3565A8D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435" w:type="pct"/>
          </w:tcPr>
          <w:p w14:paraId="180B3D0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ПП-10.04.03.01.060</w:t>
            </w:r>
          </w:p>
        </w:tc>
      </w:tr>
      <w:tr w:rsidR="00681BCE" w:rsidRPr="00681BCE" w14:paraId="584BBA9C" w14:textId="77777777" w:rsidTr="00BE4590">
        <w:trPr>
          <w:cantSplit/>
        </w:trPr>
        <w:tc>
          <w:tcPr>
            <w:tcW w:w="675" w:type="pct"/>
          </w:tcPr>
          <w:p w14:paraId="16FB2AB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675" w:type="pct"/>
          </w:tcPr>
          <w:p w14:paraId="3CA26C3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673" w:type="pct"/>
          </w:tcPr>
          <w:p w14:paraId="3E1EAAF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ПП-10.04.03.01.060</w:t>
            </w:r>
          </w:p>
        </w:tc>
        <w:tc>
          <w:tcPr>
            <w:tcW w:w="876" w:type="pct"/>
          </w:tcPr>
          <w:p w14:paraId="39917A8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Сообщение по качеству вида ПКМ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Сообщение по качеству вида ТИ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Документ DMS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Сообщение по качеству вида ТА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Отказ от проведения корректировочных процедур</w:t>
            </w:r>
          </w:p>
        </w:tc>
        <w:tc>
          <w:tcPr>
            <w:tcW w:w="1238" w:type="pct"/>
          </w:tcPr>
          <w:p w14:paraId="1D17759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Предварительная квалификация</w:t>
            </w:r>
          </w:p>
        </w:tc>
        <w:tc>
          <w:tcPr>
            <w:tcW w:w="428" w:type="pct"/>
          </w:tcPr>
          <w:p w14:paraId="28074A8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ПП-10.04.02-ERP</w:t>
            </w:r>
          </w:p>
        </w:tc>
        <w:tc>
          <w:tcPr>
            <w:tcW w:w="435" w:type="pct"/>
          </w:tcPr>
          <w:p w14:paraId="3AC2A54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10.04.02.050, 10.04.02.170, 10.04.02.110</w:t>
            </w:r>
          </w:p>
        </w:tc>
      </w:tr>
      <w:tr w:rsidR="00681BCE" w:rsidRPr="00681BCE" w14:paraId="77828235" w14:textId="77777777" w:rsidTr="00BE4590">
        <w:trPr>
          <w:cantSplit/>
        </w:trPr>
        <w:tc>
          <w:tcPr>
            <w:tcW w:w="675" w:type="pct"/>
          </w:tcPr>
          <w:p w14:paraId="6C42CB6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ОП-03.02.19.01-ERP</w:t>
            </w:r>
          </w:p>
        </w:tc>
        <w:tc>
          <w:tcPr>
            <w:tcW w:w="675" w:type="pct"/>
          </w:tcPr>
          <w:p w14:paraId="5981713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потребностью и стоимостью на работы, выполняемые подрядным способом</w:t>
            </w:r>
          </w:p>
        </w:tc>
        <w:tc>
          <w:tcPr>
            <w:tcW w:w="673" w:type="pct"/>
          </w:tcPr>
          <w:p w14:paraId="55E0A27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ОП-03.02.19.01-ERP-080, ОП-03.02.19.01-ERP-090</w:t>
            </w:r>
          </w:p>
        </w:tc>
        <w:tc>
          <w:tcPr>
            <w:tcW w:w="876" w:type="pct"/>
          </w:tcPr>
          <w:p w14:paraId="25C4BEF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Лоты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Заявка на закупку работ, услуг </w:t>
            </w:r>
          </w:p>
        </w:tc>
        <w:tc>
          <w:tcPr>
            <w:tcW w:w="1238" w:type="pct"/>
          </w:tcPr>
          <w:p w14:paraId="07DFC60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428" w:type="pct"/>
          </w:tcPr>
          <w:p w14:paraId="2EBBE2E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435" w:type="pct"/>
          </w:tcPr>
          <w:p w14:paraId="78FC061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ПП-10.04.03.01.020, ПП-10.04.03.01.080, ПП-10.04.03.01.070</w:t>
            </w:r>
          </w:p>
        </w:tc>
      </w:tr>
      <w:tr w:rsidR="00681BCE" w:rsidRPr="00681BCE" w14:paraId="779DF43C" w14:textId="77777777" w:rsidTr="00BE4590">
        <w:trPr>
          <w:cantSplit/>
        </w:trPr>
        <w:tc>
          <w:tcPr>
            <w:tcW w:w="675" w:type="pct"/>
          </w:tcPr>
          <w:p w14:paraId="64CA342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675" w:type="pct"/>
          </w:tcPr>
          <w:p w14:paraId="3C3F6A4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673" w:type="pct"/>
          </w:tcPr>
          <w:p w14:paraId="67DBE7E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ПП-10.04.03.01.010</w:t>
            </w:r>
          </w:p>
        </w:tc>
        <w:tc>
          <w:tcPr>
            <w:tcW w:w="876" w:type="pct"/>
          </w:tcPr>
          <w:p w14:paraId="7A5D3E4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Заявка на закупку работ, услуг </w:t>
            </w:r>
          </w:p>
        </w:tc>
        <w:tc>
          <w:tcPr>
            <w:tcW w:w="1238" w:type="pct"/>
          </w:tcPr>
          <w:p w14:paraId="662BC33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потребностью и стоимостью на работы, выполняемые подрядным способом</w:t>
            </w:r>
          </w:p>
        </w:tc>
        <w:tc>
          <w:tcPr>
            <w:tcW w:w="428" w:type="pct"/>
          </w:tcPr>
          <w:p w14:paraId="37ED44D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ОП-03.02.19.01-ERP</w:t>
            </w:r>
          </w:p>
        </w:tc>
        <w:tc>
          <w:tcPr>
            <w:tcW w:w="435" w:type="pct"/>
          </w:tcPr>
          <w:p w14:paraId="2476AB7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ОП-03.02.19.01-ERP-060, ОП-03.02.19.01-ERP-070</w:t>
            </w:r>
          </w:p>
        </w:tc>
      </w:tr>
      <w:tr w:rsidR="00681BCE" w:rsidRPr="00681BCE" w14:paraId="5D7FE58B" w14:textId="77777777" w:rsidTr="00BE4590">
        <w:trPr>
          <w:cantSplit/>
        </w:trPr>
        <w:tc>
          <w:tcPr>
            <w:tcW w:w="675" w:type="pct"/>
          </w:tcPr>
          <w:p w14:paraId="01AF9E7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ПП-07.03.01-ERP</w:t>
            </w:r>
          </w:p>
        </w:tc>
        <w:tc>
          <w:tcPr>
            <w:tcW w:w="675" w:type="pct"/>
          </w:tcPr>
          <w:p w14:paraId="495F91C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673" w:type="pct"/>
          </w:tcPr>
          <w:p w14:paraId="72674E0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290</w:t>
            </w:r>
          </w:p>
        </w:tc>
        <w:tc>
          <w:tcPr>
            <w:tcW w:w="876" w:type="pct"/>
          </w:tcPr>
          <w:p w14:paraId="0028C31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Заявка на закупку работ, услуг </w:t>
            </w:r>
          </w:p>
        </w:tc>
        <w:tc>
          <w:tcPr>
            <w:tcW w:w="1238" w:type="pct"/>
          </w:tcPr>
          <w:p w14:paraId="36D07EA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428" w:type="pct"/>
          </w:tcPr>
          <w:p w14:paraId="7797A2D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435" w:type="pct"/>
          </w:tcPr>
          <w:p w14:paraId="0F4ECFA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ПП-10.04.03.01.020, ПП-10.04.03.01.070</w:t>
            </w:r>
          </w:p>
        </w:tc>
      </w:tr>
      <w:tr w:rsidR="00681BCE" w:rsidRPr="00681BCE" w14:paraId="247633EF" w14:textId="77777777" w:rsidTr="00BE4590">
        <w:trPr>
          <w:cantSplit/>
        </w:trPr>
        <w:tc>
          <w:tcPr>
            <w:tcW w:w="675" w:type="pct"/>
          </w:tcPr>
          <w:p w14:paraId="0E95FD1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675" w:type="pct"/>
          </w:tcPr>
          <w:p w14:paraId="2B1AE49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673" w:type="pct"/>
          </w:tcPr>
          <w:p w14:paraId="41BF9BF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ПП-10.04.03.01.010</w:t>
            </w:r>
          </w:p>
        </w:tc>
        <w:tc>
          <w:tcPr>
            <w:tcW w:w="876" w:type="pct"/>
          </w:tcPr>
          <w:p w14:paraId="6ED028C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Заявка на закупку работ, услуг </w:t>
            </w:r>
          </w:p>
        </w:tc>
        <w:tc>
          <w:tcPr>
            <w:tcW w:w="1238" w:type="pct"/>
          </w:tcPr>
          <w:p w14:paraId="42B93B6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428" w:type="pct"/>
          </w:tcPr>
          <w:p w14:paraId="5728A17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435" w:type="pct"/>
          </w:tcPr>
          <w:p w14:paraId="4CC7B4F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681BCE" w:rsidRPr="00681BCE" w14:paraId="3D068C22" w14:textId="77777777" w:rsidTr="00BE4590">
        <w:trPr>
          <w:cantSplit/>
        </w:trPr>
        <w:tc>
          <w:tcPr>
            <w:tcW w:w="675" w:type="pct"/>
          </w:tcPr>
          <w:p w14:paraId="65B3273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ОП-03.02.19.04-ERP</w:t>
            </w:r>
          </w:p>
        </w:tc>
        <w:tc>
          <w:tcPr>
            <w:tcW w:w="675" w:type="pct"/>
          </w:tcPr>
          <w:p w14:paraId="24F58A6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потребностью и стоимостью МТР (кроме ОДЦИ)</w:t>
            </w:r>
          </w:p>
        </w:tc>
        <w:tc>
          <w:tcPr>
            <w:tcW w:w="673" w:type="pct"/>
          </w:tcPr>
          <w:p w14:paraId="7ACB8E8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ОП-03.02.19.04-ERP-110</w:t>
            </w:r>
          </w:p>
        </w:tc>
        <w:tc>
          <w:tcPr>
            <w:tcW w:w="876" w:type="pct"/>
          </w:tcPr>
          <w:p w14:paraId="6E2877B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Лоты</w:t>
            </w:r>
          </w:p>
        </w:tc>
        <w:tc>
          <w:tcPr>
            <w:tcW w:w="1238" w:type="pct"/>
          </w:tcPr>
          <w:p w14:paraId="2186504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428" w:type="pct"/>
          </w:tcPr>
          <w:p w14:paraId="38C2535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435" w:type="pct"/>
          </w:tcPr>
          <w:p w14:paraId="1203F62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ПП-10.04.03.01.080</w:t>
            </w:r>
          </w:p>
        </w:tc>
      </w:tr>
      <w:tr w:rsidR="00681BCE" w:rsidRPr="00681BCE" w14:paraId="1503A982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3F3AD20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4E9798E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28D0B6C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6A0084E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30F7438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18E6289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50B042E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81BCE" w:rsidRPr="00681BCE" w14:paraId="659ED904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488A90E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ПП-03.02.01.08-ERP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06E6D6D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Учет арендованных объектов ВНА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60CD1B3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379B269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56252FF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6BAF371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3BE1EF1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ПП-10.04.03.02.030, ПП-10.04.03.02.010, ПП-10.04.03.02.011</w:t>
            </w:r>
          </w:p>
        </w:tc>
      </w:tr>
      <w:tr w:rsidR="00681BCE" w:rsidRPr="00681BCE" w14:paraId="2B22BD7C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19F8521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6672C5F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5C21DE7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1A5F47A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544BB64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Учет арендованных объектов ВНА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779C332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ПП-03.02.01.08-ERP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3E645BC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681BCE" w:rsidRPr="00681BCE" w14:paraId="1C9B3E5F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6ECC1B1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УП-04.07.01-ERP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2738CB9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Оперативный контроль и управление бюджетными лимитами(целевая схема)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48E6AE7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54C0639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73BABAC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5D9C535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5135EB9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ПП-10.04.03.02.012</w:t>
            </w:r>
          </w:p>
        </w:tc>
      </w:tr>
      <w:tr w:rsidR="00681BCE" w:rsidRPr="00681BCE" w14:paraId="605E0A78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0AB47F6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ПП-10.04.03.02-ERP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49896C4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380C17B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ПП-10.04.03.02.030, ПП-10.04.03.02.012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42F7AB1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Лимит закупок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326B6DB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Оперативный контроль и управление бюджетными лимитами(целевая схема)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5E5DEA7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УП-04.07.01-ERP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53F7B16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УП-04.07.01-ERP-04, УП-04.07.01-ERP-03</w:t>
            </w:r>
          </w:p>
        </w:tc>
      </w:tr>
      <w:tr w:rsidR="00681BCE" w:rsidRPr="00681BCE" w14:paraId="55743470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12C48B1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УП-02.04.06-ERP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1917CD1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Оперативный контроль и управление бюджетными лимитами CAPEX(целевая схема)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4124A56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35E95DE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54C3E3F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7A0E844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19F48A8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ПП-10.04.03.02.012</w:t>
            </w:r>
          </w:p>
        </w:tc>
      </w:tr>
      <w:tr w:rsidR="00681BCE" w:rsidRPr="00681BCE" w14:paraId="63AAEC9C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660C982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0C353C5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71580C2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ПП-10.04.03.02.012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59D7F3E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Лимит закупок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4CB427B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Оперативный контроль и управление бюджетными лимитами CAPEX(целевая схема)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3663EED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УП-02.04.06-ERP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32CFA99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УП-02.04.06-ERP-04, УП-02.04.06-ERP-02</w:t>
            </w:r>
          </w:p>
        </w:tc>
      </w:tr>
      <w:tr w:rsidR="00681BCE" w:rsidRPr="00681BCE" w14:paraId="51E24BC7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2F44113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ПП-10.06.01-ERP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6154233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Планирование транспортной логистики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73D811C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10.06.01.05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432FEC5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Спецификация к договору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208AC40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068E6AF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20AAC20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ПП-10.04.03.02.070</w:t>
            </w:r>
          </w:p>
        </w:tc>
      </w:tr>
      <w:tr w:rsidR="00681BCE" w:rsidRPr="00681BCE" w14:paraId="33CFBD78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7181E4D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ПП-10.06.02-ERP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1F34D3E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Оперативное управление транспортировкой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48B185E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10.06.02.060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5D6AD1F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Рамочный договор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Спецификация к договору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66061C3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137647C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3BAB405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ПП-10.04.03.02.070</w:t>
            </w:r>
          </w:p>
        </w:tc>
      </w:tr>
      <w:tr w:rsidR="00681BCE" w:rsidRPr="00681BCE" w14:paraId="43322CAE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43A46E1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ПП-10.07.03.02-ERP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1620963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Входной контроль МТР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7B2E98D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45AB1F9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50E6CA0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40E14BE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1E29C33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ПП-10.04.03.02.070</w:t>
            </w:r>
          </w:p>
        </w:tc>
      </w:tr>
      <w:tr w:rsidR="00681BCE" w:rsidRPr="00681BCE" w14:paraId="1C28DE23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76E8EF0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ОП-03.02.19.03-ERP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61275F0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потребностью и стоимостью ОДЦИ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3E76387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ОП-03.02.19.03-ERP-080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5861C0D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Рамочный договор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392EEE9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5884CAF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796B159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ПП-10.04.03.02.070</w:t>
            </w:r>
          </w:p>
        </w:tc>
      </w:tr>
      <w:tr w:rsidR="00681BCE" w:rsidRPr="00681BCE" w14:paraId="239788A0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66DE9DE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ПП-10.04.04.01-ERP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055BD7A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2F6CA80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ПП-10.04.04.010, ПП-10.04.04.050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76774BF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Рамочный договор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Спецификация к договору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59AA35B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71DCB35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3AD8A0A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ПП-10.04.03.02.070</w:t>
            </w:r>
          </w:p>
        </w:tc>
      </w:tr>
      <w:tr w:rsidR="00681BCE" w:rsidRPr="00681BCE" w14:paraId="14335D71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07611BD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33751BE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2EBB89B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ПП-10.04.05.040, ПП-10.04.05.010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6B9EF86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Рамочный договор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Спецификация к договору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4CADBB0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3FEDBDF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1E9D50D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ПП-10.04.03.02.070</w:t>
            </w:r>
          </w:p>
        </w:tc>
      </w:tr>
      <w:tr w:rsidR="00681BCE" w:rsidRPr="00681BCE" w14:paraId="721A0918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11946BE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ПП-10.07.02-ERP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05FC4B1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Планирование работы складской логистики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3AD8B65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10.07.02.045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26D75E4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Спецификация к договору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2F479DC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697BF38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5339F93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ПП-10.04.03.02.070</w:t>
            </w:r>
          </w:p>
        </w:tc>
      </w:tr>
      <w:tr w:rsidR="00681BCE" w:rsidRPr="00681BCE" w14:paraId="7504B6D1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6BDBC95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69C6FBF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11BD475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ПП-10.04.03.02.010, ПП-10.04.03.02.011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2565A95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Сообщение по качеству вида ПКМ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Документ DMS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Сообщение по качеству вида ТА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481D7FC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Предварительная квалификация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2EBC296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038DE13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10.04.02.050, 10.04.02.110</w:t>
            </w:r>
          </w:p>
        </w:tc>
      </w:tr>
      <w:tr w:rsidR="00681BCE" w:rsidRPr="00681BCE" w14:paraId="17421A36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50E65B9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ПП-06.02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3054D72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Договорная работа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41CF7D9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5012C69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7B58EDB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1DA53A9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66C4642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ПП-10.04.03.02.060, ПП-10.04.03.02.040</w:t>
            </w:r>
          </w:p>
        </w:tc>
      </w:tr>
      <w:tr w:rsidR="00681BCE" w:rsidRPr="00681BCE" w14:paraId="79992D48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5DF4436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7ECA088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27B5FB8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ПП-10.04.03.02.070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0B7F7E2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Рамочный договор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Спецификация к договору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3518622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Договорная работа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037A824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ПП-06.02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0DE3DCC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681BCE" w:rsidRPr="00681BCE" w14:paraId="4C5CF5F9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046B1A7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1BE2417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51F7031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ПП-10.04.03.02.030, ПП-10.04.03.02.010, ПП-10.04.03.02.011, ПП-10.04.03.02.050, ПП-10.04.03.02.051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0C3F844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Матрица оценки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Заявка на закупку МТР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Коммерческая часть предложения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Спецификация договора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Заявка на закупку работ, услуг 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7BC213E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 и заключение договора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5F82274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1F2AE9E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ПП-10.04.03.01.040, ПП-10.04.03.01.060</w:t>
            </w:r>
          </w:p>
        </w:tc>
      </w:tr>
      <w:tr w:rsidR="00681BCE" w:rsidRPr="00681BCE" w14:paraId="144572BF" w14:textId="77777777" w:rsidTr="00BE4590">
        <w:trPr>
          <w:cantSplit/>
        </w:trPr>
        <w:tc>
          <w:tcPr>
            <w:tcW w:w="675" w:type="pct"/>
          </w:tcPr>
          <w:p w14:paraId="2555393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ПП-03.02.04.03-ERP</w:t>
            </w:r>
          </w:p>
        </w:tc>
        <w:tc>
          <w:tcPr>
            <w:tcW w:w="675" w:type="pct"/>
          </w:tcPr>
          <w:p w14:paraId="51817C3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Учет доходов по методу начисления</w:t>
            </w:r>
          </w:p>
        </w:tc>
        <w:tc>
          <w:tcPr>
            <w:tcW w:w="673" w:type="pct"/>
          </w:tcPr>
          <w:p w14:paraId="6F87973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010</w:t>
            </w:r>
          </w:p>
        </w:tc>
        <w:tc>
          <w:tcPr>
            <w:tcW w:w="876" w:type="pct"/>
          </w:tcPr>
          <w:p w14:paraId="3FC0B9C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Спецификация к договору</w:t>
            </w:r>
          </w:p>
        </w:tc>
        <w:tc>
          <w:tcPr>
            <w:tcW w:w="1238" w:type="pct"/>
          </w:tcPr>
          <w:p w14:paraId="5FA4B68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428" w:type="pct"/>
          </w:tcPr>
          <w:p w14:paraId="4CFB36B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435" w:type="pct"/>
          </w:tcPr>
          <w:p w14:paraId="5C6E732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ПП-10.04.03.02.070</w:t>
            </w:r>
          </w:p>
        </w:tc>
      </w:tr>
      <w:tr w:rsidR="00681BCE" w:rsidRPr="00681BCE" w14:paraId="74626AD8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474FC45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5A2CAF0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7F435C7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563EE83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465E8B0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34083C3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3AFC194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81BCE" w:rsidRPr="00681BCE" w14:paraId="1EDE08B9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7EA9C73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ПП-15.01.01.01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524BA43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Получение и обработка в МФЦ входящих первичных документов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3AE72D0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51B7C3C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11DE9FC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24A38F9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31C99EC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ПП-10.04.04.160</w:t>
            </w:r>
          </w:p>
        </w:tc>
      </w:tr>
      <w:tr w:rsidR="00681BCE" w:rsidRPr="00681BCE" w14:paraId="7E80ECA9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47016A6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ПП-10.04.04.02-ERP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1C5C29B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Допретензионная работа по МТР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16BA319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000C75D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7910D39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1591A9E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102F37E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ПП-10.04.04.180</w:t>
            </w:r>
          </w:p>
        </w:tc>
      </w:tr>
      <w:tr w:rsidR="00681BCE" w:rsidRPr="00681BCE" w14:paraId="1295D9A8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33041BB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3FA8DD6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4C41A32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ПП-10.04.04.151, ПП-10.04.04.150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0D1D3C5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Пакет первичных документов (скан-копии)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Пакет первичных документов 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35A0339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Допретензионная работа по МТР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5DE7EFD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25E9BA1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681BCE" w:rsidRPr="00681BCE" w14:paraId="685B3361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19CBC3D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ПП-02.05.02-ERP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3924153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заявками на платеж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384E0B1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01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250B2DD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Спецификация к договору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38EB7B4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3CE6617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6D36BF7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ПП-10.04.04.050</w:t>
            </w:r>
          </w:p>
        </w:tc>
      </w:tr>
      <w:tr w:rsidR="00681BCE" w:rsidRPr="00681BCE" w14:paraId="2A0CEF44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0DCF0EA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5B7193D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2F40F53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ПП-10.04.05.020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6A0C50F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Заявка на авансовый платеж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758A011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заявками на платеж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4A58E3D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ПП-02.05.02-ERP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4F2A6FB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06</w:t>
            </w:r>
          </w:p>
        </w:tc>
      </w:tr>
      <w:tr w:rsidR="00681BCE" w:rsidRPr="00681BCE" w14:paraId="6BAE5B53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4D43BC2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3A94E8D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7DB5A2C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ПП-10.04.04.030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3C326CE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Запрос на корректировку спецификации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7587E3C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УП-03.04.02.04-ERP Оперативное планирование обеспечения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7939522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ПП-10.03.04-ERP 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2711A9D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ПП-10.03.04.020</w:t>
            </w:r>
          </w:p>
        </w:tc>
      </w:tr>
      <w:tr w:rsidR="00681BCE" w:rsidRPr="00681BCE" w14:paraId="32DA4AB6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1AF2696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ПП-03.02.03.01-ERP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60C25DC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Учет расчетов c кредиторами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1B94481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020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229ED8C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Кредиторская задолженность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42EE064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4073CB6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354F00B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ПП-10.04.04.151, ПП-10.04.04.150</w:t>
            </w:r>
          </w:p>
        </w:tc>
      </w:tr>
      <w:tr w:rsidR="00681BCE" w:rsidRPr="00681BCE" w14:paraId="03A123CC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7B70FBB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ПП-06.04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3876506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Претензионно-исковая работа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2DF7A26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101D8C6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58A110F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36154FC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6AA2D3B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ПП-10.04.04.180</w:t>
            </w:r>
          </w:p>
        </w:tc>
      </w:tr>
      <w:tr w:rsidR="00681BCE" w:rsidRPr="00681BCE" w14:paraId="24686C80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57E6F67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ПП-10.06.01-ERP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528922C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Планирование транспортной логистики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7207B19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10.06.01.30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2C35A9E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Заказ на поставку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21C3E30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72EA454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2070DA0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ПП-10.04.04.120</w:t>
            </w:r>
          </w:p>
        </w:tc>
      </w:tr>
      <w:tr w:rsidR="00681BCE" w:rsidRPr="00681BCE" w14:paraId="15992473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551721F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ПП-10.04.04.01-ERP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737E2AA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4A36945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ПП-10.04.04.010, ПП-10.04.04.050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2AE6BC6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Рамочный договор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Спецификация к договору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70D5B41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516AFB4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10367E5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ПП-10.04.03.02.070</w:t>
            </w:r>
          </w:p>
        </w:tc>
      </w:tr>
      <w:tr w:rsidR="00681BCE" w:rsidRPr="00681BCE" w14:paraId="752B31F9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2F1811A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ПП-03.06.03.01-ERP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49698D7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Учет входящего НДС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716482E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06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37FF3AC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ГТД на импорт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557FA49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1CDAE23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1425474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ПП-10.04.04.152</w:t>
            </w:r>
          </w:p>
        </w:tc>
      </w:tr>
      <w:tr w:rsidR="00681BCE" w:rsidRPr="00681BCE" w14:paraId="68058856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1529017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612ADEC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44B0F48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ПП-10.04.04.101, ПП-10.04.04.151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53A2758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Запись журнала ЭПД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1A84822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Обработка в ERP первичных электронных документов при обмене с контрагентами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6881190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ПП-03.05.06-ERP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3BA9469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04</w:t>
            </w:r>
          </w:p>
        </w:tc>
      </w:tr>
      <w:tr w:rsidR="00681BCE" w:rsidRPr="00681BCE" w14:paraId="5B4A99B7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374C2CA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ПП-10.07.03.01-ERP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0059BB3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Приемка и размещение МТР на складе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0D70F25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10.07.03.01.100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410D017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Заказ на поставку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Спецификация к договору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2AFF0E7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15DB4A3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18BB0F6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ПП-10.04.04.090, ПП-10.04.04.120</w:t>
            </w:r>
          </w:p>
        </w:tc>
      </w:tr>
      <w:tr w:rsidR="00681BCE" w:rsidRPr="00681BCE" w14:paraId="788B0921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57F7DD4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5AF0671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53B00B6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ПП-10.04.04.151, ПП-10.04.04.150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23B2B97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Документ материала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1A823A3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Приемка и размещение МТР на складе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1101037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ПП-10.07.03.01-ERP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6EEF974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10.07.03.01.100, 10.07.03.01.050, 10.07.03.01.030, 10.07.03.01.090, 10.07.03.01.080</w:t>
            </w:r>
          </w:p>
        </w:tc>
      </w:tr>
      <w:tr w:rsidR="00681BCE" w:rsidRPr="00681BCE" w14:paraId="56F7E4CF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08EA39E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ПП-10.07.02-ERP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1CBB9FE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Планирование работы складской логистики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64F1D34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10.07.02.090, 10.07.02.100, 10.07.02.045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2C4348C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Разнарядка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Входящая поставка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2C4AAE3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4809495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2750848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ПП-10.04.04.101, ПП-10.04.04.100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, ПП-10.04.04.010</w:t>
            </w:r>
          </w:p>
        </w:tc>
      </w:tr>
      <w:tr w:rsidR="00681BCE" w:rsidRPr="00681BCE" w14:paraId="069D4588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7F11CFE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ПП-10.04.04.01-ERP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6961068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4A43C1B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ПП-10.04.04.031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246B08B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Уведомление менеджеру по сопровождению закупок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393ACED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Планирование работы складской логистики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201CFC7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ПП-10.07.02-ERP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130D770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10.07.02.045</w:t>
            </w:r>
          </w:p>
        </w:tc>
      </w:tr>
      <w:tr w:rsidR="00681BCE" w:rsidRPr="00681BCE" w14:paraId="5A5860CA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5A81260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279CE08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485DF91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ПП-10.04.04.151, ПП-10.04.04.150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582A296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Проводка поступления материала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6483D8F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Приемка и размещение МТР на складе (WMS) 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3126850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ПП-10.07.04.01-ERP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2DCADBA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10.07.04.01.160</w:t>
            </w:r>
          </w:p>
        </w:tc>
      </w:tr>
      <w:tr w:rsidR="00681BCE" w:rsidRPr="00681BCE" w14:paraId="68130208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0B86132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ПП-06.02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31999CF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Договорная работа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6D280C8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347615A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3129638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1BDC5DA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7000C1A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ПП-10.04.04.031, ПП-10.04.04.030</w:t>
            </w:r>
          </w:p>
        </w:tc>
      </w:tr>
      <w:tr w:rsidR="00681BCE" w:rsidRPr="00681BCE" w14:paraId="43766C46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3C41D43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ПП-02.06.02-ERP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4477C7C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Ведение справки о подтверждающих документах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4238102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01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7BD0B9D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ГТД на импорт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1175D80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70EE430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7F8F9C9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ПП-10.04.04.152</w:t>
            </w:r>
          </w:p>
        </w:tc>
      </w:tr>
      <w:tr w:rsidR="00681BCE" w:rsidRPr="00681BCE" w14:paraId="6AB89E4B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31248E2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626F188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5B0CFE7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ПП-10.04.04.120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1C8BB62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Подтверждающие покупку  МТР документы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Авансовый отчет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36D817F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Учет расчетов с подотчетными лицами по авансовым отчетам (командировки, АХР, прочее)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1B1B324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ПП-03.02.06.01-ERP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7D636F7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681BCE" w:rsidRPr="00681BCE" w14:paraId="14E7E86A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479D909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ПП-02.05.01-ERP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02BFE50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Прогноз Ликвидности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16C28CB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409D51C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6E561A9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Управление обязательствами по закупке МТР (кроме допретензионной работы)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7847565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63C8440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ПП-10.04.04.046</w:t>
            </w:r>
          </w:p>
        </w:tc>
      </w:tr>
      <w:tr w:rsidR="00681BCE" w:rsidRPr="00681BCE" w14:paraId="7E61F183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1FCBF2B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ПП-15.01.01.01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6E2C1A6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Получение и обработка в МФЦ входящих первичных документов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2CFD777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12DC39D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25A3B66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1498C02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4311010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ПП-10.04.05.070</w:t>
            </w:r>
          </w:p>
        </w:tc>
      </w:tr>
      <w:tr w:rsidR="00681BCE" w:rsidRPr="00681BCE" w14:paraId="66A27785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0E7B2BB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ПП-02.05.02-ERP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264918D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заявками на платеж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5D4BF37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01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45C8B90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Спецификация к договору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406F51B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099E528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19D0498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ПП-10.04.05.010</w:t>
            </w:r>
          </w:p>
        </w:tc>
      </w:tr>
      <w:tr w:rsidR="00681BCE" w:rsidRPr="00681BCE" w14:paraId="255EBFE5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01D0063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ПП-10.04.05-ERP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248BC1E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209A84C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ПП-10.04.05.020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62E57AB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Заявка на авансовый платеж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18A0F0C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заявками на платеж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7141F4A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ПП-02.05.02-ERP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0A52CBB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06</w:t>
            </w:r>
          </w:p>
        </w:tc>
      </w:tr>
      <w:tr w:rsidR="00681BCE" w:rsidRPr="00681BCE" w14:paraId="01BE71BE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3EF46A7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41A4380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54057F1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ПП-10.04.05.051, ПП-10.04.05.050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71E9717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Наряд-задание ТОРО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23B1DEF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и регистрация результатов диагностики производственных активов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79C32DD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ПП-07.04.03-ERP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4FC2DDA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115</w:t>
            </w:r>
          </w:p>
        </w:tc>
      </w:tr>
      <w:tr w:rsidR="00681BCE" w:rsidRPr="00681BCE" w14:paraId="50899414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021E353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5BECDC8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28D5B59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ПП-10.04.05.051, ПП-10.04.05.050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29A4C9D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Документ приемки работ, услуг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31DFD80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Сдача лигатурного золота в переработку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736E803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ОП-06.10.01-ERP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7139C6B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160</w:t>
            </w:r>
          </w:p>
        </w:tc>
      </w:tr>
      <w:tr w:rsidR="00681BCE" w:rsidRPr="00681BCE" w14:paraId="68675AF2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49029A4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ПП-03.02.03.01-ERP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03E4AB6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Учет расчетов c кредиторами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76901E3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020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11E47D6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Кредиторская задолженность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05AC76D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44590C4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27399DC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ПП-10.04.05.061, ПП-10.04.05.060</w:t>
            </w:r>
          </w:p>
        </w:tc>
      </w:tr>
      <w:tr w:rsidR="00681BCE" w:rsidRPr="00681BCE" w14:paraId="7157DD79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6018ECD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37423E9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0368A5F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ПП-10.04.05.040, ПП-10.04.05.010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60B4A10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Рамочный договор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Спецификация к договору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0C92FD7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Подготовка проекта договора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7E116E6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7DC45E0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ПП-10.04.03.02.070</w:t>
            </w:r>
          </w:p>
        </w:tc>
      </w:tr>
      <w:tr w:rsidR="00681BCE" w:rsidRPr="00681BCE" w14:paraId="47FF06F7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52D86E4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ПП-03.02.06.06-ERP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540C903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Учет расчетов по прочим операциям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0105345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010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3FB5EDC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Документ приемки работ, услуг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4170EFD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24AF22D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6DD964D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ПП-10.04.05.051, ПП-10.04.05.050</w:t>
            </w:r>
          </w:p>
        </w:tc>
      </w:tr>
      <w:tr w:rsidR="00681BCE" w:rsidRPr="00681BCE" w14:paraId="1E041D28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1DBB10A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ПП-06.04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2C7B28E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Претензионно-исковая работа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0BDD8D1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4D79D33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55A9B3F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6A6AA8C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18DAD40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ПП-10.04.05.100</w:t>
            </w:r>
          </w:p>
        </w:tc>
      </w:tr>
      <w:tr w:rsidR="00681BCE" w:rsidRPr="00681BCE" w14:paraId="2BA90B2D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1EDF458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7679FB4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40AA442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ПП-10.04.05.051, ПП-10.04.05.050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5F04CF1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Наряд-задание ТОРО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5689F0D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Выявление НВИ/НЛИ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04EA0EA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ПП-10.05.02-ERP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2240D14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10.05.02.070, 10.05.02.160</w:t>
            </w:r>
          </w:p>
        </w:tc>
      </w:tr>
      <w:tr w:rsidR="00681BCE" w:rsidRPr="00681BCE" w14:paraId="479200E0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0F1E7F4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2005E75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1D89BE7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ПП-10.04.05.051, ПП-10.04.05.061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485BBED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Запись журнала ЭПД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02B5AE2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Обработка в ERP первичных электронных документов при обмене с контрагентами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0EE7CD4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ПП-03.05.06-ERP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6DBB5AA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04</w:t>
            </w:r>
          </w:p>
        </w:tc>
      </w:tr>
      <w:tr w:rsidR="00681BCE" w:rsidRPr="00681BCE" w14:paraId="1FEDD463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4738786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ПП-10.04.05-ERP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5C6FD7E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49BA22D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ПП-10.04.05.051, ПП-10.04.05.050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04D66F5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Документ приемки работ, услуг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317B088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Внесение результатов геолого-маркшейдерских замеров по горным работам и складам ЗИФ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58039A7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ОП-06.07.02.12-ERP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1D494BC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40</w:t>
            </w:r>
          </w:p>
        </w:tc>
      </w:tr>
      <w:tr w:rsidR="00681BCE" w:rsidRPr="00681BCE" w14:paraId="79C9FBBA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01F9967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 УП-04.07.02-ERP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5F0CEA3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Оперативный контроль корректности отнесения фактических затрат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0D81AA7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4275F624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Документ приемки работ, услуг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4270AB8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77713BD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4E10E910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ПП-10.04.05.051, ПП-10.04.05.050</w:t>
            </w:r>
          </w:p>
        </w:tc>
      </w:tr>
      <w:tr w:rsidR="00681BCE" w:rsidRPr="00681BCE" w14:paraId="5BED737E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54CB048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ОП-03.02.19.01-ERP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0B78C57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потребностью и стоимостью на работы, выполняемые подрядным способом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333C690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ОП-03.02.19.01-ERP-130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2F971D7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Документ приемки работ, услуг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5352673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1B4DEAD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17380A3D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ПП-10.04.05.051, ПП-10.04.05.050</w:t>
            </w:r>
          </w:p>
        </w:tc>
      </w:tr>
      <w:tr w:rsidR="00681BCE" w:rsidRPr="00681BCE" w14:paraId="667D2F74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3F747E7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732579D1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7FBF432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ПП-10.04.05.051, ПП-10.04.05.050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678035A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Документ приемки работ, услуг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3C97966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потребностью и стоимостью на работы, выполняемые подрядным способом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1E71802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ОП-03.02.19.01-ERP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034E1B6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ОП-03.02.19.01-ERP-120</w:t>
            </w:r>
          </w:p>
        </w:tc>
      </w:tr>
      <w:tr w:rsidR="00681BCE" w:rsidRPr="00681BCE" w14:paraId="67916A7A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6B925F7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69653F6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6C3E574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ПП-10.04.05.051, ПП-10.04.05.050, ПП-10.04.05.061, ПП-10.04.05.060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2EA6A76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Пакет первичных документов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Акт выполненных работ, услуг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4A7173E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 xml:space="preserve">Оперативное управление транспортировкой 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7D797D4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ПП-10.06.02-ERP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38C7E463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</w:tr>
      <w:tr w:rsidR="00681BCE" w:rsidRPr="00681BCE" w14:paraId="75076183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50AEB33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ПП-06.02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591E509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Договорная работа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7B05DA1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-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2A8C712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68DDEC6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24C3730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7920A92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ПП-10.04.05.041</w:t>
            </w:r>
          </w:p>
        </w:tc>
      </w:tr>
      <w:tr w:rsidR="00681BCE" w:rsidRPr="00681BCE" w14:paraId="365EBB3B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3734DF18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025F62FB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2064E0B2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ПП-10.04.05.030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590CD845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Авансовый отчет</w:t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Подтверждающие покупку работы, услуги документы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5CD1A41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Учет расчетов с подотчетными лицами по авансовым отчетам (командировки, АХР, прочее)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7191A63A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ПП-03.02.06.01-ERP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7BA2FA06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681BCE" w:rsidRPr="00681BCE" w14:paraId="6C1B334C" w14:textId="77777777" w:rsidTr="00BE4590">
        <w:trPr>
          <w:cantSplit/>
        </w:trPr>
        <w:tc>
          <w:tcPr>
            <w:tcW w:w="675" w:type="pct"/>
            <w:tcBorders>
              <w:bottom w:val="single" w:sz="12" w:space="0" w:color="auto"/>
            </w:tcBorders>
          </w:tcPr>
          <w:p w14:paraId="6B41946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ПП-10.04.05-ERP</w:t>
            </w:r>
          </w:p>
        </w:tc>
        <w:tc>
          <w:tcPr>
            <w:tcW w:w="675" w:type="pct"/>
            <w:tcBorders>
              <w:bottom w:val="single" w:sz="12" w:space="0" w:color="auto"/>
            </w:tcBorders>
          </w:tcPr>
          <w:p w14:paraId="4DE84389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Управление обязательствами по закупке работ и услуг</w:t>
            </w:r>
          </w:p>
        </w:tc>
        <w:tc>
          <w:tcPr>
            <w:tcW w:w="673" w:type="pct"/>
            <w:tcBorders>
              <w:bottom w:val="single" w:sz="12" w:space="0" w:color="auto"/>
            </w:tcBorders>
          </w:tcPr>
          <w:p w14:paraId="6273B71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ПП-10.04.05.100, ПП-10.04.05.051, ПП-10.04.05.050</w:t>
            </w:r>
          </w:p>
        </w:tc>
        <w:tc>
          <w:tcPr>
            <w:tcW w:w="876" w:type="pct"/>
            <w:tcBorders>
              <w:bottom w:val="single" w:sz="12" w:space="0" w:color="auto"/>
            </w:tcBorders>
          </w:tcPr>
          <w:p w14:paraId="0C448CEF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Наряд-задание ТОРО</w:t>
            </w:r>
          </w:p>
        </w:tc>
        <w:tc>
          <w:tcPr>
            <w:tcW w:w="1238" w:type="pct"/>
            <w:tcBorders>
              <w:bottom w:val="single" w:sz="12" w:space="0" w:color="auto"/>
            </w:tcBorders>
          </w:tcPr>
          <w:p w14:paraId="3CDF658C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Выполнение и фактический учет воздействий</w:t>
            </w:r>
          </w:p>
        </w:tc>
        <w:tc>
          <w:tcPr>
            <w:tcW w:w="428" w:type="pct"/>
            <w:tcBorders>
              <w:bottom w:val="single" w:sz="12" w:space="0" w:color="auto"/>
            </w:tcBorders>
          </w:tcPr>
          <w:p w14:paraId="61477297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ПП-07.03.03.01-ERP</w:t>
            </w:r>
          </w:p>
        </w:tc>
        <w:tc>
          <w:tcPr>
            <w:tcW w:w="435" w:type="pct"/>
            <w:tcBorders>
              <w:bottom w:val="single" w:sz="12" w:space="0" w:color="auto"/>
            </w:tcBorders>
          </w:tcPr>
          <w:p w14:paraId="0D03F6AE" w14:textId="77777777" w:rsidR="00681BCE" w:rsidRPr="00681BCE" w:rsidRDefault="00681BCE" w:rsidP="00681BC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81BCE">
              <w:rPr>
                <w:rFonts w:ascii="Arial" w:hAnsi="Arial" w:cs="Arial"/>
                <w:color w:val="000000"/>
                <w:sz w:val="20"/>
                <w:szCs w:val="20"/>
              </w:rPr>
              <w:t>100, 130</w:t>
            </w:r>
          </w:p>
        </w:tc>
      </w:tr>
    </w:tbl>
    <w:p w14:paraId="4BC0BB39" w14:textId="77777777" w:rsidR="00681BCE" w:rsidRPr="00916FAB" w:rsidRDefault="00681BCE" w:rsidP="00022C33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</w:p>
    <w:p w14:paraId="43910E95" w14:textId="046E0451" w:rsidR="00251034" w:rsidRDefault="00251034">
      <w:pPr>
        <w:spacing w:after="200" w:line="276" w:lineRule="auto"/>
        <w:jc w:val="left"/>
        <w:rPr>
          <w:rFonts w:ascii="Arial" w:eastAsiaTheme="majorEastAsia" w:hAnsi="Arial" w:cstheme="majorBidi"/>
          <w:b/>
          <w:caps/>
          <w:szCs w:val="26"/>
        </w:rPr>
      </w:pPr>
    </w:p>
    <w:p w14:paraId="6EEAF34C" w14:textId="1C970B3D" w:rsidR="00B61C4B" w:rsidRDefault="00B61C4B" w:rsidP="00BE014D">
      <w:pPr>
        <w:pStyle w:val="23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931" w:name="_Toc64879356"/>
      <w:r w:rsidRPr="00BE014D">
        <w:rPr>
          <w:rFonts w:eastAsiaTheme="majorEastAsia" w:cstheme="majorBidi"/>
          <w:bCs w:val="0"/>
          <w:iCs w:val="0"/>
          <w:szCs w:val="26"/>
        </w:rPr>
        <w:t>Основные данные</w:t>
      </w:r>
      <w:bookmarkEnd w:id="1931"/>
    </w:p>
    <w:p w14:paraId="06D0AC92" w14:textId="04657796" w:rsidR="00732420" w:rsidRPr="00732420" w:rsidRDefault="00732420" w:rsidP="00732420">
      <w:pPr>
        <w:pStyle w:val="a8"/>
        <w:jc w:val="right"/>
        <w:rPr>
          <w:rFonts w:ascii="Arial" w:hAnsi="Arial" w:cs="Arial"/>
          <w:b/>
          <w:sz w:val="22"/>
        </w:rPr>
      </w:pPr>
      <w:r w:rsidRPr="00732420">
        <w:rPr>
          <w:rFonts w:ascii="Arial" w:hAnsi="Arial" w:cs="Arial"/>
          <w:b/>
          <w:sz w:val="22"/>
        </w:rPr>
        <w:t xml:space="preserve">Таблица </w:t>
      </w:r>
      <w:r w:rsidRPr="00732420">
        <w:rPr>
          <w:rFonts w:ascii="Arial" w:hAnsi="Arial" w:cs="Arial"/>
          <w:b/>
          <w:sz w:val="22"/>
        </w:rPr>
        <w:fldChar w:fldCharType="begin"/>
      </w:r>
      <w:r w:rsidRPr="00732420">
        <w:rPr>
          <w:rFonts w:ascii="Arial" w:hAnsi="Arial" w:cs="Arial"/>
          <w:b/>
          <w:sz w:val="22"/>
        </w:rPr>
        <w:instrText xml:space="preserve"> SEQ Таблица \* ARABIC </w:instrText>
      </w:r>
      <w:r w:rsidRPr="00732420">
        <w:rPr>
          <w:rFonts w:ascii="Arial" w:hAnsi="Arial" w:cs="Arial"/>
          <w:b/>
          <w:sz w:val="22"/>
        </w:rPr>
        <w:fldChar w:fldCharType="separate"/>
      </w:r>
      <w:ins w:id="1932" w:author="Paramonova Elena" w:date="2021-03-18T14:33:00Z">
        <w:r w:rsidR="008157EB">
          <w:rPr>
            <w:rFonts w:ascii="Arial" w:hAnsi="Arial" w:cs="Arial"/>
            <w:b/>
            <w:noProof/>
            <w:sz w:val="22"/>
          </w:rPr>
          <w:t>60</w:t>
        </w:r>
      </w:ins>
      <w:del w:id="1933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</w:rPr>
          <w:delText>62</w:delText>
        </w:r>
      </w:del>
      <w:r w:rsidRPr="00732420">
        <w:rPr>
          <w:rFonts w:ascii="Arial" w:hAnsi="Arial" w:cs="Arial"/>
          <w:b/>
          <w:sz w:val="22"/>
        </w:rPr>
        <w:fldChar w:fldCharType="end"/>
      </w:r>
      <w:r w:rsidRPr="00732420">
        <w:rPr>
          <w:rFonts w:ascii="Arial" w:hAnsi="Arial" w:cs="Arial"/>
          <w:b/>
          <w:sz w:val="22"/>
        </w:rPr>
        <w:t>. Используемые основные данные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672"/>
        <w:gridCol w:w="6504"/>
      </w:tblGrid>
      <w:tr w:rsidR="00732420" w:rsidRPr="00F94454" w14:paraId="6A2825E6" w14:textId="77777777" w:rsidTr="00732420">
        <w:trPr>
          <w:cantSplit/>
          <w:trHeight w:val="397"/>
          <w:tblHeader/>
        </w:trPr>
        <w:tc>
          <w:tcPr>
            <w:tcW w:w="1804" w:type="pct"/>
            <w:shd w:val="clear" w:color="auto" w:fill="FFC000"/>
            <w:vAlign w:val="center"/>
          </w:tcPr>
          <w:p w14:paraId="4493B75F" w14:textId="267F50AC" w:rsidR="00732420" w:rsidRPr="00F94454" w:rsidRDefault="00732420" w:rsidP="00CA460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Наименование справочника</w:t>
            </w:r>
          </w:p>
        </w:tc>
        <w:tc>
          <w:tcPr>
            <w:tcW w:w="3196" w:type="pct"/>
            <w:shd w:val="clear" w:color="auto" w:fill="FFC000"/>
            <w:vAlign w:val="center"/>
          </w:tcPr>
          <w:p w14:paraId="71EE9DC9" w14:textId="3DC02898" w:rsidR="00732420" w:rsidRPr="00F94454" w:rsidRDefault="00732420" w:rsidP="00CA4600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КД, в котором описан справочник</w:t>
            </w:r>
          </w:p>
        </w:tc>
      </w:tr>
      <w:tr w:rsidR="00732420" w:rsidRPr="00F94454" w14:paraId="351FD66E" w14:textId="77777777" w:rsidTr="00732420">
        <w:trPr>
          <w:cantSplit/>
        </w:trPr>
        <w:tc>
          <w:tcPr>
            <w:tcW w:w="1804" w:type="pct"/>
          </w:tcPr>
          <w:p w14:paraId="2142C864" w14:textId="4D3943CF" w:rsidR="00732420" w:rsidRPr="00732420" w:rsidRDefault="00732420" w:rsidP="00CA4600">
            <w:pPr>
              <w:rPr>
                <w:rFonts w:ascii="Arial" w:hAnsi="Arial" w:cs="Arial"/>
                <w:sz w:val="20"/>
              </w:rPr>
            </w:pPr>
            <w:bookmarkStart w:id="1934" w:name="_Hlk516747791"/>
            <w:r w:rsidRPr="00732420">
              <w:rPr>
                <w:rFonts w:ascii="Arial" w:hAnsi="Arial" w:cs="Arial"/>
                <w:sz w:val="20"/>
              </w:rPr>
              <w:t>Материалы</w:t>
            </w:r>
          </w:p>
        </w:tc>
        <w:tc>
          <w:tcPr>
            <w:tcW w:w="3196" w:type="pct"/>
            <w:shd w:val="clear" w:color="auto" w:fill="auto"/>
          </w:tcPr>
          <w:p w14:paraId="1A0E6405" w14:textId="7AEEB35D" w:rsidR="00732420" w:rsidRPr="00732420" w:rsidRDefault="00011442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КД</w:t>
            </w:r>
            <w:r w:rsidR="00732420" w:rsidRPr="00732420">
              <w:rPr>
                <w:rFonts w:ascii="Arial" w:hAnsi="Arial" w:cs="Arial"/>
                <w:sz w:val="20"/>
              </w:rPr>
              <w:t xml:space="preserve"> </w:t>
            </w:r>
            <w:r w:rsidR="00D2138A">
              <w:rPr>
                <w:rFonts w:ascii="Arial" w:hAnsi="Arial" w:cs="Arial"/>
                <w:sz w:val="20"/>
              </w:rPr>
              <w:t>ERP.</w:t>
            </w:r>
            <w:ins w:id="1935" w:author="SintsovaMA" w:date="2021-03-22T17:33:00Z">
              <w:r w:rsidR="00DC72D1" w:rsidRPr="00DC72D1">
                <w:rPr>
                  <w:rFonts w:ascii="Arial" w:hAnsi="Arial" w:cs="Arial"/>
                  <w:sz w:val="20"/>
                  <w:rPrChange w:author="SintsovaMA" w:date="2021-03-22T17:33:00Z" w:id="1936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13.</w:t>
              </w:r>
            </w:ins>
            <w:r w:rsidR="00D2138A">
              <w:rPr>
                <w:rFonts w:ascii="Arial" w:hAnsi="Arial" w:cs="Arial"/>
                <w:sz w:val="20"/>
              </w:rPr>
              <w:t>9</w:t>
            </w:r>
            <w:ins w:id="1937" w:author="SintsovaMA" w:date="2021-03-22T17:33:00Z">
              <w:r w:rsidR="00DC72D1" w:rsidRPr="00DC72D1">
                <w:rPr>
                  <w:rFonts w:ascii="Arial" w:hAnsi="Arial" w:cs="Arial"/>
                  <w:sz w:val="20"/>
                  <w:rPrChange w:author="SintsovaMA" w:date="2021-03-22T17:33:00Z" w:id="1938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_2_</w:t>
              </w:r>
            </w:ins>
            <w:del w:id="1939" w:author="SintsovaMA" w:date="2021-03-22T17:33:00Z">
              <w:r w:rsidR="00D2138A" w:rsidDel="00DC72D1">
                <w:rPr>
                  <w:rFonts w:ascii="Arial" w:hAnsi="Arial" w:cs="Arial"/>
                  <w:sz w:val="20"/>
                </w:rPr>
                <w:delText>.</w:delText>
              </w:r>
              <w:r w:rsidR="00732420" w:rsidRPr="00732420" w:rsidDel="00DC72D1">
                <w:rPr>
                  <w:rFonts w:ascii="Arial" w:hAnsi="Arial" w:cs="Arial"/>
                  <w:sz w:val="20"/>
                </w:rPr>
                <w:delText>1.</w:delText>
              </w:r>
            </w:del>
            <w:r w:rsidR="00732420" w:rsidRPr="00732420">
              <w:rPr>
                <w:rFonts w:ascii="Arial" w:hAnsi="Arial" w:cs="Arial"/>
                <w:sz w:val="20"/>
              </w:rPr>
              <w:t>47</w:t>
            </w:r>
            <w:ins w:id="1940" w:author="SintsovaMA" w:date="2021-03-22T17:33:00Z">
              <w:r w:rsidR="00DC72D1" w:rsidRPr="00DC72D1">
                <w:rPr>
                  <w:rFonts w:ascii="Arial" w:hAnsi="Arial" w:cs="Arial"/>
                  <w:sz w:val="20"/>
                  <w:rPrChange w:author="SintsovaMA" w:date="2021-03-22T17:33:00Z" w:id="1941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_</w:t>
              </w:r>
              <w:r w:rsidR="00DC72D1">
                <w:rPr>
                  <w:rFonts w:ascii="Arial" w:hAnsi="Arial" w:cs="Arial"/>
                  <w:sz w:val="20"/>
                  <w:lang w:val="en-US"/>
                </w:rPr>
                <w:t>MDM</w:t>
              </w:r>
            </w:ins>
            <w:r w:rsidR="00732420" w:rsidRPr="00732420">
              <w:rPr>
                <w:rFonts w:ascii="Arial" w:hAnsi="Arial" w:cs="Arial"/>
                <w:sz w:val="20"/>
              </w:rPr>
              <w:t xml:space="preserve"> Концепция по нормативно-справочной информации</w:t>
            </w:r>
          </w:p>
        </w:tc>
      </w:tr>
      <w:tr w:rsidR="00DC72D1" w:rsidRPr="00F94454" w14:paraId="14870107" w14:textId="77777777" w:rsidTr="00732420">
        <w:trPr>
          <w:cantSplit/>
        </w:trPr>
        <w:tc>
          <w:tcPr>
            <w:tcW w:w="1804" w:type="pct"/>
          </w:tcPr>
          <w:p w14:paraId="2171FFCC" w14:textId="598AC4F8" w:rsidR="00DC72D1" w:rsidRPr="00732420" w:rsidRDefault="00DC72D1" w:rsidP="00DC72D1">
            <w:pPr>
              <w:rPr>
                <w:rFonts w:ascii="Arial" w:hAnsi="Arial" w:cs="Arial"/>
                <w:sz w:val="20"/>
              </w:rPr>
            </w:pPr>
            <w:r w:rsidRPr="00732420">
              <w:rPr>
                <w:rFonts w:ascii="Arial" w:hAnsi="Arial" w:cs="Arial"/>
                <w:sz w:val="20"/>
              </w:rPr>
              <w:t>Деловые партнеры</w:t>
            </w:r>
          </w:p>
        </w:tc>
        <w:tc>
          <w:tcPr>
            <w:tcW w:w="3196" w:type="pct"/>
            <w:shd w:val="clear" w:color="auto" w:fill="auto"/>
          </w:tcPr>
          <w:p w14:paraId="2D6EF3AD" w14:textId="6026B9EA" w:rsidR="00DC72D1" w:rsidRPr="00732420" w:rsidRDefault="00DC72D1" w:rsidP="00DC72D1">
            <w:pPr>
              <w:jc w:val="left"/>
              <w:rPr>
                <w:rFonts w:ascii="Arial" w:hAnsi="Arial" w:cs="Arial"/>
                <w:sz w:val="20"/>
              </w:rPr>
            </w:pPr>
            <w:ins w:id="1942" w:author="SintsovaMA" w:date="2021-03-22T17:33:00Z">
              <w:r w:rsidRPr="00F50119">
                <w:rPr>
                  <w:rFonts w:ascii="Arial" w:hAnsi="Arial" w:cs="Arial"/>
                  <w:sz w:val="20"/>
                </w:rPr>
                <w:t>КД ERP.13.9_2_47_</w:t>
              </w:r>
              <w:r w:rsidRPr="00F50119">
                <w:rPr>
                  <w:rFonts w:ascii="Arial" w:hAnsi="Arial" w:cs="Arial"/>
                  <w:sz w:val="20"/>
                  <w:lang w:val="en-US"/>
                </w:rPr>
                <w:t>MDM</w:t>
              </w:r>
              <w:r w:rsidRPr="00F50119">
                <w:rPr>
                  <w:rFonts w:ascii="Arial" w:hAnsi="Arial" w:cs="Arial"/>
                  <w:sz w:val="20"/>
                </w:rPr>
                <w:t xml:space="preserve"> Концепция по нормативно-справочной информации</w:t>
              </w:r>
            </w:ins>
            <w:del w:id="1943" w:author="SintsovaMA" w:date="2021-03-22T17:33:00Z">
              <w:r w:rsidDel="00FD1750">
                <w:rPr>
                  <w:rFonts w:ascii="Arial" w:hAnsi="Arial" w:cs="Arial"/>
                  <w:sz w:val="20"/>
                </w:rPr>
                <w:delText>КД</w:delText>
              </w:r>
              <w:r w:rsidRPr="00732420" w:rsidDel="00FD1750">
                <w:rPr>
                  <w:rFonts w:ascii="Arial" w:hAnsi="Arial" w:cs="Arial"/>
                  <w:sz w:val="20"/>
                </w:rPr>
                <w:delText xml:space="preserve"> </w:delText>
              </w:r>
              <w:r w:rsidDel="00FD1750">
                <w:rPr>
                  <w:rFonts w:ascii="Arial" w:hAnsi="Arial" w:cs="Arial"/>
                  <w:sz w:val="20"/>
                </w:rPr>
                <w:delText>ERP.9.</w:delText>
              </w:r>
              <w:r w:rsidRPr="00732420" w:rsidDel="00FD1750">
                <w:rPr>
                  <w:rFonts w:ascii="Arial" w:hAnsi="Arial" w:cs="Arial"/>
                  <w:sz w:val="20"/>
                </w:rPr>
                <w:delText>1.47 Концепция по нормативно-справочной информации</w:delText>
              </w:r>
            </w:del>
          </w:p>
        </w:tc>
      </w:tr>
      <w:tr w:rsidR="00DC72D1" w:rsidRPr="00F94454" w14:paraId="76111F0F" w14:textId="77777777" w:rsidTr="00732420">
        <w:trPr>
          <w:cantSplit/>
        </w:trPr>
        <w:tc>
          <w:tcPr>
            <w:tcW w:w="1804" w:type="pct"/>
          </w:tcPr>
          <w:p w14:paraId="2FA90F36" w14:textId="2DF155CF" w:rsidR="00DC72D1" w:rsidRPr="00732420" w:rsidRDefault="00DC72D1" w:rsidP="00DC72D1">
            <w:pPr>
              <w:rPr>
                <w:rFonts w:ascii="Arial" w:hAnsi="Arial" w:cs="Arial"/>
                <w:sz w:val="20"/>
              </w:rPr>
            </w:pPr>
            <w:r w:rsidRPr="00732420">
              <w:rPr>
                <w:rFonts w:ascii="Arial" w:hAnsi="Arial" w:cs="Arial"/>
                <w:sz w:val="20"/>
              </w:rPr>
              <w:t>Валюты</w:t>
            </w:r>
          </w:p>
        </w:tc>
        <w:tc>
          <w:tcPr>
            <w:tcW w:w="3196" w:type="pct"/>
            <w:shd w:val="clear" w:color="auto" w:fill="auto"/>
          </w:tcPr>
          <w:p w14:paraId="03B94823" w14:textId="4A216916" w:rsidR="00DC72D1" w:rsidRPr="00732420" w:rsidRDefault="00DC72D1" w:rsidP="00DC72D1">
            <w:pPr>
              <w:jc w:val="left"/>
              <w:rPr>
                <w:rFonts w:ascii="Arial" w:hAnsi="Arial" w:cs="Arial"/>
                <w:sz w:val="20"/>
              </w:rPr>
            </w:pPr>
            <w:ins w:id="1944" w:author="SintsovaMA" w:date="2021-03-22T17:33:00Z">
              <w:r w:rsidRPr="00F50119">
                <w:rPr>
                  <w:rFonts w:ascii="Arial" w:hAnsi="Arial" w:cs="Arial"/>
                  <w:sz w:val="20"/>
                </w:rPr>
                <w:t>КД ERP.13.9_2_47_</w:t>
              </w:r>
              <w:r w:rsidRPr="00F50119">
                <w:rPr>
                  <w:rFonts w:ascii="Arial" w:hAnsi="Arial" w:cs="Arial"/>
                  <w:sz w:val="20"/>
                  <w:lang w:val="en-US"/>
                </w:rPr>
                <w:t>MDM</w:t>
              </w:r>
              <w:r w:rsidRPr="00F50119">
                <w:rPr>
                  <w:rFonts w:ascii="Arial" w:hAnsi="Arial" w:cs="Arial"/>
                  <w:sz w:val="20"/>
                </w:rPr>
                <w:t xml:space="preserve"> Концепция по нормативно-справочной информации</w:t>
              </w:r>
            </w:ins>
            <w:del w:id="1945" w:author="SintsovaMA" w:date="2021-03-22T17:33:00Z">
              <w:r w:rsidDel="00FD1750">
                <w:rPr>
                  <w:rFonts w:ascii="Arial" w:hAnsi="Arial" w:cs="Arial"/>
                  <w:sz w:val="20"/>
                </w:rPr>
                <w:delText>КД</w:delText>
              </w:r>
              <w:r w:rsidRPr="00732420" w:rsidDel="00FD1750">
                <w:rPr>
                  <w:rFonts w:ascii="Arial" w:hAnsi="Arial" w:cs="Arial"/>
                  <w:sz w:val="20"/>
                </w:rPr>
                <w:delText xml:space="preserve"> </w:delText>
              </w:r>
              <w:r w:rsidDel="00FD1750">
                <w:rPr>
                  <w:rFonts w:ascii="Arial" w:hAnsi="Arial" w:cs="Arial"/>
                  <w:sz w:val="20"/>
                </w:rPr>
                <w:delText>ERP.9.</w:delText>
              </w:r>
              <w:r w:rsidRPr="00732420" w:rsidDel="00FD1750">
                <w:rPr>
                  <w:rFonts w:ascii="Arial" w:hAnsi="Arial" w:cs="Arial"/>
                  <w:sz w:val="20"/>
                </w:rPr>
                <w:delText>1.47 Концепция по нормативно-справочной информации</w:delText>
              </w:r>
            </w:del>
          </w:p>
        </w:tc>
      </w:tr>
      <w:tr w:rsidR="00DC72D1" w:rsidRPr="00F94454" w14:paraId="4430609C" w14:textId="77777777" w:rsidTr="00732420">
        <w:trPr>
          <w:cantSplit/>
        </w:trPr>
        <w:tc>
          <w:tcPr>
            <w:tcW w:w="1804" w:type="pct"/>
          </w:tcPr>
          <w:p w14:paraId="5FCBE6E2" w14:textId="125C57E8" w:rsidR="00DC72D1" w:rsidRPr="00732420" w:rsidRDefault="00DC72D1" w:rsidP="00DC72D1">
            <w:pPr>
              <w:rPr>
                <w:rFonts w:ascii="Arial" w:hAnsi="Arial" w:cs="Arial"/>
                <w:sz w:val="20"/>
              </w:rPr>
            </w:pPr>
            <w:r w:rsidRPr="00732420">
              <w:rPr>
                <w:rFonts w:ascii="Arial" w:hAnsi="Arial" w:cs="Arial"/>
                <w:sz w:val="20"/>
              </w:rPr>
              <w:t>Условия платежа</w:t>
            </w:r>
          </w:p>
        </w:tc>
        <w:tc>
          <w:tcPr>
            <w:tcW w:w="3196" w:type="pct"/>
            <w:shd w:val="clear" w:color="auto" w:fill="auto"/>
          </w:tcPr>
          <w:p w14:paraId="2C6545B8" w14:textId="7FE6680D" w:rsidR="00DC72D1" w:rsidRPr="00732420" w:rsidRDefault="00DC72D1" w:rsidP="00DC72D1">
            <w:pPr>
              <w:jc w:val="left"/>
              <w:rPr>
                <w:rFonts w:ascii="Arial" w:hAnsi="Arial" w:cs="Arial"/>
                <w:sz w:val="20"/>
              </w:rPr>
            </w:pPr>
            <w:ins w:id="1946" w:author="SintsovaMA" w:date="2021-03-22T17:33:00Z">
              <w:r w:rsidRPr="00F50119">
                <w:rPr>
                  <w:rFonts w:ascii="Arial" w:hAnsi="Arial" w:cs="Arial"/>
                  <w:sz w:val="20"/>
                </w:rPr>
                <w:t>КД ERP.13.9_2_47_</w:t>
              </w:r>
              <w:r w:rsidRPr="00F50119">
                <w:rPr>
                  <w:rFonts w:ascii="Arial" w:hAnsi="Arial" w:cs="Arial"/>
                  <w:sz w:val="20"/>
                  <w:lang w:val="en-US"/>
                </w:rPr>
                <w:t>MDM</w:t>
              </w:r>
              <w:r w:rsidRPr="00F50119">
                <w:rPr>
                  <w:rFonts w:ascii="Arial" w:hAnsi="Arial" w:cs="Arial"/>
                  <w:sz w:val="20"/>
                </w:rPr>
                <w:t xml:space="preserve"> Концепция по нормативно-справочной информации</w:t>
              </w:r>
            </w:ins>
            <w:del w:id="1947" w:author="SintsovaMA" w:date="2021-03-22T17:33:00Z">
              <w:r w:rsidDel="00FD1750">
                <w:rPr>
                  <w:rFonts w:ascii="Arial" w:hAnsi="Arial" w:cs="Arial"/>
                  <w:sz w:val="20"/>
                </w:rPr>
                <w:delText>КД</w:delText>
              </w:r>
              <w:r w:rsidRPr="00732420" w:rsidDel="00FD1750">
                <w:rPr>
                  <w:rFonts w:ascii="Arial" w:hAnsi="Arial" w:cs="Arial"/>
                  <w:sz w:val="20"/>
                </w:rPr>
                <w:delText xml:space="preserve"> </w:delText>
              </w:r>
              <w:r w:rsidDel="00FD1750">
                <w:rPr>
                  <w:rFonts w:ascii="Arial" w:hAnsi="Arial" w:cs="Arial"/>
                  <w:sz w:val="20"/>
                </w:rPr>
                <w:delText>ERP.9.</w:delText>
              </w:r>
              <w:r w:rsidRPr="00732420" w:rsidDel="00FD1750">
                <w:rPr>
                  <w:rFonts w:ascii="Arial" w:hAnsi="Arial" w:cs="Arial"/>
                  <w:sz w:val="20"/>
                </w:rPr>
                <w:delText>1.47 Концепция по нормативно-справочной информации</w:delText>
              </w:r>
            </w:del>
          </w:p>
        </w:tc>
      </w:tr>
      <w:tr w:rsidR="00DC72D1" w:rsidRPr="00F94454" w14:paraId="606EC886" w14:textId="77777777" w:rsidTr="00732420">
        <w:trPr>
          <w:cantSplit/>
        </w:trPr>
        <w:tc>
          <w:tcPr>
            <w:tcW w:w="1804" w:type="pct"/>
          </w:tcPr>
          <w:p w14:paraId="4276A628" w14:textId="65609426" w:rsidR="00DC72D1" w:rsidRPr="00732420" w:rsidRDefault="00DC72D1" w:rsidP="00DC72D1">
            <w:pPr>
              <w:rPr>
                <w:rFonts w:ascii="Arial" w:hAnsi="Arial" w:cs="Arial"/>
                <w:sz w:val="20"/>
              </w:rPr>
            </w:pPr>
            <w:r w:rsidRPr="00732420">
              <w:rPr>
                <w:rFonts w:ascii="Arial" w:hAnsi="Arial" w:cs="Arial"/>
                <w:sz w:val="20"/>
              </w:rPr>
              <w:t>Группы материалов</w:t>
            </w:r>
          </w:p>
        </w:tc>
        <w:tc>
          <w:tcPr>
            <w:tcW w:w="3196" w:type="pct"/>
            <w:shd w:val="clear" w:color="auto" w:fill="auto"/>
          </w:tcPr>
          <w:p w14:paraId="5CD131C2" w14:textId="6F44CC53" w:rsidR="00DC72D1" w:rsidRPr="00732420" w:rsidRDefault="00DC72D1" w:rsidP="00DC72D1">
            <w:pPr>
              <w:jc w:val="left"/>
              <w:rPr>
                <w:rFonts w:ascii="Arial" w:hAnsi="Arial" w:cs="Arial"/>
                <w:sz w:val="20"/>
              </w:rPr>
            </w:pPr>
            <w:ins w:id="1948" w:author="SintsovaMA" w:date="2021-03-22T17:33:00Z">
              <w:r w:rsidRPr="00F50119">
                <w:rPr>
                  <w:rFonts w:ascii="Arial" w:hAnsi="Arial" w:cs="Arial"/>
                  <w:sz w:val="20"/>
                </w:rPr>
                <w:t>КД ERP.13.9_2_47_</w:t>
              </w:r>
              <w:r w:rsidRPr="00F50119">
                <w:rPr>
                  <w:rFonts w:ascii="Arial" w:hAnsi="Arial" w:cs="Arial"/>
                  <w:sz w:val="20"/>
                  <w:lang w:val="en-US"/>
                </w:rPr>
                <w:t>MDM</w:t>
              </w:r>
              <w:r w:rsidRPr="00F50119">
                <w:rPr>
                  <w:rFonts w:ascii="Arial" w:hAnsi="Arial" w:cs="Arial"/>
                  <w:sz w:val="20"/>
                </w:rPr>
                <w:t xml:space="preserve"> Концепция по нормативно-справочной информации</w:t>
              </w:r>
            </w:ins>
            <w:del w:id="1949" w:author="SintsovaMA" w:date="2021-03-22T17:33:00Z">
              <w:r w:rsidDel="00FD1750">
                <w:rPr>
                  <w:rFonts w:ascii="Arial" w:hAnsi="Arial" w:cs="Arial"/>
                  <w:sz w:val="20"/>
                </w:rPr>
                <w:delText>КД</w:delText>
              </w:r>
              <w:r w:rsidRPr="00732420" w:rsidDel="00FD1750">
                <w:rPr>
                  <w:rFonts w:ascii="Arial" w:hAnsi="Arial" w:cs="Arial"/>
                  <w:sz w:val="20"/>
                </w:rPr>
                <w:delText xml:space="preserve"> </w:delText>
              </w:r>
              <w:r w:rsidDel="00FD1750">
                <w:rPr>
                  <w:rFonts w:ascii="Arial" w:hAnsi="Arial" w:cs="Arial"/>
                  <w:sz w:val="20"/>
                </w:rPr>
                <w:delText>ERP.9.</w:delText>
              </w:r>
              <w:r w:rsidRPr="00732420" w:rsidDel="00FD1750">
                <w:rPr>
                  <w:rFonts w:ascii="Arial" w:hAnsi="Arial" w:cs="Arial"/>
                  <w:sz w:val="20"/>
                </w:rPr>
                <w:delText>1.47 Концепция по нормативно-справочной информации</w:delText>
              </w:r>
            </w:del>
          </w:p>
        </w:tc>
      </w:tr>
      <w:tr w:rsidR="00DC72D1" w:rsidRPr="00F94454" w14:paraId="75F305C5" w14:textId="77777777" w:rsidTr="00732420">
        <w:trPr>
          <w:cantSplit/>
        </w:trPr>
        <w:tc>
          <w:tcPr>
            <w:tcW w:w="1804" w:type="pct"/>
          </w:tcPr>
          <w:p w14:paraId="6F46C517" w14:textId="417522BB" w:rsidR="00DC72D1" w:rsidRPr="00732420" w:rsidRDefault="00DC72D1" w:rsidP="00DC72D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Группы закупок </w:t>
            </w:r>
          </w:p>
        </w:tc>
        <w:tc>
          <w:tcPr>
            <w:tcW w:w="3196" w:type="pct"/>
            <w:shd w:val="clear" w:color="auto" w:fill="auto"/>
          </w:tcPr>
          <w:p w14:paraId="0903E84A" w14:textId="54B4471C" w:rsidR="00DC72D1" w:rsidRPr="00732420" w:rsidRDefault="00DC72D1" w:rsidP="00DC72D1">
            <w:pPr>
              <w:jc w:val="left"/>
              <w:rPr>
                <w:rFonts w:ascii="Arial" w:hAnsi="Arial" w:cs="Arial"/>
                <w:sz w:val="20"/>
              </w:rPr>
            </w:pPr>
            <w:ins w:id="1950" w:author="SintsovaMA" w:date="2021-03-22T17:33:00Z">
              <w:r w:rsidRPr="00F50119">
                <w:rPr>
                  <w:rFonts w:ascii="Arial" w:hAnsi="Arial" w:cs="Arial"/>
                  <w:sz w:val="20"/>
                </w:rPr>
                <w:t>КД ERP.13.9_2_47_</w:t>
              </w:r>
              <w:r w:rsidRPr="00F50119">
                <w:rPr>
                  <w:rFonts w:ascii="Arial" w:hAnsi="Arial" w:cs="Arial"/>
                  <w:sz w:val="20"/>
                  <w:lang w:val="en-US"/>
                </w:rPr>
                <w:t>MDM</w:t>
              </w:r>
              <w:r w:rsidRPr="00F50119">
                <w:rPr>
                  <w:rFonts w:ascii="Arial" w:hAnsi="Arial" w:cs="Arial"/>
                  <w:sz w:val="20"/>
                </w:rPr>
                <w:t xml:space="preserve"> Концепция по нормативно-справочной информации</w:t>
              </w:r>
            </w:ins>
            <w:del w:id="1951" w:author="SintsovaMA" w:date="2021-03-22T17:33:00Z">
              <w:r w:rsidDel="00FD1750">
                <w:rPr>
                  <w:rFonts w:ascii="Arial" w:hAnsi="Arial" w:cs="Arial"/>
                  <w:sz w:val="20"/>
                </w:rPr>
                <w:delText>КД</w:delText>
              </w:r>
              <w:r w:rsidRPr="00732420" w:rsidDel="00FD1750">
                <w:rPr>
                  <w:rFonts w:ascii="Arial" w:hAnsi="Arial" w:cs="Arial"/>
                  <w:sz w:val="20"/>
                </w:rPr>
                <w:delText xml:space="preserve"> </w:delText>
              </w:r>
              <w:r w:rsidDel="00FD1750">
                <w:rPr>
                  <w:rFonts w:ascii="Arial" w:hAnsi="Arial" w:cs="Arial"/>
                  <w:sz w:val="20"/>
                </w:rPr>
                <w:delText>ERP.9.</w:delText>
              </w:r>
              <w:r w:rsidRPr="00732420" w:rsidDel="00FD1750">
                <w:rPr>
                  <w:rFonts w:ascii="Arial" w:hAnsi="Arial" w:cs="Arial"/>
                  <w:sz w:val="20"/>
                </w:rPr>
                <w:delText>1.47 Концепция по нормативно-справочной информации</w:delText>
              </w:r>
            </w:del>
          </w:p>
        </w:tc>
      </w:tr>
      <w:bookmarkEnd w:id="1934"/>
      <w:tr w:rsidR="00B54408" w:rsidRPr="00F94454" w14:paraId="4908EF5E" w14:textId="77777777" w:rsidTr="00732420">
        <w:trPr>
          <w:cantSplit/>
        </w:trPr>
        <w:tc>
          <w:tcPr>
            <w:tcW w:w="1804" w:type="pct"/>
          </w:tcPr>
          <w:p w14:paraId="45AF46B7" w14:textId="01385BB9" w:rsidR="00B54408" w:rsidRDefault="00B54408" w:rsidP="00B5440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Инкотермс</w:t>
            </w:r>
          </w:p>
        </w:tc>
        <w:tc>
          <w:tcPr>
            <w:tcW w:w="3196" w:type="pct"/>
            <w:shd w:val="clear" w:color="auto" w:fill="auto"/>
          </w:tcPr>
          <w:p w14:paraId="7038AB1A" w14:textId="75958DD3" w:rsidR="00B54408" w:rsidRPr="00732420" w:rsidRDefault="00011442" w:rsidP="00011442">
            <w:pPr>
              <w:jc w:val="left"/>
              <w:rPr>
                <w:rFonts w:ascii="Arial" w:hAnsi="Arial" w:cs="Arial"/>
                <w:sz w:val="20"/>
              </w:rPr>
            </w:pPr>
            <w:r w:rsidRPr="007B7285">
              <w:rPr>
                <w:rFonts w:ascii="Arial" w:hAnsi="Arial" w:cs="Arial"/>
                <w:sz w:val="20"/>
              </w:rPr>
              <w:t xml:space="preserve">КД </w:t>
            </w:r>
            <w:ins w:id="1952" w:author="SintsovaMA" w:date="2021-03-22T17:33:00Z">
              <w:r w:rsidR="00DC72D1" w:rsidRPr="00DC72D1">
                <w:rPr>
                  <w:rFonts w:ascii="Arial" w:hAnsi="Arial" w:cs="Arial"/>
                  <w:sz w:val="20"/>
                  <w:rPrChange w:author="SintsovaMA" w:date="2021-03-22T17:34:00Z" w:id="1953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13.9_2_1</w:t>
              </w:r>
            </w:ins>
            <w:ins w:id="1954" w:author="SintsovaMA" w:date="2021-03-22T17:34:00Z">
              <w:r w:rsidR="00DC72D1" w:rsidRPr="00DC72D1">
                <w:rPr>
                  <w:rFonts w:ascii="Arial" w:hAnsi="Arial" w:cs="Arial"/>
                  <w:sz w:val="20"/>
                  <w:rPrChange w:author="SintsovaMA" w:date="2021-03-22T17:34:00Z" w:id="1955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1</w:t>
              </w:r>
            </w:ins>
            <w:ins w:id="1956" w:author="SintsovaMA" w:date="2021-03-22T17:33:00Z">
              <w:r w:rsidR="00DC72D1" w:rsidRPr="00DC72D1">
                <w:rPr>
                  <w:rFonts w:ascii="Arial" w:hAnsi="Arial" w:cs="Arial"/>
                  <w:sz w:val="20"/>
                  <w:rPrChange w:author="SintsovaMA" w:date="2021-03-22T17:34:00Z" w:id="1957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_</w:t>
              </w:r>
              <w:r w:rsidR="00DC72D1">
                <w:rPr>
                  <w:rFonts w:ascii="Arial" w:hAnsi="Arial" w:cs="Arial"/>
                  <w:sz w:val="20"/>
                  <w:lang w:val="en-US"/>
                </w:rPr>
                <w:t>MM</w:t>
              </w:r>
              <w:r w:rsidR="00DC72D1" w:rsidRPr="00DC72D1">
                <w:rPr>
                  <w:rFonts w:ascii="Arial" w:hAnsi="Arial" w:cs="Arial"/>
                  <w:sz w:val="20"/>
                  <w:rPrChange w:author="SintsovaMA" w:date="2021-03-22T17:34:00Z" w:id="1958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 xml:space="preserve"> </w:t>
              </w:r>
            </w:ins>
            <w:r w:rsidRPr="007B7285">
              <w:rPr>
                <w:rFonts w:ascii="Arial" w:hAnsi="Arial" w:cs="Arial"/>
                <w:sz w:val="20"/>
              </w:rPr>
              <w:t>Управление основ</w:t>
            </w:r>
            <w:r>
              <w:rPr>
                <w:rFonts w:ascii="Arial" w:hAnsi="Arial" w:cs="Arial"/>
                <w:sz w:val="20"/>
              </w:rPr>
              <w:t xml:space="preserve">ными данными по направлению МТО </w:t>
            </w:r>
          </w:p>
        </w:tc>
      </w:tr>
      <w:tr w:rsidR="00B54408" w:rsidRPr="00F94454" w14:paraId="195559BD" w14:textId="77777777" w:rsidTr="00732420">
        <w:trPr>
          <w:cantSplit/>
        </w:trPr>
        <w:tc>
          <w:tcPr>
            <w:tcW w:w="1804" w:type="pct"/>
          </w:tcPr>
          <w:p w14:paraId="0684335A" w14:textId="4693909D" w:rsidR="00B54408" w:rsidRPr="00732420" w:rsidRDefault="00B54408" w:rsidP="00B54408">
            <w:pPr>
              <w:rPr>
                <w:rFonts w:ascii="Arial" w:hAnsi="Arial" w:cs="Arial"/>
                <w:sz w:val="20"/>
              </w:rPr>
            </w:pPr>
            <w:bookmarkStart w:id="1959" w:name="_Hlk516748716"/>
            <w:r>
              <w:rPr>
                <w:rFonts w:ascii="Arial" w:hAnsi="Arial" w:cs="Arial"/>
                <w:sz w:val="20"/>
              </w:rPr>
              <w:t>Закупочные организации</w:t>
            </w:r>
          </w:p>
        </w:tc>
        <w:tc>
          <w:tcPr>
            <w:tcW w:w="3196" w:type="pct"/>
            <w:shd w:val="clear" w:color="auto" w:fill="auto"/>
          </w:tcPr>
          <w:p w14:paraId="18B2AAF6" w14:textId="1FBEB34C" w:rsidR="00B54408" w:rsidRPr="00732420" w:rsidRDefault="00B5440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КП </w:t>
            </w:r>
            <w:r w:rsidR="00D2138A">
              <w:rPr>
                <w:rFonts w:ascii="Arial" w:hAnsi="Arial" w:cs="Arial"/>
                <w:sz w:val="20"/>
              </w:rPr>
              <w:t>ERP.</w:t>
            </w:r>
            <w:ins w:id="1960" w:author="SintsovaMA" w:date="2021-03-22T17:32:00Z">
              <w:r w:rsidR="00DC72D1" w:rsidRPr="00DC72D1">
                <w:rPr>
                  <w:rFonts w:ascii="Arial" w:hAnsi="Arial" w:cs="Arial"/>
                  <w:sz w:val="20"/>
                  <w:rPrChange w:author="SintsovaMA" w:date="2021-03-22T17:33:00Z" w:id="1961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13.</w:t>
              </w:r>
            </w:ins>
            <w:r w:rsidR="00D2138A">
              <w:rPr>
                <w:rFonts w:ascii="Arial" w:hAnsi="Arial" w:cs="Arial"/>
                <w:sz w:val="20"/>
              </w:rPr>
              <w:t>9</w:t>
            </w:r>
            <w:ins w:id="1962" w:author="SintsovaMA" w:date="2021-03-22T17:32:00Z">
              <w:r w:rsidR="00DC72D1" w:rsidRPr="00DC72D1">
                <w:rPr>
                  <w:rFonts w:ascii="Arial" w:hAnsi="Arial" w:cs="Arial"/>
                  <w:sz w:val="20"/>
                  <w:rPrChange w:author="SintsovaMA" w:date="2021-03-22T17:33:00Z" w:id="1963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_2_</w:t>
              </w:r>
            </w:ins>
            <w:del w:id="1964" w:author="SintsovaMA" w:date="2021-03-22T17:32:00Z">
              <w:r w:rsidR="00D2138A" w:rsidDel="00DC72D1">
                <w:rPr>
                  <w:rFonts w:ascii="Arial" w:hAnsi="Arial" w:cs="Arial"/>
                  <w:sz w:val="20"/>
                </w:rPr>
                <w:delText>.</w:delText>
              </w:r>
              <w:r w:rsidRPr="00B54408" w:rsidDel="00DC72D1">
                <w:rPr>
                  <w:rFonts w:ascii="Arial" w:hAnsi="Arial" w:cs="Arial"/>
                  <w:sz w:val="20"/>
                </w:rPr>
                <w:delText>1.</w:delText>
              </w:r>
            </w:del>
            <w:r w:rsidRPr="00B54408">
              <w:rPr>
                <w:rFonts w:ascii="Arial" w:hAnsi="Arial" w:cs="Arial"/>
                <w:sz w:val="20"/>
              </w:rPr>
              <w:t>1</w:t>
            </w:r>
            <w:ins w:id="1965" w:author="SintsovaMA" w:date="2021-03-22T17:33:00Z">
              <w:r w:rsidR="00DC72D1" w:rsidRPr="00DC72D1">
                <w:rPr>
                  <w:rFonts w:ascii="Arial" w:hAnsi="Arial" w:cs="Arial"/>
                  <w:sz w:val="20"/>
                  <w:rPrChange w:author="SintsovaMA" w:date="2021-03-22T17:33:00Z" w:id="1966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_</w:t>
              </w:r>
              <w:r w:rsidR="00DC72D1">
                <w:rPr>
                  <w:rFonts w:ascii="Arial" w:hAnsi="Arial" w:cs="Arial"/>
                  <w:sz w:val="20"/>
                  <w:lang w:val="en-US"/>
                </w:rPr>
                <w:t>ARC</w:t>
              </w:r>
            </w:ins>
            <w:r w:rsidR="008B1089">
              <w:rPr>
                <w:rFonts w:ascii="Arial" w:hAnsi="Arial" w:cs="Arial"/>
                <w:sz w:val="20"/>
              </w:rPr>
              <w:t xml:space="preserve"> </w:t>
            </w:r>
            <w:r w:rsidR="008B1089" w:rsidRPr="008B1089">
              <w:rPr>
                <w:rFonts w:ascii="Arial" w:hAnsi="Arial" w:cs="Arial"/>
                <w:sz w:val="20"/>
              </w:rPr>
              <w:t>Организационная структура</w:t>
            </w:r>
          </w:p>
        </w:tc>
      </w:tr>
      <w:tr w:rsidR="00DC72D1" w:rsidRPr="00F94454" w14:paraId="64AE3D25" w14:textId="77777777" w:rsidTr="00732420">
        <w:trPr>
          <w:cantSplit/>
        </w:trPr>
        <w:tc>
          <w:tcPr>
            <w:tcW w:w="1804" w:type="pct"/>
          </w:tcPr>
          <w:p w14:paraId="00ACF303" w14:textId="7C71735C" w:rsidR="00DC72D1" w:rsidRDefault="00DC72D1" w:rsidP="00DC72D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Заводы</w:t>
            </w:r>
          </w:p>
        </w:tc>
        <w:tc>
          <w:tcPr>
            <w:tcW w:w="3196" w:type="pct"/>
            <w:shd w:val="clear" w:color="auto" w:fill="auto"/>
          </w:tcPr>
          <w:p w14:paraId="05F35FC8" w14:textId="226271A4" w:rsidR="00DC72D1" w:rsidRPr="00732420" w:rsidRDefault="00DC72D1" w:rsidP="00DC72D1">
            <w:pPr>
              <w:jc w:val="left"/>
              <w:rPr>
                <w:rFonts w:ascii="Arial" w:hAnsi="Arial" w:cs="Arial"/>
                <w:sz w:val="20"/>
              </w:rPr>
            </w:pPr>
            <w:ins w:id="1967" w:author="SintsovaMA" w:date="2021-03-22T17:34:00Z">
              <w:r>
                <w:rPr>
                  <w:rFonts w:ascii="Arial" w:hAnsi="Arial" w:cs="Arial"/>
                  <w:sz w:val="20"/>
                </w:rPr>
                <w:t>КП ERP.</w:t>
              </w:r>
              <w:r w:rsidRPr="00E64FDF">
                <w:rPr>
                  <w:rFonts w:ascii="Arial" w:hAnsi="Arial" w:cs="Arial"/>
                  <w:sz w:val="20"/>
                </w:rPr>
                <w:t>13.</w:t>
              </w:r>
              <w:r>
                <w:rPr>
                  <w:rFonts w:ascii="Arial" w:hAnsi="Arial" w:cs="Arial"/>
                  <w:sz w:val="20"/>
                </w:rPr>
                <w:t>9</w:t>
              </w:r>
              <w:r w:rsidRPr="00E64FDF">
                <w:rPr>
                  <w:rFonts w:ascii="Arial" w:hAnsi="Arial" w:cs="Arial"/>
                  <w:sz w:val="20"/>
                </w:rPr>
                <w:t>_2_</w:t>
              </w:r>
              <w:r w:rsidRPr="00B54408">
                <w:rPr>
                  <w:rFonts w:ascii="Arial" w:hAnsi="Arial" w:cs="Arial"/>
                  <w:sz w:val="20"/>
                </w:rPr>
                <w:t>1</w:t>
              </w:r>
              <w:r w:rsidRPr="00E64FDF">
                <w:rPr>
                  <w:rFonts w:ascii="Arial" w:hAnsi="Arial" w:cs="Arial"/>
                  <w:sz w:val="20"/>
                </w:rPr>
                <w:t>_</w:t>
              </w:r>
              <w:r>
                <w:rPr>
                  <w:rFonts w:ascii="Arial" w:hAnsi="Arial" w:cs="Arial"/>
                  <w:sz w:val="20"/>
                  <w:lang w:val="en-US"/>
                </w:rPr>
                <w:t>ARC</w:t>
              </w:r>
              <w:r>
                <w:rPr>
                  <w:rFonts w:ascii="Arial" w:hAnsi="Arial" w:cs="Arial"/>
                  <w:sz w:val="20"/>
                </w:rPr>
                <w:t xml:space="preserve"> </w:t>
              </w:r>
              <w:r w:rsidRPr="008B1089">
                <w:rPr>
                  <w:rFonts w:ascii="Arial" w:hAnsi="Arial" w:cs="Arial"/>
                  <w:sz w:val="20"/>
                </w:rPr>
                <w:t>Организационная структура</w:t>
              </w:r>
            </w:ins>
            <w:del w:id="1968" w:author="SintsovaMA" w:date="2021-03-22T17:34:00Z">
              <w:r w:rsidDel="004C4411">
                <w:rPr>
                  <w:rFonts w:ascii="Arial" w:hAnsi="Arial" w:cs="Arial"/>
                  <w:sz w:val="20"/>
                </w:rPr>
                <w:delText>КП ERP.9.</w:delText>
              </w:r>
              <w:r w:rsidRPr="00B54408" w:rsidDel="004C4411">
                <w:rPr>
                  <w:rFonts w:ascii="Arial" w:hAnsi="Arial" w:cs="Arial"/>
                  <w:sz w:val="20"/>
                </w:rPr>
                <w:delText>1.1</w:delText>
              </w:r>
              <w:r w:rsidDel="004C4411">
                <w:rPr>
                  <w:rFonts w:ascii="Arial" w:hAnsi="Arial" w:cs="Arial"/>
                  <w:sz w:val="20"/>
                </w:rPr>
                <w:delText xml:space="preserve"> </w:delText>
              </w:r>
              <w:r w:rsidRPr="008B1089" w:rsidDel="004C4411">
                <w:rPr>
                  <w:rFonts w:ascii="Arial" w:hAnsi="Arial" w:cs="Arial"/>
                  <w:sz w:val="20"/>
                </w:rPr>
                <w:delText>Организационная структура</w:delText>
              </w:r>
            </w:del>
          </w:p>
        </w:tc>
      </w:tr>
      <w:tr w:rsidR="00DC72D1" w:rsidRPr="00F94454" w14:paraId="5440F814" w14:textId="77777777" w:rsidTr="00732420">
        <w:trPr>
          <w:cantSplit/>
        </w:trPr>
        <w:tc>
          <w:tcPr>
            <w:tcW w:w="1804" w:type="pct"/>
          </w:tcPr>
          <w:p w14:paraId="65933C38" w14:textId="0CDAA72E" w:rsidR="00DC72D1" w:rsidRDefault="00DC72D1" w:rsidP="00DC72D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Склады</w:t>
            </w:r>
          </w:p>
        </w:tc>
        <w:tc>
          <w:tcPr>
            <w:tcW w:w="3196" w:type="pct"/>
            <w:shd w:val="clear" w:color="auto" w:fill="auto"/>
          </w:tcPr>
          <w:p w14:paraId="5C7A2096" w14:textId="50D95AD3" w:rsidR="00DC72D1" w:rsidRPr="00732420" w:rsidRDefault="00DC72D1" w:rsidP="00DC72D1">
            <w:pPr>
              <w:jc w:val="left"/>
              <w:rPr>
                <w:rFonts w:ascii="Arial" w:hAnsi="Arial" w:cs="Arial"/>
                <w:sz w:val="20"/>
              </w:rPr>
            </w:pPr>
            <w:ins w:id="1969" w:author="SintsovaMA" w:date="2021-03-22T17:34:00Z">
              <w:r>
                <w:rPr>
                  <w:rFonts w:ascii="Arial" w:hAnsi="Arial" w:cs="Arial"/>
                  <w:sz w:val="20"/>
                </w:rPr>
                <w:t>КП ERP.</w:t>
              </w:r>
              <w:r w:rsidRPr="00E64FDF">
                <w:rPr>
                  <w:rFonts w:ascii="Arial" w:hAnsi="Arial" w:cs="Arial"/>
                  <w:sz w:val="20"/>
                </w:rPr>
                <w:t>13.</w:t>
              </w:r>
              <w:r>
                <w:rPr>
                  <w:rFonts w:ascii="Arial" w:hAnsi="Arial" w:cs="Arial"/>
                  <w:sz w:val="20"/>
                </w:rPr>
                <w:t>9</w:t>
              </w:r>
              <w:r w:rsidRPr="00E64FDF">
                <w:rPr>
                  <w:rFonts w:ascii="Arial" w:hAnsi="Arial" w:cs="Arial"/>
                  <w:sz w:val="20"/>
                </w:rPr>
                <w:t>_2_</w:t>
              </w:r>
              <w:r w:rsidRPr="00B54408">
                <w:rPr>
                  <w:rFonts w:ascii="Arial" w:hAnsi="Arial" w:cs="Arial"/>
                  <w:sz w:val="20"/>
                </w:rPr>
                <w:t>1</w:t>
              </w:r>
              <w:r w:rsidRPr="00E64FDF">
                <w:rPr>
                  <w:rFonts w:ascii="Arial" w:hAnsi="Arial" w:cs="Arial"/>
                  <w:sz w:val="20"/>
                </w:rPr>
                <w:t>_</w:t>
              </w:r>
              <w:r>
                <w:rPr>
                  <w:rFonts w:ascii="Arial" w:hAnsi="Arial" w:cs="Arial"/>
                  <w:sz w:val="20"/>
                  <w:lang w:val="en-US"/>
                </w:rPr>
                <w:t>ARC</w:t>
              </w:r>
              <w:r>
                <w:rPr>
                  <w:rFonts w:ascii="Arial" w:hAnsi="Arial" w:cs="Arial"/>
                  <w:sz w:val="20"/>
                </w:rPr>
                <w:t xml:space="preserve"> </w:t>
              </w:r>
              <w:r w:rsidRPr="008B1089">
                <w:rPr>
                  <w:rFonts w:ascii="Arial" w:hAnsi="Arial" w:cs="Arial"/>
                  <w:sz w:val="20"/>
                </w:rPr>
                <w:t>Организационная структура</w:t>
              </w:r>
            </w:ins>
            <w:del w:id="1970" w:author="SintsovaMA" w:date="2021-03-22T17:34:00Z">
              <w:r w:rsidDel="004C4411">
                <w:rPr>
                  <w:rFonts w:ascii="Arial" w:hAnsi="Arial" w:cs="Arial"/>
                  <w:sz w:val="20"/>
                </w:rPr>
                <w:delText>КП ERP.9.</w:delText>
              </w:r>
              <w:r w:rsidRPr="00B54408" w:rsidDel="004C4411">
                <w:rPr>
                  <w:rFonts w:ascii="Arial" w:hAnsi="Arial" w:cs="Arial"/>
                  <w:sz w:val="20"/>
                </w:rPr>
                <w:delText>1.1</w:delText>
              </w:r>
              <w:r w:rsidDel="004C4411">
                <w:rPr>
                  <w:rFonts w:ascii="Arial" w:hAnsi="Arial" w:cs="Arial"/>
                  <w:sz w:val="20"/>
                </w:rPr>
                <w:delText xml:space="preserve"> </w:delText>
              </w:r>
              <w:r w:rsidRPr="008B1089" w:rsidDel="004C4411">
                <w:rPr>
                  <w:rFonts w:ascii="Arial" w:hAnsi="Arial" w:cs="Arial"/>
                  <w:sz w:val="20"/>
                </w:rPr>
                <w:delText>Организационная структура</w:delText>
              </w:r>
            </w:del>
          </w:p>
        </w:tc>
      </w:tr>
      <w:tr w:rsidR="00DC72D1" w:rsidRPr="00F94454" w14:paraId="43AB5704" w14:textId="77777777" w:rsidTr="00732420">
        <w:trPr>
          <w:cantSplit/>
        </w:trPr>
        <w:tc>
          <w:tcPr>
            <w:tcW w:w="1804" w:type="pct"/>
          </w:tcPr>
          <w:p w14:paraId="3B0638FE" w14:textId="7626C1C9" w:rsidR="00DC72D1" w:rsidRDefault="00DC72D1" w:rsidP="00DC72D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Балансовые единицы</w:t>
            </w:r>
          </w:p>
        </w:tc>
        <w:tc>
          <w:tcPr>
            <w:tcW w:w="3196" w:type="pct"/>
            <w:shd w:val="clear" w:color="auto" w:fill="auto"/>
          </w:tcPr>
          <w:p w14:paraId="78C549C1" w14:textId="3658D66B" w:rsidR="00DC72D1" w:rsidRPr="00732420" w:rsidRDefault="00DC72D1" w:rsidP="00DC72D1">
            <w:pPr>
              <w:jc w:val="left"/>
              <w:rPr>
                <w:rFonts w:ascii="Arial" w:hAnsi="Arial" w:cs="Arial"/>
                <w:sz w:val="20"/>
              </w:rPr>
            </w:pPr>
            <w:ins w:id="1971" w:author="SintsovaMA" w:date="2021-03-22T17:34:00Z">
              <w:r>
                <w:rPr>
                  <w:rFonts w:ascii="Arial" w:hAnsi="Arial" w:cs="Arial"/>
                  <w:sz w:val="20"/>
                </w:rPr>
                <w:t>КП ERP.</w:t>
              </w:r>
              <w:r w:rsidRPr="00E64FDF">
                <w:rPr>
                  <w:rFonts w:ascii="Arial" w:hAnsi="Arial" w:cs="Arial"/>
                  <w:sz w:val="20"/>
                </w:rPr>
                <w:t>13.</w:t>
              </w:r>
              <w:r>
                <w:rPr>
                  <w:rFonts w:ascii="Arial" w:hAnsi="Arial" w:cs="Arial"/>
                  <w:sz w:val="20"/>
                </w:rPr>
                <w:t>9</w:t>
              </w:r>
              <w:r w:rsidRPr="00E64FDF">
                <w:rPr>
                  <w:rFonts w:ascii="Arial" w:hAnsi="Arial" w:cs="Arial"/>
                  <w:sz w:val="20"/>
                </w:rPr>
                <w:t>_2_</w:t>
              </w:r>
              <w:r w:rsidRPr="00B54408">
                <w:rPr>
                  <w:rFonts w:ascii="Arial" w:hAnsi="Arial" w:cs="Arial"/>
                  <w:sz w:val="20"/>
                </w:rPr>
                <w:t>1</w:t>
              </w:r>
              <w:r w:rsidRPr="00E64FDF">
                <w:rPr>
                  <w:rFonts w:ascii="Arial" w:hAnsi="Arial" w:cs="Arial"/>
                  <w:sz w:val="20"/>
                </w:rPr>
                <w:t>_</w:t>
              </w:r>
              <w:r>
                <w:rPr>
                  <w:rFonts w:ascii="Arial" w:hAnsi="Arial" w:cs="Arial"/>
                  <w:sz w:val="20"/>
                  <w:lang w:val="en-US"/>
                </w:rPr>
                <w:t>ARC</w:t>
              </w:r>
              <w:r>
                <w:rPr>
                  <w:rFonts w:ascii="Arial" w:hAnsi="Arial" w:cs="Arial"/>
                  <w:sz w:val="20"/>
                </w:rPr>
                <w:t xml:space="preserve"> </w:t>
              </w:r>
              <w:r w:rsidRPr="008B1089">
                <w:rPr>
                  <w:rFonts w:ascii="Arial" w:hAnsi="Arial" w:cs="Arial"/>
                  <w:sz w:val="20"/>
                </w:rPr>
                <w:t>Организационная структура</w:t>
              </w:r>
            </w:ins>
            <w:del w:id="1972" w:author="SintsovaMA" w:date="2021-03-22T17:34:00Z">
              <w:r w:rsidDel="004C4411">
                <w:rPr>
                  <w:rFonts w:ascii="Arial" w:hAnsi="Arial" w:cs="Arial"/>
                  <w:sz w:val="20"/>
                </w:rPr>
                <w:delText>КП ERP.9.</w:delText>
              </w:r>
              <w:r w:rsidRPr="00B54408" w:rsidDel="004C4411">
                <w:rPr>
                  <w:rFonts w:ascii="Arial" w:hAnsi="Arial" w:cs="Arial"/>
                  <w:sz w:val="20"/>
                </w:rPr>
                <w:delText>1.1</w:delText>
              </w:r>
              <w:r w:rsidDel="004C4411">
                <w:rPr>
                  <w:rFonts w:ascii="Arial" w:hAnsi="Arial" w:cs="Arial"/>
                  <w:sz w:val="20"/>
                </w:rPr>
                <w:delText xml:space="preserve"> </w:delText>
              </w:r>
              <w:r w:rsidRPr="008B1089" w:rsidDel="004C4411">
                <w:rPr>
                  <w:rFonts w:ascii="Arial" w:hAnsi="Arial" w:cs="Arial"/>
                  <w:sz w:val="20"/>
                </w:rPr>
                <w:delText>Организационная структура</w:delText>
              </w:r>
            </w:del>
          </w:p>
        </w:tc>
      </w:tr>
      <w:tr w:rsidR="00DC72D1" w:rsidRPr="00F94454" w14:paraId="1E175648" w14:textId="77777777" w:rsidTr="00732420">
        <w:trPr>
          <w:cantSplit/>
        </w:trPr>
        <w:tc>
          <w:tcPr>
            <w:tcW w:w="1804" w:type="pct"/>
          </w:tcPr>
          <w:p w14:paraId="0BB0B427" w14:textId="636857AF" w:rsidR="00DC72D1" w:rsidRDefault="00DC72D1" w:rsidP="00DC72D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Причины отклонений заявок</w:t>
            </w:r>
          </w:p>
        </w:tc>
        <w:tc>
          <w:tcPr>
            <w:tcW w:w="3196" w:type="pct"/>
            <w:shd w:val="clear" w:color="auto" w:fill="auto"/>
          </w:tcPr>
          <w:p w14:paraId="14FBE1EF" w14:textId="1F6E28E0" w:rsidR="00DC72D1" w:rsidRPr="00732420" w:rsidRDefault="00DC72D1" w:rsidP="00DC72D1">
            <w:pPr>
              <w:rPr>
                <w:rFonts w:ascii="Arial" w:hAnsi="Arial" w:cs="Arial"/>
                <w:sz w:val="20"/>
              </w:rPr>
            </w:pPr>
            <w:ins w:id="1973" w:author="SintsovaMA" w:date="2021-03-22T17:34:00Z">
              <w:r w:rsidRPr="00382C16">
                <w:rPr>
                  <w:rFonts w:ascii="Arial" w:hAnsi="Arial" w:cs="Arial"/>
                  <w:sz w:val="20"/>
                </w:rPr>
                <w:t>КД 13.9_2_11_</w:t>
              </w:r>
              <w:r w:rsidRPr="00382C16">
                <w:rPr>
                  <w:rFonts w:ascii="Arial" w:hAnsi="Arial" w:cs="Arial"/>
                  <w:sz w:val="20"/>
                  <w:lang w:val="en-US"/>
                </w:rPr>
                <w:t>MM</w:t>
              </w:r>
              <w:r w:rsidRPr="00382C16">
                <w:rPr>
                  <w:rFonts w:ascii="Arial" w:hAnsi="Arial" w:cs="Arial"/>
                  <w:sz w:val="20"/>
                </w:rPr>
                <w:t xml:space="preserve"> Управление основными данными по направлению МТО </w:t>
              </w:r>
            </w:ins>
            <w:del w:id="1974" w:author="SintsovaMA" w:date="2021-03-22T17:34:00Z">
              <w:r w:rsidRPr="007B7285" w:rsidDel="003401CD">
                <w:rPr>
                  <w:rFonts w:ascii="Arial" w:hAnsi="Arial" w:cs="Arial"/>
                  <w:sz w:val="20"/>
                </w:rPr>
                <w:delText>КД Управление основ</w:delText>
              </w:r>
              <w:r w:rsidDel="003401CD">
                <w:rPr>
                  <w:rFonts w:ascii="Arial" w:hAnsi="Arial" w:cs="Arial"/>
                  <w:sz w:val="20"/>
                </w:rPr>
                <w:delText>ными данными по направлению МТО</w:delText>
              </w:r>
            </w:del>
          </w:p>
        </w:tc>
      </w:tr>
      <w:tr w:rsidR="00DC72D1" w:rsidRPr="00F94454" w14:paraId="1D92F8E6" w14:textId="77777777" w:rsidTr="00732420">
        <w:trPr>
          <w:cantSplit/>
        </w:trPr>
        <w:tc>
          <w:tcPr>
            <w:tcW w:w="1804" w:type="pct"/>
          </w:tcPr>
          <w:p w14:paraId="09EBE290" w14:textId="55BC161A" w:rsidR="00DC72D1" w:rsidRDefault="00DC72D1" w:rsidP="00DC72D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Причины корректировок </w:t>
            </w:r>
          </w:p>
        </w:tc>
        <w:tc>
          <w:tcPr>
            <w:tcW w:w="3196" w:type="pct"/>
            <w:shd w:val="clear" w:color="auto" w:fill="auto"/>
          </w:tcPr>
          <w:p w14:paraId="395F7186" w14:textId="38A9B8F5" w:rsidR="00DC72D1" w:rsidRPr="007B7285" w:rsidRDefault="00DC72D1" w:rsidP="00DC72D1">
            <w:pPr>
              <w:rPr>
                <w:rFonts w:ascii="Arial" w:hAnsi="Arial" w:cs="Arial"/>
                <w:sz w:val="20"/>
              </w:rPr>
            </w:pPr>
            <w:ins w:id="1975" w:author="SintsovaMA" w:date="2021-03-22T17:34:00Z">
              <w:r w:rsidRPr="00382C16">
                <w:rPr>
                  <w:rFonts w:ascii="Arial" w:hAnsi="Arial" w:cs="Arial"/>
                  <w:sz w:val="20"/>
                </w:rPr>
                <w:t>КД 13.9_2_11_</w:t>
              </w:r>
              <w:r w:rsidRPr="00382C16">
                <w:rPr>
                  <w:rFonts w:ascii="Arial" w:hAnsi="Arial" w:cs="Arial"/>
                  <w:sz w:val="20"/>
                  <w:lang w:val="en-US"/>
                </w:rPr>
                <w:t>MM</w:t>
              </w:r>
              <w:r w:rsidRPr="00382C16">
                <w:rPr>
                  <w:rFonts w:ascii="Arial" w:hAnsi="Arial" w:cs="Arial"/>
                  <w:sz w:val="20"/>
                </w:rPr>
                <w:t xml:space="preserve"> Управление основными данными по направлению МТО </w:t>
              </w:r>
            </w:ins>
            <w:del w:id="1976" w:author="SintsovaMA" w:date="2021-03-22T17:34:00Z">
              <w:r w:rsidRPr="007B7285" w:rsidDel="003401CD">
                <w:rPr>
                  <w:rFonts w:ascii="Arial" w:hAnsi="Arial" w:cs="Arial"/>
                  <w:sz w:val="20"/>
                </w:rPr>
                <w:delText>КД Управление основ</w:delText>
              </w:r>
              <w:r w:rsidDel="003401CD">
                <w:rPr>
                  <w:rFonts w:ascii="Arial" w:hAnsi="Arial" w:cs="Arial"/>
                  <w:sz w:val="20"/>
                </w:rPr>
                <w:delText>ными данными по направлению МТО</w:delText>
              </w:r>
            </w:del>
          </w:p>
        </w:tc>
      </w:tr>
      <w:tr w:rsidR="00DC72D1" w:rsidRPr="00F94454" w14:paraId="1E3AD516" w14:textId="77777777" w:rsidTr="00732420">
        <w:trPr>
          <w:cantSplit/>
        </w:trPr>
        <w:tc>
          <w:tcPr>
            <w:tcW w:w="1804" w:type="pct"/>
          </w:tcPr>
          <w:p w14:paraId="1891B154" w14:textId="43E8AC97" w:rsidR="00DC72D1" w:rsidRDefault="00DC72D1" w:rsidP="00DC72D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Статусы отслеживания динамики исполнения заказа</w:t>
            </w:r>
          </w:p>
        </w:tc>
        <w:tc>
          <w:tcPr>
            <w:tcW w:w="3196" w:type="pct"/>
            <w:shd w:val="clear" w:color="auto" w:fill="auto"/>
          </w:tcPr>
          <w:p w14:paraId="284C9D4A" w14:textId="4835F009" w:rsidR="00DC72D1" w:rsidRPr="00732420" w:rsidRDefault="00DC72D1" w:rsidP="00DC72D1">
            <w:pPr>
              <w:rPr>
                <w:rFonts w:ascii="Arial" w:hAnsi="Arial" w:cs="Arial"/>
                <w:sz w:val="20"/>
              </w:rPr>
            </w:pPr>
            <w:ins w:id="1977" w:author="SintsovaMA" w:date="2021-03-22T17:34:00Z">
              <w:r w:rsidRPr="00382C16">
                <w:rPr>
                  <w:rFonts w:ascii="Arial" w:hAnsi="Arial" w:cs="Arial"/>
                  <w:sz w:val="20"/>
                </w:rPr>
                <w:t>КД 13.9_2_11_</w:t>
              </w:r>
              <w:r w:rsidRPr="00382C16">
                <w:rPr>
                  <w:rFonts w:ascii="Arial" w:hAnsi="Arial" w:cs="Arial"/>
                  <w:sz w:val="20"/>
                  <w:lang w:val="en-US"/>
                </w:rPr>
                <w:t>MM</w:t>
              </w:r>
              <w:r w:rsidRPr="00382C16">
                <w:rPr>
                  <w:rFonts w:ascii="Arial" w:hAnsi="Arial" w:cs="Arial"/>
                  <w:sz w:val="20"/>
                </w:rPr>
                <w:t xml:space="preserve"> Управление основными данными по направлению МТО </w:t>
              </w:r>
            </w:ins>
            <w:del w:id="1978" w:author="SintsovaMA" w:date="2021-03-22T17:34:00Z">
              <w:r w:rsidRPr="007B7285" w:rsidDel="003401CD">
                <w:rPr>
                  <w:rFonts w:ascii="Arial" w:hAnsi="Arial" w:cs="Arial"/>
                  <w:sz w:val="20"/>
                </w:rPr>
                <w:delText>КД Управление основ</w:delText>
              </w:r>
              <w:r w:rsidDel="003401CD">
                <w:rPr>
                  <w:rFonts w:ascii="Arial" w:hAnsi="Arial" w:cs="Arial"/>
                  <w:sz w:val="20"/>
                </w:rPr>
                <w:delText>ными данными по направлению МТО</w:delText>
              </w:r>
            </w:del>
          </w:p>
        </w:tc>
      </w:tr>
      <w:bookmarkEnd w:id="1959"/>
    </w:tbl>
    <w:p w14:paraId="4936C6F2" w14:textId="77777777" w:rsidR="00BC2E20" w:rsidRPr="004D0548" w:rsidRDefault="00BC2E20" w:rsidP="004D0548">
      <w:pPr>
        <w:rPr>
          <w:rFonts w:eastAsiaTheme="majorEastAsia"/>
        </w:rPr>
      </w:pPr>
    </w:p>
    <w:p w14:paraId="53A0CB55" w14:textId="77777777" w:rsidR="00251034" w:rsidRDefault="00251034">
      <w:pPr>
        <w:spacing w:after="200" w:line="276" w:lineRule="auto"/>
        <w:jc w:val="left"/>
        <w:rPr>
          <w:rFonts w:ascii="Arial" w:eastAsiaTheme="majorEastAsia" w:hAnsi="Arial" w:cstheme="majorBidi"/>
          <w:b/>
          <w:caps/>
          <w:szCs w:val="26"/>
        </w:rPr>
      </w:pPr>
      <w:r>
        <w:rPr>
          <w:rFonts w:eastAsiaTheme="majorEastAsia" w:cstheme="majorBidi"/>
          <w:bCs/>
          <w:iCs/>
          <w:szCs w:val="26"/>
        </w:rPr>
        <w:br w:type="page"/>
      </w:r>
    </w:p>
    <w:p w14:paraId="47E945BB" w14:textId="3B80B4B1" w:rsidR="00AC6F0A" w:rsidRPr="00BE014D" w:rsidRDefault="00AC6F0A" w:rsidP="00AC6F0A">
      <w:pPr>
        <w:pStyle w:val="23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1979" w:name="_Toc64879357"/>
      <w:r>
        <w:rPr>
          <w:rFonts w:eastAsiaTheme="majorEastAsia" w:cstheme="majorBidi"/>
          <w:bCs w:val="0"/>
          <w:iCs w:val="0"/>
          <w:szCs w:val="26"/>
        </w:rPr>
        <w:lastRenderedPageBreak/>
        <w:t>Транзакционные</w:t>
      </w:r>
      <w:r w:rsidRPr="00BE014D">
        <w:rPr>
          <w:rFonts w:eastAsiaTheme="majorEastAsia" w:cstheme="majorBidi"/>
          <w:bCs w:val="0"/>
          <w:iCs w:val="0"/>
          <w:szCs w:val="26"/>
        </w:rPr>
        <w:t xml:space="preserve"> данные</w:t>
      </w:r>
      <w:bookmarkEnd w:id="1979"/>
    </w:p>
    <w:p w14:paraId="15D3FE65" w14:textId="5962E758" w:rsidR="00BC2E20" w:rsidRDefault="00BC2E20" w:rsidP="00D01C7D">
      <w:pPr>
        <w:pStyle w:val="3"/>
      </w:pPr>
      <w:bookmarkStart w:id="1980" w:name="_Toc64879358"/>
      <w:r>
        <w:t xml:space="preserve">Создание системных документов типа </w:t>
      </w:r>
      <w:r w:rsidR="00C10AAE">
        <w:t>Запрос поставщику</w:t>
      </w:r>
      <w:bookmarkEnd w:id="1980"/>
    </w:p>
    <w:p w14:paraId="4853F9B5" w14:textId="70ABA458" w:rsidR="00BC2E20" w:rsidRDefault="00BC2E20" w:rsidP="00BC2E20">
      <w:pPr>
        <w:rPr>
          <w:rFonts w:eastAsiaTheme="majorEastAsia"/>
        </w:rPr>
      </w:pPr>
    </w:p>
    <w:p w14:paraId="0D8B96FB" w14:textId="77777777" w:rsidR="00054F32" w:rsidRDefault="00054F32" w:rsidP="00054F32">
      <w:pPr>
        <w:rPr>
          <w:rFonts w:ascii="Arial" w:hAnsi="Arial" w:cs="Arial"/>
        </w:rPr>
      </w:pPr>
      <w:r w:rsidRPr="00F8304C">
        <w:rPr>
          <w:rFonts w:ascii="Arial" w:hAnsi="Arial" w:cs="Arial"/>
        </w:rPr>
        <w:t>Описание полей системного документа типа Запрос приведено в таблице.</w:t>
      </w:r>
    </w:p>
    <w:p w14:paraId="03CCAFDF" w14:textId="23925EB8" w:rsidR="00BC2E20" w:rsidRDefault="00104F05" w:rsidP="00104F05">
      <w:pPr>
        <w:pStyle w:val="a8"/>
        <w:jc w:val="right"/>
        <w:rPr>
          <w:rFonts w:ascii="Arial" w:hAnsi="Arial" w:cs="Arial"/>
          <w:b/>
          <w:sz w:val="22"/>
        </w:rPr>
      </w:pPr>
      <w:bookmarkStart w:id="1981" w:name="_Ref517784690"/>
      <w:r w:rsidRPr="00104F05">
        <w:rPr>
          <w:rFonts w:ascii="Arial" w:hAnsi="Arial" w:cs="Arial"/>
          <w:b/>
          <w:sz w:val="22"/>
        </w:rPr>
        <w:t xml:space="preserve">Таблица </w:t>
      </w:r>
      <w:r w:rsidRPr="00104F05">
        <w:rPr>
          <w:rFonts w:ascii="Arial" w:hAnsi="Arial" w:cs="Arial"/>
          <w:b/>
          <w:sz w:val="22"/>
        </w:rPr>
        <w:fldChar w:fldCharType="begin"/>
      </w:r>
      <w:r w:rsidRPr="00104F05">
        <w:rPr>
          <w:rFonts w:ascii="Arial" w:hAnsi="Arial" w:cs="Arial"/>
          <w:b/>
          <w:sz w:val="22"/>
        </w:rPr>
        <w:instrText xml:space="preserve"> SEQ Таблица \* ARABIC </w:instrText>
      </w:r>
      <w:r w:rsidRPr="00104F05">
        <w:rPr>
          <w:rFonts w:ascii="Arial" w:hAnsi="Arial" w:cs="Arial"/>
          <w:b/>
          <w:sz w:val="22"/>
        </w:rPr>
        <w:fldChar w:fldCharType="separate"/>
      </w:r>
      <w:ins w:id="1982" w:author="Paramonova Elena" w:date="2021-03-18T14:33:00Z">
        <w:r w:rsidR="008157EB">
          <w:rPr>
            <w:rFonts w:ascii="Arial" w:hAnsi="Arial" w:cs="Arial"/>
            <w:b/>
            <w:noProof/>
            <w:sz w:val="22"/>
          </w:rPr>
          <w:t>61</w:t>
        </w:r>
      </w:ins>
      <w:del w:id="1983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</w:rPr>
          <w:delText>63</w:delText>
        </w:r>
      </w:del>
      <w:r w:rsidRPr="00104F05">
        <w:rPr>
          <w:rFonts w:ascii="Arial" w:hAnsi="Arial" w:cs="Arial"/>
          <w:b/>
          <w:sz w:val="22"/>
        </w:rPr>
        <w:fldChar w:fldCharType="end"/>
      </w:r>
      <w:r w:rsidRPr="00104F05">
        <w:rPr>
          <w:rFonts w:ascii="Arial" w:hAnsi="Arial" w:cs="Arial"/>
          <w:b/>
          <w:sz w:val="22"/>
        </w:rPr>
        <w:t>. Описание полей системного документа типа Запрос</w:t>
      </w:r>
      <w:bookmarkEnd w:id="1981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6647"/>
      </w:tblGrid>
      <w:tr w:rsidR="00054F32" w:rsidRPr="00054F32" w14:paraId="289539F8" w14:textId="77777777" w:rsidTr="000737DA">
        <w:trPr>
          <w:trHeight w:val="397"/>
          <w:tblHeader/>
        </w:trPr>
        <w:tc>
          <w:tcPr>
            <w:tcW w:w="3529" w:type="dxa"/>
            <w:shd w:val="clear" w:color="auto" w:fill="FFC000"/>
            <w:vAlign w:val="center"/>
          </w:tcPr>
          <w:p w14:paraId="4CDBA1D1" w14:textId="77777777" w:rsidR="00054F32" w:rsidRPr="00054F32" w:rsidRDefault="00054F32" w:rsidP="000737D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54F3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Поле документа</w:t>
            </w:r>
          </w:p>
        </w:tc>
        <w:tc>
          <w:tcPr>
            <w:tcW w:w="6647" w:type="dxa"/>
            <w:shd w:val="clear" w:color="auto" w:fill="FFC000"/>
            <w:vAlign w:val="center"/>
          </w:tcPr>
          <w:p w14:paraId="20DBBAAD" w14:textId="77777777" w:rsidR="00054F32" w:rsidRPr="00054F32" w:rsidRDefault="00054F32" w:rsidP="000737D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54F32">
              <w:rPr>
                <w:rFonts w:ascii="Arial" w:hAnsi="Arial" w:cs="Arial"/>
                <w:b/>
                <w:sz w:val="20"/>
              </w:rPr>
              <w:t>Содержание поля документа</w:t>
            </w:r>
          </w:p>
        </w:tc>
      </w:tr>
      <w:tr w:rsidR="00054F32" w:rsidRPr="00054F32" w14:paraId="5F3903FA" w14:textId="77777777" w:rsidTr="000737DA">
        <w:tc>
          <w:tcPr>
            <w:tcW w:w="3529" w:type="dxa"/>
          </w:tcPr>
          <w:p w14:paraId="7FDD9EA1" w14:textId="77777777" w:rsidR="00054F32" w:rsidRPr="00054F32" w:rsidRDefault="00054F32" w:rsidP="000737DA">
            <w:pPr>
              <w:rPr>
                <w:rFonts w:ascii="Arial" w:hAnsi="Arial" w:cs="Arial"/>
                <w:sz w:val="20"/>
              </w:rPr>
            </w:pPr>
            <w:r w:rsidRPr="00054F32">
              <w:rPr>
                <w:rFonts w:ascii="Arial" w:hAnsi="Arial" w:cs="Arial"/>
                <w:b/>
                <w:sz w:val="20"/>
              </w:rPr>
              <w:t>Заголовок документа</w:t>
            </w:r>
          </w:p>
        </w:tc>
        <w:tc>
          <w:tcPr>
            <w:tcW w:w="6647" w:type="dxa"/>
            <w:shd w:val="clear" w:color="auto" w:fill="auto"/>
          </w:tcPr>
          <w:p w14:paraId="741B87E3" w14:textId="77777777" w:rsidR="00054F32" w:rsidRPr="00054F32" w:rsidRDefault="00054F32" w:rsidP="000737DA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54F32" w:rsidRPr="00054F32" w14:paraId="04B8AAC3" w14:textId="77777777" w:rsidTr="000737DA">
        <w:tc>
          <w:tcPr>
            <w:tcW w:w="3529" w:type="dxa"/>
          </w:tcPr>
          <w:p w14:paraId="295A790B" w14:textId="77777777" w:rsidR="00054F32" w:rsidRPr="00F8304C" w:rsidRDefault="00054F32" w:rsidP="000737DA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Вид запроса</w:t>
            </w:r>
          </w:p>
        </w:tc>
        <w:tc>
          <w:tcPr>
            <w:tcW w:w="6647" w:type="dxa"/>
            <w:shd w:val="clear" w:color="auto" w:fill="auto"/>
          </w:tcPr>
          <w:p w14:paraId="0EE27211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ZAN «ЛотЗакупкиARIBA»</w:t>
            </w:r>
          </w:p>
          <w:p w14:paraId="203EAC34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ZAZ «ЛотЗакупкиSRM»</w:t>
            </w:r>
          </w:p>
          <w:p w14:paraId="1F60F8F2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ZDP «ЛотПДЗПAriba»</w:t>
            </w:r>
          </w:p>
          <w:p w14:paraId="663B1C47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ZDS «ЛотПДЗПSRM»</w:t>
            </w:r>
          </w:p>
        </w:tc>
      </w:tr>
      <w:tr w:rsidR="00054F32" w:rsidRPr="00054F32" w14:paraId="4C4DCECE" w14:textId="77777777" w:rsidTr="000737DA">
        <w:tc>
          <w:tcPr>
            <w:tcW w:w="3529" w:type="dxa"/>
          </w:tcPr>
          <w:p w14:paraId="3B7B9B96" w14:textId="77777777" w:rsidR="00054F32" w:rsidRPr="00F8304C" w:rsidRDefault="00054F32" w:rsidP="000737DA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Код поставщика</w:t>
            </w:r>
          </w:p>
        </w:tc>
        <w:tc>
          <w:tcPr>
            <w:tcW w:w="6647" w:type="dxa"/>
            <w:shd w:val="clear" w:color="auto" w:fill="auto"/>
          </w:tcPr>
          <w:p w14:paraId="100C8B6F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 xml:space="preserve">Код технического поставщика </w:t>
            </w:r>
            <w:r w:rsidRPr="00F8304C">
              <w:rPr>
                <w:rFonts w:ascii="Arial" w:hAnsi="Arial" w:cs="Arial"/>
                <w:sz w:val="20"/>
                <w:szCs w:val="20"/>
                <w:lang w:val="en-US"/>
              </w:rPr>
              <w:t>T</w:t>
            </w:r>
            <w:r w:rsidRPr="00F8304C">
              <w:rPr>
                <w:rFonts w:ascii="Arial" w:hAnsi="Arial" w:cs="Arial"/>
                <w:sz w:val="20"/>
                <w:szCs w:val="20"/>
              </w:rPr>
              <w:t>000000005 «Технич. поставщик для запросов на закупку»</w:t>
            </w:r>
          </w:p>
        </w:tc>
      </w:tr>
      <w:tr w:rsidR="00054F32" w:rsidRPr="00054F32" w14:paraId="1B107B63" w14:textId="77777777" w:rsidTr="000737DA">
        <w:tc>
          <w:tcPr>
            <w:tcW w:w="3529" w:type="dxa"/>
          </w:tcPr>
          <w:p w14:paraId="6003987D" w14:textId="77777777" w:rsidR="00054F32" w:rsidRPr="00F8304C" w:rsidRDefault="00054F32" w:rsidP="000737DA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Дата запроса</w:t>
            </w:r>
          </w:p>
        </w:tc>
        <w:tc>
          <w:tcPr>
            <w:tcW w:w="6647" w:type="dxa"/>
            <w:shd w:val="clear" w:color="auto" w:fill="auto"/>
          </w:tcPr>
          <w:p w14:paraId="04FDE395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Дата создания запроса</w:t>
            </w:r>
          </w:p>
        </w:tc>
      </w:tr>
      <w:tr w:rsidR="00054F32" w:rsidRPr="00054F32" w14:paraId="505853E8" w14:textId="77777777" w:rsidTr="000737DA">
        <w:tc>
          <w:tcPr>
            <w:tcW w:w="3529" w:type="dxa"/>
          </w:tcPr>
          <w:p w14:paraId="625A378A" w14:textId="77777777" w:rsidR="00054F32" w:rsidRPr="00F8304C" w:rsidRDefault="00054F32" w:rsidP="000737DA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Дата окончания подачи предложений</w:t>
            </w:r>
          </w:p>
        </w:tc>
        <w:tc>
          <w:tcPr>
            <w:tcW w:w="6647" w:type="dxa"/>
            <w:shd w:val="clear" w:color="auto" w:fill="auto"/>
          </w:tcPr>
          <w:p w14:paraId="3A119A46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</w:rPr>
              <w:t>Дата начала подачи предложений</w:t>
            </w:r>
          </w:p>
        </w:tc>
      </w:tr>
      <w:tr w:rsidR="00054F32" w:rsidRPr="00054F32" w14:paraId="55580EBD" w14:textId="77777777" w:rsidTr="000737DA">
        <w:tc>
          <w:tcPr>
            <w:tcW w:w="3529" w:type="dxa"/>
            <w:vAlign w:val="center"/>
          </w:tcPr>
          <w:p w14:paraId="6797DB5F" w14:textId="77777777" w:rsidR="00054F32" w:rsidRPr="00F8304C" w:rsidRDefault="00054F32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Закупочная организация</w:t>
            </w:r>
          </w:p>
        </w:tc>
        <w:tc>
          <w:tcPr>
            <w:tcW w:w="6647" w:type="dxa"/>
            <w:shd w:val="clear" w:color="auto" w:fill="auto"/>
          </w:tcPr>
          <w:p w14:paraId="47C7C186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Закупочная организация, которая будет осуществлять закупку</w:t>
            </w:r>
          </w:p>
        </w:tc>
      </w:tr>
      <w:tr w:rsidR="00054F32" w:rsidRPr="00054F32" w14:paraId="1255D5EB" w14:textId="77777777" w:rsidTr="000737DA">
        <w:tc>
          <w:tcPr>
            <w:tcW w:w="3529" w:type="dxa"/>
            <w:vAlign w:val="center"/>
          </w:tcPr>
          <w:p w14:paraId="2E3A596E" w14:textId="77777777" w:rsidR="00054F32" w:rsidRPr="00F8304C" w:rsidRDefault="00054F32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Группа закупок</w:t>
            </w:r>
          </w:p>
        </w:tc>
        <w:tc>
          <w:tcPr>
            <w:tcW w:w="6647" w:type="dxa"/>
            <w:shd w:val="clear" w:color="auto" w:fill="auto"/>
          </w:tcPr>
          <w:p w14:paraId="0F85929A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Группа закупок</w:t>
            </w:r>
          </w:p>
        </w:tc>
      </w:tr>
      <w:tr w:rsidR="00054F32" w:rsidRPr="00054F32" w14:paraId="2F5D7EE1" w14:textId="77777777" w:rsidTr="000737DA">
        <w:tc>
          <w:tcPr>
            <w:tcW w:w="3529" w:type="dxa"/>
            <w:vAlign w:val="center"/>
          </w:tcPr>
          <w:p w14:paraId="01FC6627" w14:textId="77777777" w:rsidR="00054F32" w:rsidRPr="00F8304C" w:rsidRDefault="00054F32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Балансовая единица</w:t>
            </w:r>
          </w:p>
        </w:tc>
        <w:tc>
          <w:tcPr>
            <w:tcW w:w="6647" w:type="dxa"/>
            <w:shd w:val="clear" w:color="auto" w:fill="auto"/>
          </w:tcPr>
          <w:p w14:paraId="4AE7881C" w14:textId="77777777" w:rsidR="00054F32" w:rsidRPr="00054F32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Балансовая единица, которая будет осуществлять закупку</w:t>
            </w:r>
          </w:p>
        </w:tc>
      </w:tr>
      <w:tr w:rsidR="00054F32" w:rsidRPr="00054F32" w14:paraId="24C6417F" w14:textId="77777777" w:rsidTr="000737DA">
        <w:tc>
          <w:tcPr>
            <w:tcW w:w="3529" w:type="dxa"/>
            <w:vAlign w:val="center"/>
          </w:tcPr>
          <w:p w14:paraId="30D94D03" w14:textId="77777777" w:rsidR="00054F32" w:rsidRPr="00054F32" w:rsidRDefault="00054F32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054F32">
              <w:rPr>
                <w:rFonts w:ascii="Arial" w:hAnsi="Arial" w:cs="Arial"/>
                <w:b/>
                <w:sz w:val="20"/>
              </w:rPr>
              <w:t>Позиции документа</w:t>
            </w:r>
          </w:p>
        </w:tc>
        <w:tc>
          <w:tcPr>
            <w:tcW w:w="6647" w:type="dxa"/>
            <w:shd w:val="clear" w:color="auto" w:fill="auto"/>
          </w:tcPr>
          <w:p w14:paraId="1B6C4CAD" w14:textId="77777777" w:rsidR="00054F32" w:rsidRPr="00054F32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4F32" w:rsidRPr="00054F32" w14:paraId="6D27DF36" w14:textId="77777777" w:rsidTr="000737DA">
        <w:tc>
          <w:tcPr>
            <w:tcW w:w="3529" w:type="dxa"/>
            <w:vAlign w:val="center"/>
          </w:tcPr>
          <w:p w14:paraId="64CB64E6" w14:textId="77777777" w:rsidR="00054F32" w:rsidRPr="00F8304C" w:rsidRDefault="00054F32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Номер заявки</w:t>
            </w:r>
          </w:p>
        </w:tc>
        <w:tc>
          <w:tcPr>
            <w:tcW w:w="6647" w:type="dxa"/>
            <w:shd w:val="clear" w:color="auto" w:fill="auto"/>
          </w:tcPr>
          <w:p w14:paraId="69EABB7F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Номер заявки, включенной в запрос заполняется автоматически.</w:t>
            </w:r>
          </w:p>
        </w:tc>
      </w:tr>
      <w:tr w:rsidR="00054F32" w:rsidRPr="00054F32" w14:paraId="7BE92701" w14:textId="77777777" w:rsidTr="000737DA">
        <w:tc>
          <w:tcPr>
            <w:tcW w:w="3529" w:type="dxa"/>
            <w:vAlign w:val="center"/>
          </w:tcPr>
          <w:p w14:paraId="2DAAFFEC" w14:textId="77777777" w:rsidR="00054F32" w:rsidRPr="00F8304C" w:rsidRDefault="00054F32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Номер позиции заявки</w:t>
            </w:r>
          </w:p>
        </w:tc>
        <w:tc>
          <w:tcPr>
            <w:tcW w:w="6647" w:type="dxa"/>
            <w:shd w:val="clear" w:color="auto" w:fill="auto"/>
          </w:tcPr>
          <w:p w14:paraId="1428CA64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Номер позиции заявки, включенной в запрос заполняется автоматически</w:t>
            </w:r>
          </w:p>
        </w:tc>
      </w:tr>
      <w:tr w:rsidR="00054F32" w:rsidRPr="00054F32" w14:paraId="429A3932" w14:textId="77777777" w:rsidTr="000737DA">
        <w:tc>
          <w:tcPr>
            <w:tcW w:w="3529" w:type="dxa"/>
            <w:vAlign w:val="center"/>
          </w:tcPr>
          <w:p w14:paraId="3A8A58E9" w14:textId="77777777" w:rsidR="00054F32" w:rsidRPr="00F8304C" w:rsidRDefault="00054F32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Материал</w:t>
            </w:r>
          </w:p>
        </w:tc>
        <w:tc>
          <w:tcPr>
            <w:tcW w:w="6647" w:type="dxa"/>
            <w:shd w:val="clear" w:color="auto" w:fill="auto"/>
          </w:tcPr>
          <w:p w14:paraId="6881ACBF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Копируется из заявки на закупку</w:t>
            </w:r>
          </w:p>
          <w:p w14:paraId="51CD0DE0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В случае, если запрос создается на основании плана долгосрочных закупочных процедур, то поле не заполняется</w:t>
            </w:r>
          </w:p>
        </w:tc>
      </w:tr>
      <w:tr w:rsidR="00054F32" w:rsidRPr="00054F32" w14:paraId="0F098FEC" w14:textId="77777777" w:rsidTr="000737DA">
        <w:tc>
          <w:tcPr>
            <w:tcW w:w="3529" w:type="dxa"/>
            <w:vAlign w:val="center"/>
          </w:tcPr>
          <w:p w14:paraId="3190FF71" w14:textId="77777777" w:rsidR="00054F32" w:rsidRPr="00F8304C" w:rsidRDefault="00054F32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Краткий текст</w:t>
            </w:r>
          </w:p>
        </w:tc>
        <w:tc>
          <w:tcPr>
            <w:tcW w:w="6647" w:type="dxa"/>
            <w:shd w:val="clear" w:color="auto" w:fill="auto"/>
          </w:tcPr>
          <w:p w14:paraId="22A46872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Копируется из заявки.</w:t>
            </w:r>
          </w:p>
          <w:p w14:paraId="1847A174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Для запросов ПДЗП указывается наименование закупаемой позиции вручную.</w:t>
            </w:r>
          </w:p>
        </w:tc>
      </w:tr>
      <w:tr w:rsidR="00054F32" w:rsidRPr="00054F32" w14:paraId="45472A47" w14:textId="77777777" w:rsidTr="000737DA">
        <w:tc>
          <w:tcPr>
            <w:tcW w:w="3529" w:type="dxa"/>
            <w:vAlign w:val="center"/>
          </w:tcPr>
          <w:p w14:paraId="7CE30DB9" w14:textId="77777777" w:rsidR="00054F32" w:rsidRPr="00F8304C" w:rsidRDefault="00054F32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Запрашиваемое количество</w:t>
            </w:r>
          </w:p>
        </w:tc>
        <w:tc>
          <w:tcPr>
            <w:tcW w:w="6647" w:type="dxa"/>
            <w:shd w:val="clear" w:color="auto" w:fill="auto"/>
          </w:tcPr>
          <w:p w14:paraId="2D926CDE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Копируется из заявки на закупку.</w:t>
            </w:r>
          </w:p>
          <w:p w14:paraId="65674176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В случае, если запрос создается на основании плана долгосрочных закупочных процедур, то поле заполняется примерным плановым значением</w:t>
            </w:r>
          </w:p>
        </w:tc>
      </w:tr>
      <w:tr w:rsidR="00054F32" w:rsidRPr="00054F32" w14:paraId="6D093BF9" w14:textId="77777777" w:rsidTr="000737DA">
        <w:tc>
          <w:tcPr>
            <w:tcW w:w="3529" w:type="dxa"/>
            <w:vAlign w:val="center"/>
          </w:tcPr>
          <w:p w14:paraId="562DBA89" w14:textId="77777777" w:rsidR="00054F32" w:rsidRPr="00F8304C" w:rsidRDefault="00054F32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ЕИЗ</w:t>
            </w:r>
          </w:p>
        </w:tc>
        <w:tc>
          <w:tcPr>
            <w:tcW w:w="6647" w:type="dxa"/>
            <w:shd w:val="clear" w:color="auto" w:fill="auto"/>
          </w:tcPr>
          <w:p w14:paraId="335A0452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Копируется из заявки.</w:t>
            </w:r>
          </w:p>
          <w:p w14:paraId="1F647C82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 xml:space="preserve">Для запросов ПДЗП вводится вручную. </w:t>
            </w:r>
          </w:p>
        </w:tc>
      </w:tr>
      <w:tr w:rsidR="00054F32" w:rsidRPr="00054F32" w14:paraId="4AF05ED0" w14:textId="77777777" w:rsidTr="000737DA">
        <w:tc>
          <w:tcPr>
            <w:tcW w:w="3529" w:type="dxa"/>
            <w:vAlign w:val="center"/>
          </w:tcPr>
          <w:p w14:paraId="164EBADE" w14:textId="77777777" w:rsidR="00054F32" w:rsidRPr="00F8304C" w:rsidRDefault="00054F32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Дата поставки</w:t>
            </w:r>
          </w:p>
        </w:tc>
        <w:tc>
          <w:tcPr>
            <w:tcW w:w="6647" w:type="dxa"/>
            <w:shd w:val="clear" w:color="auto" w:fill="auto"/>
          </w:tcPr>
          <w:p w14:paraId="6563906B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Планируемая дата поставки. Копируется из заявки на закупку.</w:t>
            </w:r>
          </w:p>
          <w:p w14:paraId="37A8346F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Для запросов ПДЗП указывается вручную примерная планируемая дата поставки.</w:t>
            </w:r>
          </w:p>
        </w:tc>
      </w:tr>
      <w:tr w:rsidR="00054F32" w:rsidRPr="00054F32" w14:paraId="174048C7" w14:textId="77777777" w:rsidTr="000737DA">
        <w:tc>
          <w:tcPr>
            <w:tcW w:w="3529" w:type="dxa"/>
            <w:vAlign w:val="center"/>
          </w:tcPr>
          <w:p w14:paraId="02723F43" w14:textId="77777777" w:rsidR="00054F32" w:rsidRPr="00F8304C" w:rsidRDefault="00054F32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Группа материалов</w:t>
            </w:r>
          </w:p>
        </w:tc>
        <w:tc>
          <w:tcPr>
            <w:tcW w:w="6647" w:type="dxa"/>
            <w:shd w:val="clear" w:color="auto" w:fill="auto"/>
          </w:tcPr>
          <w:p w14:paraId="73F19DD1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Если запрос создается на основании плана долгосрочных закупочных процедур, то поле заполняется выбором из справочника Группы материалов вручную</w:t>
            </w:r>
          </w:p>
        </w:tc>
      </w:tr>
      <w:tr w:rsidR="00054F32" w:rsidRPr="00054F32" w14:paraId="2D0B5CB0" w14:textId="77777777" w:rsidTr="000737DA">
        <w:tc>
          <w:tcPr>
            <w:tcW w:w="3529" w:type="dxa"/>
            <w:vAlign w:val="center"/>
          </w:tcPr>
          <w:p w14:paraId="1834A96D" w14:textId="77777777" w:rsidR="00054F32" w:rsidRPr="00F8304C" w:rsidRDefault="00054F32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Завод</w:t>
            </w:r>
          </w:p>
        </w:tc>
        <w:tc>
          <w:tcPr>
            <w:tcW w:w="6647" w:type="dxa"/>
            <w:shd w:val="clear" w:color="auto" w:fill="auto"/>
          </w:tcPr>
          <w:p w14:paraId="375477BD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Копируется из заявки.</w:t>
            </w:r>
          </w:p>
          <w:p w14:paraId="3E826FE4" w14:textId="77777777" w:rsidR="00054F32" w:rsidRPr="00054F32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Для запросов ПДЗП вводится вручную.</w:t>
            </w:r>
          </w:p>
        </w:tc>
      </w:tr>
      <w:tr w:rsidR="00054F32" w:rsidRPr="00054F32" w14:paraId="36CD8787" w14:textId="77777777" w:rsidTr="000737DA">
        <w:tc>
          <w:tcPr>
            <w:tcW w:w="3529" w:type="dxa"/>
            <w:vAlign w:val="center"/>
          </w:tcPr>
          <w:p w14:paraId="27EFA421" w14:textId="77777777" w:rsidR="00054F32" w:rsidRPr="00F8304C" w:rsidRDefault="00054F32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Инкотермс</w:t>
            </w:r>
          </w:p>
        </w:tc>
        <w:tc>
          <w:tcPr>
            <w:tcW w:w="6647" w:type="dxa"/>
            <w:shd w:val="clear" w:color="auto" w:fill="auto"/>
          </w:tcPr>
          <w:p w14:paraId="2F7857D0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Может указываться код Инкотермс</w:t>
            </w:r>
          </w:p>
        </w:tc>
      </w:tr>
      <w:tr w:rsidR="00054F32" w:rsidRPr="00572331" w14:paraId="4F6ED24B" w14:textId="77777777" w:rsidTr="000737DA">
        <w:tc>
          <w:tcPr>
            <w:tcW w:w="3529" w:type="dxa"/>
            <w:vAlign w:val="center"/>
          </w:tcPr>
          <w:p w14:paraId="05D50C08" w14:textId="77777777" w:rsidR="00054F32" w:rsidRPr="00F8304C" w:rsidRDefault="00054F32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Базис поставки</w:t>
            </w:r>
          </w:p>
        </w:tc>
        <w:tc>
          <w:tcPr>
            <w:tcW w:w="6647" w:type="dxa"/>
            <w:shd w:val="clear" w:color="auto" w:fill="auto"/>
          </w:tcPr>
          <w:p w14:paraId="593B350B" w14:textId="77777777" w:rsidR="00054F32" w:rsidRPr="00F8304C" w:rsidRDefault="00054F32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Может указываться базис поставки</w:t>
            </w:r>
          </w:p>
        </w:tc>
      </w:tr>
    </w:tbl>
    <w:p w14:paraId="2AEE408C" w14:textId="67F89B8F" w:rsidR="00045BFB" w:rsidRPr="00F8304C" w:rsidRDefault="00045BFB" w:rsidP="00045BFB">
      <w:pPr>
        <w:pStyle w:val="3"/>
      </w:pPr>
      <w:bookmarkStart w:id="1984" w:name="_Toc38339849"/>
      <w:bookmarkStart w:id="1985" w:name="_Toc38341177"/>
      <w:bookmarkStart w:id="1986" w:name="_Toc48930131"/>
      <w:bookmarkStart w:id="1987" w:name="_Toc38339914"/>
      <w:bookmarkStart w:id="1988" w:name="_Toc38341242"/>
      <w:bookmarkStart w:id="1989" w:name="_Toc48930196"/>
      <w:bookmarkStart w:id="1990" w:name="_Toc64879359"/>
      <w:bookmarkEnd w:id="1984"/>
      <w:bookmarkEnd w:id="1985"/>
      <w:bookmarkEnd w:id="1986"/>
      <w:bookmarkEnd w:id="1987"/>
      <w:bookmarkEnd w:id="1988"/>
      <w:bookmarkEnd w:id="1989"/>
      <w:r w:rsidRPr="00F8304C">
        <w:t>Загр</w:t>
      </w:r>
      <w:r w:rsidR="00EE017C">
        <w:t>узка системных документов типа З</w:t>
      </w:r>
      <w:r w:rsidRPr="00F8304C">
        <w:t>аявка на закупку</w:t>
      </w:r>
      <w:bookmarkEnd w:id="1990"/>
    </w:p>
    <w:p w14:paraId="112F05DE" w14:textId="77777777" w:rsidR="00045BFB" w:rsidRPr="00F8304C" w:rsidRDefault="00045BFB" w:rsidP="00045BFB">
      <w:pPr>
        <w:rPr>
          <w:rFonts w:eastAsiaTheme="majorEastAsia"/>
        </w:rPr>
      </w:pPr>
    </w:p>
    <w:p w14:paraId="5400D94F" w14:textId="77777777" w:rsidR="00045BFB" w:rsidRPr="00F8304C" w:rsidRDefault="00045BFB" w:rsidP="00045BFB">
      <w:pPr>
        <w:rPr>
          <w:rFonts w:ascii="Arial" w:hAnsi="Arial" w:cs="Arial"/>
        </w:rPr>
      </w:pPr>
      <w:r w:rsidRPr="00F8304C">
        <w:rPr>
          <w:rFonts w:ascii="Arial" w:hAnsi="Arial" w:cs="Arial"/>
        </w:rPr>
        <w:t>Описание полей системного документа типа Заявка в части загружаемых из 1С данных приведено в таблице.</w:t>
      </w:r>
    </w:p>
    <w:p w14:paraId="3F9D865D" w14:textId="7E0A59D9" w:rsidR="00045BFB" w:rsidRPr="00045BFB" w:rsidRDefault="00045BFB" w:rsidP="00045BFB">
      <w:pPr>
        <w:pStyle w:val="a8"/>
        <w:jc w:val="right"/>
        <w:rPr>
          <w:rFonts w:eastAsiaTheme="majorEastAsia"/>
        </w:rPr>
      </w:pPr>
      <w:r w:rsidRPr="00F8304C">
        <w:rPr>
          <w:rFonts w:ascii="Arial" w:hAnsi="Arial" w:cs="Arial"/>
          <w:b/>
          <w:sz w:val="22"/>
        </w:rPr>
        <w:lastRenderedPageBreak/>
        <w:t xml:space="preserve">Таблица </w:t>
      </w:r>
      <w:r w:rsidRPr="00F8304C">
        <w:rPr>
          <w:rFonts w:ascii="Arial" w:hAnsi="Arial" w:cs="Arial"/>
          <w:b/>
          <w:sz w:val="22"/>
        </w:rPr>
        <w:fldChar w:fldCharType="begin"/>
      </w:r>
      <w:r w:rsidRPr="00F8304C">
        <w:rPr>
          <w:rFonts w:ascii="Arial" w:hAnsi="Arial" w:cs="Arial"/>
          <w:b/>
          <w:sz w:val="22"/>
        </w:rPr>
        <w:instrText xml:space="preserve"> SEQ Таблица \* ARABIC </w:instrText>
      </w:r>
      <w:r w:rsidRPr="00F8304C">
        <w:rPr>
          <w:rFonts w:ascii="Arial" w:hAnsi="Arial" w:cs="Arial"/>
          <w:b/>
          <w:sz w:val="22"/>
        </w:rPr>
        <w:fldChar w:fldCharType="separate"/>
      </w:r>
      <w:ins w:id="1991" w:author="Paramonova Elena" w:date="2021-03-18T14:33:00Z">
        <w:r w:rsidR="008157EB">
          <w:rPr>
            <w:rFonts w:ascii="Arial" w:hAnsi="Arial" w:cs="Arial"/>
            <w:b/>
            <w:noProof/>
            <w:sz w:val="22"/>
          </w:rPr>
          <w:t>62</w:t>
        </w:r>
      </w:ins>
      <w:del w:id="1992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</w:rPr>
          <w:delText>64</w:delText>
        </w:r>
      </w:del>
      <w:r w:rsidRPr="00F8304C">
        <w:rPr>
          <w:rFonts w:ascii="Arial" w:hAnsi="Arial" w:cs="Arial"/>
          <w:b/>
          <w:sz w:val="22"/>
        </w:rPr>
        <w:fldChar w:fldCharType="end"/>
      </w:r>
      <w:r w:rsidRPr="00F8304C">
        <w:rPr>
          <w:rFonts w:ascii="Arial" w:hAnsi="Arial" w:cs="Arial"/>
          <w:b/>
          <w:sz w:val="22"/>
        </w:rPr>
        <w:t>. Описание полей системного документа типа Заявка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6647"/>
      </w:tblGrid>
      <w:tr w:rsidR="00045BFB" w:rsidRPr="00045BFB" w14:paraId="519A1986" w14:textId="77777777" w:rsidTr="000737DA">
        <w:trPr>
          <w:trHeight w:val="397"/>
          <w:tblHeader/>
        </w:trPr>
        <w:tc>
          <w:tcPr>
            <w:tcW w:w="3529" w:type="dxa"/>
            <w:shd w:val="clear" w:color="auto" w:fill="FFC000"/>
            <w:vAlign w:val="center"/>
          </w:tcPr>
          <w:p w14:paraId="19386F62" w14:textId="77777777" w:rsidR="00045BFB" w:rsidRPr="00045BFB" w:rsidRDefault="00045BFB" w:rsidP="000737D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45BFB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Поле документа</w:t>
            </w:r>
          </w:p>
        </w:tc>
        <w:tc>
          <w:tcPr>
            <w:tcW w:w="6647" w:type="dxa"/>
            <w:shd w:val="clear" w:color="auto" w:fill="FFC000"/>
            <w:vAlign w:val="center"/>
          </w:tcPr>
          <w:p w14:paraId="2515D506" w14:textId="77777777" w:rsidR="00045BFB" w:rsidRPr="00045BFB" w:rsidRDefault="00045BFB" w:rsidP="000737D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45BFB">
              <w:rPr>
                <w:rFonts w:ascii="Arial" w:hAnsi="Arial" w:cs="Arial"/>
                <w:b/>
                <w:sz w:val="20"/>
              </w:rPr>
              <w:t>Содержание поля документа</w:t>
            </w:r>
          </w:p>
        </w:tc>
      </w:tr>
      <w:tr w:rsidR="00045BFB" w:rsidRPr="00045BFB" w14:paraId="014B746D" w14:textId="77777777" w:rsidTr="000737DA">
        <w:tc>
          <w:tcPr>
            <w:tcW w:w="3529" w:type="dxa"/>
          </w:tcPr>
          <w:p w14:paraId="1FD21B6C" w14:textId="77777777" w:rsidR="00045BFB" w:rsidRPr="00045BFB" w:rsidRDefault="00045BFB" w:rsidP="000737DA">
            <w:pPr>
              <w:rPr>
                <w:rFonts w:ascii="Arial" w:hAnsi="Arial" w:cs="Arial"/>
                <w:sz w:val="20"/>
              </w:rPr>
            </w:pPr>
            <w:r w:rsidRPr="00045BFB">
              <w:rPr>
                <w:rFonts w:ascii="Arial" w:hAnsi="Arial" w:cs="Arial"/>
                <w:b/>
                <w:sz w:val="20"/>
              </w:rPr>
              <w:t>Заголовок документа</w:t>
            </w:r>
          </w:p>
        </w:tc>
        <w:tc>
          <w:tcPr>
            <w:tcW w:w="6647" w:type="dxa"/>
            <w:shd w:val="clear" w:color="auto" w:fill="auto"/>
          </w:tcPr>
          <w:p w14:paraId="5A72CDBB" w14:textId="77777777" w:rsidR="00045BFB" w:rsidRPr="00045BFB" w:rsidRDefault="00045BFB" w:rsidP="000737DA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45BFB" w:rsidRPr="00045BFB" w14:paraId="6E324DC0" w14:textId="77777777" w:rsidTr="000737DA">
        <w:tc>
          <w:tcPr>
            <w:tcW w:w="3529" w:type="dxa"/>
          </w:tcPr>
          <w:p w14:paraId="46BE25E1" w14:textId="77777777" w:rsidR="00045BFB" w:rsidRPr="00F8304C" w:rsidRDefault="00045BFB" w:rsidP="000737DA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Вид заявки</w:t>
            </w:r>
          </w:p>
        </w:tc>
        <w:tc>
          <w:tcPr>
            <w:tcW w:w="6647" w:type="dxa"/>
            <w:shd w:val="clear" w:color="auto" w:fill="auto"/>
          </w:tcPr>
          <w:p w14:paraId="07C00FFF" w14:textId="77777777" w:rsidR="00045BFB" w:rsidRPr="00F8304C" w:rsidRDefault="00045BFB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ZNP «Заявка НепилотПредпр»</w:t>
            </w:r>
          </w:p>
        </w:tc>
      </w:tr>
      <w:tr w:rsidR="00045BFB" w:rsidRPr="00045BFB" w14:paraId="4CB55B78" w14:textId="77777777" w:rsidTr="000737DA">
        <w:tc>
          <w:tcPr>
            <w:tcW w:w="3529" w:type="dxa"/>
            <w:vAlign w:val="center"/>
          </w:tcPr>
          <w:p w14:paraId="1ADDADB9" w14:textId="77777777" w:rsidR="00045BFB" w:rsidRPr="00CF128E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CF128E">
              <w:rPr>
                <w:rFonts w:ascii="Arial" w:hAnsi="Arial" w:cs="Arial"/>
                <w:b/>
                <w:sz w:val="20"/>
              </w:rPr>
              <w:t>Позиции документа</w:t>
            </w:r>
          </w:p>
        </w:tc>
        <w:tc>
          <w:tcPr>
            <w:tcW w:w="6647" w:type="dxa"/>
            <w:shd w:val="clear" w:color="auto" w:fill="auto"/>
          </w:tcPr>
          <w:p w14:paraId="455E4622" w14:textId="77777777" w:rsidR="00045BFB" w:rsidRPr="00CF128E" w:rsidRDefault="00045BFB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5BFB" w:rsidRPr="00045BFB" w14:paraId="4D79A7C8" w14:textId="77777777" w:rsidTr="000737DA">
        <w:tc>
          <w:tcPr>
            <w:tcW w:w="3529" w:type="dxa"/>
            <w:vAlign w:val="center"/>
          </w:tcPr>
          <w:p w14:paraId="6482F19E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Номер заявки в АСБНУ</w:t>
            </w:r>
          </w:p>
        </w:tc>
        <w:tc>
          <w:tcPr>
            <w:tcW w:w="6647" w:type="dxa"/>
            <w:shd w:val="clear" w:color="auto" w:fill="auto"/>
          </w:tcPr>
          <w:p w14:paraId="0E7C313D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Номер заявки в АСБНУ или АСУМТО</w:t>
            </w:r>
          </w:p>
        </w:tc>
      </w:tr>
      <w:tr w:rsidR="00045BFB" w:rsidRPr="00045BFB" w14:paraId="1624A246" w14:textId="77777777" w:rsidTr="000737DA">
        <w:tc>
          <w:tcPr>
            <w:tcW w:w="3529" w:type="dxa"/>
            <w:vAlign w:val="center"/>
          </w:tcPr>
          <w:p w14:paraId="4F268D74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UUID заявки из АСБНУ</w:t>
            </w:r>
          </w:p>
        </w:tc>
        <w:tc>
          <w:tcPr>
            <w:tcW w:w="6647" w:type="dxa"/>
            <w:shd w:val="clear" w:color="auto" w:fill="auto"/>
          </w:tcPr>
          <w:p w14:paraId="150D8744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Уникальный идентификатор заявки в АСБНУ.</w:t>
            </w:r>
          </w:p>
          <w:p w14:paraId="430AF34D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При загрузке из Excel-файла, выгруженного из АСУМТО данное поле не заполняется.</w:t>
            </w:r>
          </w:p>
        </w:tc>
      </w:tr>
      <w:tr w:rsidR="00045BFB" w:rsidRPr="00045BFB" w14:paraId="7BCB5A8B" w14:textId="77777777" w:rsidTr="000737DA">
        <w:tc>
          <w:tcPr>
            <w:tcW w:w="3529" w:type="dxa"/>
            <w:vAlign w:val="center"/>
          </w:tcPr>
          <w:p w14:paraId="16720DFB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Материал</w:t>
            </w:r>
          </w:p>
        </w:tc>
        <w:tc>
          <w:tcPr>
            <w:tcW w:w="6647" w:type="dxa"/>
            <w:shd w:val="clear" w:color="auto" w:fill="auto"/>
          </w:tcPr>
          <w:p w14:paraId="308F12A7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Код ЕКМТР в 1С</w:t>
            </w:r>
          </w:p>
        </w:tc>
      </w:tr>
      <w:tr w:rsidR="00045BFB" w:rsidRPr="00045BFB" w14:paraId="4F0604D2" w14:textId="77777777" w:rsidTr="000737DA">
        <w:tc>
          <w:tcPr>
            <w:tcW w:w="3529" w:type="dxa"/>
            <w:vAlign w:val="center"/>
          </w:tcPr>
          <w:p w14:paraId="435D8A72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Группа закупок</w:t>
            </w:r>
          </w:p>
        </w:tc>
        <w:tc>
          <w:tcPr>
            <w:tcW w:w="6647" w:type="dxa"/>
            <w:shd w:val="clear" w:color="auto" w:fill="auto"/>
          </w:tcPr>
          <w:p w14:paraId="76950C4E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Группа закупок автоматически определяется при выгрузке заявки на закупку из АСБНУ или АСУМТО из данных закупщика.</w:t>
            </w:r>
          </w:p>
        </w:tc>
      </w:tr>
      <w:tr w:rsidR="00045BFB" w:rsidRPr="00045BFB" w14:paraId="1521056A" w14:textId="77777777" w:rsidTr="000737DA">
        <w:tc>
          <w:tcPr>
            <w:tcW w:w="3529" w:type="dxa"/>
            <w:vAlign w:val="center"/>
          </w:tcPr>
          <w:p w14:paraId="34F3C920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Закупочная организация</w:t>
            </w:r>
          </w:p>
        </w:tc>
        <w:tc>
          <w:tcPr>
            <w:tcW w:w="6647" w:type="dxa"/>
            <w:shd w:val="clear" w:color="auto" w:fill="auto"/>
          </w:tcPr>
          <w:p w14:paraId="0777AC7E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Определяется автоматически по коду группы закупок в SAP S/4HANA.</w:t>
            </w:r>
          </w:p>
        </w:tc>
      </w:tr>
      <w:tr w:rsidR="00045BFB" w:rsidRPr="00045BFB" w14:paraId="43F311D0" w14:textId="77777777" w:rsidTr="000737DA">
        <w:tc>
          <w:tcPr>
            <w:tcW w:w="3529" w:type="dxa"/>
            <w:vAlign w:val="center"/>
          </w:tcPr>
          <w:p w14:paraId="2ED96A5B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Количество</w:t>
            </w:r>
          </w:p>
        </w:tc>
        <w:tc>
          <w:tcPr>
            <w:tcW w:w="6647" w:type="dxa"/>
            <w:shd w:val="clear" w:color="auto" w:fill="auto"/>
          </w:tcPr>
          <w:p w14:paraId="65D1FD66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Плановое количество закупаемых МТР</w:t>
            </w:r>
          </w:p>
        </w:tc>
      </w:tr>
      <w:tr w:rsidR="00045BFB" w:rsidRPr="00045BFB" w14:paraId="19831F18" w14:textId="77777777" w:rsidTr="000737DA">
        <w:tc>
          <w:tcPr>
            <w:tcW w:w="3529" w:type="dxa"/>
          </w:tcPr>
          <w:p w14:paraId="5EFF37A5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ЕИ</w:t>
            </w:r>
          </w:p>
        </w:tc>
        <w:tc>
          <w:tcPr>
            <w:tcW w:w="6647" w:type="dxa"/>
            <w:shd w:val="clear" w:color="auto" w:fill="auto"/>
          </w:tcPr>
          <w:p w14:paraId="0006A20B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ОКЕИ код ЕИ</w:t>
            </w:r>
          </w:p>
        </w:tc>
      </w:tr>
      <w:tr w:rsidR="00045BFB" w:rsidRPr="00045BFB" w14:paraId="6FA56E38" w14:textId="77777777" w:rsidTr="000737DA">
        <w:tc>
          <w:tcPr>
            <w:tcW w:w="3529" w:type="dxa"/>
          </w:tcPr>
          <w:p w14:paraId="564C9DCE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Дата поставки</w:t>
            </w:r>
          </w:p>
        </w:tc>
        <w:tc>
          <w:tcPr>
            <w:tcW w:w="6647" w:type="dxa"/>
            <w:shd w:val="clear" w:color="auto" w:fill="auto"/>
          </w:tcPr>
          <w:p w14:paraId="544ED746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Плановая дата поставки МТР</w:t>
            </w:r>
          </w:p>
        </w:tc>
      </w:tr>
      <w:tr w:rsidR="00045BFB" w:rsidRPr="00045BFB" w14:paraId="7E7473FF" w14:textId="77777777" w:rsidTr="000737DA">
        <w:trPr>
          <w:trHeight w:val="333"/>
        </w:trPr>
        <w:tc>
          <w:tcPr>
            <w:tcW w:w="3529" w:type="dxa"/>
          </w:tcPr>
          <w:p w14:paraId="388259B9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Завод</w:t>
            </w:r>
          </w:p>
        </w:tc>
        <w:tc>
          <w:tcPr>
            <w:tcW w:w="6647" w:type="dxa"/>
            <w:shd w:val="clear" w:color="auto" w:fill="auto"/>
          </w:tcPr>
          <w:p w14:paraId="7BB8DFF3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Код завода определяется автоматически при выгрузке заявки на закупку из АСБНУ или АСУМТО</w:t>
            </w:r>
          </w:p>
        </w:tc>
      </w:tr>
      <w:tr w:rsidR="00045BFB" w:rsidRPr="00045BFB" w14:paraId="3FDB6C4C" w14:textId="77777777" w:rsidTr="000737DA">
        <w:tc>
          <w:tcPr>
            <w:tcW w:w="3529" w:type="dxa"/>
          </w:tcPr>
          <w:p w14:paraId="5492EE41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Код проекта из АСБНУ</w:t>
            </w:r>
          </w:p>
        </w:tc>
        <w:tc>
          <w:tcPr>
            <w:tcW w:w="6647" w:type="dxa"/>
            <w:shd w:val="clear" w:color="auto" w:fill="auto"/>
          </w:tcPr>
          <w:p w14:paraId="23CB0DC1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Код проекта из АСБНУ или АСУМТО</w:t>
            </w:r>
          </w:p>
        </w:tc>
      </w:tr>
      <w:tr w:rsidR="00045BFB" w:rsidRPr="00045BFB" w14:paraId="6E8753E0" w14:textId="77777777" w:rsidTr="000737DA">
        <w:tc>
          <w:tcPr>
            <w:tcW w:w="3529" w:type="dxa"/>
          </w:tcPr>
          <w:p w14:paraId="5FD66883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Наименование проекта</w:t>
            </w:r>
          </w:p>
        </w:tc>
        <w:tc>
          <w:tcPr>
            <w:tcW w:w="6647" w:type="dxa"/>
            <w:shd w:val="clear" w:color="auto" w:fill="auto"/>
          </w:tcPr>
          <w:p w14:paraId="3F745FAD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Наименование проекта</w:t>
            </w:r>
          </w:p>
        </w:tc>
      </w:tr>
      <w:tr w:rsidR="00045BFB" w:rsidRPr="00045BFB" w14:paraId="6D03875A" w14:textId="77777777" w:rsidTr="000737DA">
        <w:tc>
          <w:tcPr>
            <w:tcW w:w="3529" w:type="dxa"/>
          </w:tcPr>
          <w:p w14:paraId="58A9A505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Признак АТЗ</w:t>
            </w:r>
          </w:p>
        </w:tc>
        <w:tc>
          <w:tcPr>
            <w:tcW w:w="6647" w:type="dxa"/>
            <w:shd w:val="clear" w:color="auto" w:fill="auto"/>
          </w:tcPr>
          <w:p w14:paraId="7F2C9956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Признак закупки для восполнения Аварийно-Технического Запаса (АТЗ)</w:t>
            </w:r>
          </w:p>
        </w:tc>
      </w:tr>
      <w:tr w:rsidR="00045BFB" w:rsidRPr="00045BFB" w14:paraId="382FB1D4" w14:textId="77777777" w:rsidTr="000737DA">
        <w:tc>
          <w:tcPr>
            <w:tcW w:w="3529" w:type="dxa"/>
          </w:tcPr>
          <w:p w14:paraId="3B6C8580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Инкотермс</w:t>
            </w:r>
          </w:p>
        </w:tc>
        <w:tc>
          <w:tcPr>
            <w:tcW w:w="6647" w:type="dxa"/>
            <w:shd w:val="clear" w:color="auto" w:fill="auto"/>
          </w:tcPr>
          <w:p w14:paraId="4D4A5870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Определяется автоматически в S/4 из Базиса поставки</w:t>
            </w:r>
          </w:p>
        </w:tc>
      </w:tr>
      <w:tr w:rsidR="00045BFB" w:rsidRPr="00045BFB" w14:paraId="52CF274C" w14:textId="77777777" w:rsidTr="000737DA">
        <w:tc>
          <w:tcPr>
            <w:tcW w:w="3529" w:type="dxa"/>
          </w:tcPr>
          <w:p w14:paraId="18C5F67F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Базис поставки</w:t>
            </w:r>
          </w:p>
        </w:tc>
        <w:tc>
          <w:tcPr>
            <w:tcW w:w="6647" w:type="dxa"/>
            <w:shd w:val="clear" w:color="auto" w:fill="auto"/>
          </w:tcPr>
          <w:p w14:paraId="7D8E2FDD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Наименование базиса поставки в АСБНУ или АСУМТО</w:t>
            </w:r>
          </w:p>
        </w:tc>
      </w:tr>
      <w:tr w:rsidR="00045BFB" w:rsidRPr="00045BFB" w14:paraId="26A5A982" w14:textId="77777777" w:rsidTr="000737DA">
        <w:tc>
          <w:tcPr>
            <w:tcW w:w="3529" w:type="dxa"/>
          </w:tcPr>
          <w:p w14:paraId="70236BBE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Плановая цена</w:t>
            </w:r>
          </w:p>
        </w:tc>
        <w:tc>
          <w:tcPr>
            <w:tcW w:w="6647" w:type="dxa"/>
            <w:shd w:val="clear" w:color="auto" w:fill="auto"/>
          </w:tcPr>
          <w:p w14:paraId="19E94FC3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Плановая цена ЕКМТР в АСБУН или АСУ МТО</w:t>
            </w:r>
          </w:p>
        </w:tc>
      </w:tr>
      <w:tr w:rsidR="00045BFB" w:rsidRPr="00045BFB" w14:paraId="582E3BC2" w14:textId="77777777" w:rsidTr="000737DA">
        <w:tc>
          <w:tcPr>
            <w:tcW w:w="3529" w:type="dxa"/>
          </w:tcPr>
          <w:p w14:paraId="3C64A683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Сумма</w:t>
            </w:r>
          </w:p>
        </w:tc>
        <w:tc>
          <w:tcPr>
            <w:tcW w:w="6647" w:type="dxa"/>
            <w:shd w:val="clear" w:color="auto" w:fill="auto"/>
          </w:tcPr>
          <w:p w14:paraId="7C54B199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Плановая цена * кол-во</w:t>
            </w:r>
          </w:p>
        </w:tc>
      </w:tr>
      <w:tr w:rsidR="00045BFB" w:rsidRPr="00045BFB" w14:paraId="378C7C2A" w14:textId="77777777" w:rsidTr="000737DA">
        <w:tc>
          <w:tcPr>
            <w:tcW w:w="3529" w:type="dxa"/>
          </w:tcPr>
          <w:p w14:paraId="00B76104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Валюта</w:t>
            </w:r>
          </w:p>
        </w:tc>
        <w:tc>
          <w:tcPr>
            <w:tcW w:w="6647" w:type="dxa"/>
            <w:shd w:val="clear" w:color="auto" w:fill="auto"/>
          </w:tcPr>
          <w:p w14:paraId="16117A46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Передается константа «RUB»</w:t>
            </w:r>
          </w:p>
        </w:tc>
      </w:tr>
      <w:tr w:rsidR="00045BFB" w:rsidRPr="00045BFB" w14:paraId="6DCBE629" w14:textId="77777777" w:rsidTr="000737DA">
        <w:tc>
          <w:tcPr>
            <w:tcW w:w="3529" w:type="dxa"/>
          </w:tcPr>
          <w:p w14:paraId="23842719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№ лота</w:t>
            </w:r>
          </w:p>
        </w:tc>
        <w:tc>
          <w:tcPr>
            <w:tcW w:w="6647" w:type="dxa"/>
            <w:shd w:val="clear" w:color="auto" w:fill="auto"/>
          </w:tcPr>
          <w:p w14:paraId="1FDC9EFC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Номер закупочного лота, в который включена заявка на закупку</w:t>
            </w:r>
          </w:p>
        </w:tc>
      </w:tr>
      <w:tr w:rsidR="00045BFB" w:rsidRPr="001D2DCA" w14:paraId="46257574" w14:textId="77777777" w:rsidTr="000737DA">
        <w:tc>
          <w:tcPr>
            <w:tcW w:w="3529" w:type="dxa"/>
          </w:tcPr>
          <w:p w14:paraId="4249B113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Признак удаления позиции заявки</w:t>
            </w:r>
          </w:p>
        </w:tc>
        <w:tc>
          <w:tcPr>
            <w:tcW w:w="6647" w:type="dxa"/>
            <w:shd w:val="clear" w:color="auto" w:fill="auto"/>
          </w:tcPr>
          <w:p w14:paraId="201AFB3F" w14:textId="77777777" w:rsidR="00045BFB" w:rsidRPr="00F8304C" w:rsidRDefault="00045BFB" w:rsidP="000737DA">
            <w:pPr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Признак удаления заявки из лота в АСБНУ или АСУМТО после передачи заявки в S/4</w:t>
            </w:r>
          </w:p>
        </w:tc>
      </w:tr>
    </w:tbl>
    <w:p w14:paraId="2617CD9E" w14:textId="77777777" w:rsidR="00045BFB" w:rsidRPr="00BC2E20" w:rsidRDefault="00045BFB" w:rsidP="00045BFB">
      <w:pPr>
        <w:rPr>
          <w:rFonts w:eastAsiaTheme="majorEastAsia"/>
        </w:rPr>
      </w:pPr>
    </w:p>
    <w:p w14:paraId="4AA4CDE6" w14:textId="02F89760" w:rsidR="00776E6A" w:rsidRDefault="00776E6A" w:rsidP="00D01C7D">
      <w:pPr>
        <w:pStyle w:val="3"/>
      </w:pPr>
      <w:bookmarkStart w:id="1993" w:name="_Toc38339916"/>
      <w:bookmarkStart w:id="1994" w:name="_Toc38341244"/>
      <w:bookmarkStart w:id="1995" w:name="_Toc48930198"/>
      <w:bookmarkStart w:id="1996" w:name="_Toc38339917"/>
      <w:bookmarkStart w:id="1997" w:name="_Toc38341245"/>
      <w:bookmarkStart w:id="1998" w:name="_Toc48930199"/>
      <w:bookmarkStart w:id="1999" w:name="_Toc38339918"/>
      <w:bookmarkStart w:id="2000" w:name="_Toc38341246"/>
      <w:bookmarkStart w:id="2001" w:name="_Toc48930200"/>
      <w:bookmarkStart w:id="2002" w:name="_Toc38339919"/>
      <w:bookmarkStart w:id="2003" w:name="_Toc38341247"/>
      <w:bookmarkStart w:id="2004" w:name="_Toc48930201"/>
      <w:bookmarkStart w:id="2005" w:name="_Toc38339920"/>
      <w:bookmarkStart w:id="2006" w:name="_Toc38341248"/>
      <w:bookmarkStart w:id="2007" w:name="_Toc48930202"/>
      <w:bookmarkStart w:id="2008" w:name="_Toc38339921"/>
      <w:bookmarkStart w:id="2009" w:name="_Toc38341249"/>
      <w:bookmarkStart w:id="2010" w:name="_Toc48930203"/>
      <w:bookmarkStart w:id="2011" w:name="_Toc38339922"/>
      <w:bookmarkStart w:id="2012" w:name="_Toc38341250"/>
      <w:bookmarkStart w:id="2013" w:name="_Toc48930204"/>
      <w:bookmarkStart w:id="2014" w:name="_Toc64879360"/>
      <w:bookmarkEnd w:id="1993"/>
      <w:bookmarkEnd w:id="1994"/>
      <w:bookmarkEnd w:id="1995"/>
      <w:bookmarkEnd w:id="1996"/>
      <w:bookmarkEnd w:id="1997"/>
      <w:bookmarkEnd w:id="1998"/>
      <w:bookmarkEnd w:id="1999"/>
      <w:bookmarkEnd w:id="2000"/>
      <w:bookmarkEnd w:id="2001"/>
      <w:bookmarkEnd w:id="2002"/>
      <w:bookmarkEnd w:id="2003"/>
      <w:bookmarkEnd w:id="2004"/>
      <w:bookmarkEnd w:id="2005"/>
      <w:bookmarkEnd w:id="2006"/>
      <w:bookmarkEnd w:id="2007"/>
      <w:bookmarkEnd w:id="2008"/>
      <w:bookmarkEnd w:id="2009"/>
      <w:bookmarkEnd w:id="2010"/>
      <w:bookmarkEnd w:id="2011"/>
      <w:bookmarkEnd w:id="2012"/>
      <w:bookmarkEnd w:id="2013"/>
      <w:r>
        <w:t>Создание системных документов типа Контракт</w:t>
      </w:r>
      <w:r w:rsidR="0030185F">
        <w:t xml:space="preserve"> (транзакция </w:t>
      </w:r>
      <w:r w:rsidR="0030185F">
        <w:rPr>
          <w:lang w:val="en-US"/>
        </w:rPr>
        <w:t>ME</w:t>
      </w:r>
      <w:r w:rsidR="0030185F" w:rsidRPr="0030185F">
        <w:t>31</w:t>
      </w:r>
      <w:r w:rsidR="0030185F">
        <w:rPr>
          <w:lang w:val="en-US"/>
        </w:rPr>
        <w:t>K</w:t>
      </w:r>
      <w:r w:rsidR="0030185F" w:rsidRPr="0030185F">
        <w:t>)</w:t>
      </w:r>
      <w:bookmarkEnd w:id="2014"/>
    </w:p>
    <w:p w14:paraId="41502A5B" w14:textId="16D6E2E8" w:rsidR="00776E6A" w:rsidRDefault="00776E6A" w:rsidP="00776E6A">
      <w:pPr>
        <w:rPr>
          <w:rFonts w:eastAsiaTheme="majorEastAsia"/>
        </w:rPr>
      </w:pPr>
      <w:r w:rsidRPr="0030185F">
        <w:rPr>
          <w:rFonts w:ascii="Arial" w:hAnsi="Arial" w:cs="Arial"/>
        </w:rPr>
        <w:t>Описание полей системного докумен</w:t>
      </w:r>
      <w:r w:rsidR="0030185F" w:rsidRPr="0030185F">
        <w:rPr>
          <w:rFonts w:ascii="Arial" w:hAnsi="Arial" w:cs="Arial"/>
        </w:rPr>
        <w:t>тов типа</w:t>
      </w:r>
      <w:r w:rsidRPr="0030185F">
        <w:rPr>
          <w:rFonts w:ascii="Arial" w:hAnsi="Arial" w:cs="Arial"/>
        </w:rPr>
        <w:t xml:space="preserve"> Контракт приведено в таблице</w:t>
      </w:r>
      <w:r w:rsidR="0030185F" w:rsidRPr="0030185F">
        <w:rPr>
          <w:rFonts w:ascii="Arial" w:hAnsi="Arial" w:cs="Arial"/>
        </w:rPr>
        <w:fldChar w:fldCharType="begin"/>
      </w:r>
      <w:r w:rsidR="0030185F" w:rsidRPr="0030185F">
        <w:rPr>
          <w:rFonts w:ascii="Arial" w:hAnsi="Arial" w:cs="Arial"/>
        </w:rPr>
        <w:instrText xml:space="preserve"> REF _Ref517183489 \h\#\0 </w:instrText>
      </w:r>
      <w:r w:rsidR="0030185F">
        <w:rPr>
          <w:rFonts w:ascii="Arial" w:hAnsi="Arial" w:cs="Arial"/>
        </w:rPr>
        <w:instrText xml:space="preserve"> \* MERGEFORMAT </w:instrText>
      </w:r>
      <w:r w:rsidR="0030185F" w:rsidRPr="0030185F">
        <w:rPr>
          <w:rFonts w:ascii="Arial" w:hAnsi="Arial" w:cs="Arial"/>
        </w:rPr>
      </w:r>
      <w:r w:rsidR="0030185F" w:rsidRPr="0030185F">
        <w:rPr>
          <w:rFonts w:ascii="Arial" w:hAnsi="Arial" w:cs="Arial"/>
        </w:rPr>
        <w:fldChar w:fldCharType="separate"/>
      </w:r>
      <w:ins w:id="2015" w:author="Paramonova Elena" w:date="2021-03-18T14:33:00Z">
        <w:r w:rsidR="008157EB">
          <w:rPr>
            <w:rFonts w:ascii="Arial" w:hAnsi="Arial" w:cs="Arial"/>
          </w:rPr>
          <w:t>63</w:t>
        </w:r>
      </w:ins>
      <w:del w:id="2016" w:author="Paramonova Elena" w:date="2021-03-18T14:33:00Z">
        <w:r w:rsidR="000737DA" w:rsidDel="008157EB">
          <w:rPr>
            <w:rFonts w:ascii="Arial" w:hAnsi="Arial" w:cs="Arial"/>
          </w:rPr>
          <w:delText>65</w:delText>
        </w:r>
      </w:del>
      <w:r w:rsidR="0030185F" w:rsidRPr="0030185F">
        <w:rPr>
          <w:rFonts w:ascii="Arial" w:hAnsi="Arial" w:cs="Arial"/>
        </w:rPr>
        <w:fldChar w:fldCharType="end"/>
      </w:r>
      <w:r w:rsidR="0030185F" w:rsidRPr="0030185F">
        <w:rPr>
          <w:rFonts w:ascii="Arial" w:hAnsi="Arial" w:cs="Arial"/>
        </w:rPr>
        <w:t>.</w:t>
      </w:r>
    </w:p>
    <w:p w14:paraId="47738E93" w14:textId="354916B9" w:rsidR="0030185F" w:rsidRPr="0030185F" w:rsidRDefault="0030185F" w:rsidP="00104F05">
      <w:pPr>
        <w:pStyle w:val="a8"/>
        <w:jc w:val="right"/>
        <w:rPr>
          <w:rFonts w:ascii="Arial" w:hAnsi="Arial" w:cs="Arial"/>
          <w:b/>
          <w:sz w:val="22"/>
        </w:rPr>
      </w:pPr>
      <w:bookmarkStart w:id="2017" w:name="_Ref517183489"/>
      <w:r w:rsidRPr="0030185F">
        <w:rPr>
          <w:rFonts w:ascii="Arial" w:hAnsi="Arial" w:cs="Arial"/>
          <w:b/>
          <w:sz w:val="22"/>
        </w:rPr>
        <w:t xml:space="preserve">Таблица </w:t>
      </w:r>
      <w:r w:rsidRPr="0030185F">
        <w:rPr>
          <w:rFonts w:ascii="Arial" w:hAnsi="Arial" w:cs="Arial"/>
          <w:b/>
          <w:sz w:val="22"/>
        </w:rPr>
        <w:fldChar w:fldCharType="begin"/>
      </w:r>
      <w:r w:rsidRPr="0030185F">
        <w:rPr>
          <w:rFonts w:ascii="Arial" w:hAnsi="Arial" w:cs="Arial"/>
          <w:b/>
          <w:sz w:val="22"/>
        </w:rPr>
        <w:instrText xml:space="preserve"> SEQ Таблица \* ARABIC </w:instrText>
      </w:r>
      <w:r w:rsidRPr="0030185F">
        <w:rPr>
          <w:rFonts w:ascii="Arial" w:hAnsi="Arial" w:cs="Arial"/>
          <w:b/>
          <w:sz w:val="22"/>
        </w:rPr>
        <w:fldChar w:fldCharType="separate"/>
      </w:r>
      <w:ins w:id="2018" w:author="Paramonova Elena" w:date="2021-03-18T14:33:00Z">
        <w:r w:rsidR="008157EB">
          <w:rPr>
            <w:rFonts w:ascii="Arial" w:hAnsi="Arial" w:cs="Arial"/>
            <w:b/>
            <w:noProof/>
            <w:sz w:val="22"/>
          </w:rPr>
          <w:t>63</w:t>
        </w:r>
      </w:ins>
      <w:del w:id="2019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</w:rPr>
          <w:delText>65</w:delText>
        </w:r>
      </w:del>
      <w:r w:rsidRPr="0030185F">
        <w:rPr>
          <w:rFonts w:ascii="Arial" w:hAnsi="Arial" w:cs="Arial"/>
          <w:b/>
          <w:sz w:val="22"/>
        </w:rPr>
        <w:fldChar w:fldCharType="end"/>
      </w:r>
      <w:r w:rsidRPr="0030185F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Описание основных п</w:t>
      </w:r>
      <w:r w:rsidRPr="0030185F">
        <w:rPr>
          <w:rFonts w:ascii="Arial" w:hAnsi="Arial" w:cs="Arial"/>
          <w:b/>
          <w:sz w:val="22"/>
        </w:rPr>
        <w:t>ол</w:t>
      </w:r>
      <w:r>
        <w:rPr>
          <w:rFonts w:ascii="Arial" w:hAnsi="Arial" w:cs="Arial"/>
          <w:b/>
          <w:sz w:val="22"/>
        </w:rPr>
        <w:t>ей</w:t>
      </w:r>
      <w:r w:rsidRPr="0030185F">
        <w:rPr>
          <w:rFonts w:ascii="Arial" w:hAnsi="Arial" w:cs="Arial"/>
          <w:b/>
          <w:sz w:val="22"/>
        </w:rPr>
        <w:t xml:space="preserve"> системн</w:t>
      </w:r>
      <w:r>
        <w:rPr>
          <w:rFonts w:ascii="Arial" w:hAnsi="Arial" w:cs="Arial"/>
          <w:b/>
          <w:sz w:val="22"/>
        </w:rPr>
        <w:t>ых</w:t>
      </w:r>
      <w:r w:rsidRPr="0030185F">
        <w:rPr>
          <w:rFonts w:ascii="Arial" w:hAnsi="Arial" w:cs="Arial"/>
          <w:b/>
          <w:sz w:val="22"/>
        </w:rPr>
        <w:t xml:space="preserve"> документ</w:t>
      </w:r>
      <w:r>
        <w:rPr>
          <w:rFonts w:ascii="Arial" w:hAnsi="Arial" w:cs="Arial"/>
          <w:b/>
          <w:sz w:val="22"/>
        </w:rPr>
        <w:t>ов типа</w:t>
      </w:r>
      <w:r w:rsidRPr="0030185F">
        <w:rPr>
          <w:rFonts w:ascii="Arial" w:hAnsi="Arial" w:cs="Arial"/>
          <w:b/>
          <w:sz w:val="22"/>
        </w:rPr>
        <w:t xml:space="preserve"> Контракт</w:t>
      </w:r>
      <w:bookmarkEnd w:id="2017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529"/>
        <w:gridCol w:w="6647"/>
      </w:tblGrid>
      <w:tr w:rsidR="00F64A5A" w:rsidRPr="00F94454" w14:paraId="007481BD" w14:textId="4CF39E30" w:rsidTr="00F8304C">
        <w:trPr>
          <w:trHeight w:val="397"/>
          <w:tblHeader/>
        </w:trPr>
        <w:tc>
          <w:tcPr>
            <w:tcW w:w="1734" w:type="pct"/>
            <w:shd w:val="clear" w:color="auto" w:fill="FFC000"/>
            <w:vAlign w:val="center"/>
          </w:tcPr>
          <w:p w14:paraId="29F994AD" w14:textId="4BBDFBE1" w:rsidR="00F64A5A" w:rsidRPr="00D36A72" w:rsidRDefault="00952AB1" w:rsidP="00A915E1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Поле документа</w:t>
            </w:r>
          </w:p>
        </w:tc>
        <w:tc>
          <w:tcPr>
            <w:tcW w:w="3266" w:type="pct"/>
            <w:shd w:val="clear" w:color="auto" w:fill="FFC000"/>
            <w:vAlign w:val="center"/>
          </w:tcPr>
          <w:p w14:paraId="66C96ED0" w14:textId="37EFD826" w:rsidR="00F64A5A" w:rsidRPr="00F94454" w:rsidRDefault="00952AB1" w:rsidP="00A915E1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Содержание поля документа</w:t>
            </w:r>
          </w:p>
        </w:tc>
      </w:tr>
      <w:tr w:rsidR="00F64A5A" w:rsidRPr="00F94454" w14:paraId="6B32961F" w14:textId="143EFED9" w:rsidTr="00F8304C">
        <w:tc>
          <w:tcPr>
            <w:tcW w:w="1734" w:type="pct"/>
          </w:tcPr>
          <w:p w14:paraId="10A1E59D" w14:textId="77777777" w:rsidR="00F64A5A" w:rsidRPr="00F94454" w:rsidRDefault="00F64A5A" w:rsidP="00A915E1">
            <w:pPr>
              <w:rPr>
                <w:rFonts w:ascii="Arial" w:hAnsi="Arial" w:cs="Arial"/>
                <w:sz w:val="20"/>
              </w:rPr>
            </w:pPr>
            <w:r w:rsidRPr="000B570B">
              <w:rPr>
                <w:rFonts w:ascii="Arial" w:hAnsi="Arial" w:cs="Arial"/>
                <w:b/>
                <w:sz w:val="20"/>
              </w:rPr>
              <w:t>Заголовок документа</w:t>
            </w:r>
          </w:p>
        </w:tc>
        <w:tc>
          <w:tcPr>
            <w:tcW w:w="3266" w:type="pct"/>
            <w:shd w:val="clear" w:color="auto" w:fill="auto"/>
          </w:tcPr>
          <w:p w14:paraId="2DF2631F" w14:textId="77777777" w:rsidR="00F64A5A" w:rsidRPr="00F94454" w:rsidRDefault="00F64A5A" w:rsidP="00A915E1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F64A5A" w:rsidRPr="00F94454" w14:paraId="0D5900EA" w14:textId="19B4AFAB" w:rsidTr="00F8304C">
        <w:tc>
          <w:tcPr>
            <w:tcW w:w="1734" w:type="pct"/>
          </w:tcPr>
          <w:p w14:paraId="0EB614B5" w14:textId="77777777" w:rsidR="00F64A5A" w:rsidRDefault="00F64A5A" w:rsidP="00FB4BE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Вид</w:t>
            </w:r>
          </w:p>
        </w:tc>
        <w:tc>
          <w:tcPr>
            <w:tcW w:w="3266" w:type="pct"/>
            <w:shd w:val="clear" w:color="auto" w:fill="auto"/>
          </w:tcPr>
          <w:p w14:paraId="09664059" w14:textId="77777777" w:rsidR="00F64A5A" w:rsidRDefault="00F64A5A" w:rsidP="00FB4BE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ZPL</w:t>
            </w:r>
            <w:r>
              <w:rPr>
                <w:rFonts w:ascii="Arial" w:hAnsi="Arial" w:cs="Arial"/>
                <w:sz w:val="20"/>
                <w:szCs w:val="20"/>
              </w:rPr>
              <w:t xml:space="preserve"> – Рамочный договор.</w:t>
            </w:r>
            <w:r w:rsidR="005F29DE">
              <w:rPr>
                <w:rFonts w:ascii="Arial" w:hAnsi="Arial" w:cs="Arial"/>
                <w:sz w:val="20"/>
                <w:szCs w:val="20"/>
              </w:rPr>
              <w:t xml:space="preserve"> Ввод вручную.</w:t>
            </w:r>
          </w:p>
          <w:p w14:paraId="5B3AEF91" w14:textId="77777777" w:rsidR="00F64A5A" w:rsidRDefault="00EF3F7B" w:rsidP="00FB4BE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72183">
              <w:rPr>
                <w:rFonts w:ascii="Arial" w:hAnsi="Arial" w:cs="Arial"/>
                <w:sz w:val="20"/>
                <w:szCs w:val="20"/>
              </w:rPr>
              <w:t>ZKS – Рамочный договор, предполагающий создание квартальной спецификации</w:t>
            </w:r>
            <w:r>
              <w:rPr>
                <w:rFonts w:ascii="Arial" w:hAnsi="Arial" w:cs="Arial"/>
                <w:sz w:val="20"/>
                <w:szCs w:val="20"/>
              </w:rPr>
              <w:t>. Ввод вручную</w:t>
            </w:r>
          </w:p>
          <w:p w14:paraId="7A451787" w14:textId="6CFBF93B" w:rsidR="004C78BA" w:rsidRDefault="004C78BA" w:rsidP="00FB4BE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72183">
              <w:rPr>
                <w:rFonts w:ascii="Arial" w:hAnsi="Arial" w:cs="Arial"/>
                <w:sz w:val="20"/>
                <w:szCs w:val="20"/>
              </w:rPr>
              <w:t>ZDK – Квартальная спецификация</w:t>
            </w:r>
            <w:r>
              <w:rPr>
                <w:rFonts w:ascii="Arial" w:hAnsi="Arial" w:cs="Arial"/>
                <w:sz w:val="20"/>
                <w:szCs w:val="20"/>
              </w:rPr>
              <w:t>. Ввод вручную</w:t>
            </w:r>
          </w:p>
        </w:tc>
      </w:tr>
      <w:tr w:rsidR="00F64A5A" w:rsidRPr="00F94454" w14:paraId="23CA2F48" w14:textId="77777777" w:rsidTr="00F8304C">
        <w:tc>
          <w:tcPr>
            <w:tcW w:w="1734" w:type="pct"/>
            <w:vAlign w:val="center"/>
          </w:tcPr>
          <w:p w14:paraId="13D1780F" w14:textId="15D97389" w:rsidR="00F64A5A" w:rsidRDefault="00F64A5A" w:rsidP="0057233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Закупочная организация </w:t>
            </w:r>
          </w:p>
        </w:tc>
        <w:tc>
          <w:tcPr>
            <w:tcW w:w="3266" w:type="pct"/>
            <w:shd w:val="clear" w:color="auto" w:fill="auto"/>
          </w:tcPr>
          <w:p w14:paraId="65F786E0" w14:textId="37586506" w:rsidR="00F64A5A" w:rsidRDefault="00F64A5A" w:rsidP="00572331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Закупочная организация, отвечающая за закупку, копируется из ссылочного документа</w:t>
            </w:r>
            <w:r w:rsidR="005F29DE">
              <w:rPr>
                <w:rFonts w:ascii="Arial" w:hAnsi="Arial" w:cs="Arial"/>
                <w:sz w:val="20"/>
                <w:szCs w:val="20"/>
              </w:rPr>
              <w:t>. Либо указывается автоматически на основании данных пользователя.</w:t>
            </w:r>
          </w:p>
        </w:tc>
      </w:tr>
      <w:tr w:rsidR="00F64A5A" w:rsidRPr="00F94454" w14:paraId="1BC3710A" w14:textId="77777777" w:rsidTr="00F8304C">
        <w:tc>
          <w:tcPr>
            <w:tcW w:w="1734" w:type="pct"/>
            <w:vAlign w:val="center"/>
          </w:tcPr>
          <w:p w14:paraId="6E476AB3" w14:textId="52320AB6" w:rsidR="00F64A5A" w:rsidRDefault="00F64A5A" w:rsidP="0057233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 закупок</w:t>
            </w:r>
          </w:p>
        </w:tc>
        <w:tc>
          <w:tcPr>
            <w:tcW w:w="3266" w:type="pct"/>
            <w:shd w:val="clear" w:color="auto" w:fill="auto"/>
          </w:tcPr>
          <w:p w14:paraId="44D5377C" w14:textId="49AACBDF" w:rsidR="00F64A5A" w:rsidRDefault="00F64A5A" w:rsidP="00572331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 группы закупок, копируется из ссылочного документа</w:t>
            </w:r>
            <w:r w:rsidR="005F29DE">
              <w:rPr>
                <w:rFonts w:ascii="Arial" w:hAnsi="Arial" w:cs="Arial"/>
                <w:sz w:val="20"/>
                <w:szCs w:val="20"/>
              </w:rPr>
              <w:t>. Либо указывается автоматически на основании данных пользователя.</w:t>
            </w:r>
          </w:p>
        </w:tc>
      </w:tr>
      <w:tr w:rsidR="00F64A5A" w:rsidRPr="00F94454" w14:paraId="498E092E" w14:textId="77777777" w:rsidTr="00F8304C">
        <w:tc>
          <w:tcPr>
            <w:tcW w:w="1734" w:type="pct"/>
            <w:vAlign w:val="center"/>
          </w:tcPr>
          <w:p w14:paraId="40EB2319" w14:textId="64D1CDF1" w:rsidR="00F64A5A" w:rsidRDefault="00F64A5A" w:rsidP="0057233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Дата 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17AE4F2D" w14:textId="3A3FB67F" w:rsidR="00F64A5A" w:rsidRDefault="00F64A5A" w:rsidP="00572331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Дата создания проекта. Автоматически заполняется текущей датой</w:t>
            </w:r>
          </w:p>
        </w:tc>
      </w:tr>
      <w:tr w:rsidR="00F64A5A" w:rsidRPr="00F94454" w14:paraId="470B1B76" w14:textId="77777777" w:rsidTr="00F8304C">
        <w:tc>
          <w:tcPr>
            <w:tcW w:w="1734" w:type="pct"/>
            <w:vAlign w:val="center"/>
          </w:tcPr>
          <w:p w14:paraId="0CAC89E4" w14:textId="5FD690FB" w:rsidR="00F64A5A" w:rsidRDefault="00F64A5A" w:rsidP="0057233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Дата начала срока действия контракта</w:t>
            </w:r>
          </w:p>
        </w:tc>
        <w:tc>
          <w:tcPr>
            <w:tcW w:w="3266" w:type="pct"/>
            <w:shd w:val="clear" w:color="auto" w:fill="auto"/>
          </w:tcPr>
          <w:p w14:paraId="5232BAAE" w14:textId="2FAC134A" w:rsidR="00F64A5A" w:rsidRDefault="00F64A5A" w:rsidP="00572331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Плановая дата начала срока действия контракта.  Ввод вручную, в случае изменения данных в СЭД, после согласования, значение будет изменено автоматически</w:t>
            </w:r>
          </w:p>
        </w:tc>
      </w:tr>
      <w:tr w:rsidR="00F64A5A" w:rsidRPr="00F94454" w14:paraId="34ABB7A6" w14:textId="77777777" w:rsidTr="00F8304C">
        <w:tc>
          <w:tcPr>
            <w:tcW w:w="1734" w:type="pct"/>
            <w:vAlign w:val="center"/>
          </w:tcPr>
          <w:p w14:paraId="4A963E82" w14:textId="4584E5BE" w:rsidR="00F64A5A" w:rsidRDefault="00F64A5A" w:rsidP="0057233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Дата окончания срока действия контракта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00E8DB85" w14:textId="722437CF" w:rsidR="00F64A5A" w:rsidRDefault="00F64A5A" w:rsidP="00572331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Плановая дата окончания срока действия контракта. Ввод вручную, в случае изменения данных в СЭД, после согласования, значение будет изменено автоматически</w:t>
            </w:r>
          </w:p>
        </w:tc>
      </w:tr>
      <w:tr w:rsidR="00F64A5A" w:rsidRPr="00F94454" w14:paraId="0787B1F4" w14:textId="77777777" w:rsidTr="00F8304C">
        <w:tc>
          <w:tcPr>
            <w:tcW w:w="1734" w:type="pct"/>
            <w:vAlign w:val="center"/>
          </w:tcPr>
          <w:p w14:paraId="1361AB45" w14:textId="742F12E5" w:rsidR="00F64A5A" w:rsidRDefault="00F64A5A" w:rsidP="005723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 заявки на закупку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24F43AC7" w14:textId="0C3CB68A" w:rsidR="00F64A5A" w:rsidRDefault="005F29DE" w:rsidP="0057233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Копируется из ссылочного документа либо пусто</w:t>
            </w:r>
          </w:p>
        </w:tc>
      </w:tr>
      <w:tr w:rsidR="00F64A5A" w:rsidRPr="00F94454" w14:paraId="5EBCCA3F" w14:textId="65E4CCB1" w:rsidTr="00F8304C">
        <w:tc>
          <w:tcPr>
            <w:tcW w:w="1734" w:type="pct"/>
            <w:vAlign w:val="center"/>
          </w:tcPr>
          <w:p w14:paraId="131B47AB" w14:textId="77777777" w:rsidR="00F64A5A" w:rsidRDefault="00F64A5A" w:rsidP="005723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Договорная стоимость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1899371A" w14:textId="3E191760" w:rsidR="00F64A5A" w:rsidRDefault="00F64A5A" w:rsidP="0057233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Общая стоимость договора (в случае наличия)</w:t>
            </w:r>
          </w:p>
        </w:tc>
      </w:tr>
      <w:tr w:rsidR="00F64A5A" w:rsidRPr="00F94454" w14:paraId="288F1F1B" w14:textId="77777777" w:rsidTr="00F8304C">
        <w:tc>
          <w:tcPr>
            <w:tcW w:w="1734" w:type="pct"/>
            <w:vAlign w:val="center"/>
          </w:tcPr>
          <w:p w14:paraId="258FEA0D" w14:textId="01B8043B" w:rsidR="00F64A5A" w:rsidRDefault="00F64A5A" w:rsidP="005723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Условие платежа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1D12A91A" w14:textId="28D47AB8" w:rsidR="00F64A5A" w:rsidRDefault="00F64A5A" w:rsidP="0057233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Условия оплаты контрагенту. Выбор из справочника Условия платежа.</w:t>
            </w:r>
            <w:r w:rsidR="005F29DE">
              <w:rPr>
                <w:rFonts w:ascii="Arial" w:hAnsi="Arial" w:cs="Arial"/>
                <w:sz w:val="20"/>
                <w:szCs w:val="20"/>
              </w:rPr>
              <w:t xml:space="preserve"> Ввод вручную</w:t>
            </w:r>
          </w:p>
        </w:tc>
      </w:tr>
      <w:tr w:rsidR="00F64A5A" w:rsidRPr="00F94454" w14:paraId="58013DD6" w14:textId="77777777" w:rsidTr="00F8304C">
        <w:tc>
          <w:tcPr>
            <w:tcW w:w="1734" w:type="pct"/>
            <w:vAlign w:val="center"/>
          </w:tcPr>
          <w:p w14:paraId="68D41FA6" w14:textId="671F470B" w:rsidR="00F64A5A" w:rsidRDefault="00F64A5A" w:rsidP="005723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Валюта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2CCF004B" w14:textId="5499BEC0" w:rsidR="00F64A5A" w:rsidRDefault="00F64A5A" w:rsidP="0057233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Валюта договора. Выбор из справочника Валюты. </w:t>
            </w:r>
            <w:r w:rsidR="005F29DE">
              <w:rPr>
                <w:rFonts w:ascii="Arial" w:hAnsi="Arial" w:cs="Arial"/>
                <w:sz w:val="20"/>
                <w:szCs w:val="20"/>
              </w:rPr>
              <w:t xml:space="preserve"> Ввод вручную</w:t>
            </w:r>
          </w:p>
        </w:tc>
      </w:tr>
      <w:tr w:rsidR="00F64A5A" w:rsidRPr="00F94454" w14:paraId="03A4036E" w14:textId="77777777" w:rsidTr="00F8304C">
        <w:tc>
          <w:tcPr>
            <w:tcW w:w="1734" w:type="pct"/>
            <w:vAlign w:val="center"/>
          </w:tcPr>
          <w:p w14:paraId="42AF09F0" w14:textId="171D0C0F" w:rsidR="00F64A5A" w:rsidRDefault="00F64A5A" w:rsidP="005723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Базис поставки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501D058B" w14:textId="5B719BBA" w:rsidR="00F64A5A" w:rsidRDefault="00F64A5A" w:rsidP="0057233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Пусто</w:t>
            </w:r>
          </w:p>
        </w:tc>
      </w:tr>
      <w:tr w:rsidR="00F64A5A" w:rsidRPr="00F94454" w14:paraId="4B0289F8" w14:textId="77777777" w:rsidTr="00F8304C">
        <w:tc>
          <w:tcPr>
            <w:tcW w:w="1734" w:type="pct"/>
            <w:vAlign w:val="center"/>
          </w:tcPr>
          <w:p w14:paraId="72CE31FC" w14:textId="1F1506C9" w:rsidR="00F64A5A" w:rsidRPr="000F4820" w:rsidRDefault="00F64A5A" w:rsidP="0057233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 деблокирования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6B607D0A" w14:textId="2ECF0DBB" w:rsidR="00F64A5A" w:rsidRDefault="00F64A5A" w:rsidP="0057233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К1. Заполняется автоматически </w:t>
            </w:r>
          </w:p>
        </w:tc>
      </w:tr>
      <w:tr w:rsidR="00B72D8F" w:rsidRPr="00F94454" w14:paraId="11DE3A28" w14:textId="77777777" w:rsidTr="00F8304C">
        <w:tc>
          <w:tcPr>
            <w:tcW w:w="1734" w:type="pct"/>
            <w:vAlign w:val="center"/>
          </w:tcPr>
          <w:p w14:paraId="2F69B81E" w14:textId="0569791C" w:rsidR="00B72D8F" w:rsidRDefault="00EF3F7B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Базис поставки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05C92D5F" w14:textId="59884BA9" w:rsidR="00B72D8F" w:rsidRDefault="005F29DE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. Ввод вручную</w:t>
            </w:r>
          </w:p>
        </w:tc>
      </w:tr>
      <w:tr w:rsidR="00B72D8F" w:rsidRPr="00F94454" w14:paraId="6A5A5915" w14:textId="77777777" w:rsidTr="00F8304C">
        <w:tc>
          <w:tcPr>
            <w:tcW w:w="1734" w:type="pct"/>
            <w:vAlign w:val="center"/>
          </w:tcPr>
          <w:p w14:paraId="42D0B2D3" w14:textId="079316F7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 w:rsidRPr="00B72D8F">
              <w:rPr>
                <w:rFonts w:ascii="Arial" w:hAnsi="Arial" w:cs="Arial"/>
                <w:sz w:val="20"/>
                <w:szCs w:val="20"/>
              </w:rPr>
              <w:t>Гос. Финансирование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5B691BBF" w14:textId="5406ED8C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72D8F">
              <w:rPr>
                <w:rFonts w:ascii="Arial" w:hAnsi="Arial" w:cs="Arial"/>
                <w:sz w:val="20"/>
                <w:szCs w:val="20"/>
              </w:rPr>
              <w:t>Указывает в случае, наличия целевого финан</w:t>
            </w:r>
            <w:r w:rsidR="005F29DE">
              <w:rPr>
                <w:rFonts w:ascii="Arial" w:hAnsi="Arial" w:cs="Arial"/>
                <w:sz w:val="20"/>
                <w:szCs w:val="20"/>
              </w:rPr>
              <w:t>сирования по данному договору. Ввод вручную</w:t>
            </w:r>
          </w:p>
        </w:tc>
      </w:tr>
      <w:tr w:rsidR="00B72D8F" w:rsidRPr="00F94454" w14:paraId="0CD94088" w14:textId="77777777" w:rsidTr="00F8304C">
        <w:tc>
          <w:tcPr>
            <w:tcW w:w="1734" w:type="pct"/>
            <w:vAlign w:val="center"/>
          </w:tcPr>
          <w:p w14:paraId="71854683" w14:textId="12EEB0DF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 w:rsidRPr="00B72D8F">
              <w:rPr>
                <w:rFonts w:ascii="Arial" w:hAnsi="Arial" w:cs="Arial"/>
                <w:sz w:val="20"/>
                <w:szCs w:val="20"/>
              </w:rPr>
              <w:t>Допуск недопоставки</w:t>
            </w:r>
            <w:r w:rsidR="004424CD">
              <w:rPr>
                <w:rFonts w:ascii="Arial" w:hAnsi="Arial" w:cs="Arial"/>
                <w:sz w:val="20"/>
                <w:szCs w:val="20"/>
              </w:rPr>
              <w:t>\сверхпоставки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20EF0681" w14:textId="7CFD9BDE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72D8F">
              <w:rPr>
                <w:rFonts w:ascii="Arial" w:hAnsi="Arial" w:cs="Arial"/>
                <w:sz w:val="20"/>
                <w:szCs w:val="20"/>
              </w:rPr>
              <w:t>Указывается % недопоставки</w:t>
            </w:r>
            <w:r w:rsidR="004424CD">
              <w:rPr>
                <w:rFonts w:ascii="Arial" w:hAnsi="Arial" w:cs="Arial"/>
                <w:sz w:val="20"/>
                <w:szCs w:val="20"/>
              </w:rPr>
              <w:t>\сверхпоставки</w:t>
            </w:r>
            <w:r w:rsidRPr="00B72D8F">
              <w:rPr>
                <w:rFonts w:ascii="Arial" w:hAnsi="Arial" w:cs="Arial"/>
                <w:sz w:val="20"/>
                <w:szCs w:val="20"/>
              </w:rPr>
              <w:t xml:space="preserve"> по договору консигнации (данные из этого поля будут автоматически скопированы во все позиции спецификации)</w:t>
            </w:r>
            <w:r w:rsidR="005F29DE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B72D8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F29DE">
              <w:rPr>
                <w:rFonts w:ascii="Arial" w:hAnsi="Arial" w:cs="Arial"/>
                <w:sz w:val="20"/>
                <w:szCs w:val="20"/>
              </w:rPr>
              <w:t>Ввод вручную</w:t>
            </w:r>
          </w:p>
        </w:tc>
      </w:tr>
      <w:tr w:rsidR="00B72D8F" w:rsidRPr="00F94454" w14:paraId="4179B8AE" w14:textId="77777777" w:rsidTr="00F8304C">
        <w:tc>
          <w:tcPr>
            <w:tcW w:w="1734" w:type="pct"/>
            <w:vAlign w:val="center"/>
          </w:tcPr>
          <w:p w14:paraId="3017C8AD" w14:textId="53306B18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 w:rsidRPr="00B72D8F">
              <w:rPr>
                <w:rFonts w:ascii="Arial" w:hAnsi="Arial" w:cs="Arial"/>
                <w:sz w:val="20"/>
                <w:szCs w:val="20"/>
              </w:rPr>
              <w:t>Налоговый агент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1B7A64CC" w14:textId="69DA08F1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72D8F">
              <w:rPr>
                <w:rFonts w:ascii="Arial" w:hAnsi="Arial" w:cs="Arial"/>
                <w:sz w:val="20"/>
                <w:szCs w:val="20"/>
              </w:rPr>
              <w:t>Устанавливается автоматически для иностранных поставщиков, для муниципальных поставщиков и госпредприятий индикатор устанавливается вручную, в случае, если по договору предусматривается оказание услуг по схеме налогового агента</w:t>
            </w:r>
            <w:r w:rsidR="005F29DE">
              <w:rPr>
                <w:rFonts w:ascii="Arial" w:hAnsi="Arial" w:cs="Arial"/>
                <w:sz w:val="20"/>
                <w:szCs w:val="20"/>
              </w:rPr>
              <w:t>. Ввод вручную</w:t>
            </w:r>
          </w:p>
        </w:tc>
      </w:tr>
      <w:tr w:rsidR="00B72D8F" w:rsidRPr="00F94454" w14:paraId="04A1C7B3" w14:textId="1C83AF2B" w:rsidTr="00F8304C">
        <w:tc>
          <w:tcPr>
            <w:tcW w:w="1734" w:type="pct"/>
            <w:vAlign w:val="center"/>
          </w:tcPr>
          <w:p w14:paraId="0BA7CEE6" w14:textId="77777777" w:rsidR="00B72D8F" w:rsidRPr="001C0157" w:rsidRDefault="00B72D8F" w:rsidP="00B72D8F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B570B">
              <w:rPr>
                <w:rFonts w:ascii="Arial" w:hAnsi="Arial" w:cs="Arial"/>
                <w:b/>
                <w:sz w:val="20"/>
                <w:szCs w:val="20"/>
              </w:rPr>
              <w:t>Позиции документа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3FB8F245" w14:textId="77777777" w:rsidR="00B72D8F" w:rsidRPr="00085002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72D8F" w:rsidRPr="00F94454" w14:paraId="2A9E0874" w14:textId="491FBA0F" w:rsidTr="00F8304C">
        <w:tc>
          <w:tcPr>
            <w:tcW w:w="1734" w:type="pct"/>
            <w:vAlign w:val="center"/>
          </w:tcPr>
          <w:p w14:paraId="55C33821" w14:textId="5BE897A7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Материал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3D4D1FA2" w14:textId="57D743C4" w:rsidR="00B72D8F" w:rsidRDefault="005F29DE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Выбор из справочника Материалы либо ввод вручную.</w:t>
            </w:r>
          </w:p>
        </w:tc>
      </w:tr>
      <w:tr w:rsidR="00B72D8F" w:rsidRPr="00F94454" w14:paraId="70C83217" w14:textId="4C620693" w:rsidTr="00F8304C">
        <w:tc>
          <w:tcPr>
            <w:tcW w:w="1734" w:type="pct"/>
            <w:vAlign w:val="center"/>
          </w:tcPr>
          <w:p w14:paraId="1B513B10" w14:textId="77777777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Краткий текст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1653969A" w14:textId="39EC38BC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Краткий текст материала, копируется из основной записи материала</w:t>
            </w:r>
            <w:r w:rsidR="005F29DE">
              <w:rPr>
                <w:rFonts w:ascii="Arial" w:hAnsi="Arial" w:cs="Arial"/>
                <w:sz w:val="20"/>
                <w:szCs w:val="20"/>
              </w:rPr>
              <w:t xml:space="preserve">. Возможен ввод вручную, если контракт создается на группу материалов, либо на текстовую позицию. </w:t>
            </w:r>
          </w:p>
        </w:tc>
      </w:tr>
      <w:tr w:rsidR="00B72D8F" w:rsidRPr="00F94454" w14:paraId="41EB3EDD" w14:textId="78F947BF" w:rsidTr="00F8304C">
        <w:tc>
          <w:tcPr>
            <w:tcW w:w="1734" w:type="pct"/>
            <w:vAlign w:val="center"/>
          </w:tcPr>
          <w:p w14:paraId="4B368BC6" w14:textId="77777777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ЕИЗ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069D08AB" w14:textId="4062F365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Из основной записи материала копируется базовая ЕИ, если цена устанавливается на альтернативную ЕИ, то ее необходимо указать вручную</w:t>
            </w:r>
          </w:p>
        </w:tc>
      </w:tr>
      <w:tr w:rsidR="00B72D8F" w:rsidRPr="00F94454" w14:paraId="31A30B8C" w14:textId="77777777" w:rsidTr="00F8304C">
        <w:tc>
          <w:tcPr>
            <w:tcW w:w="1734" w:type="pct"/>
            <w:vAlign w:val="center"/>
          </w:tcPr>
          <w:p w14:paraId="35342D1C" w14:textId="3BCD9F8F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Количество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7CE15BA9" w14:textId="460AD94D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Если создаем прайс-лист, то </w:t>
            </w:r>
            <w:r w:rsidR="005F29DE">
              <w:rPr>
                <w:rFonts w:ascii="Arial" w:hAnsi="Arial" w:cs="Arial"/>
                <w:sz w:val="20"/>
                <w:szCs w:val="20"/>
              </w:rPr>
              <w:t xml:space="preserve">вручную </w:t>
            </w:r>
            <w:r>
              <w:rPr>
                <w:rFonts w:ascii="Arial" w:hAnsi="Arial" w:cs="Arial"/>
                <w:sz w:val="20"/>
                <w:szCs w:val="20"/>
              </w:rPr>
              <w:t xml:space="preserve">ставим значение 1. </w:t>
            </w:r>
          </w:p>
          <w:p w14:paraId="2DB36BD5" w14:textId="4C4D0160" w:rsidR="00B72D8F" w:rsidRPr="000529A7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Если количество известно, то указываем</w:t>
            </w:r>
            <w:r w:rsidR="005F29DE">
              <w:rPr>
                <w:rFonts w:ascii="Arial" w:hAnsi="Arial" w:cs="Arial"/>
                <w:sz w:val="20"/>
                <w:szCs w:val="20"/>
              </w:rPr>
              <w:t xml:space="preserve"> его вручную</w:t>
            </w:r>
          </w:p>
        </w:tc>
      </w:tr>
      <w:tr w:rsidR="00B72D8F" w:rsidRPr="00F94454" w14:paraId="5B9B7776" w14:textId="264A85CE" w:rsidTr="00F8304C">
        <w:tc>
          <w:tcPr>
            <w:tcW w:w="1734" w:type="pct"/>
            <w:vAlign w:val="center"/>
          </w:tcPr>
          <w:p w14:paraId="78D785FD" w14:textId="77777777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Цена нетто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7F3C35B7" w14:textId="38E09CC9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Цена материалов без НДС. Ввод вручную</w:t>
            </w:r>
          </w:p>
        </w:tc>
      </w:tr>
      <w:tr w:rsidR="00B72D8F" w:rsidRPr="00F94454" w14:paraId="6BA21729" w14:textId="77777777" w:rsidTr="00F8304C">
        <w:tc>
          <w:tcPr>
            <w:tcW w:w="1734" w:type="pct"/>
            <w:vAlign w:val="center"/>
          </w:tcPr>
          <w:p w14:paraId="556A5BED" w14:textId="15D710AC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Завод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6C556B23" w14:textId="2AAEB7C1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Пусто</w:t>
            </w:r>
          </w:p>
        </w:tc>
      </w:tr>
      <w:tr w:rsidR="00B72D8F" w:rsidRPr="00F94454" w14:paraId="751C20F8" w14:textId="77777777" w:rsidTr="00F8304C">
        <w:tc>
          <w:tcPr>
            <w:tcW w:w="1734" w:type="pct"/>
            <w:vAlign w:val="center"/>
          </w:tcPr>
          <w:p w14:paraId="7DBA9851" w14:textId="0598AB13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Допуск недопоставки</w:t>
            </w:r>
            <w:r w:rsidR="004424CD">
              <w:rPr>
                <w:rFonts w:ascii="Arial" w:hAnsi="Arial" w:cs="Arial"/>
                <w:sz w:val="20"/>
                <w:szCs w:val="20"/>
              </w:rPr>
              <w:t>\сверхпоста</w:t>
            </w:r>
            <w:r w:rsidR="002A5E4D">
              <w:rPr>
                <w:rFonts w:ascii="Arial" w:hAnsi="Arial" w:cs="Arial"/>
                <w:sz w:val="20"/>
                <w:szCs w:val="20"/>
              </w:rPr>
              <w:t>в</w:t>
            </w:r>
            <w:r w:rsidR="004424CD">
              <w:rPr>
                <w:rFonts w:ascii="Arial" w:hAnsi="Arial" w:cs="Arial"/>
                <w:sz w:val="20"/>
                <w:szCs w:val="20"/>
              </w:rPr>
              <w:t>ки</w:t>
            </w:r>
          </w:p>
        </w:tc>
        <w:tc>
          <w:tcPr>
            <w:tcW w:w="3266" w:type="pct"/>
            <w:shd w:val="clear" w:color="auto" w:fill="auto"/>
            <w:vAlign w:val="center"/>
          </w:tcPr>
          <w:p w14:paraId="7A72558E" w14:textId="4AA66A68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Пусто</w:t>
            </w:r>
          </w:p>
        </w:tc>
      </w:tr>
    </w:tbl>
    <w:p w14:paraId="5B3A2A84" w14:textId="7B7CD3F6" w:rsidR="00CC4A47" w:rsidRDefault="00CC4A47" w:rsidP="00D01C7D">
      <w:pPr>
        <w:pStyle w:val="3"/>
      </w:pPr>
      <w:bookmarkStart w:id="2020" w:name="_Toc48930206"/>
      <w:bookmarkStart w:id="2021" w:name="_Toc48930207"/>
      <w:bookmarkStart w:id="2022" w:name="_Toc64879361"/>
      <w:bookmarkEnd w:id="2020"/>
      <w:bookmarkEnd w:id="2021"/>
      <w:r>
        <w:t xml:space="preserve">Создание системных документов типа Заказ на поставку (транзакция </w:t>
      </w:r>
      <w:r>
        <w:rPr>
          <w:lang w:val="en-US"/>
        </w:rPr>
        <w:t>ME</w:t>
      </w:r>
      <w:r>
        <w:t>21N</w:t>
      </w:r>
      <w:r w:rsidRPr="0030185F">
        <w:t>)</w:t>
      </w:r>
      <w:bookmarkEnd w:id="2022"/>
    </w:p>
    <w:p w14:paraId="617DFFF7" w14:textId="6766F065" w:rsidR="00CC4A47" w:rsidRDefault="00CC4A47" w:rsidP="00CC4A47">
      <w:pPr>
        <w:rPr>
          <w:rFonts w:eastAsiaTheme="majorEastAsia"/>
        </w:rPr>
      </w:pPr>
      <w:r w:rsidRPr="0030185F">
        <w:rPr>
          <w:rFonts w:ascii="Arial" w:hAnsi="Arial" w:cs="Arial"/>
        </w:rPr>
        <w:t>Описание полей системн</w:t>
      </w:r>
      <w:r w:rsidR="001E0E78">
        <w:rPr>
          <w:rFonts w:ascii="Arial" w:hAnsi="Arial" w:cs="Arial"/>
        </w:rPr>
        <w:t>ых</w:t>
      </w:r>
      <w:r w:rsidRPr="0030185F">
        <w:rPr>
          <w:rFonts w:ascii="Arial" w:hAnsi="Arial" w:cs="Arial"/>
        </w:rPr>
        <w:t xml:space="preserve"> документов типа </w:t>
      </w:r>
      <w:r w:rsidR="001E0E78">
        <w:rPr>
          <w:rFonts w:ascii="Arial" w:hAnsi="Arial" w:cs="Arial"/>
          <w:lang w:val="en-US"/>
        </w:rPr>
        <w:t>F</w:t>
      </w:r>
      <w:r w:rsidR="001E0E78" w:rsidRPr="001E0E78">
        <w:rPr>
          <w:rFonts w:ascii="Arial" w:hAnsi="Arial" w:cs="Arial"/>
        </w:rPr>
        <w:t>-</w:t>
      </w:r>
      <w:r w:rsidR="00A9686A">
        <w:rPr>
          <w:rFonts w:ascii="Arial" w:hAnsi="Arial" w:cs="Arial"/>
        </w:rPr>
        <w:t>Заказ на пост</w:t>
      </w:r>
      <w:r w:rsidR="001E0E78">
        <w:rPr>
          <w:rFonts w:ascii="Arial" w:hAnsi="Arial" w:cs="Arial"/>
        </w:rPr>
        <w:t>а</w:t>
      </w:r>
      <w:r w:rsidR="00A9686A">
        <w:rPr>
          <w:rFonts w:ascii="Arial" w:hAnsi="Arial" w:cs="Arial"/>
        </w:rPr>
        <w:t>вку</w:t>
      </w:r>
      <w:r w:rsidRPr="0030185F">
        <w:rPr>
          <w:rFonts w:ascii="Arial" w:hAnsi="Arial" w:cs="Arial"/>
        </w:rPr>
        <w:t xml:space="preserve"> приведено в таблице.</w:t>
      </w:r>
    </w:p>
    <w:p w14:paraId="2A60AB9C" w14:textId="6595F49D" w:rsidR="00CC4A47" w:rsidRDefault="00CC4A47" w:rsidP="00D605D8">
      <w:pPr>
        <w:pStyle w:val="a8"/>
        <w:jc w:val="right"/>
        <w:rPr>
          <w:rFonts w:ascii="Arial" w:hAnsi="Arial" w:cs="Arial"/>
          <w:b/>
          <w:sz w:val="22"/>
        </w:rPr>
      </w:pPr>
      <w:bookmarkStart w:id="2023" w:name="_Ref517191752"/>
      <w:r w:rsidRPr="0030185F">
        <w:rPr>
          <w:rFonts w:ascii="Arial" w:hAnsi="Arial" w:cs="Arial"/>
          <w:b/>
          <w:sz w:val="22"/>
        </w:rPr>
        <w:t xml:space="preserve">Таблица </w:t>
      </w:r>
      <w:r w:rsidRPr="0030185F">
        <w:rPr>
          <w:rFonts w:ascii="Arial" w:hAnsi="Arial" w:cs="Arial"/>
          <w:b/>
          <w:sz w:val="22"/>
        </w:rPr>
        <w:fldChar w:fldCharType="begin"/>
      </w:r>
      <w:r w:rsidRPr="0030185F">
        <w:rPr>
          <w:rFonts w:ascii="Arial" w:hAnsi="Arial" w:cs="Arial"/>
          <w:b/>
          <w:sz w:val="22"/>
        </w:rPr>
        <w:instrText xml:space="preserve"> SEQ Таблица \* ARABIC </w:instrText>
      </w:r>
      <w:r w:rsidRPr="0030185F">
        <w:rPr>
          <w:rFonts w:ascii="Arial" w:hAnsi="Arial" w:cs="Arial"/>
          <w:b/>
          <w:sz w:val="22"/>
        </w:rPr>
        <w:fldChar w:fldCharType="separate"/>
      </w:r>
      <w:ins w:id="2024" w:author="Paramonova Elena" w:date="2021-03-18T14:33:00Z">
        <w:r w:rsidR="008157EB">
          <w:rPr>
            <w:rFonts w:ascii="Arial" w:hAnsi="Arial" w:cs="Arial"/>
            <w:b/>
            <w:noProof/>
            <w:sz w:val="22"/>
          </w:rPr>
          <w:t>64</w:t>
        </w:r>
      </w:ins>
      <w:del w:id="2025" w:author="Paramonova Elena" w:date="2021-03-18T14:33:00Z">
        <w:r w:rsidR="002A5E4D" w:rsidDel="008157EB">
          <w:rPr>
            <w:rFonts w:ascii="Arial" w:hAnsi="Arial" w:cs="Arial"/>
            <w:b/>
            <w:noProof/>
            <w:sz w:val="22"/>
          </w:rPr>
          <w:delText>66</w:delText>
        </w:r>
      </w:del>
      <w:r w:rsidRPr="0030185F">
        <w:rPr>
          <w:rFonts w:ascii="Arial" w:hAnsi="Arial" w:cs="Arial"/>
          <w:b/>
          <w:sz w:val="22"/>
        </w:rPr>
        <w:fldChar w:fldCharType="end"/>
      </w:r>
      <w:r w:rsidRPr="0030185F"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>Описание основных п</w:t>
      </w:r>
      <w:r w:rsidRPr="0030185F">
        <w:rPr>
          <w:rFonts w:ascii="Arial" w:hAnsi="Arial" w:cs="Arial"/>
          <w:b/>
          <w:sz w:val="22"/>
        </w:rPr>
        <w:t>ол</w:t>
      </w:r>
      <w:r>
        <w:rPr>
          <w:rFonts w:ascii="Arial" w:hAnsi="Arial" w:cs="Arial"/>
          <w:b/>
          <w:sz w:val="22"/>
        </w:rPr>
        <w:t>ей</w:t>
      </w:r>
      <w:r w:rsidRPr="0030185F">
        <w:rPr>
          <w:rFonts w:ascii="Arial" w:hAnsi="Arial" w:cs="Arial"/>
          <w:b/>
          <w:sz w:val="22"/>
        </w:rPr>
        <w:t xml:space="preserve"> системн</w:t>
      </w:r>
      <w:r>
        <w:rPr>
          <w:rFonts w:ascii="Arial" w:hAnsi="Arial" w:cs="Arial"/>
          <w:b/>
          <w:sz w:val="22"/>
        </w:rPr>
        <w:t>ых</w:t>
      </w:r>
      <w:r w:rsidRPr="0030185F">
        <w:rPr>
          <w:rFonts w:ascii="Arial" w:hAnsi="Arial" w:cs="Arial"/>
          <w:b/>
          <w:sz w:val="22"/>
        </w:rPr>
        <w:t xml:space="preserve"> документ</w:t>
      </w:r>
      <w:r>
        <w:rPr>
          <w:rFonts w:ascii="Arial" w:hAnsi="Arial" w:cs="Arial"/>
          <w:b/>
          <w:sz w:val="22"/>
        </w:rPr>
        <w:t>ов типа</w:t>
      </w:r>
      <w:r w:rsidRPr="0030185F">
        <w:rPr>
          <w:rFonts w:ascii="Arial" w:hAnsi="Arial" w:cs="Arial"/>
          <w:b/>
          <w:sz w:val="22"/>
        </w:rPr>
        <w:t xml:space="preserve"> </w:t>
      </w:r>
      <w:r>
        <w:rPr>
          <w:rFonts w:ascii="Arial" w:hAnsi="Arial" w:cs="Arial"/>
          <w:b/>
          <w:sz w:val="22"/>
        </w:rPr>
        <w:t>Заказ на поставку (транзакция ME21N)</w:t>
      </w:r>
      <w:bookmarkEnd w:id="2023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246"/>
        <w:gridCol w:w="6930"/>
      </w:tblGrid>
      <w:tr w:rsidR="004D6E98" w:rsidRPr="00F94454" w14:paraId="684C2A15" w14:textId="2DDD6A27" w:rsidTr="004D6E98">
        <w:trPr>
          <w:cantSplit/>
          <w:trHeight w:val="397"/>
          <w:tblHeader/>
        </w:trPr>
        <w:tc>
          <w:tcPr>
            <w:tcW w:w="1595" w:type="pct"/>
            <w:shd w:val="clear" w:color="auto" w:fill="FFC000"/>
            <w:vAlign w:val="center"/>
          </w:tcPr>
          <w:p w14:paraId="4F2BF277" w14:textId="2AD4EE37" w:rsidR="004D6E98" w:rsidRPr="00D36A72" w:rsidRDefault="004D6E98" w:rsidP="00A9686A">
            <w:pPr>
              <w:jc w:val="center"/>
              <w:rPr>
                <w:rFonts w:ascii="Arial" w:hAnsi="Arial" w:cs="Arial"/>
                <w:b/>
                <w:sz w:val="20"/>
              </w:rPr>
            </w:pPr>
            <w:bookmarkStart w:id="2026" w:name="_Hlk521005610"/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Поле документа</w:t>
            </w:r>
          </w:p>
        </w:tc>
        <w:tc>
          <w:tcPr>
            <w:tcW w:w="3405" w:type="pct"/>
            <w:shd w:val="clear" w:color="auto" w:fill="FFC000"/>
            <w:vAlign w:val="center"/>
          </w:tcPr>
          <w:p w14:paraId="640197A5" w14:textId="24D87156" w:rsidR="004D6E98" w:rsidRDefault="004D6E98" w:rsidP="00EF5DEE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</w:rPr>
              <w:t>Содержание поля документа</w:t>
            </w: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4D6E98" w:rsidRPr="00F94454" w14:paraId="78295811" w14:textId="4669AD64" w:rsidTr="004D6E98">
        <w:trPr>
          <w:cantSplit/>
        </w:trPr>
        <w:tc>
          <w:tcPr>
            <w:tcW w:w="1595" w:type="pct"/>
          </w:tcPr>
          <w:p w14:paraId="4CF75519" w14:textId="77777777" w:rsidR="004D6E98" w:rsidRPr="000B570B" w:rsidRDefault="004D6E98" w:rsidP="00A9686A">
            <w:pPr>
              <w:rPr>
                <w:rFonts w:ascii="Arial" w:hAnsi="Arial" w:cs="Arial"/>
                <w:b/>
                <w:sz w:val="20"/>
              </w:rPr>
            </w:pPr>
            <w:r w:rsidRPr="000B570B">
              <w:rPr>
                <w:rFonts w:ascii="Arial" w:hAnsi="Arial" w:cs="Arial"/>
                <w:b/>
                <w:sz w:val="20"/>
              </w:rPr>
              <w:t>Заголовок документа</w:t>
            </w:r>
          </w:p>
        </w:tc>
        <w:tc>
          <w:tcPr>
            <w:tcW w:w="3405" w:type="pct"/>
          </w:tcPr>
          <w:p w14:paraId="47888862" w14:textId="77777777" w:rsidR="004D6E98" w:rsidRDefault="004D6E98" w:rsidP="00A9686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6E98" w:rsidRPr="00F94454" w14:paraId="2BBDF7FF" w14:textId="77552E67" w:rsidTr="004D6E98">
        <w:trPr>
          <w:cantSplit/>
        </w:trPr>
        <w:tc>
          <w:tcPr>
            <w:tcW w:w="1595" w:type="pct"/>
          </w:tcPr>
          <w:p w14:paraId="65247457" w14:textId="77777777" w:rsidR="004D6E98" w:rsidRDefault="004D6E98" w:rsidP="00D422F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Вид </w:t>
            </w:r>
          </w:p>
        </w:tc>
        <w:tc>
          <w:tcPr>
            <w:tcW w:w="3405" w:type="pct"/>
          </w:tcPr>
          <w:p w14:paraId="45FA760F" w14:textId="77777777" w:rsidR="004D6E98" w:rsidRDefault="004D6E98" w:rsidP="00D422F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ZNB</w:t>
            </w:r>
            <w:r>
              <w:rPr>
                <w:rFonts w:ascii="Arial" w:hAnsi="Arial" w:cs="Arial"/>
                <w:sz w:val="20"/>
                <w:szCs w:val="20"/>
              </w:rPr>
              <w:t xml:space="preserve"> – Спецификация договора.</w:t>
            </w:r>
          </w:p>
          <w:p w14:paraId="521FD0CC" w14:textId="4BAB1860" w:rsidR="004D6E98" w:rsidRDefault="004D6E98" w:rsidP="00D422F3">
            <w:pPr>
              <w:jc w:val="left"/>
              <w:rPr>
                <w:ins w:id="2027" w:author="Paramonova Elena" w:date="2021-02-18T11:52:00Z"/>
                <w:rFonts w:ascii="Arial" w:hAnsi="Arial" w:cs="Arial"/>
                <w:sz w:val="20"/>
                <w:szCs w:val="20"/>
              </w:rPr>
            </w:pPr>
            <w:r w:rsidRPr="00FE1E0F">
              <w:rPr>
                <w:rFonts w:ascii="Arial" w:hAnsi="Arial" w:cs="Arial"/>
                <w:sz w:val="20"/>
                <w:szCs w:val="20"/>
              </w:rPr>
              <w:t>ZRZN – Разнарядка</w:t>
            </w:r>
          </w:p>
          <w:p w14:paraId="7DD2F755" w14:textId="5BB3DBC4" w:rsidR="00667F7D" w:rsidRPr="00667F7D" w:rsidRDefault="00667F7D" w:rsidP="00D422F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ins w:id="2028" w:author="Paramonova Elena" w:date="2021-02-18T11:52:00Z">
              <w:r>
                <w:rPr>
                  <w:rFonts w:ascii="Arial" w:hAnsi="Arial" w:cs="Arial"/>
                  <w:sz w:val="20"/>
                  <w:szCs w:val="20"/>
                  <w:lang w:val="en-US"/>
                </w:rPr>
                <w:t>ZRZA</w:t>
              </w:r>
              <w:r>
                <w:rPr>
                  <w:rFonts w:ascii="Arial" w:hAnsi="Arial" w:cs="Arial"/>
                  <w:sz w:val="20"/>
                  <w:szCs w:val="20"/>
                </w:rPr>
                <w:t xml:space="preserve"> </w:t>
              </w:r>
              <w:r w:rsidRPr="004718D5">
                <w:rPr>
                  <w:rFonts w:ascii="Arial" w:hAnsi="Arial" w:cs="Arial"/>
                  <w:sz w:val="20"/>
                  <w:szCs w:val="20"/>
                  <w:rPrChange w:author="Paramonova Elena" w:date="2021-02-19T09:15:00Z" w:id="2029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rPrChange>
                </w:rPr>
                <w:t>-</w:t>
              </w:r>
              <w:r>
                <w:rPr>
                  <w:rFonts w:ascii="Arial" w:hAnsi="Arial" w:cs="Arial"/>
                  <w:sz w:val="20"/>
                  <w:szCs w:val="20"/>
                </w:rPr>
                <w:t xml:space="preserve"> Внеплановая Разнарядка</w:t>
              </w:r>
            </w:ins>
          </w:p>
          <w:p w14:paraId="7BB94222" w14:textId="44EFC9B8" w:rsidR="004D6E98" w:rsidRDefault="004D6E98" w:rsidP="00D422F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4B0761">
              <w:rPr>
                <w:rFonts w:ascii="Arial" w:hAnsi="Arial" w:cs="Arial"/>
                <w:sz w:val="20"/>
                <w:szCs w:val="20"/>
              </w:rPr>
              <w:t>ZNL</w:t>
            </w:r>
            <w:r w:rsidRPr="00FE1E0F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032C7D">
              <w:rPr>
                <w:rFonts w:ascii="Arial" w:hAnsi="Arial" w:cs="Arial"/>
                <w:sz w:val="20"/>
                <w:szCs w:val="20"/>
              </w:rPr>
              <w:t>Заказ на поставку</w:t>
            </w:r>
            <w:r>
              <w:rPr>
                <w:rFonts w:ascii="Arial" w:hAnsi="Arial" w:cs="Arial"/>
                <w:sz w:val="20"/>
                <w:szCs w:val="20"/>
              </w:rPr>
              <w:t xml:space="preserve"> за наличные</w:t>
            </w:r>
          </w:p>
          <w:p w14:paraId="240AE655" w14:textId="77777777" w:rsidR="004D6E98" w:rsidRDefault="004D6E98" w:rsidP="00D422F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ZUS</w:t>
            </w:r>
            <w:r w:rsidRPr="0021572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E1E0F">
              <w:rPr>
                <w:rFonts w:ascii="Arial" w:hAnsi="Arial" w:cs="Arial"/>
                <w:sz w:val="20"/>
                <w:szCs w:val="20"/>
              </w:rPr>
              <w:t xml:space="preserve">– </w:t>
            </w:r>
            <w:r w:rsidR="00032C7D">
              <w:rPr>
                <w:rFonts w:ascii="Arial" w:hAnsi="Arial" w:cs="Arial"/>
                <w:sz w:val="20"/>
                <w:szCs w:val="20"/>
              </w:rPr>
              <w:t>Заказ на поставку</w:t>
            </w:r>
            <w:r>
              <w:rPr>
                <w:rFonts w:ascii="Arial" w:hAnsi="Arial" w:cs="Arial"/>
                <w:sz w:val="20"/>
                <w:szCs w:val="20"/>
              </w:rPr>
              <w:t xml:space="preserve"> без спецификации</w:t>
            </w:r>
          </w:p>
          <w:p w14:paraId="27AED55A" w14:textId="6883A735" w:rsidR="000F5665" w:rsidRPr="00F8304C" w:rsidRDefault="000F5665" w:rsidP="00D422F3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ZRAZ</w:t>
            </w:r>
            <w:r w:rsidRPr="00F8304C">
              <w:rPr>
                <w:rFonts w:ascii="Arial" w:hAnsi="Arial" w:cs="Arial"/>
                <w:sz w:val="20"/>
              </w:rPr>
              <w:t xml:space="preserve"> – </w:t>
            </w:r>
            <w:r>
              <w:rPr>
                <w:rFonts w:ascii="Arial" w:hAnsi="Arial" w:cs="Arial"/>
                <w:sz w:val="20"/>
              </w:rPr>
              <w:t>Разовый договор</w:t>
            </w:r>
          </w:p>
          <w:p w14:paraId="42902AA9" w14:textId="23CD8481" w:rsidR="000F5665" w:rsidRPr="000F5665" w:rsidRDefault="000F5665" w:rsidP="00D422F3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ZST</w:t>
            </w:r>
            <w:r>
              <w:rPr>
                <w:rFonts w:ascii="Arial" w:hAnsi="Arial" w:cs="Arial"/>
                <w:sz w:val="20"/>
              </w:rPr>
              <w:t xml:space="preserve"> – Спецификация к типовому договору</w:t>
            </w:r>
          </w:p>
        </w:tc>
      </w:tr>
      <w:tr w:rsidR="004D6E98" w:rsidRPr="00F94454" w14:paraId="22528AC7" w14:textId="77777777" w:rsidTr="004D6E98">
        <w:trPr>
          <w:cantSplit/>
        </w:trPr>
        <w:tc>
          <w:tcPr>
            <w:tcW w:w="1595" w:type="pct"/>
          </w:tcPr>
          <w:p w14:paraId="061EF822" w14:textId="67265A52" w:rsidR="004D6E98" w:rsidRDefault="004D6E98" w:rsidP="004C002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Тип позиции</w:t>
            </w:r>
          </w:p>
        </w:tc>
        <w:tc>
          <w:tcPr>
            <w:tcW w:w="3405" w:type="pct"/>
            <w:vAlign w:val="center"/>
          </w:tcPr>
          <w:p w14:paraId="57149241" w14:textId="77777777" w:rsidR="004D6E98" w:rsidRDefault="004D6E98" w:rsidP="004C00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Копируется либо из:</w:t>
            </w:r>
          </w:p>
          <w:p w14:paraId="28D12B63" w14:textId="7F8656EB" w:rsidR="004D6E98" w:rsidRDefault="004D6E98" w:rsidP="004C00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заявки на закупку МТР/з</w:t>
            </w:r>
            <w:r w:rsidRPr="00AD7428">
              <w:rPr>
                <w:rFonts w:ascii="Arial" w:hAnsi="Arial" w:cs="Arial"/>
                <w:sz w:val="20"/>
                <w:szCs w:val="20"/>
              </w:rPr>
              <w:t>аявку на закупку работ, услуг</w:t>
            </w:r>
          </w:p>
          <w:p w14:paraId="71BD2020" w14:textId="48175115" w:rsidR="004D6E98" w:rsidRDefault="004D6E98" w:rsidP="004C00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рамочного договора </w:t>
            </w:r>
          </w:p>
          <w:p w14:paraId="6D21E40D" w14:textId="70446079" w:rsidR="004D6E98" w:rsidRPr="004C002E" w:rsidRDefault="004D6E98" w:rsidP="00EF5DE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Либо ввод вручную. В рамках проекта возможно 3 варианта: либо пусто, либо тип позиции </w:t>
            </w:r>
            <w:r>
              <w:rPr>
                <w:rFonts w:ascii="Arial" w:hAnsi="Arial" w:cs="Arial"/>
                <w:sz w:val="20"/>
                <w:lang w:val="en-US"/>
              </w:rPr>
              <w:t>L</w:t>
            </w:r>
            <w:r w:rsidRPr="00EF5DEE">
              <w:rPr>
                <w:rFonts w:ascii="Arial" w:hAnsi="Arial" w:cs="Arial"/>
                <w:sz w:val="20"/>
              </w:rPr>
              <w:t>-</w:t>
            </w:r>
            <w:r>
              <w:rPr>
                <w:rFonts w:ascii="Arial" w:hAnsi="Arial" w:cs="Arial"/>
                <w:sz w:val="20"/>
              </w:rPr>
              <w:t xml:space="preserve">указывается для давальческих услуг; либо </w:t>
            </w:r>
            <w:r>
              <w:rPr>
                <w:rFonts w:ascii="Arial" w:hAnsi="Arial" w:cs="Arial"/>
                <w:sz w:val="20"/>
                <w:lang w:val="en-US"/>
              </w:rPr>
              <w:t>U</w:t>
            </w:r>
            <w:r w:rsidRPr="00EF5DEE">
              <w:rPr>
                <w:rFonts w:ascii="Arial" w:hAnsi="Arial" w:cs="Arial"/>
                <w:sz w:val="20"/>
              </w:rPr>
              <w:t>-</w:t>
            </w:r>
            <w:r>
              <w:rPr>
                <w:rFonts w:ascii="Arial" w:hAnsi="Arial" w:cs="Arial"/>
                <w:sz w:val="20"/>
              </w:rPr>
              <w:t>для заказов на перемещение</w:t>
            </w:r>
          </w:p>
        </w:tc>
      </w:tr>
      <w:tr w:rsidR="004D6E98" w:rsidRPr="00F94454" w14:paraId="60432AF9" w14:textId="108B5BF6" w:rsidTr="004D6E98">
        <w:trPr>
          <w:cantSplit/>
        </w:trPr>
        <w:tc>
          <w:tcPr>
            <w:tcW w:w="1595" w:type="pct"/>
            <w:vAlign w:val="center"/>
          </w:tcPr>
          <w:p w14:paraId="31DFB021" w14:textId="4B3BA679" w:rsidR="004D6E98" w:rsidRDefault="004D6E98" w:rsidP="004C002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Закупочная организация </w:t>
            </w:r>
          </w:p>
        </w:tc>
        <w:tc>
          <w:tcPr>
            <w:tcW w:w="3405" w:type="pct"/>
            <w:vAlign w:val="center"/>
          </w:tcPr>
          <w:p w14:paraId="3C02C22A" w14:textId="77777777" w:rsidR="004D6E98" w:rsidRDefault="004D6E98" w:rsidP="00EF5DE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Копируется либо из:</w:t>
            </w:r>
          </w:p>
          <w:p w14:paraId="50DFAB76" w14:textId="77777777" w:rsidR="004D6E98" w:rsidRDefault="004D6E98" w:rsidP="00EF5DE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заявки на закупку МТР/з</w:t>
            </w:r>
            <w:r w:rsidRPr="00AD7428">
              <w:rPr>
                <w:rFonts w:ascii="Arial" w:hAnsi="Arial" w:cs="Arial"/>
                <w:sz w:val="20"/>
                <w:szCs w:val="20"/>
              </w:rPr>
              <w:t>аявку на закупку работ, услуг</w:t>
            </w:r>
          </w:p>
          <w:p w14:paraId="2FC19E6B" w14:textId="77777777" w:rsidR="004D6E98" w:rsidRDefault="004D6E98" w:rsidP="00EF5DE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рамочного договора </w:t>
            </w:r>
          </w:p>
          <w:p w14:paraId="6D74A832" w14:textId="31E72C77" w:rsidR="004D6E98" w:rsidRDefault="004D6E98" w:rsidP="00EF5DE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Либо ввод вручную</w:t>
            </w:r>
          </w:p>
        </w:tc>
      </w:tr>
      <w:tr w:rsidR="004D6E98" w:rsidRPr="00F94454" w14:paraId="42BCF77B" w14:textId="1E6F78E4" w:rsidTr="004D6E98">
        <w:trPr>
          <w:cantSplit/>
        </w:trPr>
        <w:tc>
          <w:tcPr>
            <w:tcW w:w="1595" w:type="pct"/>
            <w:vAlign w:val="center"/>
          </w:tcPr>
          <w:p w14:paraId="0BD4719F" w14:textId="77777777" w:rsidR="004D6E98" w:rsidRDefault="004D6E98" w:rsidP="004C002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 закупок</w:t>
            </w:r>
          </w:p>
        </w:tc>
        <w:tc>
          <w:tcPr>
            <w:tcW w:w="3405" w:type="pct"/>
            <w:vAlign w:val="center"/>
          </w:tcPr>
          <w:p w14:paraId="61671E3B" w14:textId="77777777" w:rsidR="004D6E98" w:rsidRDefault="004D6E98" w:rsidP="00EF5DE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Копируется либо из:</w:t>
            </w:r>
          </w:p>
          <w:p w14:paraId="4BFFA043" w14:textId="77777777" w:rsidR="004D6E98" w:rsidRDefault="004D6E98" w:rsidP="00EF5DE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заявки на закупку МТР/з</w:t>
            </w:r>
            <w:r w:rsidRPr="00AD7428">
              <w:rPr>
                <w:rFonts w:ascii="Arial" w:hAnsi="Arial" w:cs="Arial"/>
                <w:sz w:val="20"/>
                <w:szCs w:val="20"/>
              </w:rPr>
              <w:t>аявку на закупку работ, услуг</w:t>
            </w:r>
          </w:p>
          <w:p w14:paraId="28B41A96" w14:textId="29AF7DA2" w:rsidR="004D6E98" w:rsidRDefault="004D6E98" w:rsidP="00EF5DE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рамочного договора </w:t>
            </w:r>
          </w:p>
          <w:p w14:paraId="696A2F8F" w14:textId="6E6BE632" w:rsidR="004D6E98" w:rsidRDefault="004D6E98" w:rsidP="00EF5DE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основной записи ЕК МТР</w:t>
            </w:r>
          </w:p>
          <w:p w14:paraId="361ED1BA" w14:textId="77777777" w:rsidR="004D6E98" w:rsidRDefault="004D6E98" w:rsidP="004C002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Либо ввод, изменение вручную</w:t>
            </w:r>
          </w:p>
          <w:p w14:paraId="70178819" w14:textId="50CA6FDB" w:rsidR="004D6E98" w:rsidRDefault="004D6E98" w:rsidP="004C00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Для заказов на закупку за наличные создается тех. Группа закупок ZNL.</w:t>
            </w:r>
          </w:p>
        </w:tc>
      </w:tr>
      <w:tr w:rsidR="004D6E98" w:rsidRPr="00F94454" w14:paraId="0321792F" w14:textId="2A3BB3FB" w:rsidTr="004D6E98">
        <w:trPr>
          <w:cantSplit/>
        </w:trPr>
        <w:tc>
          <w:tcPr>
            <w:tcW w:w="1595" w:type="pct"/>
            <w:vAlign w:val="center"/>
          </w:tcPr>
          <w:p w14:paraId="666F07F1" w14:textId="77777777" w:rsidR="004D6E98" w:rsidRDefault="004D6E98" w:rsidP="004C002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Дата </w:t>
            </w:r>
          </w:p>
        </w:tc>
        <w:tc>
          <w:tcPr>
            <w:tcW w:w="3405" w:type="pct"/>
            <w:vAlign w:val="center"/>
          </w:tcPr>
          <w:p w14:paraId="4C9095B9" w14:textId="77777777" w:rsidR="004D6E98" w:rsidRDefault="004D6E98" w:rsidP="004C00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Дата создания заказа на поставку</w:t>
            </w:r>
          </w:p>
        </w:tc>
      </w:tr>
      <w:tr w:rsidR="004D6E98" w:rsidRPr="00F94454" w14:paraId="0C312429" w14:textId="43109DFB" w:rsidTr="004D6E98">
        <w:trPr>
          <w:cantSplit/>
        </w:trPr>
        <w:tc>
          <w:tcPr>
            <w:tcW w:w="1595" w:type="pct"/>
            <w:vAlign w:val="center"/>
          </w:tcPr>
          <w:p w14:paraId="3632BBDE" w14:textId="77777777" w:rsidR="004D6E98" w:rsidRDefault="004D6E98" w:rsidP="004C00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Поставщик</w:t>
            </w:r>
          </w:p>
        </w:tc>
        <w:tc>
          <w:tcPr>
            <w:tcW w:w="3405" w:type="pct"/>
            <w:vAlign w:val="center"/>
          </w:tcPr>
          <w:p w14:paraId="2F2FA6B4" w14:textId="77777777" w:rsidR="004D6E98" w:rsidRDefault="004D6E98" w:rsidP="004C00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Выбор из справочника Деловые партнеры </w:t>
            </w:r>
          </w:p>
          <w:p w14:paraId="0E701D1E" w14:textId="7A4EDA69" w:rsidR="004D6E98" w:rsidRDefault="004D6E98" w:rsidP="004C00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ИЛИ</w:t>
            </w:r>
          </w:p>
          <w:p w14:paraId="5C8137EF" w14:textId="77777777" w:rsidR="004D6E98" w:rsidRDefault="004D6E98" w:rsidP="004C00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Копируется из рамочного договора, в случае, если заявке на закупку присвоен в качестве источника поставки рамочный договор</w:t>
            </w:r>
          </w:p>
          <w:p w14:paraId="535E0B8A" w14:textId="096805CA" w:rsidR="004D6E98" w:rsidRDefault="004D6E98" w:rsidP="00EF5DE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Для заказов на закупку за наличные к</w:t>
            </w:r>
            <w:r w:rsidRPr="0093779A">
              <w:rPr>
                <w:rFonts w:ascii="Arial" w:hAnsi="Arial" w:cs="Arial"/>
                <w:sz w:val="20"/>
                <w:szCs w:val="20"/>
              </w:rPr>
              <w:t>од из справочника Деловые партнеры, соответствующий сотруднику (подотчетному лицу)</w:t>
            </w:r>
          </w:p>
        </w:tc>
      </w:tr>
      <w:tr w:rsidR="004D6E98" w:rsidRPr="00F94454" w14:paraId="2B6FA1CA" w14:textId="098E1185" w:rsidTr="004D6E98">
        <w:trPr>
          <w:cantSplit/>
        </w:trPr>
        <w:tc>
          <w:tcPr>
            <w:tcW w:w="1595" w:type="pct"/>
            <w:vAlign w:val="center"/>
          </w:tcPr>
          <w:p w14:paraId="5444FE34" w14:textId="77777777" w:rsidR="004D6E98" w:rsidRDefault="004D6E98" w:rsidP="004C00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Условие платежа</w:t>
            </w:r>
          </w:p>
        </w:tc>
        <w:tc>
          <w:tcPr>
            <w:tcW w:w="3405" w:type="pct"/>
            <w:vAlign w:val="center"/>
          </w:tcPr>
          <w:p w14:paraId="75D8EB67" w14:textId="010E4123" w:rsidR="004D6E98" w:rsidRDefault="004D6E98" w:rsidP="004C00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Условия оплаты контрагенту, выбор из справочника Условия платежа.</w:t>
            </w:r>
          </w:p>
        </w:tc>
      </w:tr>
      <w:tr w:rsidR="004D6E98" w:rsidRPr="00F94454" w14:paraId="3E3F5D23" w14:textId="5E71A586" w:rsidTr="004D6E98">
        <w:trPr>
          <w:cantSplit/>
        </w:trPr>
        <w:tc>
          <w:tcPr>
            <w:tcW w:w="1595" w:type="pct"/>
            <w:vAlign w:val="center"/>
          </w:tcPr>
          <w:p w14:paraId="749E9AF2" w14:textId="77777777" w:rsidR="004D6E98" w:rsidRDefault="004D6E98" w:rsidP="004C00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Валюта </w:t>
            </w:r>
          </w:p>
        </w:tc>
        <w:tc>
          <w:tcPr>
            <w:tcW w:w="3405" w:type="pct"/>
            <w:vAlign w:val="center"/>
          </w:tcPr>
          <w:p w14:paraId="03AB2A95" w14:textId="7A7A7CC9" w:rsidR="004D6E98" w:rsidRDefault="004E1D6F" w:rsidP="004E1D6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Валюта договора, </w:t>
            </w:r>
            <w:r w:rsidR="004D6E98">
              <w:rPr>
                <w:rFonts w:ascii="Arial" w:hAnsi="Arial" w:cs="Arial"/>
                <w:sz w:val="20"/>
                <w:szCs w:val="20"/>
              </w:rPr>
              <w:t>выбор из справочника Валюты</w:t>
            </w:r>
          </w:p>
        </w:tc>
      </w:tr>
      <w:tr w:rsidR="004D6E98" w:rsidRPr="00F94454" w14:paraId="67045C4B" w14:textId="029F012F" w:rsidTr="004D6E98">
        <w:trPr>
          <w:cantSplit/>
        </w:trPr>
        <w:tc>
          <w:tcPr>
            <w:tcW w:w="1595" w:type="pct"/>
            <w:vAlign w:val="center"/>
          </w:tcPr>
          <w:p w14:paraId="1FE4E4DA" w14:textId="77777777" w:rsidR="004D6E98" w:rsidRDefault="004D6E98" w:rsidP="004C00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Инкотермс, часть 1</w:t>
            </w:r>
          </w:p>
        </w:tc>
        <w:tc>
          <w:tcPr>
            <w:tcW w:w="3405" w:type="pct"/>
            <w:vAlign w:val="center"/>
          </w:tcPr>
          <w:p w14:paraId="2B2C5092" w14:textId="278BC6F9" w:rsidR="004D6E98" w:rsidRDefault="004D6E98" w:rsidP="004C00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Код инкотермс. Выбор из справочника</w:t>
            </w:r>
          </w:p>
        </w:tc>
      </w:tr>
      <w:tr w:rsidR="004D6E98" w:rsidRPr="00F94454" w14:paraId="050338AD" w14:textId="0E1FE40B" w:rsidTr="004D6E98">
        <w:trPr>
          <w:cantSplit/>
        </w:trPr>
        <w:tc>
          <w:tcPr>
            <w:tcW w:w="1595" w:type="pct"/>
            <w:vAlign w:val="center"/>
          </w:tcPr>
          <w:p w14:paraId="2D5599DD" w14:textId="77777777" w:rsidR="004D6E98" w:rsidRDefault="004D6E98" w:rsidP="004C00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Инкотермс, часть 2</w:t>
            </w:r>
          </w:p>
        </w:tc>
        <w:tc>
          <w:tcPr>
            <w:tcW w:w="3405" w:type="pct"/>
            <w:vAlign w:val="center"/>
          </w:tcPr>
          <w:p w14:paraId="47FC8D59" w14:textId="77777777" w:rsidR="004D6E98" w:rsidRDefault="004D6E98" w:rsidP="004C00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Вторая часть инкотермс</w:t>
            </w:r>
          </w:p>
        </w:tc>
      </w:tr>
      <w:tr w:rsidR="004D6E98" w:rsidRPr="00F94454" w14:paraId="290510D6" w14:textId="4E9BB01F" w:rsidTr="004D6E98">
        <w:trPr>
          <w:cantSplit/>
        </w:trPr>
        <w:tc>
          <w:tcPr>
            <w:tcW w:w="1595" w:type="pct"/>
            <w:vAlign w:val="center"/>
          </w:tcPr>
          <w:p w14:paraId="67A1EDD5" w14:textId="77777777" w:rsidR="004D6E98" w:rsidRDefault="004D6E98" w:rsidP="004C00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Инкотермс, часть 3</w:t>
            </w:r>
          </w:p>
        </w:tc>
        <w:tc>
          <w:tcPr>
            <w:tcW w:w="3405" w:type="pct"/>
            <w:vAlign w:val="center"/>
          </w:tcPr>
          <w:p w14:paraId="4A2DEBEE" w14:textId="77777777" w:rsidR="004D6E98" w:rsidRDefault="004D6E98" w:rsidP="004C00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Третья часть инкотермс</w:t>
            </w:r>
          </w:p>
        </w:tc>
      </w:tr>
      <w:tr w:rsidR="004D6E98" w:rsidRPr="00F94454" w14:paraId="047C5624" w14:textId="77777777" w:rsidTr="004D6E98">
        <w:trPr>
          <w:cantSplit/>
        </w:trPr>
        <w:tc>
          <w:tcPr>
            <w:tcW w:w="1595" w:type="pct"/>
            <w:vAlign w:val="center"/>
          </w:tcPr>
          <w:p w14:paraId="691C6FE9" w14:textId="16FA716F" w:rsidR="004D6E98" w:rsidRPr="005F7EB9" w:rsidRDefault="004D6E98" w:rsidP="004C00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Выставитель счета</w:t>
            </w:r>
          </w:p>
        </w:tc>
        <w:tc>
          <w:tcPr>
            <w:tcW w:w="3405" w:type="pct"/>
            <w:vAlign w:val="center"/>
          </w:tcPr>
          <w:p w14:paraId="35161445" w14:textId="77777777" w:rsidR="004D6E98" w:rsidRDefault="004D6E98" w:rsidP="004C00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Заполняется в случае, если выставить счета не равен поставщику</w:t>
            </w:r>
          </w:p>
          <w:p w14:paraId="25AD291D" w14:textId="77777777" w:rsidR="004D6E98" w:rsidRDefault="004D6E98" w:rsidP="004C00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Для заявок на закупку за наличные: </w:t>
            </w:r>
          </w:p>
          <w:p w14:paraId="02FE21FA" w14:textId="03725478" w:rsidR="004D6E98" w:rsidRDefault="004D6E98" w:rsidP="004E1D6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 случае, если документов, подтверждающих покупку, достаточно для возмещения НДС, то в ролях партеров в заголовке заказа на поставку необходимо указать код делового партнера, соответствующего поставщику МТР, у которого была осуществлена закупка за наличный расчет. Если документов не достаточно,  то поле не заполняется</w:t>
            </w:r>
          </w:p>
        </w:tc>
      </w:tr>
      <w:tr w:rsidR="004D6E98" w:rsidRPr="00F94454" w14:paraId="6DA54AD2" w14:textId="77777777" w:rsidTr="004D6E98">
        <w:trPr>
          <w:cantSplit/>
        </w:trPr>
        <w:tc>
          <w:tcPr>
            <w:tcW w:w="1595" w:type="pct"/>
            <w:vAlign w:val="center"/>
          </w:tcPr>
          <w:p w14:paraId="44DD481D" w14:textId="1CE51216" w:rsidR="004D6E98" w:rsidRPr="00D55157" w:rsidRDefault="004D6E98" w:rsidP="004C00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Менеджер по сопровождению договора (роль партнера)</w:t>
            </w:r>
          </w:p>
        </w:tc>
        <w:tc>
          <w:tcPr>
            <w:tcW w:w="3405" w:type="pct"/>
            <w:vAlign w:val="center"/>
          </w:tcPr>
          <w:p w14:paraId="78244A90" w14:textId="6AC4BAD4" w:rsidR="004D6E98" w:rsidRDefault="004D6E98" w:rsidP="004C00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Выбор вручную из справочника Деловые партнеры (сотрудники)</w:t>
            </w:r>
          </w:p>
        </w:tc>
      </w:tr>
      <w:tr w:rsidR="004D6E98" w:rsidRPr="00F94454" w14:paraId="4C16AB0C" w14:textId="77777777" w:rsidTr="004D6E98">
        <w:trPr>
          <w:cantSplit/>
        </w:trPr>
        <w:tc>
          <w:tcPr>
            <w:tcW w:w="1595" w:type="pct"/>
            <w:vAlign w:val="center"/>
          </w:tcPr>
          <w:p w14:paraId="7AC94DBD" w14:textId="78C45C21" w:rsidR="004D6E98" w:rsidRDefault="004D6E98" w:rsidP="004C00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Логист</w:t>
            </w:r>
          </w:p>
        </w:tc>
        <w:tc>
          <w:tcPr>
            <w:tcW w:w="3405" w:type="pct"/>
            <w:vAlign w:val="center"/>
          </w:tcPr>
          <w:p w14:paraId="17B85169" w14:textId="3A8A8233" w:rsidR="004D6E98" w:rsidRDefault="004D6E98" w:rsidP="004C00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Выбор вручную из справочника Деловые партнеры (сотрудники). Обязательно для заполнения, в случае, если договор с базисом поставки Дальний базис и поставщик работает в системе электронного документооборот </w:t>
            </w:r>
            <w:r w:rsidR="002A5E4D">
              <w:rPr>
                <w:rFonts w:ascii="Arial" w:hAnsi="Arial" w:cs="Arial"/>
                <w:sz w:val="20"/>
                <w:szCs w:val="20"/>
              </w:rPr>
              <w:t>Контур</w:t>
            </w:r>
            <w:r>
              <w:rPr>
                <w:rFonts w:ascii="Arial" w:hAnsi="Arial" w:cs="Arial"/>
                <w:sz w:val="20"/>
                <w:szCs w:val="20"/>
              </w:rPr>
              <w:t xml:space="preserve"> Диадок. На почту сотрудника будет отправлено уведомление о получении электронного УПД</w:t>
            </w:r>
          </w:p>
        </w:tc>
      </w:tr>
      <w:tr w:rsidR="004D6E98" w:rsidRPr="00F94454" w14:paraId="2BE66664" w14:textId="77777777" w:rsidTr="004D6E98">
        <w:trPr>
          <w:cantSplit/>
        </w:trPr>
        <w:tc>
          <w:tcPr>
            <w:tcW w:w="1595" w:type="pct"/>
            <w:vAlign w:val="center"/>
          </w:tcPr>
          <w:p w14:paraId="21AA781E" w14:textId="1D446574" w:rsidR="004D6E98" w:rsidRDefault="004D6E98" w:rsidP="004C002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Группа деблокирования</w:t>
            </w:r>
          </w:p>
        </w:tc>
        <w:tc>
          <w:tcPr>
            <w:tcW w:w="3405" w:type="pct"/>
            <w:vAlign w:val="center"/>
          </w:tcPr>
          <w:p w14:paraId="3C8917FF" w14:textId="6EB1B418" w:rsidR="004D6E98" w:rsidRPr="00EF5DEE" w:rsidRDefault="004D6E98" w:rsidP="004C00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Z</w:t>
            </w:r>
            <w:r w:rsidRPr="007361E0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 xml:space="preserve">. Заполняется автоматически – </w:t>
            </w:r>
            <w:r w:rsidR="002A5E4D">
              <w:rPr>
                <w:rFonts w:ascii="Arial" w:hAnsi="Arial" w:cs="Arial"/>
                <w:sz w:val="20"/>
                <w:szCs w:val="20"/>
              </w:rPr>
              <w:t>для заказа</w:t>
            </w:r>
            <w:r>
              <w:rPr>
                <w:rFonts w:ascii="Arial" w:hAnsi="Arial" w:cs="Arial"/>
                <w:sz w:val="20"/>
                <w:szCs w:val="20"/>
              </w:rPr>
              <w:t xml:space="preserve"> на поставку вида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ZNB</w:t>
            </w:r>
            <w:r w:rsidRPr="00EF5DE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3CEE20E" w14:textId="7836D2A7" w:rsidR="004D6E98" w:rsidRPr="00D422F3" w:rsidRDefault="004D6E98" w:rsidP="004C002E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Для всех остальных видов заказов - пусто</w:t>
            </w:r>
          </w:p>
        </w:tc>
      </w:tr>
      <w:tr w:rsidR="00B72D8F" w:rsidRPr="00F94454" w14:paraId="243B6604" w14:textId="77777777" w:rsidTr="004D6E98">
        <w:trPr>
          <w:cantSplit/>
        </w:trPr>
        <w:tc>
          <w:tcPr>
            <w:tcW w:w="1595" w:type="pct"/>
            <w:vAlign w:val="center"/>
          </w:tcPr>
          <w:p w14:paraId="7F81CA33" w14:textId="03895F80" w:rsidR="00B72D8F" w:rsidRDefault="00EF3F7B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Базис поставки</w:t>
            </w:r>
          </w:p>
        </w:tc>
        <w:tc>
          <w:tcPr>
            <w:tcW w:w="3405" w:type="pct"/>
            <w:vAlign w:val="center"/>
          </w:tcPr>
          <w:p w14:paraId="3136F400" w14:textId="72B3646C" w:rsidR="00B72D8F" w:rsidRP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 случае указания индикатора в заголовке заказ Дальний базис, во всех позициях заказа на поставку устанавливается индикатор Приемка у поставщика</w:t>
            </w:r>
          </w:p>
        </w:tc>
      </w:tr>
      <w:tr w:rsidR="00B72D8F" w:rsidRPr="00F94454" w14:paraId="649C0986" w14:textId="77777777" w:rsidTr="004D6E98">
        <w:trPr>
          <w:cantSplit/>
        </w:trPr>
        <w:tc>
          <w:tcPr>
            <w:tcW w:w="1595" w:type="pct"/>
            <w:vAlign w:val="center"/>
          </w:tcPr>
          <w:p w14:paraId="0638B22E" w14:textId="41B618D1" w:rsidR="00B72D8F" w:rsidRP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 w:rsidRPr="00B72D8F">
              <w:rPr>
                <w:rFonts w:ascii="Arial" w:hAnsi="Arial" w:cs="Arial"/>
                <w:sz w:val="20"/>
                <w:szCs w:val="20"/>
              </w:rPr>
              <w:t>Гос. Финансирование</w:t>
            </w:r>
          </w:p>
        </w:tc>
        <w:tc>
          <w:tcPr>
            <w:tcW w:w="3405" w:type="pct"/>
            <w:vAlign w:val="center"/>
          </w:tcPr>
          <w:p w14:paraId="48183AFE" w14:textId="260C4620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72D8F">
              <w:rPr>
                <w:rFonts w:ascii="Arial" w:hAnsi="Arial" w:cs="Arial"/>
                <w:sz w:val="20"/>
                <w:szCs w:val="20"/>
              </w:rPr>
              <w:t>Указывает в случае, наличия целевого финансирования по данному договору, для сценария 1 копируется из рамочного договора</w:t>
            </w:r>
          </w:p>
        </w:tc>
      </w:tr>
      <w:tr w:rsidR="00B72D8F" w:rsidRPr="00F94454" w14:paraId="4FBCCDBE" w14:textId="77777777" w:rsidTr="004D6E98">
        <w:trPr>
          <w:cantSplit/>
        </w:trPr>
        <w:tc>
          <w:tcPr>
            <w:tcW w:w="1595" w:type="pct"/>
            <w:vAlign w:val="center"/>
          </w:tcPr>
          <w:p w14:paraId="539E460B" w14:textId="374F7E98" w:rsidR="00B72D8F" w:rsidRP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 w:rsidRPr="00B72D8F">
              <w:rPr>
                <w:rFonts w:ascii="Arial" w:hAnsi="Arial" w:cs="Arial"/>
                <w:sz w:val="20"/>
                <w:szCs w:val="20"/>
              </w:rPr>
              <w:t>Допуск недопоставки</w:t>
            </w:r>
            <w:r w:rsidR="004424CD">
              <w:rPr>
                <w:rFonts w:ascii="Arial" w:hAnsi="Arial" w:cs="Arial"/>
                <w:sz w:val="20"/>
                <w:szCs w:val="20"/>
              </w:rPr>
              <w:t>\сверхпоставки</w:t>
            </w:r>
          </w:p>
        </w:tc>
        <w:tc>
          <w:tcPr>
            <w:tcW w:w="3405" w:type="pct"/>
            <w:vAlign w:val="center"/>
          </w:tcPr>
          <w:p w14:paraId="79F1E3CB" w14:textId="683CB943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72D8F">
              <w:rPr>
                <w:rFonts w:ascii="Arial" w:hAnsi="Arial" w:cs="Arial"/>
                <w:sz w:val="20"/>
                <w:szCs w:val="20"/>
              </w:rPr>
              <w:t>Указывается % недопоставки</w:t>
            </w:r>
            <w:r w:rsidR="004424CD">
              <w:rPr>
                <w:rFonts w:ascii="Arial" w:hAnsi="Arial" w:cs="Arial"/>
                <w:sz w:val="20"/>
                <w:szCs w:val="20"/>
              </w:rPr>
              <w:t>\сверхпоставки</w:t>
            </w:r>
            <w:r w:rsidRPr="00B72D8F">
              <w:rPr>
                <w:rFonts w:ascii="Arial" w:hAnsi="Arial" w:cs="Arial"/>
                <w:sz w:val="20"/>
                <w:szCs w:val="20"/>
              </w:rPr>
              <w:t xml:space="preserve"> по договору консигнации (данные из этого поля будут автоматически скопированы во все позиции спецификации) </w:t>
            </w:r>
          </w:p>
        </w:tc>
      </w:tr>
      <w:tr w:rsidR="00B72D8F" w:rsidRPr="00F94454" w14:paraId="3276D4B0" w14:textId="77777777" w:rsidTr="004D6E98">
        <w:trPr>
          <w:cantSplit/>
        </w:trPr>
        <w:tc>
          <w:tcPr>
            <w:tcW w:w="1595" w:type="pct"/>
            <w:vAlign w:val="center"/>
          </w:tcPr>
          <w:p w14:paraId="31CF62CA" w14:textId="3D67D10E" w:rsidR="00B72D8F" w:rsidRP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 w:rsidRPr="00B72D8F">
              <w:rPr>
                <w:rFonts w:ascii="Arial" w:hAnsi="Arial" w:cs="Arial"/>
                <w:sz w:val="20"/>
                <w:szCs w:val="20"/>
              </w:rPr>
              <w:t>Индикатор необходимости создания входящих поставок</w:t>
            </w:r>
          </w:p>
        </w:tc>
        <w:tc>
          <w:tcPr>
            <w:tcW w:w="3405" w:type="pct"/>
            <w:vAlign w:val="center"/>
          </w:tcPr>
          <w:p w14:paraId="7C0DA4C3" w14:textId="4FC56F0F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72D8F">
              <w:rPr>
                <w:rFonts w:ascii="Arial" w:hAnsi="Arial" w:cs="Arial"/>
                <w:sz w:val="20"/>
                <w:szCs w:val="20"/>
              </w:rPr>
              <w:t>Указывается в случае, если поступление МТР ожидается на склады Логистического оператора;</w:t>
            </w:r>
          </w:p>
        </w:tc>
      </w:tr>
      <w:tr w:rsidR="00B72D8F" w:rsidRPr="00F94454" w14:paraId="7B6CB29C" w14:textId="77777777" w:rsidTr="004D6E98">
        <w:trPr>
          <w:cantSplit/>
        </w:trPr>
        <w:tc>
          <w:tcPr>
            <w:tcW w:w="1595" w:type="pct"/>
            <w:vAlign w:val="center"/>
          </w:tcPr>
          <w:p w14:paraId="5ABB3333" w14:textId="757CE813" w:rsidR="00B72D8F" w:rsidRP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 w:rsidRPr="00B72D8F">
              <w:rPr>
                <w:rFonts w:ascii="Arial" w:hAnsi="Arial" w:cs="Arial"/>
                <w:sz w:val="20"/>
                <w:szCs w:val="20"/>
              </w:rPr>
              <w:lastRenderedPageBreak/>
              <w:t>Налоговый агент</w:t>
            </w:r>
          </w:p>
        </w:tc>
        <w:tc>
          <w:tcPr>
            <w:tcW w:w="3405" w:type="pct"/>
            <w:vAlign w:val="center"/>
          </w:tcPr>
          <w:p w14:paraId="5AA808F6" w14:textId="1F82C7E0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72D8F">
              <w:rPr>
                <w:rFonts w:ascii="Arial" w:hAnsi="Arial" w:cs="Arial"/>
                <w:sz w:val="20"/>
                <w:szCs w:val="20"/>
              </w:rPr>
              <w:t>Устанавливается автоматически для иностранных поставщиков, для муниципальных поставщиков и госпредприятий индикатор устанавливается вручную, в случае, если по договору предусматривается оказание услуг по схеме налогового агента</w:t>
            </w:r>
          </w:p>
        </w:tc>
      </w:tr>
      <w:tr w:rsidR="00B72D8F" w:rsidRPr="00F94454" w14:paraId="525737EE" w14:textId="1B782BC2" w:rsidTr="004D6E98">
        <w:trPr>
          <w:cantSplit/>
        </w:trPr>
        <w:tc>
          <w:tcPr>
            <w:tcW w:w="1595" w:type="pct"/>
            <w:vAlign w:val="center"/>
          </w:tcPr>
          <w:p w14:paraId="537B4CED" w14:textId="726A6F25" w:rsidR="00B72D8F" w:rsidRPr="000B570B" w:rsidRDefault="00B72D8F" w:rsidP="00B72D8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B570B">
              <w:rPr>
                <w:rFonts w:ascii="Arial" w:hAnsi="Arial" w:cs="Arial"/>
                <w:b/>
                <w:sz w:val="20"/>
                <w:szCs w:val="20"/>
              </w:rPr>
              <w:t>Позиции документа</w:t>
            </w:r>
          </w:p>
        </w:tc>
        <w:tc>
          <w:tcPr>
            <w:tcW w:w="3405" w:type="pct"/>
            <w:vAlign w:val="center"/>
          </w:tcPr>
          <w:p w14:paraId="3C430AA5" w14:textId="77777777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72D8F" w:rsidRPr="00F94454" w14:paraId="4A3992DE" w14:textId="0CDC9D7C" w:rsidTr="004D6E98">
        <w:trPr>
          <w:cantSplit/>
        </w:trPr>
        <w:tc>
          <w:tcPr>
            <w:tcW w:w="1595" w:type="pct"/>
            <w:vAlign w:val="center"/>
          </w:tcPr>
          <w:p w14:paraId="77097A80" w14:textId="59D9BB50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Тип контировки</w:t>
            </w:r>
          </w:p>
        </w:tc>
        <w:tc>
          <w:tcPr>
            <w:tcW w:w="3405" w:type="pct"/>
            <w:vAlign w:val="center"/>
          </w:tcPr>
          <w:p w14:paraId="41AD86EC" w14:textId="27BD79C6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Вид контировки.  Копируется из заявки на закупку МТР/</w:t>
            </w:r>
            <w:r w:rsidRPr="00AD7428">
              <w:rPr>
                <w:rFonts w:ascii="Arial" w:hAnsi="Arial" w:cs="Arial"/>
                <w:sz w:val="20"/>
                <w:szCs w:val="20"/>
              </w:rPr>
              <w:t xml:space="preserve"> Заявку на закупку работ, услуг</w:t>
            </w:r>
            <w:r>
              <w:rPr>
                <w:rFonts w:ascii="Arial" w:hAnsi="Arial" w:cs="Arial"/>
                <w:sz w:val="20"/>
                <w:szCs w:val="20"/>
              </w:rPr>
              <w:t>, рамочного договора</w:t>
            </w:r>
          </w:p>
        </w:tc>
      </w:tr>
      <w:tr w:rsidR="00B72D8F" w:rsidRPr="00F94454" w14:paraId="5461AC75" w14:textId="386ABB0A" w:rsidTr="004D6E98">
        <w:trPr>
          <w:cantSplit/>
        </w:trPr>
        <w:tc>
          <w:tcPr>
            <w:tcW w:w="1595" w:type="pct"/>
            <w:vAlign w:val="center"/>
          </w:tcPr>
          <w:p w14:paraId="1DC433BB" w14:textId="77777777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Материал</w:t>
            </w:r>
          </w:p>
        </w:tc>
        <w:tc>
          <w:tcPr>
            <w:tcW w:w="3405" w:type="pct"/>
            <w:vAlign w:val="center"/>
          </w:tcPr>
          <w:p w14:paraId="0B0141B0" w14:textId="531AFD85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 материала из справочника материалы. Копируется из заявки на закупку МТР/</w:t>
            </w:r>
            <w:r w:rsidRPr="00AD7428">
              <w:rPr>
                <w:rFonts w:ascii="Arial" w:hAnsi="Arial" w:cs="Arial"/>
                <w:sz w:val="20"/>
                <w:szCs w:val="20"/>
              </w:rPr>
              <w:t xml:space="preserve"> Заявку на закупку работ, услуг</w:t>
            </w:r>
            <w:r>
              <w:rPr>
                <w:rFonts w:ascii="Arial" w:hAnsi="Arial" w:cs="Arial"/>
                <w:sz w:val="20"/>
                <w:szCs w:val="20"/>
              </w:rPr>
              <w:t>, рамочного договора</w:t>
            </w:r>
          </w:p>
        </w:tc>
      </w:tr>
      <w:tr w:rsidR="00B72D8F" w:rsidRPr="00F94454" w14:paraId="12356521" w14:textId="2C366957" w:rsidTr="004D6E98">
        <w:trPr>
          <w:cantSplit/>
        </w:trPr>
        <w:tc>
          <w:tcPr>
            <w:tcW w:w="1595" w:type="pct"/>
            <w:vAlign w:val="center"/>
          </w:tcPr>
          <w:p w14:paraId="4221D919" w14:textId="77777777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ЕИЗ</w:t>
            </w:r>
          </w:p>
        </w:tc>
        <w:tc>
          <w:tcPr>
            <w:tcW w:w="3405" w:type="pct"/>
            <w:vAlign w:val="center"/>
          </w:tcPr>
          <w:p w14:paraId="279270B2" w14:textId="59984B02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 материала из справочника материалы. Копируется из заявки на закупку МТР/</w:t>
            </w:r>
            <w:r w:rsidRPr="00AD7428">
              <w:rPr>
                <w:rFonts w:ascii="Arial" w:hAnsi="Arial" w:cs="Arial"/>
                <w:sz w:val="20"/>
                <w:szCs w:val="20"/>
              </w:rPr>
              <w:t xml:space="preserve"> Заявку на закупку работ, услуг</w:t>
            </w:r>
            <w:r>
              <w:rPr>
                <w:rFonts w:ascii="Arial" w:hAnsi="Arial" w:cs="Arial"/>
                <w:sz w:val="20"/>
                <w:szCs w:val="20"/>
              </w:rPr>
              <w:t>, рамочного договора</w:t>
            </w:r>
          </w:p>
        </w:tc>
      </w:tr>
      <w:tr w:rsidR="00B72D8F" w:rsidRPr="00F94454" w14:paraId="642303EB" w14:textId="00DCF879" w:rsidTr="004D6E98">
        <w:trPr>
          <w:cantSplit/>
        </w:trPr>
        <w:tc>
          <w:tcPr>
            <w:tcW w:w="1595" w:type="pct"/>
            <w:vAlign w:val="center"/>
          </w:tcPr>
          <w:p w14:paraId="257558B7" w14:textId="77777777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Количество</w:t>
            </w:r>
          </w:p>
        </w:tc>
        <w:tc>
          <w:tcPr>
            <w:tcW w:w="3405" w:type="pct"/>
            <w:vAlign w:val="center"/>
          </w:tcPr>
          <w:p w14:paraId="2F601BD4" w14:textId="77777777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Копируется из заявки на закупку МТР/</w:t>
            </w:r>
            <w:r w:rsidRPr="00AD7428">
              <w:rPr>
                <w:rFonts w:ascii="Arial" w:hAnsi="Arial" w:cs="Arial"/>
                <w:sz w:val="20"/>
                <w:szCs w:val="20"/>
              </w:rPr>
              <w:t xml:space="preserve"> Заявку на закупку работ, услуг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1D92106" w14:textId="63239B04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B71A27">
              <w:rPr>
                <w:rFonts w:ascii="Arial" w:hAnsi="Arial" w:cs="Arial"/>
                <w:sz w:val="20"/>
                <w:szCs w:val="20"/>
              </w:rPr>
              <w:t xml:space="preserve">При указании ссылки на заявку на закупку, система проверяет </w:t>
            </w:r>
            <w:r>
              <w:rPr>
                <w:rFonts w:ascii="Arial" w:hAnsi="Arial" w:cs="Arial"/>
                <w:sz w:val="20"/>
                <w:szCs w:val="20"/>
              </w:rPr>
              <w:t xml:space="preserve">открытое количество </w:t>
            </w:r>
            <w:r w:rsidRPr="00B71A27">
              <w:rPr>
                <w:rFonts w:ascii="Arial" w:hAnsi="Arial" w:cs="Arial"/>
                <w:sz w:val="20"/>
                <w:szCs w:val="20"/>
              </w:rPr>
              <w:t>заявки на закупку</w:t>
            </w:r>
            <w:r>
              <w:rPr>
                <w:rFonts w:ascii="Arial" w:hAnsi="Arial" w:cs="Arial"/>
                <w:sz w:val="20"/>
                <w:szCs w:val="20"/>
              </w:rPr>
              <w:t xml:space="preserve"> МТР</w:t>
            </w:r>
            <w:r w:rsidRPr="00B71A27">
              <w:rPr>
                <w:rFonts w:ascii="Arial" w:hAnsi="Arial" w:cs="Arial"/>
                <w:sz w:val="20"/>
                <w:szCs w:val="20"/>
              </w:rPr>
              <w:t xml:space="preserve">, при попытке закупить больше требуемого количества по заявке на закупку, </w:t>
            </w:r>
            <w:r>
              <w:rPr>
                <w:rFonts w:ascii="Arial" w:hAnsi="Arial" w:cs="Arial"/>
                <w:sz w:val="20"/>
                <w:szCs w:val="20"/>
              </w:rPr>
              <w:t xml:space="preserve">система </w:t>
            </w:r>
            <w:r w:rsidRPr="00B71A27">
              <w:rPr>
                <w:rFonts w:ascii="Arial" w:hAnsi="Arial" w:cs="Arial"/>
                <w:sz w:val="20"/>
                <w:szCs w:val="20"/>
              </w:rPr>
              <w:t>выдаст сообщение об ошибке.</w:t>
            </w:r>
          </w:p>
        </w:tc>
      </w:tr>
      <w:tr w:rsidR="00B72D8F" w:rsidRPr="00F94454" w14:paraId="5458CB67" w14:textId="639C34F1" w:rsidTr="004D6E98">
        <w:trPr>
          <w:cantSplit/>
        </w:trPr>
        <w:tc>
          <w:tcPr>
            <w:tcW w:w="1595" w:type="pct"/>
            <w:vAlign w:val="center"/>
          </w:tcPr>
          <w:p w14:paraId="2E5A3C71" w14:textId="77777777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Цена нетто</w:t>
            </w:r>
          </w:p>
        </w:tc>
        <w:tc>
          <w:tcPr>
            <w:tcW w:w="3405" w:type="pct"/>
            <w:vAlign w:val="center"/>
          </w:tcPr>
          <w:p w14:paraId="56CD8E5F" w14:textId="3D0101E9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Цена материалов без НДС. Заполняется вручную, либо подтягивается из рамочного контракта (в случае указания ссылки на рамочный контракт)</w:t>
            </w:r>
          </w:p>
        </w:tc>
      </w:tr>
      <w:tr w:rsidR="00B72D8F" w:rsidRPr="00F94454" w14:paraId="65468512" w14:textId="165BA8B3" w:rsidTr="004D6E98">
        <w:trPr>
          <w:cantSplit/>
        </w:trPr>
        <w:tc>
          <w:tcPr>
            <w:tcW w:w="1595" w:type="pct"/>
            <w:vAlign w:val="center"/>
          </w:tcPr>
          <w:p w14:paraId="6D800269" w14:textId="77777777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Дата поставки</w:t>
            </w:r>
          </w:p>
        </w:tc>
        <w:tc>
          <w:tcPr>
            <w:tcW w:w="3405" w:type="pct"/>
            <w:vAlign w:val="center"/>
          </w:tcPr>
          <w:p w14:paraId="62E967BC" w14:textId="4CEA061F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Плановая дата поставки МТР. Ввод вручную</w:t>
            </w:r>
          </w:p>
        </w:tc>
      </w:tr>
      <w:tr w:rsidR="00B72D8F" w:rsidRPr="00F94454" w14:paraId="2C3688D2" w14:textId="6816B442" w:rsidTr="004D6E98">
        <w:trPr>
          <w:cantSplit/>
        </w:trPr>
        <w:tc>
          <w:tcPr>
            <w:tcW w:w="1595" w:type="pct"/>
            <w:vAlign w:val="center"/>
          </w:tcPr>
          <w:p w14:paraId="5D6BFBCC" w14:textId="77777777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Код НДС</w:t>
            </w:r>
          </w:p>
        </w:tc>
        <w:tc>
          <w:tcPr>
            <w:tcW w:w="3405" w:type="pct"/>
            <w:vAlign w:val="center"/>
          </w:tcPr>
          <w:p w14:paraId="45DDD712" w14:textId="77777777" w:rsidR="00B72D8F" w:rsidRDefault="00B72D8F" w:rsidP="00B72D8F">
            <w:pPr>
              <w:jc w:val="left"/>
              <w:rPr>
                <w:ins w:id="2030" w:author="Paramonova Elena" w:date="2021-02-18T10:48:00Z"/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</w:t>
            </w:r>
            <w:r w:rsidRPr="00A41489">
              <w:rPr>
                <w:rFonts w:ascii="Arial" w:hAnsi="Arial" w:cs="Arial"/>
                <w:sz w:val="20"/>
                <w:szCs w:val="20"/>
              </w:rPr>
              <w:t>аполняется автоматически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41489">
              <w:rPr>
                <w:rFonts w:ascii="Arial" w:hAnsi="Arial" w:cs="Arial"/>
                <w:sz w:val="20"/>
                <w:szCs w:val="20"/>
              </w:rPr>
              <w:t>в зависимости от индикатора налога материала, указанного в ОЗМ, группы схем поставщика и типа контировки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2A7AF68" w14:textId="2E5B5CB8" w:rsidR="00CE01E4" w:rsidRDefault="00CE01E4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ins w:id="2031" w:author="Paramonova Elena" w:date="2021-02-18T10:49:00Z">
              <w:r w:rsidRPr="00CE01E4">
                <w:rPr>
                  <w:rFonts w:ascii="Arial" w:hAnsi="Arial" w:cs="Arial"/>
                  <w:sz w:val="20"/>
                  <w:szCs w:val="20"/>
                </w:rPr>
                <w:t>При этом, если при изменении заказа установился признак налогового агента (поле «Налоговый агент» = да), а код НДС не подменился, т</w:t>
              </w:r>
              <w:r>
                <w:rPr>
                  <w:rFonts w:ascii="Arial" w:hAnsi="Arial" w:cs="Arial"/>
                  <w:sz w:val="20"/>
                  <w:szCs w:val="20"/>
                </w:rPr>
                <w:t>о будет выведена блокирующее со</w:t>
              </w:r>
              <w:r w:rsidRPr="00CE01E4">
                <w:rPr>
                  <w:rFonts w:ascii="Arial" w:hAnsi="Arial" w:cs="Arial"/>
                  <w:sz w:val="20"/>
                  <w:szCs w:val="20"/>
                </w:rPr>
                <w:t>общение-ошибка, уведомляющее, что требуется исправить код налога.</w:t>
              </w:r>
            </w:ins>
          </w:p>
        </w:tc>
      </w:tr>
      <w:tr w:rsidR="00B72D8F" w:rsidRPr="00F94454" w14:paraId="11768439" w14:textId="1BDAD919" w:rsidTr="004D6E98">
        <w:trPr>
          <w:cantSplit/>
        </w:trPr>
        <w:tc>
          <w:tcPr>
            <w:tcW w:w="1595" w:type="pct"/>
            <w:vAlign w:val="center"/>
          </w:tcPr>
          <w:p w14:paraId="432BA1B4" w14:textId="77777777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ОтнПМ КС</w:t>
            </w:r>
          </w:p>
        </w:tc>
        <w:tc>
          <w:tcPr>
            <w:tcW w:w="3405" w:type="pct"/>
            <w:vAlign w:val="center"/>
          </w:tcPr>
          <w:p w14:paraId="7BE73FD1" w14:textId="344C66E3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Индикатор для контроля счетов на основании документов поступления.  Устанавливается автоматически, о</w:t>
            </w:r>
            <w:r w:rsidRPr="00A41489">
              <w:rPr>
                <w:rFonts w:ascii="Arial" w:hAnsi="Arial" w:cs="Arial"/>
                <w:sz w:val="20"/>
                <w:szCs w:val="20"/>
              </w:rPr>
              <w:t xml:space="preserve">значает, что невозможно зарегистрировать </w:t>
            </w:r>
            <w:r>
              <w:rPr>
                <w:rFonts w:ascii="Arial" w:hAnsi="Arial" w:cs="Arial"/>
                <w:sz w:val="20"/>
                <w:szCs w:val="20"/>
              </w:rPr>
              <w:t>кредиторскую задолженность (</w:t>
            </w:r>
            <w:r w:rsidRPr="00A41489">
              <w:rPr>
                <w:rFonts w:ascii="Arial" w:hAnsi="Arial" w:cs="Arial"/>
                <w:sz w:val="20"/>
                <w:szCs w:val="20"/>
              </w:rPr>
              <w:t>счет-фактуру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  <w:r w:rsidRPr="00A41489">
              <w:rPr>
                <w:rFonts w:ascii="Arial" w:hAnsi="Arial" w:cs="Arial"/>
                <w:sz w:val="20"/>
                <w:szCs w:val="20"/>
              </w:rPr>
              <w:t xml:space="preserve"> без </w:t>
            </w:r>
            <w:r>
              <w:rPr>
                <w:rFonts w:ascii="Arial" w:hAnsi="Arial" w:cs="Arial"/>
                <w:sz w:val="20"/>
                <w:szCs w:val="20"/>
              </w:rPr>
              <w:t xml:space="preserve">проведенного </w:t>
            </w:r>
            <w:r w:rsidRPr="00A41489">
              <w:rPr>
                <w:rFonts w:ascii="Arial" w:hAnsi="Arial" w:cs="Arial"/>
                <w:sz w:val="20"/>
                <w:szCs w:val="20"/>
              </w:rPr>
              <w:t>поступления материалов</w:t>
            </w:r>
          </w:p>
        </w:tc>
      </w:tr>
      <w:tr w:rsidR="00B72D8F" w:rsidRPr="00F94454" w14:paraId="286D93C1" w14:textId="3D6C5871" w:rsidTr="004D6E98">
        <w:trPr>
          <w:cantSplit/>
        </w:trPr>
        <w:tc>
          <w:tcPr>
            <w:tcW w:w="1595" w:type="pct"/>
            <w:vAlign w:val="center"/>
          </w:tcPr>
          <w:p w14:paraId="0ABB284C" w14:textId="77777777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Приемка у пост.</w:t>
            </w:r>
          </w:p>
        </w:tc>
        <w:tc>
          <w:tcPr>
            <w:tcW w:w="3405" w:type="pct"/>
            <w:vAlign w:val="center"/>
          </w:tcPr>
          <w:p w14:paraId="490597D1" w14:textId="74EEB3C2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Индикатор приемка у поставщика устанавливается автоматически на основании данных заголовка документа</w:t>
            </w:r>
          </w:p>
        </w:tc>
      </w:tr>
      <w:tr w:rsidR="00B72D8F" w:rsidRPr="00F94454" w14:paraId="65DF6F64" w14:textId="77777777" w:rsidTr="004D6E98">
        <w:trPr>
          <w:cantSplit/>
        </w:trPr>
        <w:tc>
          <w:tcPr>
            <w:tcW w:w="1595" w:type="pct"/>
            <w:vAlign w:val="center"/>
          </w:tcPr>
          <w:p w14:paraId="69BF10EF" w14:textId="4DDF470A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Управляющий код </w:t>
            </w:r>
          </w:p>
        </w:tc>
        <w:tc>
          <w:tcPr>
            <w:tcW w:w="3405" w:type="pct"/>
            <w:vAlign w:val="center"/>
          </w:tcPr>
          <w:p w14:paraId="61F9A11A" w14:textId="562E372D" w:rsidR="00B72D8F" w:rsidRPr="00156C46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004 Входящая поставка. Устанавливается автоматически на основании данных заголовка документа </w:t>
            </w:r>
          </w:p>
        </w:tc>
      </w:tr>
      <w:tr w:rsidR="00B72D8F" w:rsidRPr="00F94454" w14:paraId="6A32A27C" w14:textId="417FE811" w:rsidTr="004D6E98">
        <w:trPr>
          <w:cantSplit/>
        </w:trPr>
        <w:tc>
          <w:tcPr>
            <w:tcW w:w="1595" w:type="pct"/>
            <w:vAlign w:val="center"/>
          </w:tcPr>
          <w:p w14:paraId="0ECA235D" w14:textId="77777777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Завод</w:t>
            </w:r>
          </w:p>
        </w:tc>
        <w:tc>
          <w:tcPr>
            <w:tcW w:w="3405" w:type="pct"/>
            <w:vAlign w:val="center"/>
          </w:tcPr>
          <w:p w14:paraId="7BBB6EDD" w14:textId="428B7D74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Завод, на который будет осуществлена закупка. </w:t>
            </w:r>
          </w:p>
        </w:tc>
      </w:tr>
      <w:tr w:rsidR="00B72D8F" w:rsidRPr="00F94454" w14:paraId="012F8AA3" w14:textId="2C95AB8E" w:rsidTr="004D6E98">
        <w:trPr>
          <w:cantSplit/>
        </w:trPr>
        <w:tc>
          <w:tcPr>
            <w:tcW w:w="1595" w:type="pct"/>
            <w:vAlign w:val="center"/>
          </w:tcPr>
          <w:p w14:paraId="33905E8B" w14:textId="77777777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Склад</w:t>
            </w:r>
          </w:p>
        </w:tc>
        <w:tc>
          <w:tcPr>
            <w:tcW w:w="3405" w:type="pct"/>
            <w:vAlign w:val="center"/>
          </w:tcPr>
          <w:p w14:paraId="4487B8C3" w14:textId="679F8221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Склад, на который будет осуществлена закупка. </w:t>
            </w:r>
          </w:p>
        </w:tc>
      </w:tr>
      <w:tr w:rsidR="00B72D8F" w:rsidRPr="00F94454" w14:paraId="262FA7FE" w14:textId="1CB58C93" w:rsidTr="004D6E98">
        <w:trPr>
          <w:cantSplit/>
        </w:trPr>
        <w:tc>
          <w:tcPr>
            <w:tcW w:w="1595" w:type="pct"/>
            <w:vAlign w:val="center"/>
          </w:tcPr>
          <w:p w14:paraId="17E646AA" w14:textId="77777777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Заявка </w:t>
            </w:r>
          </w:p>
        </w:tc>
        <w:tc>
          <w:tcPr>
            <w:tcW w:w="3405" w:type="pct"/>
            <w:vAlign w:val="center"/>
          </w:tcPr>
          <w:p w14:paraId="7831AB1E" w14:textId="1D601317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 заявки на закупку МТР. Заполняется автоматически</w:t>
            </w:r>
          </w:p>
        </w:tc>
      </w:tr>
      <w:tr w:rsidR="00B72D8F" w:rsidRPr="00F94454" w14:paraId="06C89BAD" w14:textId="2790CD6B" w:rsidTr="004D6E98">
        <w:trPr>
          <w:cantSplit/>
        </w:trPr>
        <w:tc>
          <w:tcPr>
            <w:tcW w:w="1595" w:type="pct"/>
            <w:vAlign w:val="center"/>
          </w:tcPr>
          <w:p w14:paraId="0D4C7CEA" w14:textId="77777777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Позиция заявки</w:t>
            </w:r>
          </w:p>
        </w:tc>
        <w:tc>
          <w:tcPr>
            <w:tcW w:w="3405" w:type="pct"/>
            <w:vAlign w:val="center"/>
          </w:tcPr>
          <w:p w14:paraId="4A60D4FB" w14:textId="0C92EC05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 позиции заявки на закупку МТР. Заполняется автоматически</w:t>
            </w:r>
          </w:p>
        </w:tc>
      </w:tr>
      <w:tr w:rsidR="00B72D8F" w:rsidRPr="00F94454" w14:paraId="0E7D6444" w14:textId="77777777" w:rsidTr="004D6E98">
        <w:trPr>
          <w:cantSplit/>
        </w:trPr>
        <w:tc>
          <w:tcPr>
            <w:tcW w:w="1595" w:type="pct"/>
            <w:vAlign w:val="center"/>
          </w:tcPr>
          <w:p w14:paraId="3605201D" w14:textId="0B10695E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Контракт</w:t>
            </w:r>
          </w:p>
        </w:tc>
        <w:tc>
          <w:tcPr>
            <w:tcW w:w="3405" w:type="pct"/>
            <w:vAlign w:val="center"/>
          </w:tcPr>
          <w:p w14:paraId="7DADC8C8" w14:textId="4661A06A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 рамочного контакта. Заполняется автоматически в случае, если заявке на закупку присвоен как источник поставки рамочный контракт</w:t>
            </w:r>
          </w:p>
        </w:tc>
      </w:tr>
      <w:tr w:rsidR="00B72D8F" w:rsidRPr="00F94454" w14:paraId="15717504" w14:textId="77777777" w:rsidTr="004D6E98">
        <w:trPr>
          <w:cantSplit/>
        </w:trPr>
        <w:tc>
          <w:tcPr>
            <w:tcW w:w="1595" w:type="pct"/>
            <w:vAlign w:val="center"/>
          </w:tcPr>
          <w:p w14:paraId="2F96A8F3" w14:textId="60D9F90E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Позиция контракта</w:t>
            </w:r>
          </w:p>
        </w:tc>
        <w:tc>
          <w:tcPr>
            <w:tcW w:w="3405" w:type="pct"/>
            <w:vAlign w:val="center"/>
          </w:tcPr>
          <w:p w14:paraId="41DC4586" w14:textId="17772F85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Позиция долгосрочного договора. Заполняется автоматически в случае, если заявке на закупку присвоен как источник поставки рамочный контракт</w:t>
            </w:r>
          </w:p>
        </w:tc>
      </w:tr>
      <w:tr w:rsidR="00B72D8F" w:rsidRPr="00F94454" w14:paraId="15417DD4" w14:textId="25C6CEA0" w:rsidTr="004D6E98">
        <w:trPr>
          <w:cantSplit/>
        </w:trPr>
        <w:tc>
          <w:tcPr>
            <w:tcW w:w="1595" w:type="pct"/>
            <w:vAlign w:val="center"/>
          </w:tcPr>
          <w:p w14:paraId="5908FA43" w14:textId="2F03D552" w:rsidR="00B72D8F" w:rsidRDefault="00B72D8F" w:rsidP="00B72D8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Допуск недопоставки</w:t>
            </w:r>
            <w:r w:rsidR="004424CD">
              <w:rPr>
                <w:rFonts w:ascii="Arial" w:hAnsi="Arial" w:cs="Arial"/>
                <w:sz w:val="20"/>
                <w:szCs w:val="20"/>
              </w:rPr>
              <w:t>\сверхпоставки</w:t>
            </w:r>
          </w:p>
        </w:tc>
        <w:tc>
          <w:tcPr>
            <w:tcW w:w="3405" w:type="pct"/>
            <w:vAlign w:val="center"/>
          </w:tcPr>
          <w:p w14:paraId="4875C1F1" w14:textId="5C8ADC21" w:rsidR="00B72D8F" w:rsidRDefault="00B72D8F" w:rsidP="00B72D8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Указывается процент возможной недопоставки</w:t>
            </w:r>
            <w:r w:rsidR="004424CD">
              <w:rPr>
                <w:rFonts w:ascii="Arial" w:hAnsi="Arial" w:cs="Arial"/>
                <w:sz w:val="20"/>
                <w:szCs w:val="20"/>
              </w:rPr>
              <w:t>\сверхпоставки по</w:t>
            </w:r>
            <w:r>
              <w:rPr>
                <w:rFonts w:ascii="Arial" w:hAnsi="Arial" w:cs="Arial"/>
                <w:sz w:val="20"/>
                <w:szCs w:val="20"/>
              </w:rPr>
              <w:t xml:space="preserve"> спецификации. При достижении этого процента метка конечной поставки будет установлена автоматически. Ввод вручную</w:t>
            </w:r>
          </w:p>
        </w:tc>
      </w:tr>
      <w:bookmarkEnd w:id="2026"/>
    </w:tbl>
    <w:p w14:paraId="3BEB48F5" w14:textId="77777777" w:rsidR="005F7EB9" w:rsidRDefault="005F7EB9" w:rsidP="00FD6626">
      <w:pPr>
        <w:rPr>
          <w:rFonts w:eastAsiaTheme="majorEastAsia"/>
        </w:rPr>
        <w:sectPr w:rsidR="005F7EB9" w:rsidSect="004D6E98">
          <w:headerReference w:type="default" r:id="rId25"/>
          <w:headerReference w:type="first" r:id="rId26"/>
          <w:pgSz w:w="11907" w:h="16840" w:code="9"/>
          <w:pgMar w:top="1134" w:right="567" w:bottom="1134" w:left="1134" w:header="737" w:footer="680" w:gutter="0"/>
          <w:cols w:space="708"/>
          <w:titlePg/>
          <w:docGrid w:linePitch="360"/>
        </w:sectPr>
      </w:pPr>
    </w:p>
    <w:p w14:paraId="60D1BD47" w14:textId="42F0F610" w:rsidR="00221053" w:rsidRDefault="00221053" w:rsidP="00D01C7D">
      <w:pPr>
        <w:pStyle w:val="3"/>
      </w:pPr>
      <w:bookmarkStart w:id="2032" w:name="_Toc64879362"/>
      <w:r>
        <w:lastRenderedPageBreak/>
        <w:t xml:space="preserve">Создание входящей поставки (транзакция </w:t>
      </w:r>
      <w:r>
        <w:rPr>
          <w:rFonts w:cs="Arial"/>
          <w:color w:val="000000" w:themeColor="text1"/>
          <w:lang w:val="en-US"/>
        </w:rPr>
        <w:t>VL</w:t>
      </w:r>
      <w:r w:rsidRPr="00221053">
        <w:rPr>
          <w:rFonts w:cs="Arial"/>
          <w:color w:val="000000" w:themeColor="text1"/>
        </w:rPr>
        <w:t>31</w:t>
      </w:r>
      <w:r>
        <w:rPr>
          <w:rFonts w:cs="Arial"/>
          <w:color w:val="000000" w:themeColor="text1"/>
          <w:lang w:val="en-US"/>
        </w:rPr>
        <w:t>N</w:t>
      </w:r>
      <w:r w:rsidRPr="0030185F">
        <w:t>)</w:t>
      </w:r>
      <w:bookmarkEnd w:id="2032"/>
    </w:p>
    <w:p w14:paraId="311CA9DE" w14:textId="475FC1D7" w:rsidR="004F61A8" w:rsidRPr="004F61A8" w:rsidRDefault="004F61A8" w:rsidP="004F61A8">
      <w:pPr>
        <w:ind w:firstLine="708"/>
        <w:rPr>
          <w:rFonts w:ascii="Arial" w:hAnsi="Arial" w:cs="Arial"/>
        </w:rPr>
      </w:pPr>
      <w:r w:rsidRPr="004F61A8">
        <w:rPr>
          <w:rFonts w:ascii="Arial" w:hAnsi="Arial" w:cs="Arial"/>
        </w:rPr>
        <w:t>Описание полей системного документа Входящая поставка приведено в таблице.</w:t>
      </w:r>
    </w:p>
    <w:p w14:paraId="485F70C8" w14:textId="2952F9BD" w:rsidR="004F61A8" w:rsidRPr="004F61A8" w:rsidRDefault="004F61A8" w:rsidP="004F61A8">
      <w:pPr>
        <w:pStyle w:val="a8"/>
        <w:jc w:val="right"/>
      </w:pPr>
      <w:bookmarkStart w:id="2033" w:name="_Ref517259105"/>
      <w:bookmarkStart w:id="2034" w:name="_Ref517260103"/>
      <w:r w:rsidRPr="004F61A8">
        <w:rPr>
          <w:rFonts w:ascii="Arial" w:hAnsi="Arial" w:cs="Arial"/>
          <w:b/>
          <w:sz w:val="22"/>
        </w:rPr>
        <w:t xml:space="preserve">Таблица </w:t>
      </w:r>
      <w:r w:rsidRPr="004F61A8">
        <w:rPr>
          <w:rFonts w:ascii="Arial" w:hAnsi="Arial" w:cs="Arial"/>
          <w:b/>
          <w:sz w:val="22"/>
        </w:rPr>
        <w:fldChar w:fldCharType="begin"/>
      </w:r>
      <w:r w:rsidRPr="004F61A8">
        <w:rPr>
          <w:rFonts w:ascii="Arial" w:hAnsi="Arial" w:cs="Arial"/>
          <w:b/>
          <w:sz w:val="22"/>
        </w:rPr>
        <w:instrText xml:space="preserve"> SEQ Таблица \* ARABIC </w:instrText>
      </w:r>
      <w:r w:rsidRPr="004F61A8">
        <w:rPr>
          <w:rFonts w:ascii="Arial" w:hAnsi="Arial" w:cs="Arial"/>
          <w:b/>
          <w:sz w:val="22"/>
        </w:rPr>
        <w:fldChar w:fldCharType="separate"/>
      </w:r>
      <w:ins w:id="2035" w:author="Paramonova Elena" w:date="2021-03-18T14:33:00Z">
        <w:r w:rsidR="008157EB">
          <w:rPr>
            <w:rFonts w:ascii="Arial" w:hAnsi="Arial" w:cs="Arial"/>
            <w:b/>
            <w:noProof/>
            <w:sz w:val="22"/>
          </w:rPr>
          <w:t>65</w:t>
        </w:r>
      </w:ins>
      <w:del w:id="2036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</w:rPr>
          <w:delText>68</w:delText>
        </w:r>
      </w:del>
      <w:r w:rsidRPr="004F61A8">
        <w:rPr>
          <w:rFonts w:ascii="Arial" w:hAnsi="Arial" w:cs="Arial"/>
          <w:b/>
          <w:sz w:val="22"/>
        </w:rPr>
        <w:fldChar w:fldCharType="end"/>
      </w:r>
      <w:bookmarkEnd w:id="2033"/>
      <w:r w:rsidRPr="004F61A8">
        <w:rPr>
          <w:rFonts w:ascii="Arial" w:hAnsi="Arial" w:cs="Arial"/>
          <w:b/>
          <w:sz w:val="22"/>
        </w:rPr>
        <w:t>. Описание полей системного документа Входящая поставка</w:t>
      </w:r>
      <w:bookmarkEnd w:id="2034"/>
    </w:p>
    <w:tbl>
      <w:tblPr>
        <w:tblW w:w="486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814"/>
        <w:gridCol w:w="7093"/>
      </w:tblGrid>
      <w:tr w:rsidR="004E1D6F" w14:paraId="772FD5D0" w14:textId="77777777" w:rsidTr="00884B8D">
        <w:trPr>
          <w:cantSplit/>
          <w:trHeight w:val="397"/>
          <w:tblHeader/>
        </w:trPr>
        <w:tc>
          <w:tcPr>
            <w:tcW w:w="1420" w:type="pct"/>
            <w:shd w:val="clear" w:color="auto" w:fill="FFC000"/>
            <w:vAlign w:val="center"/>
          </w:tcPr>
          <w:p w14:paraId="117A7842" w14:textId="1372950A" w:rsidR="004E1D6F" w:rsidRPr="00D36A72" w:rsidRDefault="004E1D6F" w:rsidP="004E1D6F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Поле документа</w:t>
            </w:r>
          </w:p>
        </w:tc>
        <w:tc>
          <w:tcPr>
            <w:tcW w:w="3580" w:type="pct"/>
            <w:shd w:val="clear" w:color="auto" w:fill="FFC000"/>
            <w:vAlign w:val="center"/>
          </w:tcPr>
          <w:p w14:paraId="226426C3" w14:textId="130B649D" w:rsidR="004E1D6F" w:rsidRDefault="004E1D6F" w:rsidP="004E1D6F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</w:rPr>
              <w:t>Содержание поля документа</w:t>
            </w: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221053" w:rsidRPr="00FE1E0F" w14:paraId="0AD80179" w14:textId="77777777" w:rsidTr="00884B8D">
        <w:trPr>
          <w:cantSplit/>
        </w:trPr>
        <w:tc>
          <w:tcPr>
            <w:tcW w:w="1420" w:type="pct"/>
          </w:tcPr>
          <w:p w14:paraId="012A77A4" w14:textId="59A5121A" w:rsidR="00221053" w:rsidRPr="00221053" w:rsidRDefault="00221053" w:rsidP="00884B8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Заказ на поставку</w:t>
            </w:r>
          </w:p>
        </w:tc>
        <w:tc>
          <w:tcPr>
            <w:tcW w:w="3580" w:type="pct"/>
          </w:tcPr>
          <w:p w14:paraId="553C716B" w14:textId="31494D63" w:rsidR="00221053" w:rsidRPr="00FE1E0F" w:rsidRDefault="00221053" w:rsidP="00884B8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 заказа на поставку, на основании которого формируется входящая поставка</w:t>
            </w:r>
          </w:p>
        </w:tc>
      </w:tr>
      <w:tr w:rsidR="00221053" w:rsidRPr="00FE1E0F" w14:paraId="111E2FE3" w14:textId="77777777" w:rsidTr="00884B8D">
        <w:trPr>
          <w:cantSplit/>
        </w:trPr>
        <w:tc>
          <w:tcPr>
            <w:tcW w:w="1420" w:type="pct"/>
          </w:tcPr>
          <w:p w14:paraId="7E6441F3" w14:textId="39B5656F" w:rsidR="00221053" w:rsidRDefault="00221053" w:rsidP="00884B8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Вид входящей поставки</w:t>
            </w:r>
          </w:p>
        </w:tc>
        <w:tc>
          <w:tcPr>
            <w:tcW w:w="3580" w:type="pct"/>
          </w:tcPr>
          <w:p w14:paraId="674304DB" w14:textId="1A230539" w:rsidR="00221053" w:rsidRDefault="00221053" w:rsidP="00884B8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Устанавливается автоматически EL – Входящая поставка</w:t>
            </w:r>
          </w:p>
        </w:tc>
      </w:tr>
      <w:tr w:rsidR="00221053" w:rsidRPr="00FE1E0F" w14:paraId="24B2FAD5" w14:textId="77777777" w:rsidTr="00884B8D">
        <w:trPr>
          <w:cantSplit/>
        </w:trPr>
        <w:tc>
          <w:tcPr>
            <w:tcW w:w="1420" w:type="pct"/>
          </w:tcPr>
          <w:p w14:paraId="41C55493" w14:textId="65404EA4" w:rsidR="00221053" w:rsidRDefault="00221053" w:rsidP="00884B8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Внешний </w:t>
            </w:r>
            <w:r w:rsidR="008053D3">
              <w:rPr>
                <w:rFonts w:ascii="Arial" w:hAnsi="Arial" w:cs="Arial"/>
                <w:sz w:val="20"/>
              </w:rPr>
              <w:t>номер накладной</w:t>
            </w:r>
          </w:p>
        </w:tc>
        <w:tc>
          <w:tcPr>
            <w:tcW w:w="3580" w:type="pct"/>
          </w:tcPr>
          <w:p w14:paraId="4A4A6FE2" w14:textId="7598CD1A" w:rsidR="00221053" w:rsidRDefault="00221053" w:rsidP="00884B8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 наклад</w:t>
            </w:r>
            <w:r w:rsidR="008053D3">
              <w:rPr>
                <w:rFonts w:ascii="Arial" w:hAnsi="Arial" w:cs="Arial"/>
                <w:sz w:val="20"/>
                <w:szCs w:val="20"/>
              </w:rPr>
              <w:t>н</w:t>
            </w:r>
            <w:r>
              <w:rPr>
                <w:rFonts w:ascii="Arial" w:hAnsi="Arial" w:cs="Arial"/>
                <w:sz w:val="20"/>
                <w:szCs w:val="20"/>
              </w:rPr>
              <w:t xml:space="preserve">ой поставщика </w:t>
            </w:r>
          </w:p>
        </w:tc>
      </w:tr>
      <w:tr w:rsidR="00221053" w:rsidRPr="00FE1E0F" w14:paraId="619D6FFD" w14:textId="77777777" w:rsidTr="00884B8D">
        <w:trPr>
          <w:cantSplit/>
        </w:trPr>
        <w:tc>
          <w:tcPr>
            <w:tcW w:w="1420" w:type="pct"/>
          </w:tcPr>
          <w:p w14:paraId="616DEFCB" w14:textId="3C451AF7" w:rsidR="00221053" w:rsidRDefault="00221053" w:rsidP="00884B8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Материал</w:t>
            </w:r>
          </w:p>
        </w:tc>
        <w:tc>
          <w:tcPr>
            <w:tcW w:w="3580" w:type="pct"/>
          </w:tcPr>
          <w:p w14:paraId="51952446" w14:textId="57E8E63D" w:rsidR="00221053" w:rsidRDefault="00221053" w:rsidP="00884B8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Код материала в справочнике материалов. Копируется из заказа на поставку</w:t>
            </w:r>
            <w:r w:rsidR="004F61A8">
              <w:rPr>
                <w:rFonts w:ascii="Arial" w:hAnsi="Arial" w:cs="Arial"/>
                <w:sz w:val="20"/>
                <w:szCs w:val="20"/>
              </w:rPr>
              <w:t xml:space="preserve">. Если материал, не предполагается к доставке, то менеджер по сопровождению договора удаляет строку, </w:t>
            </w:r>
            <w:r w:rsidR="000A065C">
              <w:rPr>
                <w:rFonts w:ascii="Arial" w:hAnsi="Arial" w:cs="Arial"/>
                <w:sz w:val="20"/>
                <w:szCs w:val="20"/>
              </w:rPr>
              <w:t>содержащую</w:t>
            </w:r>
            <w:r w:rsidR="004F61A8">
              <w:rPr>
                <w:rFonts w:ascii="Arial" w:hAnsi="Arial" w:cs="Arial"/>
                <w:sz w:val="20"/>
                <w:szCs w:val="20"/>
              </w:rPr>
              <w:t xml:space="preserve"> этот материал.</w:t>
            </w:r>
          </w:p>
        </w:tc>
      </w:tr>
      <w:tr w:rsidR="00221053" w:rsidRPr="00FE1E0F" w14:paraId="6EAA27A9" w14:textId="77777777" w:rsidTr="00884B8D">
        <w:trPr>
          <w:cantSplit/>
        </w:trPr>
        <w:tc>
          <w:tcPr>
            <w:tcW w:w="1420" w:type="pct"/>
          </w:tcPr>
          <w:p w14:paraId="6B6598AB" w14:textId="554DBE67" w:rsidR="00221053" w:rsidRDefault="00221053" w:rsidP="00884B8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Название материала</w:t>
            </w:r>
          </w:p>
        </w:tc>
        <w:tc>
          <w:tcPr>
            <w:tcW w:w="3580" w:type="pct"/>
          </w:tcPr>
          <w:p w14:paraId="339ED04F" w14:textId="4C8ECF7C" w:rsidR="00221053" w:rsidRDefault="004F61A8" w:rsidP="00884B8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Краткое название материала. Копируется из заказа на поставку</w:t>
            </w:r>
          </w:p>
        </w:tc>
      </w:tr>
      <w:tr w:rsidR="004F61A8" w:rsidRPr="00FE1E0F" w14:paraId="4BBFF030" w14:textId="77777777" w:rsidTr="00884B8D">
        <w:trPr>
          <w:cantSplit/>
        </w:trPr>
        <w:tc>
          <w:tcPr>
            <w:tcW w:w="1420" w:type="pct"/>
          </w:tcPr>
          <w:p w14:paraId="1BA813DE" w14:textId="70659005" w:rsidR="004F61A8" w:rsidRDefault="004F61A8" w:rsidP="00884B8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ЕИ</w:t>
            </w:r>
          </w:p>
        </w:tc>
        <w:tc>
          <w:tcPr>
            <w:tcW w:w="3580" w:type="pct"/>
          </w:tcPr>
          <w:p w14:paraId="1A0EFB00" w14:textId="3EEA60AA" w:rsidR="004F61A8" w:rsidRDefault="004F61A8" w:rsidP="00884B8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Единица измерения. Копируется из заказа на поставку</w:t>
            </w:r>
          </w:p>
        </w:tc>
      </w:tr>
      <w:tr w:rsidR="004F61A8" w:rsidRPr="00FE1E0F" w14:paraId="46BCA8A6" w14:textId="77777777" w:rsidTr="00884B8D">
        <w:trPr>
          <w:cantSplit/>
        </w:trPr>
        <w:tc>
          <w:tcPr>
            <w:tcW w:w="1420" w:type="pct"/>
          </w:tcPr>
          <w:p w14:paraId="6BDEC644" w14:textId="4FE1F025" w:rsidR="004F61A8" w:rsidRDefault="004F61A8" w:rsidP="00884B8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Объем</w:t>
            </w:r>
          </w:p>
        </w:tc>
        <w:tc>
          <w:tcPr>
            <w:tcW w:w="3580" w:type="pct"/>
          </w:tcPr>
          <w:p w14:paraId="5C6917A3" w14:textId="114011DA" w:rsidR="004F61A8" w:rsidRDefault="004F61A8" w:rsidP="00884B8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Открытое количество из заказа на поставку. Возможно изменение с учетом допусков, заданных в заказе на поставку</w:t>
            </w:r>
          </w:p>
        </w:tc>
      </w:tr>
      <w:tr w:rsidR="004F61A8" w:rsidRPr="00FE1E0F" w14:paraId="63D35F99" w14:textId="77777777" w:rsidTr="00884B8D">
        <w:trPr>
          <w:cantSplit/>
        </w:trPr>
        <w:tc>
          <w:tcPr>
            <w:tcW w:w="1420" w:type="pct"/>
          </w:tcPr>
          <w:p w14:paraId="087D7385" w14:textId="740CDA19" w:rsidR="004F61A8" w:rsidRDefault="004F61A8" w:rsidP="00884B8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Склад</w:t>
            </w:r>
          </w:p>
        </w:tc>
        <w:tc>
          <w:tcPr>
            <w:tcW w:w="3580" w:type="pct"/>
          </w:tcPr>
          <w:p w14:paraId="4FC56C2A" w14:textId="1AC63FFD" w:rsidR="004F61A8" w:rsidRDefault="004F61A8" w:rsidP="00884B8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 склада, на который будет осуществлена приемка</w:t>
            </w:r>
          </w:p>
        </w:tc>
      </w:tr>
    </w:tbl>
    <w:p w14:paraId="138E3802" w14:textId="77777777" w:rsidR="00C82090" w:rsidRPr="004D0548" w:rsidRDefault="00C82090" w:rsidP="004D0548">
      <w:pPr>
        <w:rPr>
          <w:rFonts w:eastAsiaTheme="majorEastAsia"/>
        </w:rPr>
      </w:pPr>
    </w:p>
    <w:p w14:paraId="5A6AEBD7" w14:textId="2A6C3085" w:rsidR="00500C8C" w:rsidRDefault="00500C8C" w:rsidP="00D01C7D">
      <w:pPr>
        <w:pStyle w:val="3"/>
      </w:pPr>
      <w:bookmarkStart w:id="2037" w:name="_Toc64879363"/>
      <w:r>
        <w:t xml:space="preserve">Создание документов материала (транзакция </w:t>
      </w:r>
      <w:r>
        <w:rPr>
          <w:rFonts w:cs="Arial"/>
          <w:color w:val="000000" w:themeColor="text1"/>
          <w:lang w:val="en-US"/>
        </w:rPr>
        <w:t>MIGO</w:t>
      </w:r>
      <w:r w:rsidRPr="0030185F">
        <w:t>)</w:t>
      </w:r>
      <w:bookmarkEnd w:id="2037"/>
    </w:p>
    <w:p w14:paraId="66F58924" w14:textId="2733FCBF" w:rsidR="00EA5F6D" w:rsidRDefault="00EA5F6D" w:rsidP="00EA5F6D">
      <w:pPr>
        <w:pStyle w:val="a8"/>
        <w:rPr>
          <w:rFonts w:ascii="Arial" w:hAnsi="Arial" w:cs="Arial"/>
        </w:rPr>
      </w:pPr>
      <w:r w:rsidRPr="00EA5F6D">
        <w:rPr>
          <w:rFonts w:ascii="Arial" w:hAnsi="Arial" w:eastAsia="Times New Roman" w:cs="Arial"/>
        </w:rPr>
        <w:t>Описание</w:t>
      </w:r>
      <w:r>
        <w:rPr>
          <w:rFonts w:ascii="Arial" w:hAnsi="Arial" w:cs="Arial"/>
        </w:rPr>
        <w:t xml:space="preserve"> полей системного документа материала приведено в таблице.</w:t>
      </w:r>
    </w:p>
    <w:p w14:paraId="5144F7C5" w14:textId="1ADC1266" w:rsidR="00EA5F6D" w:rsidRPr="00EA5F6D" w:rsidRDefault="00EA5F6D" w:rsidP="00EA5F6D">
      <w:pPr>
        <w:pStyle w:val="a8"/>
        <w:jc w:val="right"/>
      </w:pPr>
      <w:bookmarkStart w:id="2038" w:name="_Ref517262297"/>
      <w:bookmarkStart w:id="2039" w:name="_Ref517262369"/>
      <w:r w:rsidRPr="00EA5F6D">
        <w:rPr>
          <w:rFonts w:ascii="Arial" w:hAnsi="Arial" w:cs="Arial"/>
          <w:b/>
          <w:sz w:val="22"/>
        </w:rPr>
        <w:t xml:space="preserve">Таблица </w:t>
      </w:r>
      <w:r w:rsidRPr="00EA5F6D">
        <w:rPr>
          <w:rFonts w:ascii="Arial" w:hAnsi="Arial" w:cs="Arial"/>
          <w:b/>
          <w:sz w:val="22"/>
        </w:rPr>
        <w:fldChar w:fldCharType="begin"/>
      </w:r>
      <w:r w:rsidRPr="00EA5F6D">
        <w:rPr>
          <w:rFonts w:ascii="Arial" w:hAnsi="Arial" w:cs="Arial"/>
          <w:b/>
          <w:sz w:val="22"/>
        </w:rPr>
        <w:instrText xml:space="preserve"> SEQ Таблица \* ARABIC </w:instrText>
      </w:r>
      <w:r w:rsidRPr="00EA5F6D">
        <w:rPr>
          <w:rFonts w:ascii="Arial" w:hAnsi="Arial" w:cs="Arial"/>
          <w:b/>
          <w:sz w:val="22"/>
        </w:rPr>
        <w:fldChar w:fldCharType="separate"/>
      </w:r>
      <w:ins w:id="2040" w:author="Paramonova Elena" w:date="2021-03-18T14:33:00Z">
        <w:r w:rsidR="008157EB">
          <w:rPr>
            <w:rFonts w:ascii="Arial" w:hAnsi="Arial" w:cs="Arial"/>
            <w:b/>
            <w:noProof/>
            <w:sz w:val="22"/>
          </w:rPr>
          <w:t>66</w:t>
        </w:r>
      </w:ins>
      <w:del w:id="2041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</w:rPr>
          <w:delText>69</w:delText>
        </w:r>
      </w:del>
      <w:r w:rsidRPr="00EA5F6D">
        <w:rPr>
          <w:rFonts w:ascii="Arial" w:hAnsi="Arial" w:cs="Arial"/>
          <w:b/>
          <w:sz w:val="22"/>
        </w:rPr>
        <w:fldChar w:fldCharType="end"/>
      </w:r>
      <w:bookmarkEnd w:id="2038"/>
      <w:r w:rsidRPr="00EA5F6D">
        <w:rPr>
          <w:rFonts w:ascii="Arial" w:hAnsi="Arial" w:cs="Arial"/>
          <w:b/>
          <w:sz w:val="22"/>
        </w:rPr>
        <w:t>. Поля системного документа материала</w:t>
      </w:r>
      <w:bookmarkEnd w:id="2039"/>
      <w:r w:rsidRPr="00EA5F6D">
        <w:rPr>
          <w:rFonts w:ascii="Arial" w:hAnsi="Arial" w:cs="Arial"/>
          <w:b/>
          <w:sz w:val="22"/>
        </w:rPr>
        <w:t xml:space="preserve"> </w:t>
      </w:r>
    </w:p>
    <w:tbl>
      <w:tblPr>
        <w:tblW w:w="4868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818"/>
        <w:gridCol w:w="7089"/>
      </w:tblGrid>
      <w:tr w:rsidR="004E1D6F" w14:paraId="17333528" w14:textId="3E1D2105" w:rsidTr="004E1D6F">
        <w:trPr>
          <w:cantSplit/>
          <w:trHeight w:val="397"/>
          <w:tblHeader/>
        </w:trPr>
        <w:tc>
          <w:tcPr>
            <w:tcW w:w="1422" w:type="pct"/>
            <w:shd w:val="clear" w:color="auto" w:fill="FFC000"/>
            <w:vAlign w:val="center"/>
          </w:tcPr>
          <w:p w14:paraId="193E4FC9" w14:textId="77777777" w:rsidR="004E1D6F" w:rsidRPr="00D36A72" w:rsidRDefault="004E1D6F" w:rsidP="00500C8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Имя поля</w:t>
            </w:r>
          </w:p>
        </w:tc>
        <w:tc>
          <w:tcPr>
            <w:tcW w:w="3578" w:type="pct"/>
            <w:shd w:val="clear" w:color="auto" w:fill="FFC000"/>
            <w:vAlign w:val="center"/>
          </w:tcPr>
          <w:p w14:paraId="06877F81" w14:textId="10DC7FCD" w:rsidR="004E1D6F" w:rsidRPr="00500C8C" w:rsidRDefault="004E1D6F" w:rsidP="00371FE6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Содержание поля документа</w:t>
            </w:r>
            <w:r w:rsidRPr="00500C8C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4E1D6F" w:rsidRPr="00FE1E0F" w14:paraId="40CB16DD" w14:textId="5753905C" w:rsidTr="004E1D6F">
        <w:trPr>
          <w:cantSplit/>
        </w:trPr>
        <w:tc>
          <w:tcPr>
            <w:tcW w:w="1422" w:type="pct"/>
          </w:tcPr>
          <w:p w14:paraId="228B0956" w14:textId="42213411" w:rsidR="004E1D6F" w:rsidRPr="00221053" w:rsidRDefault="004E1D6F" w:rsidP="00FA292B">
            <w:pPr>
              <w:rPr>
                <w:rFonts w:ascii="Arial" w:hAnsi="Arial" w:cs="Arial"/>
                <w:sz w:val="20"/>
              </w:rPr>
            </w:pPr>
            <w:r w:rsidRPr="00FA292B">
              <w:rPr>
                <w:rFonts w:ascii="Arial" w:hAnsi="Arial" w:cs="Arial"/>
                <w:sz w:val="20"/>
              </w:rPr>
              <w:t xml:space="preserve">Дата документа </w:t>
            </w:r>
          </w:p>
        </w:tc>
        <w:tc>
          <w:tcPr>
            <w:tcW w:w="3578" w:type="pct"/>
          </w:tcPr>
          <w:p w14:paraId="4AF1FEDC" w14:textId="64F048DA" w:rsidR="004E1D6F" w:rsidRPr="00FE1E0F" w:rsidRDefault="004E1D6F" w:rsidP="00FA292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Дата накладной поставщика</w:t>
            </w:r>
          </w:p>
        </w:tc>
      </w:tr>
      <w:tr w:rsidR="004E1D6F" w:rsidRPr="00FE1E0F" w14:paraId="789267FA" w14:textId="77777777" w:rsidTr="004E1D6F">
        <w:trPr>
          <w:cantSplit/>
        </w:trPr>
        <w:tc>
          <w:tcPr>
            <w:tcW w:w="1422" w:type="pct"/>
          </w:tcPr>
          <w:p w14:paraId="448615E9" w14:textId="0ED73A5C" w:rsidR="004E1D6F" w:rsidRPr="00221053" w:rsidRDefault="004E1D6F" w:rsidP="00FA292B">
            <w:pPr>
              <w:rPr>
                <w:rFonts w:ascii="Arial" w:hAnsi="Arial" w:cs="Arial"/>
                <w:sz w:val="20"/>
              </w:rPr>
            </w:pPr>
            <w:r w:rsidRPr="00FA292B">
              <w:rPr>
                <w:rFonts w:ascii="Arial" w:hAnsi="Arial" w:cs="Arial"/>
                <w:sz w:val="20"/>
              </w:rPr>
              <w:t>Дата проводки</w:t>
            </w:r>
          </w:p>
        </w:tc>
        <w:tc>
          <w:tcPr>
            <w:tcW w:w="3578" w:type="pct"/>
          </w:tcPr>
          <w:p w14:paraId="67035419" w14:textId="29CA24E2" w:rsidR="004E1D6F" w:rsidRPr="00FE1E0F" w:rsidRDefault="004E1D6F" w:rsidP="00FA292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Дата перехода ППС</w:t>
            </w:r>
          </w:p>
        </w:tc>
      </w:tr>
      <w:tr w:rsidR="004E1D6F" w:rsidRPr="00FE1E0F" w14:paraId="7E9F9C35" w14:textId="77777777" w:rsidTr="004E1D6F">
        <w:trPr>
          <w:cantSplit/>
        </w:trPr>
        <w:tc>
          <w:tcPr>
            <w:tcW w:w="1422" w:type="pct"/>
          </w:tcPr>
          <w:p w14:paraId="01FC4E0A" w14:textId="71E68827" w:rsidR="004E1D6F" w:rsidRPr="00221053" w:rsidRDefault="004E1D6F" w:rsidP="00FA292B">
            <w:pPr>
              <w:rPr>
                <w:rFonts w:ascii="Arial" w:hAnsi="Arial" w:cs="Arial"/>
                <w:sz w:val="20"/>
              </w:rPr>
            </w:pPr>
            <w:r w:rsidRPr="00FA292B">
              <w:rPr>
                <w:rFonts w:ascii="Arial" w:hAnsi="Arial" w:cs="Arial"/>
                <w:sz w:val="20"/>
              </w:rPr>
              <w:t>Вид движения</w:t>
            </w:r>
          </w:p>
        </w:tc>
        <w:tc>
          <w:tcPr>
            <w:tcW w:w="3578" w:type="pct"/>
          </w:tcPr>
          <w:p w14:paraId="6D99EA02" w14:textId="77777777" w:rsidR="004E1D6F" w:rsidRDefault="004E1D6F" w:rsidP="00FA292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 – Приход ТМЦ в путь</w:t>
            </w:r>
          </w:p>
          <w:p w14:paraId="474A9300" w14:textId="31E59548" w:rsidR="004E1D6F" w:rsidRPr="00FE1E0F" w:rsidRDefault="004E1D6F" w:rsidP="00E8277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101 – Регистрация </w:t>
            </w:r>
            <w:r w:rsidR="00E8277A">
              <w:rPr>
                <w:rFonts w:ascii="Arial" w:hAnsi="Arial" w:cs="Arial"/>
                <w:sz w:val="20"/>
                <w:szCs w:val="20"/>
              </w:rPr>
              <w:t>ПМ</w:t>
            </w:r>
          </w:p>
        </w:tc>
      </w:tr>
      <w:tr w:rsidR="004E1D6F" w:rsidRPr="00FE1E0F" w14:paraId="1E7D4650" w14:textId="77777777" w:rsidTr="004E1D6F">
        <w:trPr>
          <w:cantSplit/>
        </w:trPr>
        <w:tc>
          <w:tcPr>
            <w:tcW w:w="1422" w:type="pct"/>
          </w:tcPr>
          <w:p w14:paraId="61C295DD" w14:textId="44B34E54" w:rsidR="004E1D6F" w:rsidRPr="00FA292B" w:rsidRDefault="004E1D6F" w:rsidP="00FA292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Ссылочный документ</w:t>
            </w:r>
          </w:p>
        </w:tc>
        <w:tc>
          <w:tcPr>
            <w:tcW w:w="3578" w:type="pct"/>
          </w:tcPr>
          <w:p w14:paraId="7C858F74" w14:textId="77777777" w:rsidR="004E1D6F" w:rsidRDefault="004E1D6F" w:rsidP="00FA292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Входящая поставка</w:t>
            </w:r>
          </w:p>
          <w:p w14:paraId="00FC19BA" w14:textId="2789ABFE" w:rsidR="004E1D6F" w:rsidRDefault="00E8277A" w:rsidP="00E8277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Заказ на поставку </w:t>
            </w:r>
          </w:p>
        </w:tc>
      </w:tr>
      <w:tr w:rsidR="004E1D6F" w:rsidRPr="00FE1E0F" w14:paraId="1BA6C832" w14:textId="77777777" w:rsidTr="004E1D6F">
        <w:trPr>
          <w:cantSplit/>
        </w:trPr>
        <w:tc>
          <w:tcPr>
            <w:tcW w:w="1422" w:type="pct"/>
          </w:tcPr>
          <w:p w14:paraId="331FA25B" w14:textId="685AEE9E" w:rsidR="004E1D6F" w:rsidRPr="00FA292B" w:rsidRDefault="004E1D6F" w:rsidP="00FA292B">
            <w:pPr>
              <w:rPr>
                <w:rFonts w:ascii="Arial" w:hAnsi="Arial" w:cs="Arial"/>
                <w:sz w:val="20"/>
              </w:rPr>
            </w:pPr>
            <w:r w:rsidRPr="00FA292B">
              <w:rPr>
                <w:rFonts w:ascii="Arial" w:hAnsi="Arial" w:cs="Arial"/>
                <w:sz w:val="20"/>
              </w:rPr>
              <w:t>Материал</w:t>
            </w:r>
          </w:p>
        </w:tc>
        <w:tc>
          <w:tcPr>
            <w:tcW w:w="3578" w:type="pct"/>
          </w:tcPr>
          <w:p w14:paraId="279D663F" w14:textId="77777777" w:rsidR="004E1D6F" w:rsidRDefault="004E1D6F" w:rsidP="00FA292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Копируется из входящей поставки</w:t>
            </w:r>
          </w:p>
          <w:p w14:paraId="7048B893" w14:textId="7D2D9651" w:rsidR="004E1D6F" w:rsidRDefault="004E1D6F" w:rsidP="00FA292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ИЛИ</w:t>
            </w:r>
          </w:p>
          <w:p w14:paraId="5FA44ECE" w14:textId="3517A36E" w:rsidR="004E1D6F" w:rsidRPr="00FE1E0F" w:rsidRDefault="004E1D6F" w:rsidP="00FA292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Копируется из заказа на поставку</w:t>
            </w:r>
          </w:p>
        </w:tc>
      </w:tr>
      <w:tr w:rsidR="004E1D6F" w:rsidRPr="00FE1E0F" w14:paraId="536E08C2" w14:textId="77777777" w:rsidTr="004E1D6F">
        <w:trPr>
          <w:cantSplit/>
        </w:trPr>
        <w:tc>
          <w:tcPr>
            <w:tcW w:w="1422" w:type="pct"/>
          </w:tcPr>
          <w:p w14:paraId="729D0FA2" w14:textId="3F52E506" w:rsidR="004E1D6F" w:rsidRPr="00FA292B" w:rsidRDefault="004E1D6F" w:rsidP="00FA292B">
            <w:pPr>
              <w:rPr>
                <w:rFonts w:ascii="Arial" w:hAnsi="Arial" w:cs="Arial"/>
                <w:sz w:val="20"/>
              </w:rPr>
            </w:pPr>
            <w:r w:rsidRPr="00FA292B">
              <w:rPr>
                <w:rFonts w:ascii="Arial" w:hAnsi="Arial" w:cs="Arial"/>
                <w:sz w:val="20"/>
              </w:rPr>
              <w:t>Количество</w:t>
            </w:r>
          </w:p>
        </w:tc>
        <w:tc>
          <w:tcPr>
            <w:tcW w:w="3578" w:type="pct"/>
          </w:tcPr>
          <w:p w14:paraId="27ABC573" w14:textId="77777777" w:rsidR="004E1D6F" w:rsidRDefault="004E1D6F" w:rsidP="004E1D6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Копируется из входящей поставки</w:t>
            </w:r>
          </w:p>
          <w:p w14:paraId="03C2A75F" w14:textId="77777777" w:rsidR="004E1D6F" w:rsidRDefault="004E1D6F" w:rsidP="004E1D6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ИЛИ</w:t>
            </w:r>
          </w:p>
          <w:p w14:paraId="0E6DB483" w14:textId="5D9B8BC7" w:rsidR="004E1D6F" w:rsidRPr="00FE1E0F" w:rsidRDefault="004E1D6F" w:rsidP="004E1D6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Копируется из заказа на поставку</w:t>
            </w:r>
          </w:p>
        </w:tc>
      </w:tr>
      <w:tr w:rsidR="004E1D6F" w:rsidRPr="00FE1E0F" w14:paraId="7693E4FA" w14:textId="77777777" w:rsidTr="004E1D6F">
        <w:trPr>
          <w:cantSplit/>
        </w:trPr>
        <w:tc>
          <w:tcPr>
            <w:tcW w:w="1422" w:type="pct"/>
          </w:tcPr>
          <w:p w14:paraId="42184847" w14:textId="22C4513F" w:rsidR="004E1D6F" w:rsidRPr="00FA292B" w:rsidRDefault="004E1D6F" w:rsidP="00FA292B">
            <w:pPr>
              <w:rPr>
                <w:rFonts w:ascii="Arial" w:hAnsi="Arial" w:cs="Arial"/>
                <w:sz w:val="20"/>
              </w:rPr>
            </w:pPr>
            <w:r w:rsidRPr="00FA292B">
              <w:rPr>
                <w:rFonts w:ascii="Arial" w:hAnsi="Arial" w:cs="Arial"/>
                <w:sz w:val="20"/>
              </w:rPr>
              <w:t>ЕИ</w:t>
            </w:r>
          </w:p>
        </w:tc>
        <w:tc>
          <w:tcPr>
            <w:tcW w:w="3578" w:type="pct"/>
          </w:tcPr>
          <w:p w14:paraId="7C4EDA57" w14:textId="77777777" w:rsidR="004E1D6F" w:rsidRDefault="004E1D6F" w:rsidP="004E1D6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Копируется из входящей поставки</w:t>
            </w:r>
          </w:p>
          <w:p w14:paraId="781B2F37" w14:textId="77777777" w:rsidR="004E1D6F" w:rsidRDefault="004E1D6F" w:rsidP="004E1D6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ИЛИ</w:t>
            </w:r>
          </w:p>
          <w:p w14:paraId="3899B657" w14:textId="45EF5BAC" w:rsidR="004E1D6F" w:rsidRPr="00FE1E0F" w:rsidRDefault="004E1D6F" w:rsidP="004E1D6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Копируется из заказа на поставку.</w:t>
            </w:r>
          </w:p>
        </w:tc>
      </w:tr>
      <w:tr w:rsidR="004E1D6F" w:rsidRPr="00FE1E0F" w14:paraId="784C4BCB" w14:textId="77777777" w:rsidTr="004E1D6F">
        <w:trPr>
          <w:cantSplit/>
        </w:trPr>
        <w:tc>
          <w:tcPr>
            <w:tcW w:w="1422" w:type="pct"/>
          </w:tcPr>
          <w:p w14:paraId="2AECA072" w14:textId="2204A050" w:rsidR="004E1D6F" w:rsidRPr="00FA292B" w:rsidRDefault="004E1D6F" w:rsidP="00FA292B">
            <w:pPr>
              <w:rPr>
                <w:rFonts w:ascii="Arial" w:hAnsi="Arial" w:cs="Arial"/>
                <w:sz w:val="20"/>
              </w:rPr>
            </w:pPr>
            <w:r w:rsidRPr="00FA292B">
              <w:rPr>
                <w:rFonts w:ascii="Arial" w:hAnsi="Arial" w:cs="Arial"/>
                <w:sz w:val="20"/>
              </w:rPr>
              <w:t>Завод</w:t>
            </w:r>
          </w:p>
        </w:tc>
        <w:tc>
          <w:tcPr>
            <w:tcW w:w="3578" w:type="pct"/>
          </w:tcPr>
          <w:p w14:paraId="4B0196EE" w14:textId="77777777" w:rsidR="004E1D6F" w:rsidRDefault="004E1D6F" w:rsidP="004E1D6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Копируется из входящей поставки</w:t>
            </w:r>
          </w:p>
          <w:p w14:paraId="17080FCA" w14:textId="77777777" w:rsidR="004E1D6F" w:rsidRDefault="004E1D6F" w:rsidP="004E1D6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ИЛИ</w:t>
            </w:r>
          </w:p>
          <w:p w14:paraId="52D407D6" w14:textId="2B527E5E" w:rsidR="004E1D6F" w:rsidRPr="00FE1E0F" w:rsidRDefault="004E1D6F" w:rsidP="004E1D6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Копируется из заказа на поставку.</w:t>
            </w:r>
          </w:p>
        </w:tc>
      </w:tr>
      <w:tr w:rsidR="004E1D6F" w:rsidRPr="00FE1E0F" w14:paraId="47FB041A" w14:textId="77777777" w:rsidTr="004E1D6F">
        <w:trPr>
          <w:cantSplit/>
        </w:trPr>
        <w:tc>
          <w:tcPr>
            <w:tcW w:w="1422" w:type="pct"/>
          </w:tcPr>
          <w:p w14:paraId="62907AD6" w14:textId="5FB9D6EB" w:rsidR="004E1D6F" w:rsidRPr="00FA292B" w:rsidRDefault="004E1D6F" w:rsidP="00FA292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Склад</w:t>
            </w:r>
          </w:p>
        </w:tc>
        <w:tc>
          <w:tcPr>
            <w:tcW w:w="3578" w:type="pct"/>
          </w:tcPr>
          <w:p w14:paraId="5BC54825" w14:textId="327A283E" w:rsidR="004E1D6F" w:rsidRDefault="004E1D6F" w:rsidP="00FA292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Пусто</w:t>
            </w:r>
          </w:p>
        </w:tc>
      </w:tr>
    </w:tbl>
    <w:p w14:paraId="231873BB" w14:textId="77777777" w:rsidR="00371FE6" w:rsidRDefault="00371FE6" w:rsidP="006B54DB"/>
    <w:p w14:paraId="16D7DA00" w14:textId="51BD4942" w:rsidR="00C82090" w:rsidRDefault="003E3F8B" w:rsidP="00D01C7D">
      <w:pPr>
        <w:pStyle w:val="3"/>
      </w:pPr>
      <w:bookmarkStart w:id="2042" w:name="_Toc38341257"/>
      <w:bookmarkStart w:id="2043" w:name="_Toc48930213"/>
      <w:bookmarkStart w:id="2044" w:name="_Toc38341258"/>
      <w:bookmarkStart w:id="2045" w:name="_Toc48930214"/>
      <w:bookmarkStart w:id="2046" w:name="_Toc38341259"/>
      <w:bookmarkStart w:id="2047" w:name="_Toc48930215"/>
      <w:bookmarkStart w:id="2048" w:name="_Toc38341260"/>
      <w:bookmarkStart w:id="2049" w:name="_Toc48930216"/>
      <w:bookmarkStart w:id="2050" w:name="_Toc38341261"/>
      <w:bookmarkStart w:id="2051" w:name="_Toc48930217"/>
      <w:bookmarkStart w:id="2052" w:name="_Toc38341262"/>
      <w:bookmarkStart w:id="2053" w:name="_Toc48930218"/>
      <w:bookmarkStart w:id="2054" w:name="_Toc38341263"/>
      <w:bookmarkStart w:id="2055" w:name="_Toc48930219"/>
      <w:bookmarkStart w:id="2056" w:name="_Toc38341264"/>
      <w:bookmarkStart w:id="2057" w:name="_Toc48930220"/>
      <w:bookmarkStart w:id="2058" w:name="_Toc38341265"/>
      <w:bookmarkStart w:id="2059" w:name="_Toc48930221"/>
      <w:bookmarkStart w:id="2060" w:name="_Toc64879364"/>
      <w:bookmarkEnd w:id="2042"/>
      <w:bookmarkEnd w:id="2043"/>
      <w:bookmarkEnd w:id="2044"/>
      <w:bookmarkEnd w:id="2045"/>
      <w:bookmarkEnd w:id="2046"/>
      <w:bookmarkEnd w:id="2047"/>
      <w:bookmarkEnd w:id="2048"/>
      <w:bookmarkEnd w:id="2049"/>
      <w:bookmarkEnd w:id="2050"/>
      <w:bookmarkEnd w:id="2051"/>
      <w:bookmarkEnd w:id="2052"/>
      <w:bookmarkEnd w:id="2053"/>
      <w:bookmarkEnd w:id="2054"/>
      <w:bookmarkEnd w:id="2055"/>
      <w:bookmarkEnd w:id="2056"/>
      <w:bookmarkEnd w:id="2057"/>
      <w:bookmarkEnd w:id="2058"/>
      <w:bookmarkEnd w:id="2059"/>
      <w:r>
        <w:t>Описание полей системного документа Входящий счет</w:t>
      </w:r>
      <w:bookmarkEnd w:id="2060"/>
    </w:p>
    <w:p w14:paraId="5649CF99" w14:textId="3F584E84" w:rsidR="004E1D6F" w:rsidRDefault="004E1D6F" w:rsidP="004E1D6F">
      <w:pPr>
        <w:pStyle w:val="a8"/>
        <w:rPr>
          <w:rFonts w:ascii="Arial" w:hAnsi="Arial" w:cs="Arial"/>
          <w:b/>
          <w:sz w:val="22"/>
        </w:rPr>
      </w:pPr>
      <w:bookmarkStart w:id="2061" w:name="_Ref517275809"/>
      <w:r w:rsidRPr="00EA5F6D">
        <w:rPr>
          <w:rFonts w:ascii="Arial" w:hAnsi="Arial" w:eastAsia="Times New Roman" w:cs="Arial"/>
        </w:rPr>
        <w:t>Описание</w:t>
      </w:r>
      <w:r>
        <w:rPr>
          <w:rFonts w:ascii="Arial" w:hAnsi="Arial" w:cs="Arial"/>
        </w:rPr>
        <w:t xml:space="preserve"> полей системного документа Входящий счет.</w:t>
      </w:r>
    </w:p>
    <w:p w14:paraId="65B0382C" w14:textId="786847A5" w:rsidR="003E3F8B" w:rsidRPr="003E3F8B" w:rsidRDefault="003E3F8B" w:rsidP="003E3F8B">
      <w:pPr>
        <w:pStyle w:val="a8"/>
        <w:jc w:val="right"/>
        <w:rPr>
          <w:rFonts w:ascii="Arial" w:hAnsi="Arial" w:cs="Arial"/>
          <w:b/>
          <w:sz w:val="22"/>
        </w:rPr>
      </w:pPr>
      <w:r w:rsidRPr="003E3F8B">
        <w:rPr>
          <w:rFonts w:ascii="Arial" w:hAnsi="Arial" w:cs="Arial"/>
          <w:b/>
          <w:sz w:val="22"/>
        </w:rPr>
        <w:lastRenderedPageBreak/>
        <w:t xml:space="preserve">Таблица </w:t>
      </w:r>
      <w:r w:rsidRPr="003E3F8B">
        <w:rPr>
          <w:rFonts w:ascii="Arial" w:hAnsi="Arial" w:cs="Arial"/>
          <w:b/>
          <w:sz w:val="22"/>
        </w:rPr>
        <w:fldChar w:fldCharType="begin"/>
      </w:r>
      <w:r w:rsidRPr="003E3F8B">
        <w:rPr>
          <w:rFonts w:ascii="Arial" w:hAnsi="Arial" w:cs="Arial"/>
          <w:b/>
          <w:sz w:val="22"/>
        </w:rPr>
        <w:instrText xml:space="preserve"> SEQ Таблица \* ARABIC </w:instrText>
      </w:r>
      <w:r w:rsidRPr="003E3F8B">
        <w:rPr>
          <w:rFonts w:ascii="Arial" w:hAnsi="Arial" w:cs="Arial"/>
          <w:b/>
          <w:sz w:val="22"/>
        </w:rPr>
        <w:fldChar w:fldCharType="separate"/>
      </w:r>
      <w:ins w:id="2062" w:author="Paramonova Elena" w:date="2021-03-18T14:33:00Z">
        <w:r w:rsidR="008157EB">
          <w:rPr>
            <w:rFonts w:ascii="Arial" w:hAnsi="Arial" w:cs="Arial"/>
            <w:b/>
            <w:noProof/>
            <w:sz w:val="22"/>
          </w:rPr>
          <w:t>67</w:t>
        </w:r>
      </w:ins>
      <w:del w:id="2063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</w:rPr>
          <w:delText>71</w:delText>
        </w:r>
      </w:del>
      <w:r w:rsidRPr="003E3F8B">
        <w:rPr>
          <w:rFonts w:ascii="Arial" w:hAnsi="Arial" w:cs="Arial"/>
          <w:b/>
          <w:sz w:val="22"/>
        </w:rPr>
        <w:fldChar w:fldCharType="end"/>
      </w:r>
      <w:r w:rsidRPr="003E3F8B">
        <w:rPr>
          <w:rFonts w:ascii="Arial" w:hAnsi="Arial" w:cs="Arial"/>
          <w:b/>
          <w:sz w:val="22"/>
        </w:rPr>
        <w:t>. Описание полей системного документа Входящий счет</w:t>
      </w:r>
      <w:bookmarkEnd w:id="2061"/>
    </w:p>
    <w:p w14:paraId="416F3E4E" w14:textId="77777777" w:rsidR="003E3F8B" w:rsidRPr="003E3F8B" w:rsidRDefault="003E3F8B" w:rsidP="003E3F8B">
      <w:pPr>
        <w:rPr>
          <w:rFonts w:eastAsiaTheme="majorEastAsia"/>
        </w:rPr>
      </w:pPr>
    </w:p>
    <w:tbl>
      <w:tblPr>
        <w:tblW w:w="4869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806"/>
        <w:gridCol w:w="7103"/>
      </w:tblGrid>
      <w:tr w:rsidR="003E3F8B" w:rsidRPr="00F94454" w14:paraId="39B99CDD" w14:textId="77777777" w:rsidTr="00F8304C">
        <w:trPr>
          <w:trHeight w:val="397"/>
          <w:tblHeader/>
        </w:trPr>
        <w:tc>
          <w:tcPr>
            <w:tcW w:w="1416" w:type="pct"/>
            <w:shd w:val="clear" w:color="auto" w:fill="FFC000"/>
            <w:vAlign w:val="center"/>
          </w:tcPr>
          <w:p w14:paraId="764000CE" w14:textId="77777777" w:rsidR="003E3F8B" w:rsidRPr="00D36A72" w:rsidRDefault="003E3F8B" w:rsidP="0093779A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Имя поля</w:t>
            </w:r>
          </w:p>
        </w:tc>
        <w:tc>
          <w:tcPr>
            <w:tcW w:w="3584" w:type="pct"/>
            <w:shd w:val="clear" w:color="auto" w:fill="FFC000"/>
            <w:vAlign w:val="center"/>
          </w:tcPr>
          <w:p w14:paraId="106BDB85" w14:textId="77777777" w:rsidR="003E3F8B" w:rsidRDefault="003E3F8B" w:rsidP="0093779A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Содержание поля документа</w:t>
            </w:r>
          </w:p>
        </w:tc>
      </w:tr>
      <w:tr w:rsidR="003E3F8B" w14:paraId="5E3861B7" w14:textId="77777777" w:rsidTr="00F8304C">
        <w:tc>
          <w:tcPr>
            <w:tcW w:w="1416" w:type="pct"/>
          </w:tcPr>
          <w:p w14:paraId="210A80A9" w14:textId="77777777" w:rsidR="003E3F8B" w:rsidRPr="00D1083F" w:rsidRDefault="003E3F8B" w:rsidP="0093779A">
            <w:pPr>
              <w:rPr>
                <w:rFonts w:ascii="Arial" w:hAnsi="Arial" w:cs="Arial"/>
                <w:sz w:val="20"/>
              </w:rPr>
            </w:pPr>
            <w:r w:rsidRPr="00D1083F">
              <w:rPr>
                <w:rFonts w:ascii="Arial" w:hAnsi="Arial" w:cs="Arial"/>
                <w:sz w:val="20"/>
              </w:rPr>
              <w:t>Операция</w:t>
            </w:r>
          </w:p>
        </w:tc>
        <w:tc>
          <w:tcPr>
            <w:tcW w:w="3584" w:type="pct"/>
          </w:tcPr>
          <w:p w14:paraId="2AF6A8F7" w14:textId="2F832833" w:rsidR="003E3F8B" w:rsidRDefault="003E3F8B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Тип регистрируемой операции (Выбор из списка вручную):</w:t>
            </w:r>
          </w:p>
          <w:p w14:paraId="53BCCFD7" w14:textId="77777777" w:rsidR="003E3F8B" w:rsidRPr="00C804BF" w:rsidRDefault="003E3F8B" w:rsidP="00856CB1">
            <w:pPr>
              <w:pStyle w:val="afa"/>
              <w:numPr>
                <w:ilvl w:val="0"/>
                <w:numId w:val="18"/>
              </w:numPr>
              <w:ind w:left="576" w:hanging="288"/>
              <w:jc w:val="left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04BF">
              <w:rPr>
                <w:rFonts w:ascii="Arial" w:hAnsi="Arial" w:cs="Arial"/>
                <w:sz w:val="20"/>
                <w:szCs w:val="20"/>
                <w:u w:val="single"/>
              </w:rPr>
              <w:t>Счет-фактура</w:t>
            </w:r>
          </w:p>
          <w:p w14:paraId="0D7E4938" w14:textId="77777777" w:rsidR="003E3F8B" w:rsidRDefault="003E3F8B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Используется при регистрации кредиторской задолженности перед поставщиком МТР, при регистрации Авансового отчета. </w:t>
            </w:r>
          </w:p>
          <w:p w14:paraId="40CBA237" w14:textId="77777777" w:rsidR="003E3F8B" w:rsidRDefault="003E3F8B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Документы-основания: </w:t>
            </w:r>
          </w:p>
          <w:p w14:paraId="5F1AECA6" w14:textId="77777777" w:rsidR="003E3F8B" w:rsidRPr="00FD3106" w:rsidRDefault="003E3F8B" w:rsidP="00856CB1">
            <w:pPr>
              <w:pStyle w:val="afa"/>
              <w:numPr>
                <w:ilvl w:val="0"/>
                <w:numId w:val="19"/>
              </w:numPr>
              <w:ind w:left="576" w:hanging="288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D3106">
              <w:rPr>
                <w:rFonts w:ascii="Arial" w:hAnsi="Arial" w:cs="Arial"/>
                <w:sz w:val="20"/>
                <w:szCs w:val="20"/>
              </w:rPr>
              <w:t xml:space="preserve">Счет-фактура; </w:t>
            </w:r>
          </w:p>
          <w:p w14:paraId="26F57FE3" w14:textId="77777777" w:rsidR="003E3F8B" w:rsidRPr="00FD3106" w:rsidRDefault="003E3F8B" w:rsidP="00856CB1">
            <w:pPr>
              <w:pStyle w:val="afa"/>
              <w:numPr>
                <w:ilvl w:val="0"/>
                <w:numId w:val="19"/>
              </w:numPr>
              <w:ind w:left="576" w:hanging="288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D3106">
              <w:rPr>
                <w:rFonts w:ascii="Arial" w:hAnsi="Arial" w:cs="Arial"/>
                <w:sz w:val="20"/>
                <w:szCs w:val="20"/>
              </w:rPr>
              <w:t xml:space="preserve">ТОРГ-12; </w:t>
            </w:r>
          </w:p>
          <w:p w14:paraId="3337EA4D" w14:textId="77777777" w:rsidR="003E3F8B" w:rsidRPr="00FD3106" w:rsidRDefault="003E3F8B" w:rsidP="00856CB1">
            <w:pPr>
              <w:pStyle w:val="afa"/>
              <w:numPr>
                <w:ilvl w:val="0"/>
                <w:numId w:val="19"/>
              </w:numPr>
              <w:ind w:left="576" w:hanging="288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D3106">
              <w:rPr>
                <w:rFonts w:ascii="Arial" w:hAnsi="Arial" w:cs="Arial"/>
                <w:sz w:val="20"/>
                <w:szCs w:val="20"/>
              </w:rPr>
              <w:t xml:space="preserve">УПД; </w:t>
            </w:r>
          </w:p>
          <w:p w14:paraId="032466B7" w14:textId="59F29C75" w:rsidR="003E3F8B" w:rsidRPr="00FD3106" w:rsidRDefault="00274527" w:rsidP="00856CB1">
            <w:pPr>
              <w:pStyle w:val="afa"/>
              <w:numPr>
                <w:ilvl w:val="0"/>
                <w:numId w:val="19"/>
              </w:numPr>
              <w:ind w:left="576" w:hanging="288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Документы, подтверждающие закупку за наличные</w:t>
            </w:r>
            <w:r w:rsidR="003E3F8B" w:rsidRPr="00FD310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6852CAF" w14:textId="77777777" w:rsidR="003E3F8B" w:rsidRDefault="003E3F8B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5E1003E0" w14:textId="77777777" w:rsidR="003E3F8B" w:rsidRPr="00C804BF" w:rsidRDefault="003E3F8B" w:rsidP="00856CB1">
            <w:pPr>
              <w:pStyle w:val="afa"/>
              <w:numPr>
                <w:ilvl w:val="0"/>
                <w:numId w:val="18"/>
              </w:numPr>
              <w:ind w:left="576" w:hanging="288"/>
              <w:jc w:val="left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C804BF">
              <w:rPr>
                <w:rFonts w:ascii="Arial" w:hAnsi="Arial" w:cs="Arial"/>
                <w:sz w:val="20"/>
                <w:szCs w:val="20"/>
                <w:u w:val="single"/>
              </w:rPr>
              <w:t>Дополнительное дебетование</w:t>
            </w:r>
          </w:p>
          <w:p w14:paraId="2771921A" w14:textId="77777777" w:rsidR="003E3F8B" w:rsidRDefault="003E3F8B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Используется для регистрации кредиторской задолженности по запланированным ТЗР (в том, числе для регистрации ГТД и счетов-фактур за ТЗР, полученных от поставщика МТР)</w:t>
            </w:r>
          </w:p>
          <w:p w14:paraId="4AFEAE3C" w14:textId="77777777" w:rsidR="003E3F8B" w:rsidRDefault="003E3F8B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Документы-основания: </w:t>
            </w:r>
          </w:p>
          <w:p w14:paraId="276F15E1" w14:textId="77777777" w:rsidR="003E3F8B" w:rsidRPr="00FD3106" w:rsidRDefault="003E3F8B" w:rsidP="00856CB1">
            <w:pPr>
              <w:pStyle w:val="afa"/>
              <w:numPr>
                <w:ilvl w:val="0"/>
                <w:numId w:val="20"/>
              </w:numPr>
              <w:ind w:left="576" w:hanging="288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D3106">
              <w:rPr>
                <w:rFonts w:ascii="Arial" w:hAnsi="Arial" w:cs="Arial"/>
                <w:sz w:val="20"/>
                <w:szCs w:val="20"/>
              </w:rPr>
              <w:t xml:space="preserve">ГТД; </w:t>
            </w:r>
          </w:p>
          <w:p w14:paraId="6BA729A9" w14:textId="77777777" w:rsidR="003E3F8B" w:rsidRPr="00FD3106" w:rsidRDefault="003E3F8B" w:rsidP="00856CB1">
            <w:pPr>
              <w:pStyle w:val="afa"/>
              <w:numPr>
                <w:ilvl w:val="0"/>
                <w:numId w:val="20"/>
              </w:numPr>
              <w:ind w:left="576" w:hanging="288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Счет</w:t>
            </w:r>
            <w:r w:rsidRPr="00FD3106">
              <w:rPr>
                <w:rFonts w:ascii="Arial" w:hAnsi="Arial" w:cs="Arial"/>
                <w:sz w:val="20"/>
                <w:szCs w:val="20"/>
              </w:rPr>
              <w:t>-фактур</w:t>
            </w:r>
            <w:r>
              <w:rPr>
                <w:rFonts w:ascii="Arial" w:hAnsi="Arial" w:cs="Arial"/>
                <w:sz w:val="20"/>
                <w:szCs w:val="20"/>
              </w:rPr>
              <w:t>а</w:t>
            </w:r>
            <w:r w:rsidRPr="00FD3106">
              <w:rPr>
                <w:rFonts w:ascii="Arial" w:hAnsi="Arial" w:cs="Arial"/>
                <w:sz w:val="20"/>
                <w:szCs w:val="20"/>
              </w:rPr>
              <w:t xml:space="preserve"> от поставщика МТР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FD3106">
              <w:rPr>
                <w:rFonts w:ascii="Arial" w:hAnsi="Arial" w:cs="Arial"/>
                <w:sz w:val="20"/>
                <w:szCs w:val="20"/>
              </w:rPr>
              <w:t>выставленн</w:t>
            </w:r>
            <w:r>
              <w:rPr>
                <w:rFonts w:ascii="Arial" w:hAnsi="Arial" w:cs="Arial"/>
                <w:sz w:val="20"/>
                <w:szCs w:val="20"/>
              </w:rPr>
              <w:t>ая</w:t>
            </w:r>
            <w:r w:rsidRPr="00FD3106">
              <w:rPr>
                <w:rFonts w:ascii="Arial" w:hAnsi="Arial" w:cs="Arial"/>
                <w:sz w:val="20"/>
                <w:szCs w:val="20"/>
              </w:rPr>
              <w:t xml:space="preserve"> отдельным документом.</w:t>
            </w:r>
          </w:p>
          <w:p w14:paraId="06F618D5" w14:textId="77777777" w:rsidR="003E3F8B" w:rsidRDefault="003E3F8B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2A234E2A" w14:textId="77777777" w:rsidR="003E3F8B" w:rsidRPr="00FD3106" w:rsidRDefault="003E3F8B" w:rsidP="00856CB1">
            <w:pPr>
              <w:pStyle w:val="afa"/>
              <w:numPr>
                <w:ilvl w:val="0"/>
                <w:numId w:val="18"/>
              </w:numPr>
              <w:ind w:left="576" w:hanging="288"/>
              <w:jc w:val="left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FD3106">
              <w:rPr>
                <w:rFonts w:ascii="Arial" w:hAnsi="Arial" w:cs="Arial"/>
                <w:sz w:val="20"/>
                <w:szCs w:val="20"/>
                <w:u w:val="single"/>
              </w:rPr>
              <w:t>Дополнительное кредитование</w:t>
            </w:r>
          </w:p>
          <w:p w14:paraId="277A703C" w14:textId="77777777" w:rsidR="003E3F8B" w:rsidRDefault="003E3F8B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Используется для регистрации корректировочных счетов, полученных от поставщика МТР для уменьшения кредиторской задолженности. </w:t>
            </w:r>
          </w:p>
          <w:p w14:paraId="1F307282" w14:textId="77777777" w:rsidR="003E3F8B" w:rsidRDefault="003E3F8B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Документы-основания:</w:t>
            </w:r>
          </w:p>
          <w:p w14:paraId="20A5AE5C" w14:textId="77777777" w:rsidR="003E3F8B" w:rsidRDefault="003E3F8B" w:rsidP="00856CB1">
            <w:pPr>
              <w:pStyle w:val="afa"/>
              <w:numPr>
                <w:ilvl w:val="0"/>
                <w:numId w:val="21"/>
              </w:numPr>
              <w:ind w:left="576" w:hanging="288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D3106">
              <w:rPr>
                <w:rFonts w:ascii="Arial" w:hAnsi="Arial" w:cs="Arial"/>
                <w:sz w:val="20"/>
                <w:szCs w:val="20"/>
              </w:rPr>
              <w:t>Корректировочный счет от поставщика МТР</w:t>
            </w:r>
          </w:p>
          <w:p w14:paraId="0F1EBDB1" w14:textId="77777777" w:rsidR="003E3F8B" w:rsidRPr="009570A4" w:rsidRDefault="003E3F8B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58A1" w14:paraId="6C66BAE9" w14:textId="77777777" w:rsidTr="00F8304C">
        <w:tc>
          <w:tcPr>
            <w:tcW w:w="1416" w:type="pct"/>
          </w:tcPr>
          <w:p w14:paraId="522DF65D" w14:textId="50866EF6" w:rsidR="009D58A1" w:rsidRPr="00D1083F" w:rsidRDefault="009D58A1" w:rsidP="0093779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Накладная</w:t>
            </w:r>
          </w:p>
        </w:tc>
        <w:tc>
          <w:tcPr>
            <w:tcW w:w="3584" w:type="pct"/>
          </w:tcPr>
          <w:p w14:paraId="4851278A" w14:textId="1397FBD8" w:rsidR="009D58A1" w:rsidRDefault="009D58A1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Номер накладной, к которой регистрируется кредиторская задолженность. Ввод вручную</w:t>
            </w:r>
          </w:p>
        </w:tc>
      </w:tr>
      <w:tr w:rsidR="003E3F8B" w14:paraId="0C57771A" w14:textId="77777777" w:rsidTr="00F8304C">
        <w:tc>
          <w:tcPr>
            <w:tcW w:w="1416" w:type="pct"/>
          </w:tcPr>
          <w:p w14:paraId="3409874B" w14:textId="75A341DD" w:rsidR="003E3F8B" w:rsidRPr="007457B8" w:rsidRDefault="009D58A1" w:rsidP="0093779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Заказ на</w:t>
            </w:r>
            <w:r w:rsidR="004424CD">
              <w:rPr>
                <w:rFonts w:ascii="Arial" w:hAnsi="Arial" w:cs="Arial"/>
                <w:sz w:val="20"/>
              </w:rPr>
              <w:t xml:space="preserve"> поставку</w:t>
            </w:r>
          </w:p>
        </w:tc>
        <w:tc>
          <w:tcPr>
            <w:tcW w:w="3584" w:type="pct"/>
          </w:tcPr>
          <w:p w14:paraId="6C980B9B" w14:textId="01E17AD7" w:rsidR="003E3F8B" w:rsidRPr="00FE1E0F" w:rsidRDefault="009D58A1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Выбирается</w:t>
            </w:r>
            <w:r w:rsidR="004424CD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если номер накладной не известен. Указываем н</w:t>
            </w:r>
            <w:r w:rsidR="003E3F8B">
              <w:rPr>
                <w:rFonts w:ascii="Arial" w:hAnsi="Arial" w:cs="Arial"/>
                <w:sz w:val="20"/>
                <w:szCs w:val="20"/>
              </w:rPr>
              <w:t>омер заказа на поставку (спецификации на поставку, квартальной спецификации, заказа на закупку за наличные), к которому регистрируется кредиторская задолженность. Ввод вручную</w:t>
            </w:r>
          </w:p>
        </w:tc>
      </w:tr>
      <w:tr w:rsidR="003E3F8B" w14:paraId="70BEBCCB" w14:textId="77777777" w:rsidTr="00F8304C">
        <w:tc>
          <w:tcPr>
            <w:tcW w:w="1416" w:type="pct"/>
          </w:tcPr>
          <w:p w14:paraId="1280D8F2" w14:textId="77777777" w:rsidR="003E3F8B" w:rsidRPr="007457B8" w:rsidRDefault="003E3F8B" w:rsidP="0093779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Дата счета</w:t>
            </w:r>
          </w:p>
        </w:tc>
        <w:tc>
          <w:tcPr>
            <w:tcW w:w="3584" w:type="pct"/>
          </w:tcPr>
          <w:p w14:paraId="740F6DBD" w14:textId="3581F997" w:rsidR="003E3F8B" w:rsidRPr="00FE1E0F" w:rsidRDefault="003E3F8B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Дата первичного документа. Ввод вручную</w:t>
            </w:r>
          </w:p>
        </w:tc>
      </w:tr>
      <w:tr w:rsidR="003E3F8B" w14:paraId="638E7965" w14:textId="77777777" w:rsidTr="00F8304C">
        <w:tc>
          <w:tcPr>
            <w:tcW w:w="1416" w:type="pct"/>
          </w:tcPr>
          <w:p w14:paraId="605DA417" w14:textId="77777777" w:rsidR="003E3F8B" w:rsidRDefault="003E3F8B" w:rsidP="0093779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Дата проводки</w:t>
            </w:r>
          </w:p>
        </w:tc>
        <w:tc>
          <w:tcPr>
            <w:tcW w:w="3584" w:type="pct"/>
          </w:tcPr>
          <w:p w14:paraId="036CF960" w14:textId="77777777" w:rsidR="003E3F8B" w:rsidRDefault="003E3F8B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Дата отражения операции в учете. Для договоров с переходом права собственности на дальнем базисе поле заполняется датой перехода права собственности, для остальных договоров датой первичного документа.</w:t>
            </w:r>
          </w:p>
        </w:tc>
      </w:tr>
      <w:tr w:rsidR="003E3F8B" w14:paraId="48E75F90" w14:textId="77777777" w:rsidTr="00F8304C">
        <w:tc>
          <w:tcPr>
            <w:tcW w:w="1416" w:type="pct"/>
          </w:tcPr>
          <w:p w14:paraId="6BD3F0B4" w14:textId="77777777" w:rsidR="003E3F8B" w:rsidRDefault="003E3F8B" w:rsidP="0093779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Ссылка</w:t>
            </w:r>
          </w:p>
        </w:tc>
        <w:tc>
          <w:tcPr>
            <w:tcW w:w="3584" w:type="pct"/>
          </w:tcPr>
          <w:p w14:paraId="3CC62180" w14:textId="77777777" w:rsidR="003E3F8B" w:rsidRPr="007E2866" w:rsidRDefault="003E3F8B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E2866">
              <w:rPr>
                <w:rFonts w:ascii="Arial" w:hAnsi="Arial" w:cs="Arial"/>
                <w:sz w:val="20"/>
                <w:szCs w:val="20"/>
              </w:rPr>
              <w:t>Номер первичного документа счета-фактуры</w:t>
            </w:r>
            <w:r>
              <w:rPr>
                <w:rFonts w:ascii="Arial" w:hAnsi="Arial" w:cs="Arial"/>
                <w:sz w:val="20"/>
                <w:szCs w:val="20"/>
              </w:rPr>
              <w:t>/ГТД</w:t>
            </w:r>
            <w:r w:rsidRPr="007E2866">
              <w:rPr>
                <w:rFonts w:ascii="Arial" w:hAnsi="Arial" w:cs="Arial"/>
                <w:sz w:val="20"/>
                <w:szCs w:val="20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</w:rPr>
              <w:t xml:space="preserve">В случае отсутствия счет-фактуры/ГТД у менеджера по сопровождению договора или у руководителя СП, поле остается пустым. После получения расчетного документа необходимо зайти и в документ Входящий счет </w:t>
            </w:r>
          </w:p>
          <w:p w14:paraId="18000BEF" w14:textId="3EE99FA9" w:rsidR="003E3F8B" w:rsidRPr="00FE1E0F" w:rsidRDefault="003E3F8B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E2866">
              <w:rPr>
                <w:rFonts w:ascii="Arial" w:hAnsi="Arial" w:cs="Arial"/>
                <w:sz w:val="20"/>
                <w:szCs w:val="20"/>
              </w:rPr>
              <w:t>Используется как идентификатор при поиске счета-фактуры в системе</w:t>
            </w:r>
            <w:r w:rsidRPr="00D32B77">
              <w:rPr>
                <w:rFonts w:eastAsia="Calibri"/>
                <w:sz w:val="20"/>
              </w:rPr>
              <w:t>.</w:t>
            </w:r>
            <w:r>
              <w:rPr>
                <w:rFonts w:eastAsia="Calibri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Ввод вручную</w:t>
            </w:r>
          </w:p>
        </w:tc>
      </w:tr>
      <w:tr w:rsidR="003E3F8B" w14:paraId="29C0600E" w14:textId="77777777" w:rsidTr="00F8304C">
        <w:tc>
          <w:tcPr>
            <w:tcW w:w="1416" w:type="pct"/>
          </w:tcPr>
          <w:p w14:paraId="6F49E024" w14:textId="77777777" w:rsidR="003E3F8B" w:rsidRDefault="003E3F8B" w:rsidP="0093779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Валюта</w:t>
            </w:r>
          </w:p>
        </w:tc>
        <w:tc>
          <w:tcPr>
            <w:tcW w:w="3584" w:type="pct"/>
          </w:tcPr>
          <w:p w14:paraId="204C8B7F" w14:textId="316D0AF9" w:rsidR="003E3F8B" w:rsidRDefault="003E3F8B" w:rsidP="003E3F8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3B1EA3">
              <w:rPr>
                <w:rFonts w:ascii="Arial" w:hAnsi="Arial" w:cs="Arial"/>
                <w:sz w:val="20"/>
                <w:szCs w:val="20"/>
              </w:rPr>
              <w:t>Валюта первичного счета-фактуры</w:t>
            </w:r>
            <w:r>
              <w:rPr>
                <w:rFonts w:ascii="Arial" w:hAnsi="Arial" w:cs="Arial"/>
                <w:sz w:val="20"/>
                <w:szCs w:val="20"/>
              </w:rPr>
              <w:t>. Копируется из</w:t>
            </w:r>
            <w:r w:rsidRPr="003B1EA3">
              <w:rPr>
                <w:rFonts w:ascii="Arial" w:hAnsi="Arial" w:cs="Arial"/>
                <w:sz w:val="20"/>
                <w:szCs w:val="20"/>
              </w:rPr>
              <w:t xml:space="preserve"> заказа на поставку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3B1EA3">
              <w:rPr>
                <w:rFonts w:ascii="Arial" w:hAnsi="Arial" w:cs="Arial"/>
                <w:sz w:val="20"/>
                <w:szCs w:val="20"/>
              </w:rPr>
              <w:t xml:space="preserve">При регистрации </w:t>
            </w:r>
            <w:r>
              <w:rPr>
                <w:rFonts w:ascii="Arial" w:hAnsi="Arial" w:cs="Arial"/>
                <w:sz w:val="20"/>
                <w:szCs w:val="20"/>
              </w:rPr>
              <w:t>счет-фактуры</w:t>
            </w:r>
            <w:r w:rsidRPr="003B1EA3">
              <w:rPr>
                <w:rFonts w:ascii="Arial" w:hAnsi="Arial" w:cs="Arial"/>
                <w:sz w:val="20"/>
                <w:szCs w:val="20"/>
              </w:rPr>
              <w:t xml:space="preserve"> в валюте и с курсом, отличного от курса на дату проводки, следует при регистрации сначала указать валюту и курс и только затем делать ссылку на заказ на поставку. В таком случае система сформирует документ, Входящий счёт с валютой и курсом, отличными от курса на дату проводки (при отсутствии метки фиксации курса в с</w:t>
            </w:r>
            <w:r>
              <w:rPr>
                <w:rFonts w:ascii="Arial" w:hAnsi="Arial" w:cs="Arial"/>
                <w:sz w:val="20"/>
                <w:szCs w:val="20"/>
              </w:rPr>
              <w:t xml:space="preserve">сылочном заказе на поставку). </w:t>
            </w:r>
          </w:p>
          <w:p w14:paraId="0028B433" w14:textId="77777777" w:rsidR="003E3F8B" w:rsidRPr="007E2866" w:rsidRDefault="003E3F8B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F8B" w14:paraId="3B36290D" w14:textId="77777777" w:rsidTr="00F8304C">
        <w:tc>
          <w:tcPr>
            <w:tcW w:w="1416" w:type="pct"/>
          </w:tcPr>
          <w:p w14:paraId="5431BDCB" w14:textId="77777777" w:rsidR="003E3F8B" w:rsidRDefault="003E3F8B" w:rsidP="0093779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Выставитель счета</w:t>
            </w:r>
          </w:p>
        </w:tc>
        <w:tc>
          <w:tcPr>
            <w:tcW w:w="3584" w:type="pct"/>
          </w:tcPr>
          <w:p w14:paraId="134B043E" w14:textId="0B48C566" w:rsidR="003E3F8B" w:rsidRPr="007E2866" w:rsidRDefault="003E3F8B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Деловой партнер, выставитель первичного счет-фактуры. Копируется из</w:t>
            </w:r>
            <w:r w:rsidRPr="003B1EA3">
              <w:rPr>
                <w:rFonts w:ascii="Arial" w:hAnsi="Arial" w:cs="Arial"/>
                <w:sz w:val="20"/>
                <w:szCs w:val="20"/>
              </w:rPr>
              <w:t xml:space="preserve"> заказа на поставку</w:t>
            </w:r>
            <w:r>
              <w:rPr>
                <w:rFonts w:ascii="Arial" w:hAnsi="Arial" w:cs="Arial"/>
                <w:sz w:val="20"/>
                <w:szCs w:val="20"/>
              </w:rPr>
              <w:t>. Возможно изменить вручную, если он отличается от поставщика МТР и выставителя счета, указанного в заказе на поставку.</w:t>
            </w:r>
          </w:p>
        </w:tc>
      </w:tr>
      <w:tr w:rsidR="003E3F8B" w14:paraId="5E592188" w14:textId="77777777" w:rsidTr="00F8304C">
        <w:tc>
          <w:tcPr>
            <w:tcW w:w="1416" w:type="pct"/>
          </w:tcPr>
          <w:p w14:paraId="27D19F22" w14:textId="77777777" w:rsidR="003E3F8B" w:rsidRDefault="003E3F8B" w:rsidP="0093779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Базовая дата и срок платежа</w:t>
            </w:r>
          </w:p>
        </w:tc>
        <w:tc>
          <w:tcPr>
            <w:tcW w:w="3584" w:type="pct"/>
          </w:tcPr>
          <w:p w14:paraId="2FD292CD" w14:textId="71AB9D2C" w:rsidR="003E3F8B" w:rsidRDefault="003E3F8B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CB7A6F">
              <w:rPr>
                <w:rFonts w:ascii="Arial" w:hAnsi="Arial" w:cs="Arial"/>
                <w:sz w:val="20"/>
                <w:szCs w:val="20"/>
              </w:rPr>
              <w:t>Данные для вычисления срока платежа, по истечении которого оплата считается просроченной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CB7A6F">
              <w:rPr>
                <w:rFonts w:ascii="Arial" w:hAnsi="Arial" w:cs="Arial"/>
                <w:sz w:val="20"/>
                <w:szCs w:val="20"/>
              </w:rPr>
              <w:t xml:space="preserve">Дата определяется в зависимости от условия платежа указанного в </w:t>
            </w:r>
            <w:r>
              <w:rPr>
                <w:rFonts w:ascii="Arial" w:hAnsi="Arial" w:cs="Arial"/>
                <w:sz w:val="20"/>
                <w:szCs w:val="20"/>
              </w:rPr>
              <w:t>заказе на поставку</w:t>
            </w:r>
          </w:p>
        </w:tc>
      </w:tr>
      <w:tr w:rsidR="003E3F8B" w14:paraId="0ADF0323" w14:textId="77777777" w:rsidTr="00F8304C">
        <w:tc>
          <w:tcPr>
            <w:tcW w:w="1416" w:type="pct"/>
          </w:tcPr>
          <w:p w14:paraId="1C68407D" w14:textId="77777777" w:rsidR="003E3F8B" w:rsidRDefault="003E3F8B" w:rsidP="0093779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Незапланированные затраты на доставку</w:t>
            </w:r>
          </w:p>
        </w:tc>
        <w:tc>
          <w:tcPr>
            <w:tcW w:w="3584" w:type="pct"/>
          </w:tcPr>
          <w:p w14:paraId="667ECC55" w14:textId="66CF4DDE" w:rsidR="003E3F8B" w:rsidRDefault="003E3F8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Сумма без НДС незапланированных ТЗР, указанных в счет-фактуре на поставку МТР отдельной позицией. Сумма</w:t>
            </w:r>
            <w:ins w:id="2064" w:author="Goppe Sergey" w:date="2021-02-20T05:44:00Z">
              <w:r w:rsidR="00A46E2A">
                <w:rPr>
                  <w:rFonts w:ascii="Arial" w:hAnsi="Arial" w:cs="Arial"/>
                  <w:sz w:val="20"/>
                  <w:szCs w:val="20"/>
                </w:rPr>
                <w:t xml:space="preserve"> ТЗР</w:t>
              </w:r>
            </w:ins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848F4">
              <w:rPr>
                <w:rFonts w:ascii="Arial" w:hAnsi="Arial" w:cs="Arial"/>
                <w:sz w:val="20"/>
                <w:szCs w:val="20"/>
              </w:rPr>
              <w:t xml:space="preserve">распределяется на стоимость </w:t>
            </w:r>
            <w:del w:id="2065" w:author="Goppe Sergey" w:date="2021-02-20T05:45:00Z">
              <w:r w:rsidDel="00A46E2A">
                <w:rPr>
                  <w:rFonts w:ascii="Arial" w:hAnsi="Arial" w:cs="Arial"/>
                  <w:sz w:val="20"/>
                  <w:szCs w:val="20"/>
                </w:rPr>
                <w:delText>МТР</w:delText>
              </w:r>
            </w:del>
            <w:ins w:id="2066" w:author="Goppe Sergey" w:date="2021-02-20T05:45:00Z">
              <w:r w:rsidR="00A46E2A">
                <w:rPr>
                  <w:rFonts w:ascii="Arial" w:hAnsi="Arial" w:cs="Arial"/>
                  <w:sz w:val="20"/>
                  <w:szCs w:val="20"/>
                </w:rPr>
                <w:t xml:space="preserve">позиции </w:t>
              </w:r>
            </w:ins>
            <w:ins w:id="2067" w:author="Goppe Sergey" w:date="2021-02-20T05:42:00Z">
              <w:r w:rsidR="00A46E2A">
                <w:rPr>
                  <w:rFonts w:ascii="Arial" w:hAnsi="Arial" w:cs="Arial"/>
                  <w:sz w:val="20"/>
                  <w:szCs w:val="20"/>
                </w:rPr>
                <w:t xml:space="preserve">документа поступления </w:t>
              </w:r>
            </w:ins>
            <w:ins w:id="2068" w:author="Goppe Sergey" w:date="2021-02-20T05:46:00Z">
              <w:r w:rsidR="00A46E2A">
                <w:rPr>
                  <w:rFonts w:ascii="Arial" w:hAnsi="Arial" w:cs="Arial"/>
                  <w:sz w:val="20"/>
                  <w:szCs w:val="20"/>
                </w:rPr>
                <w:t>МТР</w:t>
              </w:r>
            </w:ins>
            <w:r w:rsidRPr="003848F4">
              <w:rPr>
                <w:rFonts w:ascii="Arial" w:hAnsi="Arial" w:cs="Arial"/>
                <w:sz w:val="20"/>
                <w:szCs w:val="20"/>
              </w:rPr>
              <w:t xml:space="preserve"> </w:t>
            </w:r>
            <w:del w:id="2069" w:author="Goppe Sergey" w:date="2021-02-20T05:42:00Z">
              <w:r w:rsidRPr="003848F4" w:rsidDel="00A46E2A">
                <w:rPr>
                  <w:rFonts w:ascii="Arial" w:hAnsi="Arial" w:cs="Arial"/>
                  <w:sz w:val="20"/>
                  <w:szCs w:val="20"/>
                </w:rPr>
                <w:delText>регистрируемого в</w:delText>
              </w:r>
            </w:del>
            <w:del w:id="2070" w:author="Goppe Sergey" w:date="2021-02-20T05:43:00Z">
              <w:r w:rsidRPr="003848F4" w:rsidDel="00A46E2A">
                <w:rPr>
                  <w:rFonts w:ascii="Arial" w:hAnsi="Arial" w:cs="Arial"/>
                  <w:sz w:val="20"/>
                  <w:szCs w:val="20"/>
                </w:rPr>
                <w:delText xml:space="preserve">ходящего счета-фактуры </w:delText>
              </w:r>
            </w:del>
            <w:r w:rsidRPr="003848F4">
              <w:rPr>
                <w:rFonts w:ascii="Arial" w:hAnsi="Arial" w:cs="Arial"/>
                <w:sz w:val="20"/>
                <w:szCs w:val="20"/>
              </w:rPr>
              <w:t>прямо</w:t>
            </w:r>
            <w:del w:id="2071" w:author="Goppe Sergey" w:date="2021-02-20T05:49:00Z">
              <w:r w:rsidRPr="003848F4" w:rsidDel="00A46E2A">
                <w:rPr>
                  <w:rFonts w:ascii="Arial" w:hAnsi="Arial" w:cs="Arial"/>
                  <w:sz w:val="20"/>
                  <w:szCs w:val="20"/>
                </w:rPr>
                <w:delText xml:space="preserve"> </w:delText>
              </w:r>
            </w:del>
            <w:r w:rsidRPr="003848F4">
              <w:rPr>
                <w:rFonts w:ascii="Arial" w:hAnsi="Arial" w:cs="Arial"/>
                <w:sz w:val="20"/>
                <w:szCs w:val="20"/>
              </w:rPr>
              <w:t xml:space="preserve">пропорционально </w:t>
            </w:r>
            <w:ins w:id="2072" w:author="Goppe Sergey" w:date="2021-02-20T05:43:00Z">
              <w:r w:rsidR="00A46E2A">
                <w:rPr>
                  <w:rFonts w:ascii="Arial" w:hAnsi="Arial" w:cs="Arial"/>
                  <w:sz w:val="20"/>
                  <w:szCs w:val="20"/>
                </w:rPr>
                <w:t xml:space="preserve">количеству в позиции документа поступления, если все позиции удалось привести к одной ЕИ. </w:t>
              </w:r>
            </w:ins>
            <w:ins w:id="2073" w:author="Goppe Sergey" w:date="2021-02-20T05:46:00Z">
              <w:r w:rsidR="00A46E2A">
                <w:rPr>
                  <w:rFonts w:ascii="Arial" w:hAnsi="Arial" w:cs="Arial"/>
                  <w:sz w:val="20"/>
                  <w:szCs w:val="20"/>
                </w:rPr>
                <w:t xml:space="preserve">Если все позиции не удалось привести к одной ЕИ, то </w:t>
              </w:r>
            </w:ins>
            <w:ins w:id="2074" w:author="Goppe Sergey" w:date="2021-02-20T05:44:00Z">
              <w:r w:rsidR="00A46E2A">
                <w:rPr>
                  <w:rFonts w:ascii="Arial" w:hAnsi="Arial" w:cs="Arial"/>
                  <w:sz w:val="20"/>
                  <w:szCs w:val="20"/>
                </w:rPr>
                <w:t>прямопропорционально</w:t>
              </w:r>
            </w:ins>
            <w:ins w:id="2075" w:author="Goppe Sergey" w:date="2021-02-20T05:43:00Z">
              <w:r w:rsidR="00A46E2A">
                <w:rPr>
                  <w:rFonts w:ascii="Arial" w:hAnsi="Arial" w:cs="Arial"/>
                  <w:sz w:val="20"/>
                  <w:szCs w:val="20"/>
                </w:rPr>
                <w:t xml:space="preserve"> к </w:t>
              </w:r>
            </w:ins>
            <w:r w:rsidRPr="003848F4">
              <w:rPr>
                <w:rFonts w:ascii="Arial" w:hAnsi="Arial" w:cs="Arial"/>
                <w:sz w:val="20"/>
                <w:szCs w:val="20"/>
              </w:rPr>
              <w:t>стоимостям</w:t>
            </w:r>
            <w:ins w:id="2076" w:author="Goppe Sergey" w:date="2021-02-20T05:44:00Z">
              <w:r w:rsidR="00A46E2A">
                <w:rPr>
                  <w:rFonts w:ascii="Arial" w:hAnsi="Arial" w:cs="Arial"/>
                  <w:sz w:val="20"/>
                  <w:szCs w:val="20"/>
                </w:rPr>
                <w:t xml:space="preserve"> позиций документа поступления МТР.</w:t>
              </w:r>
            </w:ins>
            <w:del w:id="2077" w:author="Goppe Sergey" w:date="2021-02-20T05:44:00Z">
              <w:r w:rsidRPr="003848F4" w:rsidDel="00A46E2A">
                <w:rPr>
                  <w:rFonts w:ascii="Arial" w:hAnsi="Arial" w:cs="Arial"/>
                  <w:sz w:val="20"/>
                  <w:szCs w:val="20"/>
                </w:rPr>
                <w:delText xml:space="preserve"> данных позиций</w:delText>
              </w:r>
            </w:del>
            <w:del w:id="2078" w:author="Goppe Sergey" w:date="2021-02-20T05:46:00Z">
              <w:r w:rsidDel="00A46E2A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ins w:id="2079" w:author="Goppe Sergey" w:date="2021-02-20T05:47:00Z">
              <w:r w:rsidR="00A46E2A">
                <w:rPr>
                  <w:rFonts w:ascii="Arial" w:hAnsi="Arial" w:cs="Arial"/>
                  <w:sz w:val="20"/>
                  <w:szCs w:val="20"/>
                </w:rPr>
                <w:t xml:space="preserve">Распределение ТЗР выполняется </w:t>
              </w:r>
            </w:ins>
            <w:ins w:id="2080" w:author="Goppe Sergey" w:date="2021-02-20T05:49:00Z">
              <w:r w:rsidR="00A46E2A">
                <w:rPr>
                  <w:rFonts w:ascii="Arial" w:hAnsi="Arial" w:cs="Arial"/>
                  <w:sz w:val="20"/>
                  <w:szCs w:val="20"/>
                </w:rPr>
                <w:t xml:space="preserve">вручную </w:t>
              </w:r>
            </w:ins>
            <w:ins w:id="2081" w:author="Goppe Sergey" w:date="2021-02-20T05:47:00Z">
              <w:r w:rsidR="00A46E2A">
                <w:rPr>
                  <w:rFonts w:ascii="Arial" w:hAnsi="Arial" w:cs="Arial"/>
                  <w:sz w:val="20"/>
                  <w:szCs w:val="20"/>
                </w:rPr>
                <w:t xml:space="preserve">в отдельной вкладке регистрации счёта или в отдельной транзакции. </w:t>
              </w:r>
            </w:ins>
            <w:del w:id="2082" w:author="Goppe Sergey" w:date="2021-02-20T05:47:00Z">
              <w:r w:rsidDel="00A46E2A">
                <w:rPr>
                  <w:rFonts w:ascii="Arial" w:hAnsi="Arial" w:cs="Arial"/>
                  <w:sz w:val="20"/>
                  <w:szCs w:val="20"/>
                </w:rPr>
                <w:delText>Ввод вручную</w:delText>
              </w:r>
            </w:del>
          </w:p>
        </w:tc>
      </w:tr>
      <w:tr w:rsidR="003E3F8B" w14:paraId="77D3CF79" w14:textId="77777777" w:rsidTr="00F8304C">
        <w:tc>
          <w:tcPr>
            <w:tcW w:w="1416" w:type="pct"/>
          </w:tcPr>
          <w:p w14:paraId="6F594763" w14:textId="77777777" w:rsidR="003E3F8B" w:rsidRDefault="003E3F8B" w:rsidP="0093779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Сумма</w:t>
            </w:r>
          </w:p>
        </w:tc>
        <w:tc>
          <w:tcPr>
            <w:tcW w:w="3584" w:type="pct"/>
          </w:tcPr>
          <w:p w14:paraId="4F14891D" w14:textId="3536869A" w:rsidR="003E3F8B" w:rsidRDefault="003E3F8B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Сумма по позиции заказа на поставку. Копируется из</w:t>
            </w:r>
            <w:r w:rsidRPr="003B1EA3">
              <w:rPr>
                <w:rFonts w:ascii="Arial" w:hAnsi="Arial" w:cs="Arial"/>
                <w:sz w:val="20"/>
                <w:szCs w:val="20"/>
              </w:rPr>
              <w:t xml:space="preserve"> заказа на поставку</w:t>
            </w:r>
            <w:r>
              <w:rPr>
                <w:rFonts w:ascii="Arial" w:hAnsi="Arial" w:cs="Arial"/>
                <w:sz w:val="20"/>
                <w:szCs w:val="20"/>
              </w:rPr>
              <w:t>, возможно изменить вручную.</w:t>
            </w:r>
          </w:p>
        </w:tc>
      </w:tr>
      <w:tr w:rsidR="003E3F8B" w14:paraId="512EB391" w14:textId="77777777" w:rsidTr="00F8304C">
        <w:tc>
          <w:tcPr>
            <w:tcW w:w="1416" w:type="pct"/>
          </w:tcPr>
          <w:p w14:paraId="13CB3C23" w14:textId="77777777" w:rsidR="003E3F8B" w:rsidRDefault="003E3F8B" w:rsidP="0093779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Количество</w:t>
            </w:r>
          </w:p>
        </w:tc>
        <w:tc>
          <w:tcPr>
            <w:tcW w:w="3584" w:type="pct"/>
          </w:tcPr>
          <w:p w14:paraId="76CEC2D5" w14:textId="47F3D050" w:rsidR="003E3F8B" w:rsidRDefault="003E3F8B" w:rsidP="0093779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Количество. Копируется из</w:t>
            </w:r>
            <w:r w:rsidRPr="003B1EA3">
              <w:rPr>
                <w:rFonts w:ascii="Arial" w:hAnsi="Arial" w:cs="Arial"/>
                <w:sz w:val="20"/>
                <w:szCs w:val="20"/>
              </w:rPr>
              <w:t xml:space="preserve"> заказа на поставку</w:t>
            </w:r>
            <w:r>
              <w:rPr>
                <w:rFonts w:ascii="Arial" w:hAnsi="Arial" w:cs="Arial"/>
                <w:sz w:val="20"/>
                <w:szCs w:val="20"/>
              </w:rPr>
              <w:t>, возможно изменить вручную.</w:t>
            </w:r>
          </w:p>
        </w:tc>
      </w:tr>
      <w:tr w:rsidR="003E3F8B" w14:paraId="0B839F08" w14:textId="77777777" w:rsidTr="00F8304C">
        <w:tc>
          <w:tcPr>
            <w:tcW w:w="1416" w:type="pct"/>
          </w:tcPr>
          <w:p w14:paraId="07ABA735" w14:textId="77777777" w:rsidR="003E3F8B" w:rsidRDefault="003E3F8B" w:rsidP="0093779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Код налога</w:t>
            </w:r>
          </w:p>
        </w:tc>
        <w:tc>
          <w:tcPr>
            <w:tcW w:w="3584" w:type="pct"/>
          </w:tcPr>
          <w:p w14:paraId="22AF5794" w14:textId="73E0CD45" w:rsidR="003A3A61" w:rsidRDefault="003E3F8B" w:rsidP="003A3A61">
            <w:pPr>
              <w:pStyle w:val="ad"/>
              <w:ind w:right="-114"/>
              <w:rPr>
                <w:rFonts w:ascii="Arial" w:hAnsi="Arial" w:cs="Arial"/>
              </w:rPr>
            </w:pPr>
            <w:r w:rsidRPr="0028783B">
              <w:rPr>
                <w:rFonts w:ascii="Arial" w:hAnsi="Arial" w:cs="Arial"/>
                <w:b w:val="0"/>
                <w:bCs w:val="0"/>
              </w:rPr>
              <w:t>Код НДС</w:t>
            </w:r>
            <w:r w:rsidR="003A3A61" w:rsidRPr="003A3A61">
              <w:rPr>
                <w:rFonts w:ascii="Arial" w:hAnsi="Arial" w:cs="Arial"/>
                <w:b w:val="0"/>
                <w:bCs w:val="0"/>
              </w:rPr>
              <w:t xml:space="preserve"> </w:t>
            </w:r>
            <w:r w:rsidR="003A3A61">
              <w:rPr>
                <w:rFonts w:ascii="Arial" w:hAnsi="Arial" w:cs="Arial"/>
                <w:b w:val="0"/>
                <w:bCs w:val="0"/>
              </w:rPr>
              <w:t>определяется</w:t>
            </w:r>
            <w:r w:rsidRPr="0028783B">
              <w:rPr>
                <w:rFonts w:ascii="Arial" w:hAnsi="Arial" w:cs="Arial"/>
                <w:b w:val="0"/>
                <w:bCs w:val="0"/>
              </w:rPr>
              <w:t xml:space="preserve"> автоматически </w:t>
            </w:r>
          </w:p>
          <w:p w14:paraId="5F3A5473" w14:textId="226827E4" w:rsidR="003E3F8B" w:rsidRDefault="003E3F8B" w:rsidP="003E3F8B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D420781" w14:textId="77777777" w:rsidR="00C82090" w:rsidRDefault="00C82090" w:rsidP="00B37332">
      <w:pPr>
        <w:pStyle w:val="a8"/>
        <w:rPr>
          <w:rFonts w:ascii="Arial" w:hAnsi="Arial" w:cs="Arial"/>
          <w:b/>
          <w:sz w:val="22"/>
        </w:rPr>
      </w:pPr>
    </w:p>
    <w:p w14:paraId="754CD13D" w14:textId="421AF20B" w:rsidR="001F27A1" w:rsidRDefault="001F27A1" w:rsidP="00D01C7D">
      <w:pPr>
        <w:pStyle w:val="3"/>
      </w:pPr>
      <w:bookmarkStart w:id="2083" w:name="_Toc64879365"/>
      <w:r>
        <w:t>Описание полей системного документа ГТД</w:t>
      </w:r>
      <w:bookmarkEnd w:id="2083"/>
    </w:p>
    <w:p w14:paraId="1F0402E7" w14:textId="61722081" w:rsidR="001F27A1" w:rsidRDefault="001F27A1" w:rsidP="001F27A1">
      <w:pPr>
        <w:pStyle w:val="a8"/>
        <w:rPr>
          <w:rFonts w:ascii="Arial" w:hAnsi="Arial" w:cs="Arial"/>
        </w:rPr>
      </w:pPr>
      <w:r w:rsidRPr="00EA5F6D">
        <w:rPr>
          <w:rFonts w:ascii="Arial" w:hAnsi="Arial" w:eastAsia="Times New Roman" w:cs="Arial"/>
        </w:rPr>
        <w:t>Описание</w:t>
      </w:r>
      <w:r>
        <w:rPr>
          <w:rFonts w:ascii="Arial" w:hAnsi="Arial" w:cs="Arial"/>
        </w:rPr>
        <w:t xml:space="preserve"> полей системного документа ГТД.</w:t>
      </w:r>
    </w:p>
    <w:p w14:paraId="0BDE09EB" w14:textId="396314A9" w:rsidR="00114DD7" w:rsidRPr="003E3F8B" w:rsidRDefault="00114DD7" w:rsidP="00114DD7">
      <w:pPr>
        <w:pStyle w:val="a8"/>
        <w:jc w:val="right"/>
        <w:rPr>
          <w:rFonts w:ascii="Arial" w:hAnsi="Arial" w:cs="Arial"/>
          <w:b/>
          <w:sz w:val="22"/>
        </w:rPr>
      </w:pPr>
      <w:r w:rsidRPr="003E3F8B">
        <w:rPr>
          <w:rFonts w:ascii="Arial" w:hAnsi="Arial" w:cs="Arial"/>
          <w:b/>
          <w:sz w:val="22"/>
        </w:rPr>
        <w:t xml:space="preserve">Таблица </w:t>
      </w:r>
      <w:r w:rsidRPr="003E3F8B">
        <w:rPr>
          <w:rFonts w:ascii="Arial" w:hAnsi="Arial" w:cs="Arial"/>
          <w:b/>
          <w:sz w:val="22"/>
        </w:rPr>
        <w:fldChar w:fldCharType="begin"/>
      </w:r>
      <w:r w:rsidRPr="003E3F8B">
        <w:rPr>
          <w:rFonts w:ascii="Arial" w:hAnsi="Arial" w:cs="Arial"/>
          <w:b/>
          <w:sz w:val="22"/>
        </w:rPr>
        <w:instrText xml:space="preserve"> SEQ Таблица \* ARABIC </w:instrText>
      </w:r>
      <w:r w:rsidRPr="003E3F8B">
        <w:rPr>
          <w:rFonts w:ascii="Arial" w:hAnsi="Arial" w:cs="Arial"/>
          <w:b/>
          <w:sz w:val="22"/>
        </w:rPr>
        <w:fldChar w:fldCharType="separate"/>
      </w:r>
      <w:ins w:id="2084" w:author="Paramonova Elena" w:date="2021-03-18T14:33:00Z">
        <w:r w:rsidR="008157EB">
          <w:rPr>
            <w:rFonts w:ascii="Arial" w:hAnsi="Arial" w:cs="Arial"/>
            <w:b/>
            <w:noProof/>
            <w:sz w:val="22"/>
          </w:rPr>
          <w:t>68</w:t>
        </w:r>
      </w:ins>
      <w:del w:id="2085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</w:rPr>
          <w:delText>72</w:delText>
        </w:r>
      </w:del>
      <w:r w:rsidRPr="003E3F8B">
        <w:rPr>
          <w:rFonts w:ascii="Arial" w:hAnsi="Arial" w:cs="Arial"/>
          <w:b/>
          <w:sz w:val="22"/>
        </w:rPr>
        <w:fldChar w:fldCharType="end"/>
      </w:r>
      <w:r w:rsidRPr="003E3F8B">
        <w:rPr>
          <w:rFonts w:ascii="Arial" w:hAnsi="Arial" w:cs="Arial"/>
          <w:b/>
          <w:sz w:val="22"/>
        </w:rPr>
        <w:t xml:space="preserve">. Описание полей системного документа </w:t>
      </w:r>
      <w:r>
        <w:rPr>
          <w:rFonts w:ascii="Arial" w:hAnsi="Arial" w:cs="Arial"/>
          <w:b/>
          <w:sz w:val="22"/>
        </w:rPr>
        <w:t>ГТД</w:t>
      </w:r>
    </w:p>
    <w:tbl>
      <w:tblPr>
        <w:tblW w:w="4869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806"/>
        <w:gridCol w:w="7103"/>
      </w:tblGrid>
      <w:tr w:rsidR="001F27A1" w14:paraId="10475ECC" w14:textId="77777777" w:rsidTr="00D269D2">
        <w:trPr>
          <w:cantSplit/>
          <w:trHeight w:val="397"/>
          <w:tblHeader/>
        </w:trPr>
        <w:tc>
          <w:tcPr>
            <w:tcW w:w="1416" w:type="pct"/>
            <w:shd w:val="clear" w:color="auto" w:fill="FFC000"/>
            <w:vAlign w:val="center"/>
          </w:tcPr>
          <w:p w14:paraId="79A77C44" w14:textId="77777777" w:rsidR="001F27A1" w:rsidRPr="00D91DDB" w:rsidRDefault="001F27A1" w:rsidP="00D269D2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Имя поля</w:t>
            </w:r>
          </w:p>
        </w:tc>
        <w:tc>
          <w:tcPr>
            <w:tcW w:w="3584" w:type="pct"/>
            <w:shd w:val="clear" w:color="auto" w:fill="FFC000"/>
            <w:vAlign w:val="center"/>
          </w:tcPr>
          <w:p w14:paraId="29572C33" w14:textId="77777777" w:rsidR="001F27A1" w:rsidRDefault="001F27A1" w:rsidP="00D269D2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Содержание поля документа</w:t>
            </w:r>
          </w:p>
        </w:tc>
      </w:tr>
      <w:tr w:rsidR="00D269D2" w:rsidRPr="00D269D2" w14:paraId="595C7E91" w14:textId="77777777" w:rsidTr="00D269D2">
        <w:tc>
          <w:tcPr>
            <w:tcW w:w="141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977F18" w14:textId="77777777" w:rsidR="00D269D2" w:rsidRPr="00D269D2" w:rsidRDefault="00D269D2" w:rsidP="00D269D2">
            <w:pPr>
              <w:rPr>
                <w:rFonts w:ascii="Arial" w:hAnsi="Arial" w:cs="Arial"/>
                <w:sz w:val="20"/>
              </w:rPr>
            </w:pPr>
            <w:r w:rsidRPr="00D269D2">
              <w:rPr>
                <w:rFonts w:ascii="Arial" w:hAnsi="Arial" w:cs="Arial"/>
                <w:sz w:val="20"/>
              </w:rPr>
              <w:t>Ссылка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FF371AB" w14:textId="4A452CB8" w:rsidR="00D269D2" w:rsidRPr="00D269D2" w:rsidRDefault="00D269D2" w:rsidP="00D269D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D269D2">
              <w:rPr>
                <w:rFonts w:ascii="Arial" w:hAnsi="Arial" w:cs="Arial"/>
                <w:sz w:val="20"/>
                <w:szCs w:val="20"/>
              </w:rPr>
              <w:t>Ссылочный документ для данных ГТД. Указывается вручну</w:t>
            </w:r>
            <w:r>
              <w:rPr>
                <w:rFonts w:ascii="Arial" w:hAnsi="Arial" w:cs="Arial"/>
                <w:sz w:val="20"/>
                <w:szCs w:val="20"/>
              </w:rPr>
              <w:t>ю</w:t>
            </w:r>
          </w:p>
        </w:tc>
      </w:tr>
      <w:tr w:rsidR="00D269D2" w:rsidRPr="00D269D2" w14:paraId="31CAF7B2" w14:textId="77777777" w:rsidTr="00D269D2">
        <w:tc>
          <w:tcPr>
            <w:tcW w:w="141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C706B86" w14:textId="77777777" w:rsidR="00D269D2" w:rsidRPr="00D269D2" w:rsidRDefault="00D269D2" w:rsidP="00D269D2">
            <w:pPr>
              <w:rPr>
                <w:rFonts w:ascii="Arial" w:hAnsi="Arial" w:cs="Arial"/>
                <w:sz w:val="20"/>
              </w:rPr>
            </w:pPr>
            <w:r w:rsidRPr="00D269D2">
              <w:rPr>
                <w:rFonts w:ascii="Arial" w:hAnsi="Arial" w:cs="Arial"/>
                <w:sz w:val="20"/>
              </w:rPr>
              <w:t>Таможенный орган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FD9CE45" w14:textId="77777777" w:rsidR="00D269D2" w:rsidRPr="00D269D2" w:rsidRDefault="00D269D2" w:rsidP="00D269D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D269D2">
              <w:rPr>
                <w:rFonts w:ascii="Arial" w:hAnsi="Arial" w:cs="Arial"/>
                <w:sz w:val="20"/>
                <w:szCs w:val="20"/>
              </w:rPr>
              <w:t>Таможенный орган. Указывается вручную</w:t>
            </w:r>
          </w:p>
        </w:tc>
      </w:tr>
      <w:tr w:rsidR="00D269D2" w:rsidRPr="00D269D2" w14:paraId="603E04F8" w14:textId="77777777" w:rsidTr="00D269D2">
        <w:tc>
          <w:tcPr>
            <w:tcW w:w="141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28D3E35" w14:textId="77777777" w:rsidR="00D269D2" w:rsidRPr="00D269D2" w:rsidRDefault="00D269D2" w:rsidP="00D269D2">
            <w:pPr>
              <w:rPr>
                <w:rFonts w:ascii="Arial" w:hAnsi="Arial" w:cs="Arial"/>
                <w:sz w:val="20"/>
              </w:rPr>
            </w:pPr>
            <w:r w:rsidRPr="00D269D2">
              <w:rPr>
                <w:rFonts w:ascii="Arial" w:hAnsi="Arial" w:cs="Arial"/>
                <w:sz w:val="20"/>
              </w:rPr>
              <w:t>Номер ГТД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F98493B" w14:textId="77777777" w:rsidR="00D269D2" w:rsidRPr="00D269D2" w:rsidRDefault="00D269D2" w:rsidP="00D269D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D269D2">
              <w:rPr>
                <w:rFonts w:ascii="Arial" w:hAnsi="Arial" w:cs="Arial"/>
                <w:sz w:val="20"/>
                <w:szCs w:val="20"/>
              </w:rPr>
              <w:t>Номер ГТД. Указывается вручную</w:t>
            </w:r>
          </w:p>
        </w:tc>
      </w:tr>
      <w:tr w:rsidR="00D269D2" w:rsidRPr="00D269D2" w14:paraId="5B56D58C" w14:textId="77777777" w:rsidTr="00D269D2">
        <w:tc>
          <w:tcPr>
            <w:tcW w:w="141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6518233" w14:textId="77777777" w:rsidR="00D269D2" w:rsidRPr="00D269D2" w:rsidRDefault="00D269D2" w:rsidP="00D269D2">
            <w:pPr>
              <w:rPr>
                <w:rFonts w:ascii="Arial" w:hAnsi="Arial" w:cs="Arial"/>
                <w:sz w:val="20"/>
              </w:rPr>
            </w:pPr>
            <w:r w:rsidRPr="00D269D2">
              <w:rPr>
                <w:rFonts w:ascii="Arial" w:hAnsi="Arial" w:cs="Arial"/>
                <w:sz w:val="20"/>
              </w:rPr>
              <w:t>Дата ГТД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FCABC7" w14:textId="77777777" w:rsidR="00D269D2" w:rsidRPr="00D269D2" w:rsidRDefault="00D269D2" w:rsidP="00D269D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D269D2">
              <w:rPr>
                <w:rFonts w:ascii="Arial" w:hAnsi="Arial" w:cs="Arial"/>
                <w:sz w:val="20"/>
                <w:szCs w:val="20"/>
              </w:rPr>
              <w:t>Дата ГТД. Указывается вручную</w:t>
            </w:r>
          </w:p>
        </w:tc>
      </w:tr>
      <w:tr w:rsidR="00D269D2" w:rsidRPr="00D269D2" w14:paraId="3D074F73" w14:textId="77777777" w:rsidTr="00D269D2">
        <w:tc>
          <w:tcPr>
            <w:tcW w:w="141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D4B370C" w14:textId="77777777" w:rsidR="00D269D2" w:rsidRPr="00D269D2" w:rsidRDefault="00D269D2" w:rsidP="00D269D2">
            <w:pPr>
              <w:rPr>
                <w:rFonts w:ascii="Arial" w:hAnsi="Arial" w:cs="Arial"/>
                <w:sz w:val="20"/>
              </w:rPr>
            </w:pPr>
            <w:r w:rsidRPr="00D269D2">
              <w:rPr>
                <w:rFonts w:ascii="Arial" w:hAnsi="Arial" w:cs="Arial"/>
                <w:sz w:val="20"/>
              </w:rPr>
              <w:t>Дата Выпуска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98BA35F" w14:textId="77777777" w:rsidR="00D269D2" w:rsidRPr="00D269D2" w:rsidRDefault="00D269D2" w:rsidP="00D269D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D269D2">
              <w:rPr>
                <w:rFonts w:ascii="Arial" w:hAnsi="Arial" w:cs="Arial"/>
                <w:sz w:val="20"/>
                <w:szCs w:val="20"/>
              </w:rPr>
              <w:t>Дата выпуска материала. Указывается вручную</w:t>
            </w:r>
          </w:p>
        </w:tc>
      </w:tr>
      <w:tr w:rsidR="00D269D2" w:rsidRPr="00D269D2" w14:paraId="1146D40A" w14:textId="77777777" w:rsidTr="00D269D2">
        <w:tc>
          <w:tcPr>
            <w:tcW w:w="141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C7FC3BF" w14:textId="77777777" w:rsidR="00D269D2" w:rsidRPr="00D269D2" w:rsidRDefault="00D269D2" w:rsidP="00D269D2">
            <w:pPr>
              <w:rPr>
                <w:rFonts w:ascii="Arial" w:hAnsi="Arial" w:cs="Arial"/>
                <w:sz w:val="20"/>
              </w:rPr>
            </w:pPr>
            <w:r w:rsidRPr="00D269D2">
              <w:rPr>
                <w:rFonts w:ascii="Arial" w:hAnsi="Arial" w:cs="Arial"/>
                <w:sz w:val="20"/>
              </w:rPr>
              <w:t>Источник ГТД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C854F7A" w14:textId="039B5B3F" w:rsidR="00D269D2" w:rsidRPr="00D269D2" w:rsidRDefault="00D269D2" w:rsidP="00D269D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D269D2">
              <w:rPr>
                <w:rFonts w:ascii="Arial" w:hAnsi="Arial" w:cs="Arial"/>
                <w:sz w:val="20"/>
                <w:szCs w:val="20"/>
              </w:rPr>
              <w:t xml:space="preserve">Происхождение </w:t>
            </w:r>
            <w:r w:rsidR="002A5E4D" w:rsidRPr="00D269D2">
              <w:rPr>
                <w:rFonts w:ascii="Arial" w:hAnsi="Arial" w:cs="Arial"/>
                <w:sz w:val="20"/>
                <w:szCs w:val="20"/>
              </w:rPr>
              <w:t>ГТД (</w:t>
            </w:r>
            <w:r w:rsidRPr="00D269D2">
              <w:rPr>
                <w:rFonts w:ascii="Arial" w:hAnsi="Arial" w:cs="Arial"/>
                <w:sz w:val="20"/>
                <w:szCs w:val="20"/>
              </w:rPr>
              <w:t>Таможня/от кредитора). Указывается вручную</w:t>
            </w:r>
          </w:p>
        </w:tc>
      </w:tr>
      <w:tr w:rsidR="00D269D2" w:rsidRPr="00D269D2" w14:paraId="6E69BA5B" w14:textId="77777777" w:rsidTr="00D269D2">
        <w:tc>
          <w:tcPr>
            <w:tcW w:w="141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5413981" w14:textId="77777777" w:rsidR="00D269D2" w:rsidRPr="00D269D2" w:rsidRDefault="00D269D2" w:rsidP="00D269D2">
            <w:pPr>
              <w:rPr>
                <w:rFonts w:ascii="Arial" w:hAnsi="Arial" w:cs="Arial"/>
                <w:sz w:val="20"/>
              </w:rPr>
            </w:pPr>
            <w:r w:rsidRPr="00D269D2">
              <w:rPr>
                <w:rFonts w:ascii="Arial" w:hAnsi="Arial" w:cs="Arial"/>
                <w:sz w:val="20"/>
              </w:rPr>
              <w:t>БЕ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247FAB5" w14:textId="77777777" w:rsidR="00D269D2" w:rsidRPr="00D269D2" w:rsidRDefault="00D269D2" w:rsidP="00D269D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D269D2">
              <w:rPr>
                <w:rFonts w:ascii="Arial" w:hAnsi="Arial" w:cs="Arial"/>
                <w:sz w:val="20"/>
                <w:szCs w:val="20"/>
              </w:rPr>
              <w:t>Балансовая единица. Указывается вручную</w:t>
            </w:r>
          </w:p>
        </w:tc>
      </w:tr>
      <w:tr w:rsidR="00D269D2" w:rsidRPr="00D269D2" w14:paraId="1D04E6EF" w14:textId="77777777" w:rsidTr="00D269D2">
        <w:tc>
          <w:tcPr>
            <w:tcW w:w="141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1F35A2" w14:textId="77777777" w:rsidR="00D269D2" w:rsidRPr="00D269D2" w:rsidRDefault="00D269D2" w:rsidP="00D269D2">
            <w:pPr>
              <w:rPr>
                <w:rFonts w:ascii="Arial" w:hAnsi="Arial" w:cs="Arial"/>
                <w:sz w:val="20"/>
              </w:rPr>
            </w:pPr>
            <w:r w:rsidRPr="00D269D2">
              <w:rPr>
                <w:rFonts w:ascii="Arial" w:hAnsi="Arial" w:cs="Arial"/>
                <w:sz w:val="20"/>
              </w:rPr>
              <w:t>Кредитор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D597C5D" w14:textId="77777777" w:rsidR="00D269D2" w:rsidRPr="00D269D2" w:rsidRDefault="00D269D2" w:rsidP="00D269D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D269D2">
              <w:rPr>
                <w:rFonts w:ascii="Arial" w:hAnsi="Arial" w:cs="Arial"/>
                <w:sz w:val="20"/>
                <w:szCs w:val="20"/>
              </w:rPr>
              <w:t>Номер поставщика. Указывается вручную</w:t>
            </w:r>
          </w:p>
        </w:tc>
      </w:tr>
      <w:tr w:rsidR="00D269D2" w:rsidRPr="00D269D2" w14:paraId="17739A59" w14:textId="77777777" w:rsidTr="00D269D2">
        <w:tc>
          <w:tcPr>
            <w:tcW w:w="141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01C2F12" w14:textId="77777777" w:rsidR="00D269D2" w:rsidRPr="00D269D2" w:rsidRDefault="00D269D2" w:rsidP="00D269D2">
            <w:pPr>
              <w:rPr>
                <w:rFonts w:ascii="Arial" w:hAnsi="Arial" w:cs="Arial"/>
                <w:sz w:val="20"/>
              </w:rPr>
            </w:pPr>
            <w:r w:rsidRPr="00D269D2">
              <w:rPr>
                <w:rFonts w:ascii="Arial" w:hAnsi="Arial" w:cs="Arial"/>
                <w:sz w:val="20"/>
              </w:rPr>
              <w:t>ПРС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46B3FC" w14:textId="77777777" w:rsidR="00D269D2" w:rsidRPr="00D269D2" w:rsidRDefault="00D269D2" w:rsidP="00D269D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D269D2">
              <w:rPr>
                <w:rFonts w:ascii="Arial" w:hAnsi="Arial" w:cs="Arial"/>
                <w:sz w:val="20"/>
                <w:szCs w:val="20"/>
              </w:rPr>
              <w:t>Страна происхождения материала. Указывается вручную</w:t>
            </w:r>
          </w:p>
        </w:tc>
      </w:tr>
      <w:tr w:rsidR="00D269D2" w:rsidRPr="00D269D2" w14:paraId="0B83CE5E" w14:textId="77777777" w:rsidTr="00D269D2">
        <w:tc>
          <w:tcPr>
            <w:tcW w:w="141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8F50CF7" w14:textId="77777777" w:rsidR="00D269D2" w:rsidRPr="00D269D2" w:rsidRDefault="00D269D2" w:rsidP="00D269D2">
            <w:pPr>
              <w:rPr>
                <w:rFonts w:ascii="Arial" w:hAnsi="Arial" w:cs="Arial"/>
                <w:sz w:val="20"/>
              </w:rPr>
            </w:pPr>
            <w:r w:rsidRPr="00D269D2">
              <w:rPr>
                <w:rFonts w:ascii="Arial" w:hAnsi="Arial" w:cs="Arial"/>
                <w:sz w:val="20"/>
              </w:rPr>
              <w:t>Материал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BFF4841" w14:textId="77777777" w:rsidR="00D269D2" w:rsidRPr="00D269D2" w:rsidRDefault="00D269D2" w:rsidP="00D269D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D269D2">
              <w:rPr>
                <w:rFonts w:ascii="Arial" w:hAnsi="Arial" w:cs="Arial"/>
                <w:sz w:val="20"/>
                <w:szCs w:val="20"/>
              </w:rPr>
              <w:t>Номер материала. Указывается вручную</w:t>
            </w:r>
          </w:p>
        </w:tc>
      </w:tr>
      <w:tr w:rsidR="00D269D2" w:rsidRPr="00D269D2" w14:paraId="26CDC500" w14:textId="77777777" w:rsidTr="00D269D2">
        <w:tc>
          <w:tcPr>
            <w:tcW w:w="1416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5A909D3A" w14:textId="77777777" w:rsidR="00D269D2" w:rsidRPr="00D269D2" w:rsidRDefault="00D269D2" w:rsidP="00D269D2">
            <w:pPr>
              <w:rPr>
                <w:rFonts w:ascii="Arial" w:hAnsi="Arial" w:cs="Arial"/>
                <w:sz w:val="20"/>
              </w:rPr>
            </w:pPr>
            <w:r w:rsidRPr="00D269D2">
              <w:rPr>
                <w:rFonts w:ascii="Arial" w:hAnsi="Arial" w:cs="Arial"/>
                <w:sz w:val="20"/>
              </w:rPr>
              <w:t>Количество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8EC92EF" w14:textId="77777777" w:rsidR="00D269D2" w:rsidRPr="00D269D2" w:rsidRDefault="00D269D2" w:rsidP="00D269D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D269D2">
              <w:rPr>
                <w:rFonts w:ascii="Arial" w:hAnsi="Arial" w:cs="Arial"/>
                <w:sz w:val="20"/>
                <w:szCs w:val="20"/>
              </w:rPr>
              <w:t>Количество материала. Указывается вручную</w:t>
            </w:r>
          </w:p>
        </w:tc>
      </w:tr>
    </w:tbl>
    <w:p w14:paraId="38C786B0" w14:textId="77777777" w:rsidR="003E3F8B" w:rsidRDefault="003E3F8B" w:rsidP="00D91DDB">
      <w:pPr>
        <w:rPr>
          <w:rFonts w:eastAsiaTheme="majorEastAsia"/>
          <w:bCs/>
          <w:iCs/>
        </w:rPr>
        <w:sectPr w:rsidR="003E3F8B" w:rsidSect="004D6E98">
          <w:pgSz w:w="11907" w:h="16840" w:code="9"/>
          <w:pgMar w:top="1134" w:right="567" w:bottom="1134" w:left="1134" w:header="737" w:footer="680" w:gutter="0"/>
          <w:cols w:space="708"/>
          <w:titlePg/>
          <w:docGrid w:linePitch="360"/>
        </w:sectPr>
      </w:pPr>
    </w:p>
    <w:p w14:paraId="6ACD7CFB" w14:textId="697496BC" w:rsidR="00B61C4B" w:rsidRPr="00BE014D" w:rsidRDefault="00B61C4B" w:rsidP="00BE014D">
      <w:pPr>
        <w:pStyle w:val="23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086" w:name="_Toc64879366"/>
      <w:r w:rsidRPr="00BE014D">
        <w:rPr>
          <w:rFonts w:eastAsiaTheme="majorEastAsia" w:cstheme="majorBidi"/>
          <w:bCs w:val="0"/>
          <w:iCs w:val="0"/>
          <w:szCs w:val="26"/>
        </w:rPr>
        <w:lastRenderedPageBreak/>
        <w:t>Отчетность и выходные формы</w:t>
      </w:r>
      <w:bookmarkEnd w:id="2086"/>
    </w:p>
    <w:p w14:paraId="4FF8E75B" w14:textId="5A2D3C53" w:rsidR="00B9591F" w:rsidRDefault="00B9591F" w:rsidP="00916FAB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ins w:id="2087" w:author="Paramonova Elena" w:date="2021-03-18T14:33:00Z">
        <w:r w:rsidR="008157EB">
          <w:rPr>
            <w:rFonts w:ascii="Arial" w:hAnsi="Arial" w:cs="Arial"/>
            <w:b/>
            <w:noProof/>
            <w:sz w:val="22"/>
          </w:rPr>
          <w:t>69</w:t>
        </w:r>
      </w:ins>
      <w:del w:id="2088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</w:rPr>
          <w:delText>73</w:delText>
        </w:r>
      </w:del>
      <w:r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.Отче</w:t>
      </w:r>
      <w:r w:rsidR="00916FAB">
        <w:rPr>
          <w:rFonts w:ascii="Arial" w:hAnsi="Arial" w:cs="Arial"/>
          <w:b/>
          <w:sz w:val="22"/>
        </w:rPr>
        <w:t>т</w:t>
      </w:r>
      <w:r w:rsidRPr="00916FAB">
        <w:rPr>
          <w:rFonts w:ascii="Arial" w:hAnsi="Arial" w:cs="Arial"/>
          <w:b/>
          <w:sz w:val="22"/>
        </w:rPr>
        <w:t>ные и выходные формы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94"/>
        <w:gridCol w:w="2011"/>
        <w:gridCol w:w="2009"/>
        <w:gridCol w:w="1461"/>
        <w:gridCol w:w="4001"/>
      </w:tblGrid>
      <w:tr w:rsidR="00FA572B" w:rsidRPr="00F94454" w14:paraId="4E05FB42" w14:textId="77777777" w:rsidTr="00FA572B">
        <w:trPr>
          <w:cantSplit/>
          <w:trHeight w:val="397"/>
          <w:tblHeader/>
        </w:trPr>
        <w:tc>
          <w:tcPr>
            <w:tcW w:w="341" w:type="pct"/>
            <w:shd w:val="clear" w:color="auto" w:fill="FFC000"/>
            <w:vAlign w:val="center"/>
          </w:tcPr>
          <w:p w14:paraId="2D140DE4" w14:textId="3C6269BF" w:rsidR="00FA572B" w:rsidRPr="00F94454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№ п.п</w:t>
            </w:r>
          </w:p>
        </w:tc>
        <w:tc>
          <w:tcPr>
            <w:tcW w:w="988" w:type="pct"/>
            <w:shd w:val="clear" w:color="auto" w:fill="FFC000"/>
            <w:vAlign w:val="center"/>
          </w:tcPr>
          <w:p w14:paraId="246C581A" w14:textId="6B8C7341" w:rsidR="00FA572B" w:rsidRPr="000F4678" w:rsidRDefault="00AC6F0A" w:rsidP="00AC6F0A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987" w:type="pct"/>
            <w:shd w:val="clear" w:color="auto" w:fill="FFC000"/>
            <w:vAlign w:val="center"/>
          </w:tcPr>
          <w:p w14:paraId="7565A5B0" w14:textId="581B2521" w:rsidR="00FA572B" w:rsidRPr="00F94454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 реализации</w:t>
            </w:r>
          </w:p>
        </w:tc>
        <w:tc>
          <w:tcPr>
            <w:tcW w:w="718" w:type="pct"/>
            <w:shd w:val="clear" w:color="auto" w:fill="FFC000"/>
            <w:vAlign w:val="center"/>
          </w:tcPr>
          <w:p w14:paraId="5792442D" w14:textId="0770398F" w:rsidR="00FA572B" w:rsidRPr="00F94454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реестр разработок</w:t>
            </w:r>
          </w:p>
        </w:tc>
        <w:tc>
          <w:tcPr>
            <w:tcW w:w="1966" w:type="pct"/>
            <w:shd w:val="clear" w:color="auto" w:fill="FFC000"/>
            <w:vAlign w:val="center"/>
          </w:tcPr>
          <w:p w14:paraId="214E5A47" w14:textId="2D589B14" w:rsidR="00FA572B" w:rsidRPr="00F94454" w:rsidRDefault="00801E96" w:rsidP="00A276D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Ссылка на КД </w:t>
            </w:r>
            <w:r w:rsidRPr="000F4678">
              <w:rPr>
                <w:rFonts w:ascii="Arial" w:hAnsi="Arial" w:cs="Arial"/>
                <w:b/>
                <w:sz w:val="20"/>
                <w:szCs w:val="20"/>
                <w:lang w:val="en-US" w:eastAsia="ru-RU"/>
              </w:rPr>
              <w:t>BI</w:t>
            </w:r>
            <w:r w:rsidRPr="000F4678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-отчетности по направлению</w:t>
            </w:r>
            <w:ins w:id="2089" w:author="Paramonova Elena" w:date="2021-02-20T17:36:00Z">
              <w:r w:rsidR="00A276D0">
                <w:rPr>
                  <w:rFonts w:ascii="Arial" w:hAnsi="Arial" w:cs="Arial"/>
                  <w:b/>
                  <w:sz w:val="20"/>
                  <w:szCs w:val="20"/>
                  <w:lang w:eastAsia="ru-RU"/>
                </w:rPr>
                <w:t>/Шаблон формуляра</w:t>
              </w:r>
            </w:ins>
          </w:p>
        </w:tc>
      </w:tr>
      <w:tr w:rsidR="00E14070" w:rsidRPr="00F94454" w14:paraId="1FD43DDB" w14:textId="77777777" w:rsidTr="00FA572B">
        <w:trPr>
          <w:cantSplit/>
        </w:trPr>
        <w:tc>
          <w:tcPr>
            <w:tcW w:w="341" w:type="pct"/>
          </w:tcPr>
          <w:p w14:paraId="5684DFDA" w14:textId="45C7DBDF" w:rsidR="00E14070" w:rsidRPr="00F94454" w:rsidRDefault="00E14070" w:rsidP="00E14070">
            <w:pPr>
              <w:rPr>
                <w:rFonts w:ascii="Arial" w:hAnsi="Arial" w:cs="Arial"/>
                <w:sz w:val="20"/>
              </w:rPr>
            </w:pPr>
            <w:r w:rsidRPr="000F4678">
              <w:rPr>
                <w:rFonts w:ascii="Arial" w:hAnsi="Arial" w:cs="Arial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988" w:type="pct"/>
          </w:tcPr>
          <w:p w14:paraId="2A036388" w14:textId="091D17A5" w:rsidR="00E14070" w:rsidRPr="000F4678" w:rsidRDefault="00E14070" w:rsidP="00E1407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Формуляр Разнарядка</w:t>
            </w:r>
          </w:p>
        </w:tc>
        <w:tc>
          <w:tcPr>
            <w:tcW w:w="987" w:type="pct"/>
            <w:shd w:val="clear" w:color="auto" w:fill="auto"/>
          </w:tcPr>
          <w:p w14:paraId="428C95F9" w14:textId="4318ACD8" w:rsidR="00E14070" w:rsidRPr="000F4678" w:rsidRDefault="00E14070" w:rsidP="00E14070">
            <w:pPr>
              <w:jc w:val="left"/>
              <w:rPr>
                <w:rFonts w:ascii="Arial" w:hAnsi="Arial" w:cs="Arial"/>
                <w:sz w:val="20"/>
              </w:rPr>
            </w:pPr>
            <w:r w:rsidRPr="009D7D8F"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718" w:type="pct"/>
            <w:shd w:val="clear" w:color="auto" w:fill="auto"/>
          </w:tcPr>
          <w:p w14:paraId="26623AE3" w14:textId="323EC54C" w:rsidR="00E14070" w:rsidRPr="00072A59" w:rsidRDefault="008B56FD" w:rsidP="00E1407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MM57</w:t>
            </w:r>
          </w:p>
        </w:tc>
        <w:tc>
          <w:tcPr>
            <w:tcW w:w="1966" w:type="pct"/>
            <w:shd w:val="clear" w:color="auto" w:fill="auto"/>
          </w:tcPr>
          <w:p w14:paraId="2179F09B" w14:textId="40234A4D" w:rsidR="00E14070" w:rsidRPr="00F94454" w:rsidRDefault="007B4697" w:rsidP="00B72183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object w:dxaOrig="1508" w:dyaOrig="983" w14:anchorId="38E72432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5" style="width:74.15pt;height:49.45pt" o:ole="" type="#_x0000_t75">
                  <v:imagedata o:title="" r:id="rId27"/>
                </v:shape>
                <o:OLEObject Type="Embed" ProgID="Excel.Sheet.12" ShapeID="_x0000_i1025" DrawAspect="Icon" ObjectID="_1680067877" r:id="rId28"/>
              </w:object>
            </w:r>
            <w:ins w:id="2090" w:author="Paramonova Elena" w:date="2021-02-20T17:49:00Z">
              <w:r>
                <w:rPr>
                  <w:rFonts w:ascii="Arial" w:hAnsi="Arial" w:cs="Arial"/>
                  <w:sz w:val="20"/>
                </w:rPr>
                <w:object w:dxaOrig="1508" w:dyaOrig="983" w14:anchorId="24E6479D">
                  <v:shape id="_x0000_i1026" style="width:74.15pt;height:49.45pt" o:ole="" type="#_x0000_t75">
                    <v:imagedata o:title="" r:id="rId29"/>
                  </v:shape>
                  <o:OLEObject Type="Embed" ProgID="Excel.Sheet.12" ShapeID="_x0000_i1026" DrawAspect="Icon" ObjectID="_1680067878" r:id="rId30"/>
                </w:object>
              </w:r>
            </w:ins>
          </w:p>
        </w:tc>
      </w:tr>
      <w:tr w:rsidR="00E14070" w:rsidRPr="00F94454" w14:paraId="0FD8ECF2" w14:textId="77777777" w:rsidTr="00FA572B">
        <w:trPr>
          <w:cantSplit/>
        </w:trPr>
        <w:tc>
          <w:tcPr>
            <w:tcW w:w="341" w:type="pct"/>
          </w:tcPr>
          <w:p w14:paraId="453E4C54" w14:textId="6E1C7DFA" w:rsidR="00E14070" w:rsidRPr="000F4678" w:rsidRDefault="00E14070" w:rsidP="00E14070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988" w:type="pct"/>
          </w:tcPr>
          <w:p w14:paraId="02031D25" w14:textId="3C20DC0D" w:rsidR="00E14070" w:rsidRDefault="00E14070" w:rsidP="00E1407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Формуляр Квартальная спецификация</w:t>
            </w:r>
          </w:p>
        </w:tc>
        <w:tc>
          <w:tcPr>
            <w:tcW w:w="987" w:type="pct"/>
            <w:shd w:val="clear" w:color="auto" w:fill="auto"/>
          </w:tcPr>
          <w:p w14:paraId="4C81B3C3" w14:textId="6950D675" w:rsidR="00E14070" w:rsidRPr="006B54DB" w:rsidRDefault="00E14070" w:rsidP="00E14070">
            <w:pPr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9D7D8F"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718" w:type="pct"/>
            <w:shd w:val="clear" w:color="auto" w:fill="auto"/>
          </w:tcPr>
          <w:p w14:paraId="26DA16D6" w14:textId="2CDFDC85" w:rsidR="00E14070" w:rsidRPr="00072A59" w:rsidRDefault="008B56FD" w:rsidP="00E1407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MM57</w:t>
            </w:r>
          </w:p>
        </w:tc>
        <w:tc>
          <w:tcPr>
            <w:tcW w:w="1966" w:type="pct"/>
            <w:shd w:val="clear" w:color="auto" w:fill="auto"/>
          </w:tcPr>
          <w:p w14:paraId="17AAD5CE" w14:textId="08211678" w:rsidR="00E14070" w:rsidRPr="00F94454" w:rsidRDefault="007B4697" w:rsidP="00B72183">
            <w:pPr>
              <w:jc w:val="left"/>
              <w:rPr>
                <w:rFonts w:ascii="Arial" w:hAnsi="Arial" w:cs="Arial"/>
                <w:sz w:val="20"/>
              </w:rPr>
            </w:pPr>
            <w:ins w:id="2091" w:author="Paramonova Elena" w:date="2021-02-20T17:49:00Z">
              <w:r>
                <w:rPr>
                  <w:rFonts w:ascii="Arial" w:hAnsi="Arial" w:cs="Arial"/>
                  <w:sz w:val="20"/>
                </w:rPr>
                <w:object w:dxaOrig="1508" w:dyaOrig="983" w14:anchorId="7867C03F">
                  <v:shape id="_x0000_i1027" style="width:74.15pt;height:49.45pt" o:ole="" type="#_x0000_t75">
                    <v:imagedata o:title="" r:id="rId31"/>
                  </v:shape>
                  <o:OLEObject Type="Embed" ProgID="Excel.Sheet.12" ShapeID="_x0000_i1027" DrawAspect="Icon" ObjectID="_1680067879" r:id="rId32"/>
                </w:object>
              </w:r>
            </w:ins>
            <w:ins w:id="2092" w:author="Paramonova Elena" w:date="2021-02-20T17:49:00Z">
              <w:r>
                <w:rPr>
                  <w:rFonts w:ascii="Arial" w:hAnsi="Arial" w:cs="Arial"/>
                  <w:sz w:val="20"/>
                </w:rPr>
                <w:object w:dxaOrig="1508" w:dyaOrig="983" w14:anchorId="687C1EEB">
                  <v:shape id="_x0000_i1028" style="width:74.15pt;height:49.45pt" o:ole="" type="#_x0000_t75">
                    <v:imagedata o:title="" r:id="rId33"/>
                  </v:shape>
                  <o:OLEObject Type="Embed" ProgID="Excel.Sheet.12" ShapeID="_x0000_i1028" DrawAspect="Icon" ObjectID="_1680067880" r:id="rId34"/>
                </w:object>
              </w:r>
            </w:ins>
          </w:p>
        </w:tc>
      </w:tr>
      <w:tr w:rsidR="00FA572B" w:rsidRPr="00F94454" w14:paraId="7B8AC6D7" w14:textId="77777777" w:rsidTr="00FA572B">
        <w:trPr>
          <w:cantSplit/>
        </w:trPr>
        <w:tc>
          <w:tcPr>
            <w:tcW w:w="341" w:type="pct"/>
          </w:tcPr>
          <w:p w14:paraId="2C55C0D8" w14:textId="38F0A0B9" w:rsidR="00FA572B" w:rsidRPr="00F94454" w:rsidRDefault="007875EC" w:rsidP="00FA572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  <w:r w:rsidR="009304DE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988" w:type="pct"/>
          </w:tcPr>
          <w:p w14:paraId="3A605DF6" w14:textId="08B1332B" w:rsidR="00FA572B" w:rsidRPr="00F94454" w:rsidRDefault="00E14070" w:rsidP="0016091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Отчет </w:t>
            </w:r>
            <w:r w:rsidR="00E52373">
              <w:rPr>
                <w:rFonts w:ascii="Arial" w:hAnsi="Arial" w:cs="Arial"/>
                <w:sz w:val="20"/>
              </w:rPr>
              <w:t>Исполнение закупок</w:t>
            </w:r>
          </w:p>
        </w:tc>
        <w:tc>
          <w:tcPr>
            <w:tcW w:w="987" w:type="pct"/>
            <w:shd w:val="clear" w:color="auto" w:fill="auto"/>
          </w:tcPr>
          <w:p w14:paraId="70D3E07A" w14:textId="10E582B4" w:rsidR="00FA572B" w:rsidRPr="00F94454" w:rsidRDefault="00E52373" w:rsidP="0016091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Гибкая матрица</w:t>
            </w:r>
          </w:p>
        </w:tc>
        <w:tc>
          <w:tcPr>
            <w:tcW w:w="718" w:type="pct"/>
            <w:shd w:val="clear" w:color="auto" w:fill="auto"/>
          </w:tcPr>
          <w:p w14:paraId="0B57A980" w14:textId="69B79ADA" w:rsidR="00FA572B" w:rsidRPr="00F94454" w:rsidRDefault="00E14070" w:rsidP="00FA572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1966" w:type="pct"/>
            <w:shd w:val="clear" w:color="auto" w:fill="auto"/>
          </w:tcPr>
          <w:p w14:paraId="3D0E4CAC" w14:textId="36ACCE52" w:rsidR="00FA572B" w:rsidRPr="00F94454" w:rsidRDefault="00D2138A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ERP.</w:t>
            </w:r>
            <w:ins w:id="2093" w:author="SintsovaMA" w:date="2021-03-22T17:34:00Z">
              <w:r w:rsidR="005B2A73" w:rsidRPr="005B2A73">
                <w:rPr>
                  <w:rFonts w:ascii="Arial" w:hAnsi="Arial" w:cs="Arial"/>
                  <w:sz w:val="20"/>
                  <w:rPrChange w:author="SintsovaMA" w:date="2021-03-22T17:34:00Z" w:id="2094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13.</w:t>
              </w:r>
            </w:ins>
            <w:r>
              <w:rPr>
                <w:rFonts w:ascii="Arial" w:hAnsi="Arial" w:cs="Arial"/>
                <w:sz w:val="20"/>
              </w:rPr>
              <w:t>9</w:t>
            </w:r>
            <w:ins w:id="2095" w:author="SintsovaMA" w:date="2021-03-22T17:34:00Z">
              <w:r w:rsidR="005B2A73" w:rsidRPr="005B2A73">
                <w:rPr>
                  <w:rFonts w:ascii="Arial" w:hAnsi="Arial" w:cs="Arial"/>
                  <w:sz w:val="20"/>
                  <w:rPrChange w:author="SintsovaMA" w:date="2021-03-22T17:34:00Z" w:id="2096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_2_</w:t>
              </w:r>
            </w:ins>
            <w:del w:id="2097" w:author="SintsovaMA" w:date="2021-03-22T17:34:00Z">
              <w:r w:rsidDel="005B2A73">
                <w:rPr>
                  <w:rFonts w:ascii="Arial" w:hAnsi="Arial" w:cs="Arial"/>
                  <w:sz w:val="20"/>
                </w:rPr>
                <w:delText>.</w:delText>
              </w:r>
              <w:r w:rsidR="00D34067" w:rsidRPr="00B72183" w:rsidDel="005B2A73">
                <w:rPr>
                  <w:rFonts w:ascii="Arial" w:hAnsi="Arial" w:cs="Arial"/>
                  <w:sz w:val="20"/>
                </w:rPr>
                <w:delText>1.</w:delText>
              </w:r>
            </w:del>
            <w:r w:rsidR="00D34067" w:rsidRPr="00B72183">
              <w:rPr>
                <w:rFonts w:ascii="Arial" w:hAnsi="Arial" w:cs="Arial"/>
                <w:sz w:val="20"/>
              </w:rPr>
              <w:t>19</w:t>
            </w:r>
            <w:ins w:id="2098" w:author="SintsovaMA" w:date="2021-03-22T17:34:00Z">
              <w:r w:rsidR="005B2A73" w:rsidRPr="005B2A73">
                <w:rPr>
                  <w:rFonts w:ascii="Arial" w:hAnsi="Arial" w:cs="Arial"/>
                  <w:sz w:val="20"/>
                  <w:rPrChange w:author="SintsovaMA" w:date="2021-03-22T17:34:00Z" w:id="2099">
                    <w:rPr>
                      <w:rFonts w:ascii="Arial" w:hAnsi="Arial" w:cs="Arial"/>
                      <w:sz w:val="20"/>
                      <w:lang w:val="en-US"/>
                    </w:rPr>
                  </w:rPrChange>
                </w:rPr>
                <w:t>_</w:t>
              </w:r>
              <w:r w:rsidR="005B2A73">
                <w:rPr>
                  <w:rFonts w:ascii="Arial" w:hAnsi="Arial" w:cs="Arial"/>
                  <w:sz w:val="20"/>
                  <w:lang w:val="en-US"/>
                </w:rPr>
                <w:t>MM</w:t>
              </w:r>
            </w:ins>
            <w:r w:rsidR="00D34067" w:rsidRPr="00B72183">
              <w:rPr>
                <w:rFonts w:ascii="Arial" w:hAnsi="Arial" w:cs="Arial"/>
                <w:sz w:val="20"/>
              </w:rPr>
              <w:t xml:space="preserve"> КД Отчетность по направлению МТО</w:t>
            </w:r>
          </w:p>
        </w:tc>
      </w:tr>
      <w:tr w:rsidR="009304DE" w:rsidRPr="00F94454" w14:paraId="7ED707C7" w14:textId="77777777" w:rsidTr="00FA572B">
        <w:trPr>
          <w:cantSplit/>
        </w:trPr>
        <w:tc>
          <w:tcPr>
            <w:tcW w:w="341" w:type="pct"/>
          </w:tcPr>
          <w:p w14:paraId="1964181D" w14:textId="36A667D2" w:rsidR="009304DE" w:rsidRDefault="007875EC" w:rsidP="00FA572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  <w:r w:rsidR="009304DE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988" w:type="pct"/>
          </w:tcPr>
          <w:p w14:paraId="2FFDBDA5" w14:textId="3F682755" w:rsidR="009304DE" w:rsidRDefault="00E14070" w:rsidP="0016091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Отчет </w:t>
            </w:r>
            <w:r w:rsidR="009304DE" w:rsidRPr="009304DE">
              <w:rPr>
                <w:rFonts w:ascii="Arial" w:hAnsi="Arial" w:cs="Arial"/>
                <w:sz w:val="20"/>
              </w:rPr>
              <w:t>Закупочные процедуры</w:t>
            </w:r>
          </w:p>
        </w:tc>
        <w:tc>
          <w:tcPr>
            <w:tcW w:w="987" w:type="pct"/>
            <w:shd w:val="clear" w:color="auto" w:fill="auto"/>
          </w:tcPr>
          <w:p w14:paraId="346123C1" w14:textId="7A52FC63" w:rsidR="009304DE" w:rsidRDefault="009304DE" w:rsidP="00160916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Гибкая матрица</w:t>
            </w:r>
          </w:p>
        </w:tc>
        <w:tc>
          <w:tcPr>
            <w:tcW w:w="718" w:type="pct"/>
            <w:shd w:val="clear" w:color="auto" w:fill="auto"/>
          </w:tcPr>
          <w:p w14:paraId="0DA58187" w14:textId="43BC8918" w:rsidR="009304DE" w:rsidRPr="00F94454" w:rsidRDefault="00E14070" w:rsidP="00FA572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1966" w:type="pct"/>
            <w:shd w:val="clear" w:color="auto" w:fill="auto"/>
          </w:tcPr>
          <w:p w14:paraId="2166C66D" w14:textId="0DEA3B71" w:rsidR="009304DE" w:rsidRPr="00F94454" w:rsidRDefault="005B2A73" w:rsidP="00B72183">
            <w:pPr>
              <w:jc w:val="left"/>
              <w:rPr>
                <w:rFonts w:ascii="Arial" w:hAnsi="Arial" w:cs="Arial"/>
                <w:sz w:val="20"/>
              </w:rPr>
            </w:pPr>
            <w:ins w:id="2100" w:author="SintsovaMA" w:date="2021-03-22T17:34:00Z">
              <w:r>
                <w:rPr>
                  <w:rFonts w:ascii="Arial" w:hAnsi="Arial" w:cs="Arial"/>
                  <w:sz w:val="20"/>
                </w:rPr>
                <w:t>ERP.</w:t>
              </w:r>
              <w:r w:rsidRPr="00E64FDF">
                <w:rPr>
                  <w:rFonts w:ascii="Arial" w:hAnsi="Arial" w:cs="Arial"/>
                  <w:sz w:val="20"/>
                </w:rPr>
                <w:t>13.</w:t>
              </w:r>
              <w:r>
                <w:rPr>
                  <w:rFonts w:ascii="Arial" w:hAnsi="Arial" w:cs="Arial"/>
                  <w:sz w:val="20"/>
                </w:rPr>
                <w:t>9</w:t>
              </w:r>
              <w:r w:rsidRPr="00E64FDF">
                <w:rPr>
                  <w:rFonts w:ascii="Arial" w:hAnsi="Arial" w:cs="Arial"/>
                  <w:sz w:val="20"/>
                </w:rPr>
                <w:t>_2_</w:t>
              </w:r>
              <w:r w:rsidRPr="00B72183">
                <w:rPr>
                  <w:rFonts w:ascii="Arial" w:hAnsi="Arial" w:cs="Arial"/>
                  <w:sz w:val="20"/>
                </w:rPr>
                <w:t>19</w:t>
              </w:r>
              <w:r w:rsidRPr="00E64FDF">
                <w:rPr>
                  <w:rFonts w:ascii="Arial" w:hAnsi="Arial" w:cs="Arial"/>
                  <w:sz w:val="20"/>
                </w:rPr>
                <w:t>_</w:t>
              </w:r>
              <w:r>
                <w:rPr>
                  <w:rFonts w:ascii="Arial" w:hAnsi="Arial" w:cs="Arial"/>
                  <w:sz w:val="20"/>
                  <w:lang w:val="en-US"/>
                </w:rPr>
                <w:t>MM</w:t>
              </w:r>
              <w:r w:rsidRPr="00B72183">
                <w:rPr>
                  <w:rFonts w:ascii="Arial" w:hAnsi="Arial" w:cs="Arial"/>
                  <w:sz w:val="20"/>
                </w:rPr>
                <w:t xml:space="preserve"> КД Отчетность по направлению МТО</w:t>
              </w:r>
            </w:ins>
            <w:del w:id="2101" w:author="SintsovaMA" w:date="2021-03-22T17:34:00Z">
              <w:r w:rsidR="00D2138A" w:rsidDel="005B2A73">
                <w:rPr>
                  <w:rFonts w:ascii="Arial" w:hAnsi="Arial" w:cs="Arial"/>
                  <w:sz w:val="20"/>
                </w:rPr>
                <w:delText>ERP.9.</w:delText>
              </w:r>
              <w:r w:rsidR="00D34067" w:rsidRPr="00B72183" w:rsidDel="005B2A73">
                <w:rPr>
                  <w:rFonts w:ascii="Arial" w:hAnsi="Arial" w:cs="Arial"/>
                  <w:sz w:val="20"/>
                </w:rPr>
                <w:delText>1.19 КД Отчетность по направлению МТО</w:delText>
              </w:r>
            </w:del>
          </w:p>
        </w:tc>
      </w:tr>
      <w:tr w:rsidR="00A276D0" w:rsidRPr="00F94454" w14:paraId="075A9CD8" w14:textId="77777777" w:rsidTr="00FA572B">
        <w:trPr>
          <w:cantSplit/>
          <w:ins w:id="2102" w:author="Paramonova Elena" w:date="2021-02-20T17:36:00Z"/>
        </w:trPr>
        <w:tc>
          <w:tcPr>
            <w:tcW w:w="341" w:type="pct"/>
          </w:tcPr>
          <w:p w14:paraId="196C9DFB" w14:textId="08C51D66" w:rsidR="00A276D0" w:rsidRDefault="00A276D0" w:rsidP="00A276D0">
            <w:pPr>
              <w:rPr>
                <w:ins w:id="2103" w:author="Paramonova Elena" w:date="2021-02-20T17:36:00Z"/>
                <w:rFonts w:ascii="Arial" w:hAnsi="Arial" w:cs="Arial"/>
                <w:sz w:val="20"/>
              </w:rPr>
            </w:pPr>
            <w:ins w:id="2104" w:author="Paramonova Elena" w:date="2021-02-20T17:36:00Z">
              <w:r>
                <w:rPr>
                  <w:rFonts w:ascii="Arial" w:hAnsi="Arial" w:cs="Arial"/>
                  <w:sz w:val="20"/>
                </w:rPr>
                <w:t>5.</w:t>
              </w:r>
            </w:ins>
          </w:p>
        </w:tc>
        <w:tc>
          <w:tcPr>
            <w:tcW w:w="988" w:type="pct"/>
          </w:tcPr>
          <w:p w14:paraId="76F55469" w14:textId="0D057B0B" w:rsidR="00A276D0" w:rsidRDefault="00A276D0" w:rsidP="00A276D0">
            <w:pPr>
              <w:jc w:val="left"/>
              <w:rPr>
                <w:ins w:id="2105" w:author="Paramonova Elena" w:date="2021-02-20T17:36:00Z"/>
                <w:rFonts w:ascii="Arial" w:hAnsi="Arial" w:cs="Arial"/>
                <w:sz w:val="20"/>
              </w:rPr>
            </w:pPr>
            <w:ins w:id="2106" w:author="Paramonova Elena" w:date="2021-02-20T17:36:00Z">
              <w:r>
                <w:rPr>
                  <w:rFonts w:ascii="Arial" w:hAnsi="Arial" w:cs="Arial"/>
                  <w:sz w:val="20"/>
                </w:rPr>
                <w:t>Формуляр Доверенность М-2</w:t>
              </w:r>
            </w:ins>
          </w:p>
        </w:tc>
        <w:tc>
          <w:tcPr>
            <w:tcW w:w="987" w:type="pct"/>
            <w:shd w:val="clear" w:color="auto" w:fill="auto"/>
          </w:tcPr>
          <w:p w14:paraId="3CB4431F" w14:textId="264E1630" w:rsidR="00A276D0" w:rsidRDefault="00A276D0" w:rsidP="00A276D0">
            <w:pPr>
              <w:jc w:val="left"/>
              <w:rPr>
                <w:ins w:id="2107" w:author="Paramonova Elena" w:date="2021-02-20T17:36:00Z"/>
                <w:rFonts w:ascii="Arial" w:hAnsi="Arial" w:cs="Arial"/>
                <w:sz w:val="20"/>
              </w:rPr>
            </w:pPr>
            <w:ins w:id="2108" w:author="Paramonova Elena" w:date="2021-02-20T17:36:00Z">
              <w:r w:rsidRPr="009D7D8F">
                <w:rPr>
                  <w:rFonts w:ascii="Arial" w:hAnsi="Arial" w:cs="Arial"/>
                  <w:sz w:val="20"/>
                  <w:szCs w:val="20"/>
                </w:rPr>
                <w:t>АВАР</w:t>
              </w:r>
            </w:ins>
          </w:p>
        </w:tc>
        <w:tc>
          <w:tcPr>
            <w:tcW w:w="718" w:type="pct"/>
            <w:shd w:val="clear" w:color="auto" w:fill="auto"/>
          </w:tcPr>
          <w:p w14:paraId="6A7FC337" w14:textId="1CB5E3F7" w:rsidR="00A276D0" w:rsidRDefault="00A276D0" w:rsidP="00A276D0">
            <w:pPr>
              <w:jc w:val="center"/>
              <w:rPr>
                <w:ins w:id="2109" w:author="Paramonova Elena" w:date="2021-02-20T17:36:00Z"/>
                <w:rFonts w:ascii="Arial" w:hAnsi="Arial" w:cs="Arial"/>
                <w:sz w:val="20"/>
              </w:rPr>
            </w:pPr>
            <w:ins w:id="2110" w:author="Paramonova Elena" w:date="2021-02-20T17:36:00Z">
              <w:r>
                <w:rPr>
                  <w:rFonts w:ascii="Arial" w:hAnsi="Arial" w:cs="Arial"/>
                  <w:sz w:val="20"/>
                </w:rPr>
                <w:t>ММ209</w:t>
              </w:r>
            </w:ins>
          </w:p>
        </w:tc>
        <w:tc>
          <w:tcPr>
            <w:tcW w:w="1966" w:type="pct"/>
            <w:shd w:val="clear" w:color="auto" w:fill="auto"/>
          </w:tcPr>
          <w:p w14:paraId="427115B5" w14:textId="650F7780" w:rsidR="00A276D0" w:rsidRDefault="00A276D0" w:rsidP="00A276D0">
            <w:pPr>
              <w:jc w:val="left"/>
              <w:rPr>
                <w:ins w:id="2111" w:author="Paramonova Elena" w:date="2021-02-20T17:36:00Z"/>
                <w:rFonts w:ascii="Arial" w:hAnsi="Arial" w:cs="Arial"/>
                <w:sz w:val="20"/>
              </w:rPr>
            </w:pPr>
            <w:ins w:id="2112" w:author="Paramonova Elena" w:date="2021-02-20T17:36:00Z">
              <w:r>
                <w:rPr>
                  <w:rFonts w:ascii="Arial" w:hAnsi="Arial" w:cs="Arial"/>
                  <w:sz w:val="20"/>
                </w:rPr>
                <w:object w:dxaOrig="1508" w:dyaOrig="983" w14:anchorId="08F73ADF">
                  <v:shape id="_x0000_i1029" style="width:74.15pt;height:49.45pt" o:ole="" type="#_x0000_t75">
                    <v:imagedata o:title="" r:id="rId35"/>
                  </v:shape>
                  <o:OLEObject Type="Embed" ProgID="Excel.Sheet.8" ShapeID="_x0000_i1029" DrawAspect="Icon" ObjectID="_1680067881" r:id="rId36"/>
                </w:object>
              </w:r>
            </w:ins>
          </w:p>
        </w:tc>
      </w:tr>
    </w:tbl>
    <w:p w14:paraId="05663DD8" w14:textId="77777777" w:rsidR="000F4678" w:rsidRPr="00916FAB" w:rsidRDefault="000F4678" w:rsidP="00916FAB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</w:p>
    <w:p w14:paraId="3181C884" w14:textId="77777777" w:rsidR="00D05675" w:rsidRDefault="00D05675">
      <w:pPr>
        <w:spacing w:after="200" w:line="276" w:lineRule="auto"/>
        <w:jc w:val="left"/>
        <w:rPr>
          <w:rFonts w:ascii="Arial" w:eastAsiaTheme="majorEastAsia" w:hAnsi="Arial" w:cstheme="majorBidi"/>
          <w:b/>
          <w:caps/>
          <w:szCs w:val="26"/>
        </w:rPr>
      </w:pPr>
      <w:r>
        <w:rPr>
          <w:rFonts w:eastAsiaTheme="majorEastAsia" w:cstheme="majorBidi"/>
          <w:bCs/>
          <w:iCs/>
          <w:szCs w:val="26"/>
        </w:rPr>
        <w:br w:type="page"/>
      </w:r>
    </w:p>
    <w:p w14:paraId="1D6896C6" w14:textId="00FAD31E" w:rsidR="00695202" w:rsidRPr="008C7F95" w:rsidRDefault="009A2B20" w:rsidP="008C7F95">
      <w:pPr>
        <w:pStyle w:val="23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113" w:name="_Toc64879367"/>
      <w:r>
        <w:rPr>
          <w:rFonts w:eastAsiaTheme="majorEastAsia" w:cstheme="majorBidi"/>
          <w:bCs w:val="0"/>
          <w:iCs w:val="0"/>
          <w:szCs w:val="26"/>
        </w:rPr>
        <w:lastRenderedPageBreak/>
        <w:t xml:space="preserve">Перечень доработок, </w:t>
      </w:r>
      <w:r w:rsidR="00695202" w:rsidRPr="008C7F95">
        <w:rPr>
          <w:rFonts w:eastAsiaTheme="majorEastAsia" w:cstheme="majorBidi"/>
          <w:bCs w:val="0"/>
          <w:iCs w:val="0"/>
          <w:szCs w:val="26"/>
        </w:rPr>
        <w:t>Разработ</w:t>
      </w:r>
      <w:r>
        <w:rPr>
          <w:rFonts w:eastAsiaTheme="majorEastAsia" w:cstheme="majorBidi"/>
          <w:bCs w:val="0"/>
          <w:iCs w:val="0"/>
          <w:szCs w:val="26"/>
        </w:rPr>
        <w:t>о</w:t>
      </w:r>
      <w:r w:rsidR="00695202" w:rsidRPr="008C7F95">
        <w:rPr>
          <w:rFonts w:eastAsiaTheme="majorEastAsia" w:cstheme="majorBidi"/>
          <w:bCs w:val="0"/>
          <w:iCs w:val="0"/>
          <w:szCs w:val="26"/>
        </w:rPr>
        <w:t>к</w:t>
      </w:r>
      <w:r w:rsidR="00C609BD">
        <w:rPr>
          <w:rFonts w:eastAsiaTheme="majorEastAsia" w:cstheme="majorBidi"/>
          <w:bCs w:val="0"/>
          <w:iCs w:val="0"/>
          <w:szCs w:val="26"/>
        </w:rPr>
        <w:t xml:space="preserve"> и интеграция (интерфейсы)</w:t>
      </w:r>
      <w:bookmarkEnd w:id="2113"/>
    </w:p>
    <w:p w14:paraId="7CC70152" w14:textId="35066AFE" w:rsidR="002F400F" w:rsidRPr="00467379" w:rsidRDefault="002F400F" w:rsidP="00916FAB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  <w:szCs w:val="22"/>
        </w:rPr>
      </w:pPr>
      <w:r w:rsidRPr="00467379">
        <w:rPr>
          <w:rFonts w:ascii="Arial" w:hAnsi="Arial" w:cs="Arial"/>
          <w:b/>
          <w:sz w:val="22"/>
          <w:szCs w:val="22"/>
        </w:rPr>
        <w:t xml:space="preserve">Таблица </w:t>
      </w:r>
      <w:r w:rsidRPr="00467379">
        <w:rPr>
          <w:rFonts w:ascii="Arial" w:hAnsi="Arial" w:cs="Arial"/>
          <w:b/>
          <w:sz w:val="22"/>
          <w:szCs w:val="22"/>
        </w:rPr>
        <w:fldChar w:fldCharType="begin"/>
      </w:r>
      <w:r w:rsidRPr="00467379">
        <w:rPr>
          <w:rFonts w:ascii="Arial" w:hAnsi="Arial" w:cs="Arial"/>
          <w:b/>
          <w:sz w:val="22"/>
          <w:szCs w:val="22"/>
        </w:rPr>
        <w:instrText xml:space="preserve"> SEQ Таблица \* ARABIC </w:instrText>
      </w:r>
      <w:r w:rsidRPr="00467379">
        <w:rPr>
          <w:rFonts w:ascii="Arial" w:hAnsi="Arial" w:cs="Arial"/>
          <w:b/>
          <w:sz w:val="22"/>
          <w:szCs w:val="22"/>
        </w:rPr>
        <w:fldChar w:fldCharType="separate"/>
      </w:r>
      <w:ins w:id="2114" w:author="Paramonova Elena" w:date="2021-03-18T14:33:00Z">
        <w:r w:rsidR="008157EB">
          <w:rPr>
            <w:rFonts w:ascii="Arial" w:hAnsi="Arial" w:cs="Arial"/>
            <w:b/>
            <w:noProof/>
            <w:sz w:val="22"/>
            <w:szCs w:val="22"/>
          </w:rPr>
          <w:t>70</w:t>
        </w:r>
      </w:ins>
      <w:del w:id="2115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  <w:szCs w:val="22"/>
          </w:rPr>
          <w:delText>74</w:delText>
        </w:r>
      </w:del>
      <w:r w:rsidRPr="00467379">
        <w:rPr>
          <w:rFonts w:ascii="Arial" w:hAnsi="Arial" w:cs="Arial"/>
          <w:b/>
          <w:sz w:val="22"/>
          <w:szCs w:val="22"/>
        </w:rPr>
        <w:fldChar w:fldCharType="end"/>
      </w:r>
      <w:r w:rsidRPr="00467379">
        <w:rPr>
          <w:rFonts w:ascii="Arial" w:hAnsi="Arial" w:cs="Arial"/>
          <w:b/>
          <w:sz w:val="22"/>
          <w:szCs w:val="22"/>
        </w:rPr>
        <w:t>. Разработки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3"/>
        <w:gridCol w:w="6804"/>
        <w:gridCol w:w="851"/>
        <w:gridCol w:w="851"/>
        <w:gridCol w:w="977"/>
      </w:tblGrid>
      <w:tr w:rsidR="00730DA5" w:rsidRPr="006F5656" w14:paraId="0A81EF7E" w14:textId="77777777" w:rsidTr="00F8304C">
        <w:trPr>
          <w:trHeight w:val="397"/>
          <w:tblHeader/>
        </w:trPr>
        <w:tc>
          <w:tcPr>
            <w:tcW w:w="341" w:type="pct"/>
            <w:shd w:val="clear" w:color="auto" w:fill="FFC000"/>
            <w:vAlign w:val="center"/>
          </w:tcPr>
          <w:p w14:paraId="4C84BAFA" w14:textId="7E10751C" w:rsidR="00730DA5" w:rsidRPr="006F5656" w:rsidRDefault="00730DA5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№ п.п</w:t>
            </w:r>
          </w:p>
        </w:tc>
        <w:tc>
          <w:tcPr>
            <w:tcW w:w="3343" w:type="pct"/>
            <w:shd w:val="clear" w:color="auto" w:fill="FFC000"/>
            <w:vAlign w:val="center"/>
          </w:tcPr>
          <w:p w14:paraId="1B05D879" w14:textId="77777777" w:rsidR="00730DA5" w:rsidRPr="008C7F95" w:rsidRDefault="00730DA5" w:rsidP="00AC6F0A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418" w:type="pct"/>
            <w:shd w:val="clear" w:color="auto" w:fill="FFC000"/>
            <w:vAlign w:val="center"/>
          </w:tcPr>
          <w:p w14:paraId="4A4E50A8" w14:textId="77777777" w:rsidR="00730DA5" w:rsidRPr="006F5656" w:rsidRDefault="00730DA5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 реализации</w:t>
            </w:r>
          </w:p>
        </w:tc>
        <w:tc>
          <w:tcPr>
            <w:tcW w:w="418" w:type="pct"/>
            <w:shd w:val="clear" w:color="auto" w:fill="FFC000"/>
            <w:vAlign w:val="center"/>
          </w:tcPr>
          <w:p w14:paraId="39790770" w14:textId="77777777" w:rsidR="00730DA5" w:rsidRPr="006F5656" w:rsidRDefault="00730DA5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реестр разработок</w:t>
            </w:r>
          </w:p>
        </w:tc>
        <w:tc>
          <w:tcPr>
            <w:tcW w:w="480" w:type="pct"/>
            <w:shd w:val="clear" w:color="auto" w:fill="FFC000"/>
            <w:vAlign w:val="center"/>
          </w:tcPr>
          <w:p w14:paraId="731F1552" w14:textId="77777777" w:rsidR="00730DA5" w:rsidRPr="006F5656" w:rsidRDefault="00730DA5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Ссылка на КД </w:t>
            </w:r>
            <w:r w:rsidRPr="008C7F95">
              <w:rPr>
                <w:rFonts w:ascii="Arial" w:hAnsi="Arial" w:cs="Arial"/>
                <w:b/>
                <w:sz w:val="20"/>
                <w:szCs w:val="20"/>
                <w:lang w:val="en-US" w:eastAsia="ru-RU"/>
              </w:rPr>
              <w:t>BI</w:t>
            </w: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-отчетности по направлению</w:t>
            </w:r>
          </w:p>
        </w:tc>
      </w:tr>
      <w:tr w:rsidR="00730DA5" w:rsidRPr="006F5656" w14:paraId="2068D1D7" w14:textId="77777777" w:rsidTr="00F8304C">
        <w:tc>
          <w:tcPr>
            <w:tcW w:w="341" w:type="pct"/>
            <w:shd w:val="clear" w:color="auto" w:fill="auto"/>
          </w:tcPr>
          <w:p w14:paraId="0DDE1DC9" w14:textId="77777777" w:rsidR="00730DA5" w:rsidRPr="004F768B" w:rsidRDefault="00730DA5" w:rsidP="00730DA5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43" w:type="pct"/>
            <w:vAlign w:val="center"/>
          </w:tcPr>
          <w:p w14:paraId="3BBBB78F" w14:textId="77777777" w:rsidR="00762D82" w:rsidRDefault="00DE2FE2" w:rsidP="00730DA5">
            <w:pPr>
              <w:rPr>
                <w:rFonts w:ascii="Arial" w:hAnsi="Arial" w:cs="Arial"/>
                <w:sz w:val="20"/>
              </w:rPr>
            </w:pPr>
            <w:r w:rsidRPr="00DE2FE2">
              <w:rPr>
                <w:rFonts w:ascii="Arial" w:hAnsi="Arial" w:cs="Arial"/>
                <w:sz w:val="20"/>
              </w:rPr>
              <w:t>Определение группы закупок в зависимости от стоимости позиции заявки на закупку работ, услуг. В стандарте SAP присвоение Группы закупок в заявке на закупку выполняется по номеру материала. Необходимо доработать данную логику, чтобы Группа закупок определялась в том числе на основании стоимости заявки, рассчитанной по плановой цене.</w:t>
            </w:r>
          </w:p>
          <w:p w14:paraId="1D2966F6" w14:textId="0155270D" w:rsidR="00762D82" w:rsidRPr="00762D82" w:rsidRDefault="00762D82" w:rsidP="00730DA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В рамках данной разработки должен так же производится выбор группы закупок для закупки услуг: если в заявке определен договор, то назначается группа закупок подразделения планировщика, если договор не определен, то группа закупок ответственного закупщика.</w:t>
            </w:r>
          </w:p>
        </w:tc>
        <w:tc>
          <w:tcPr>
            <w:tcW w:w="418" w:type="pct"/>
          </w:tcPr>
          <w:p w14:paraId="585FB505" w14:textId="77777777" w:rsidR="00730DA5" w:rsidRPr="006F5656" w:rsidRDefault="00730DA5" w:rsidP="00730D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6AB06FDC" w14:textId="77777777" w:rsidR="00730DA5" w:rsidRPr="006F5656" w:rsidRDefault="00730DA5" w:rsidP="00730D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MM51</w:t>
            </w:r>
          </w:p>
        </w:tc>
        <w:tc>
          <w:tcPr>
            <w:tcW w:w="480" w:type="pct"/>
            <w:shd w:val="clear" w:color="auto" w:fill="auto"/>
          </w:tcPr>
          <w:p w14:paraId="0DC02C1B" w14:textId="77777777" w:rsidR="00730DA5" w:rsidRPr="006F5656" w:rsidRDefault="00730D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F02753" w:rsidRPr="00F02753" w14:paraId="34509043" w14:textId="77777777" w:rsidTr="00F8304C">
        <w:tc>
          <w:tcPr>
            <w:tcW w:w="341" w:type="pct"/>
            <w:shd w:val="clear" w:color="auto" w:fill="auto"/>
          </w:tcPr>
          <w:p w14:paraId="0F981378" w14:textId="77777777" w:rsidR="00F02753" w:rsidRPr="004F768B" w:rsidRDefault="00F02753" w:rsidP="00F02753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43" w:type="pct"/>
          </w:tcPr>
          <w:p w14:paraId="31907701" w14:textId="77777777" w:rsidR="00F02753" w:rsidRPr="00F8304C" w:rsidRDefault="00F02753" w:rsidP="00F02753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Ручное ведение статусов запросов (этапов закупочных процедур).</w:t>
            </w:r>
          </w:p>
          <w:p w14:paraId="0E323FED" w14:textId="77777777" w:rsidR="00F02753" w:rsidRPr="00F8304C" w:rsidRDefault="00F02753" w:rsidP="00F02753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Для отслеживания статуса исполнения закупочной процедуры для запросов, созданных из заявок на закупку необходимо добавить набор дополнительных статусов и фактических дат:</w:t>
            </w:r>
          </w:p>
          <w:p w14:paraId="38CB236A" w14:textId="77777777" w:rsidR="00F02753" w:rsidRPr="00F8304C" w:rsidRDefault="00F02753" w:rsidP="00F02753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• Создание, согласование и отправка Приглашений; </w:t>
            </w:r>
          </w:p>
          <w:p w14:paraId="641A7BD0" w14:textId="77777777" w:rsidR="00F02753" w:rsidRPr="00F8304C" w:rsidRDefault="00F02753" w:rsidP="00F02753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• Разработка Предложений поставщиками; </w:t>
            </w:r>
          </w:p>
          <w:p w14:paraId="670CC063" w14:textId="77777777" w:rsidR="00F02753" w:rsidRPr="00F8304C" w:rsidRDefault="00F02753" w:rsidP="00F02753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• Обработка полученных Предложений; </w:t>
            </w:r>
          </w:p>
          <w:p w14:paraId="6F3D9065" w14:textId="77777777" w:rsidR="00F02753" w:rsidRPr="00F8304C" w:rsidRDefault="00F02753" w:rsidP="00F02753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• Техническое согласование БЕ\УК;</w:t>
            </w:r>
          </w:p>
          <w:p w14:paraId="27D96B41" w14:textId="77777777" w:rsidR="00F02753" w:rsidRPr="00F8304C" w:rsidRDefault="00F02753" w:rsidP="00F02753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• Устранение замечаний Участниками процедуры;</w:t>
            </w:r>
          </w:p>
          <w:p w14:paraId="5AF45A21" w14:textId="77777777" w:rsidR="00F02753" w:rsidRPr="00F8304C" w:rsidRDefault="00F02753" w:rsidP="00F02753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• Проведение конкурентных процедур и выбор Поставщика; </w:t>
            </w:r>
          </w:p>
          <w:p w14:paraId="6B3282B2" w14:textId="77777777" w:rsidR="00F02753" w:rsidRPr="00F8304C" w:rsidRDefault="00F02753" w:rsidP="00F02753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• Согласование и подписание спецификации.</w:t>
            </w:r>
          </w:p>
          <w:p w14:paraId="582FA74D" w14:textId="4204294C" w:rsidR="00F02753" w:rsidRPr="00F02753" w:rsidRDefault="00F02753" w:rsidP="00F02753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Данные статусы и фактические даты должны заполняться закупщиком вручную.</w:t>
            </w:r>
          </w:p>
        </w:tc>
        <w:tc>
          <w:tcPr>
            <w:tcW w:w="418" w:type="pct"/>
          </w:tcPr>
          <w:p w14:paraId="37322478" w14:textId="34B128BE" w:rsidR="00F02753" w:rsidRPr="00F02753" w:rsidRDefault="00F02753" w:rsidP="00F02753">
            <w:pPr>
              <w:rPr>
                <w:rFonts w:ascii="Arial" w:hAnsi="Arial" w:cs="Arial"/>
                <w:sz w:val="20"/>
                <w:szCs w:val="20"/>
              </w:rPr>
            </w:pPr>
            <w:r w:rsidRPr="00F02753"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19ADCDDD" w14:textId="0B74DC97" w:rsidR="00F02753" w:rsidRPr="00F02753" w:rsidRDefault="00F02753" w:rsidP="00F0275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ММ52-01</w:t>
            </w:r>
          </w:p>
        </w:tc>
        <w:tc>
          <w:tcPr>
            <w:tcW w:w="480" w:type="pct"/>
            <w:shd w:val="clear" w:color="auto" w:fill="auto"/>
          </w:tcPr>
          <w:p w14:paraId="3BBF4897" w14:textId="47D05F24" w:rsidR="00F02753" w:rsidRPr="00F02753" w:rsidRDefault="00F02753" w:rsidP="00F027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2753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F02753" w:rsidRPr="006F5656" w14:paraId="3170EADC" w14:textId="77777777" w:rsidTr="00A8454D">
        <w:tc>
          <w:tcPr>
            <w:tcW w:w="341" w:type="pct"/>
            <w:shd w:val="clear" w:color="auto" w:fill="auto"/>
          </w:tcPr>
          <w:p w14:paraId="7AE98E70" w14:textId="77777777" w:rsidR="00F02753" w:rsidRPr="00F02753" w:rsidRDefault="00F02753" w:rsidP="00F02753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4007335C" w14:textId="77777777" w:rsidR="00F02753" w:rsidRPr="00F8304C" w:rsidRDefault="00F02753" w:rsidP="00F02753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Автоматическое ведение статусов запросов (этапов закупочных процедур).</w:t>
            </w:r>
          </w:p>
          <w:p w14:paraId="05A7DF9A" w14:textId="77777777" w:rsidR="00F02753" w:rsidRDefault="00F02753" w:rsidP="00F02753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Статусы закупочных процедур для запросов и фактические даты должны заполняться автоматически из системы </w:t>
            </w:r>
            <w:r w:rsidRPr="00F8304C">
              <w:rPr>
                <w:rFonts w:ascii="Arial" w:hAnsi="Arial" w:cs="Arial"/>
                <w:sz w:val="20"/>
                <w:lang w:val="en-US"/>
              </w:rPr>
              <w:t>SAP</w:t>
            </w:r>
            <w:r w:rsidRPr="00F8304C">
              <w:rPr>
                <w:rFonts w:ascii="Arial" w:hAnsi="Arial" w:cs="Arial"/>
                <w:sz w:val="20"/>
              </w:rPr>
              <w:t xml:space="preserve"> </w:t>
            </w:r>
            <w:r w:rsidRPr="00F8304C">
              <w:rPr>
                <w:rFonts w:ascii="Arial" w:hAnsi="Arial" w:cs="Arial"/>
                <w:sz w:val="20"/>
                <w:lang w:val="en-US"/>
              </w:rPr>
              <w:t>Ariba</w:t>
            </w:r>
            <w:r w:rsidRPr="00F8304C">
              <w:rPr>
                <w:rFonts w:ascii="Arial" w:hAnsi="Arial" w:cs="Arial"/>
                <w:sz w:val="20"/>
              </w:rPr>
              <w:t xml:space="preserve"> и автоматически передаваться в АСБНУ для заявок непилотных предприятий.</w:t>
            </w:r>
          </w:p>
          <w:p w14:paraId="28D33BAF" w14:textId="7D2542FF" w:rsidR="002E6D68" w:rsidRPr="000625B3" w:rsidRDefault="002E6D68" w:rsidP="002E6D6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Дата 9-го этапа («</w:t>
            </w:r>
            <w:r w:rsidRPr="000625B3">
              <w:rPr>
                <w:rFonts w:ascii="Arial" w:hAnsi="Arial" w:cs="Arial"/>
                <w:sz w:val="20"/>
              </w:rPr>
              <w:t>Согласование и подписание спецификации.</w:t>
            </w:r>
            <w:r>
              <w:rPr>
                <w:rFonts w:ascii="Arial" w:hAnsi="Arial" w:cs="Arial"/>
                <w:sz w:val="20"/>
              </w:rPr>
              <w:t xml:space="preserve">) для заявок на закупку и для запросов на закупку (лотов) обновляется автоматически при получении в </w:t>
            </w:r>
            <w:r>
              <w:rPr>
                <w:rFonts w:ascii="Arial" w:hAnsi="Arial" w:cs="Arial"/>
                <w:sz w:val="20"/>
                <w:lang w:val="en-US"/>
              </w:rPr>
              <w:t>S</w:t>
            </w:r>
            <w:r w:rsidRPr="00F8304C">
              <w:rPr>
                <w:rFonts w:ascii="Arial" w:hAnsi="Arial" w:cs="Arial"/>
                <w:sz w:val="20"/>
              </w:rPr>
              <w:t xml:space="preserve">/4 </w:t>
            </w:r>
            <w:r>
              <w:rPr>
                <w:rFonts w:ascii="Arial" w:hAnsi="Arial" w:cs="Arial"/>
                <w:sz w:val="20"/>
              </w:rPr>
              <w:t>из СЭД данных о регистрации спецификации.</w:t>
            </w:r>
          </w:p>
          <w:p w14:paraId="6D0A63E8" w14:textId="1785DE25" w:rsidR="002E6D68" w:rsidRPr="00F02753" w:rsidRDefault="002E6D68" w:rsidP="00F0275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18" w:type="pct"/>
          </w:tcPr>
          <w:p w14:paraId="42A7B9FC" w14:textId="0858BFA4" w:rsidR="00F02753" w:rsidRPr="00F02753" w:rsidRDefault="00F02753" w:rsidP="00F0275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2753"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3796D862" w14:textId="4FBCA70E" w:rsidR="00F02753" w:rsidRPr="00F02753" w:rsidRDefault="00F02753" w:rsidP="00F0275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ММ52-02</w:t>
            </w:r>
          </w:p>
        </w:tc>
        <w:tc>
          <w:tcPr>
            <w:tcW w:w="480" w:type="pct"/>
            <w:shd w:val="clear" w:color="auto" w:fill="auto"/>
          </w:tcPr>
          <w:p w14:paraId="30F7E74B" w14:textId="0E160870" w:rsidR="00F02753" w:rsidRDefault="00F02753" w:rsidP="00F027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2753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730DA5" w:rsidRPr="006F5656" w14:paraId="136D7B09" w14:textId="77777777" w:rsidTr="00F8304C">
        <w:tc>
          <w:tcPr>
            <w:tcW w:w="341" w:type="pct"/>
            <w:shd w:val="clear" w:color="auto" w:fill="auto"/>
          </w:tcPr>
          <w:p w14:paraId="7046EA43" w14:textId="77777777" w:rsidR="00730DA5" w:rsidRPr="004F768B" w:rsidRDefault="00730DA5" w:rsidP="00730DA5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6D9DEB5A" w14:textId="77777777" w:rsidR="00DE2FE2" w:rsidRDefault="00730DA5" w:rsidP="00730DA5">
            <w:pPr>
              <w:rPr>
                <w:rFonts w:ascii="Arial" w:hAnsi="Arial" w:cs="Arial"/>
                <w:sz w:val="20"/>
              </w:rPr>
            </w:pPr>
            <w:r w:rsidRPr="00AF1021">
              <w:rPr>
                <w:rFonts w:ascii="Arial" w:hAnsi="Arial" w:cs="Arial"/>
                <w:sz w:val="20"/>
              </w:rPr>
              <w:t>Автоматическое формирование КИП с проставлением индикатора доступности для ППМ</w:t>
            </w:r>
            <w:r w:rsidR="00DE2FE2">
              <w:rPr>
                <w:rFonts w:ascii="Arial" w:hAnsi="Arial" w:cs="Arial"/>
                <w:sz w:val="20"/>
              </w:rPr>
              <w:t>.</w:t>
            </w:r>
          </w:p>
          <w:p w14:paraId="6B95FF47" w14:textId="508B4E1D" w:rsidR="00730DA5" w:rsidRDefault="00DE2FE2" w:rsidP="00730DA5">
            <w:pPr>
              <w:rPr>
                <w:rFonts w:ascii="Arial" w:hAnsi="Arial" w:cs="Arial"/>
                <w:sz w:val="20"/>
                <w:szCs w:val="20"/>
              </w:rPr>
            </w:pPr>
            <w:r w:rsidRPr="00DE2FE2">
              <w:rPr>
                <w:rFonts w:ascii="Arial" w:hAnsi="Arial" w:cs="Arial"/>
                <w:sz w:val="20"/>
                <w:szCs w:val="20"/>
              </w:rPr>
              <w:t>Ведение КИП необходимо для автоматического проставления источника поставки в заявках, которые создаются автоматически ППМ. В стандарте SAP ведение КИП выполняется индивидуально по каждому материалу. Это трудоемко при присвоении одного источника поставки множеству материалов. Необходимо разработать инструмент для массового создания КИП в момент деблокирования Заказов на поставку в SAP</w:t>
            </w:r>
          </w:p>
        </w:tc>
        <w:tc>
          <w:tcPr>
            <w:tcW w:w="418" w:type="pct"/>
          </w:tcPr>
          <w:p w14:paraId="746F3935" w14:textId="77777777" w:rsidR="00730DA5" w:rsidRDefault="00730DA5" w:rsidP="00730DA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69F28E2D" w14:textId="77777777" w:rsidR="00730DA5" w:rsidRPr="006F5656" w:rsidRDefault="00730DA5" w:rsidP="00730D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MM53</w:t>
            </w:r>
          </w:p>
        </w:tc>
        <w:tc>
          <w:tcPr>
            <w:tcW w:w="480" w:type="pct"/>
            <w:shd w:val="clear" w:color="auto" w:fill="auto"/>
          </w:tcPr>
          <w:p w14:paraId="19455228" w14:textId="77777777" w:rsidR="00730DA5" w:rsidRPr="006F5656" w:rsidRDefault="00730DA5" w:rsidP="00730D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730DA5" w:rsidRPr="006F5656" w14:paraId="4B42026F" w14:textId="77777777" w:rsidTr="00F8304C">
        <w:tc>
          <w:tcPr>
            <w:tcW w:w="341" w:type="pct"/>
            <w:shd w:val="clear" w:color="auto" w:fill="auto"/>
          </w:tcPr>
          <w:p w14:paraId="6A15CC14" w14:textId="77777777" w:rsidR="00730DA5" w:rsidRPr="004F768B" w:rsidRDefault="00730DA5" w:rsidP="00730DA5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0321E7E5" w14:textId="1D3F3EFC" w:rsidR="00DE2FE2" w:rsidRDefault="00730DA5" w:rsidP="00607E9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B131B">
              <w:rPr>
                <w:rFonts w:ascii="Arial" w:hAnsi="Arial" w:cs="Arial"/>
                <w:color w:val="000000"/>
                <w:sz w:val="20"/>
                <w:szCs w:val="20"/>
              </w:rPr>
              <w:t xml:space="preserve">Загрузка цен в </w:t>
            </w:r>
            <w:r w:rsidR="00607E9D">
              <w:rPr>
                <w:rFonts w:ascii="Arial" w:hAnsi="Arial" w:cs="Arial"/>
                <w:color w:val="000000"/>
                <w:sz w:val="20"/>
                <w:szCs w:val="20"/>
              </w:rPr>
              <w:t xml:space="preserve">заказ на поставку либо контракт </w:t>
            </w:r>
            <w:r w:rsidRPr="00BB131B">
              <w:rPr>
                <w:rFonts w:ascii="Arial" w:hAnsi="Arial" w:cs="Arial"/>
                <w:color w:val="000000"/>
                <w:sz w:val="20"/>
                <w:szCs w:val="20"/>
              </w:rPr>
              <w:t xml:space="preserve">с помощью выгрузки\загрузки файла </w:t>
            </w:r>
            <w:r w:rsidR="00F02753" w:rsidRPr="00BB131B">
              <w:rPr>
                <w:rFonts w:ascii="Arial" w:hAnsi="Arial" w:cs="Arial"/>
                <w:color w:val="000000"/>
                <w:sz w:val="20"/>
                <w:szCs w:val="20"/>
              </w:rPr>
              <w:t>в формате</w:t>
            </w:r>
            <w:r w:rsidRPr="00BB131B">
              <w:rPr>
                <w:rFonts w:ascii="Arial" w:hAnsi="Arial" w:cs="Arial"/>
                <w:color w:val="000000"/>
                <w:sz w:val="20"/>
                <w:szCs w:val="20"/>
              </w:rPr>
              <w:t xml:space="preserve"> Excel</w:t>
            </w:r>
            <w:r w:rsidR="00DE2FE2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  <w:p w14:paraId="614303DD" w14:textId="1CC7D677" w:rsidR="00730DA5" w:rsidRPr="007875EC" w:rsidRDefault="00DE2FE2" w:rsidP="00DE2FE2">
            <w:pPr>
              <w:rPr>
                <w:rFonts w:ascii="Arial" w:hAnsi="Arial" w:cs="Arial"/>
                <w:sz w:val="20"/>
              </w:rPr>
            </w:pPr>
            <w:r w:rsidRPr="00DE2FE2">
              <w:rPr>
                <w:rFonts w:ascii="Arial" w:hAnsi="Arial" w:cs="Arial"/>
                <w:sz w:val="20"/>
              </w:rPr>
              <w:lastRenderedPageBreak/>
              <w:t xml:space="preserve">На практике бывают спецификации с большим количеством строк (до нескольких тысяч). Например, спецификации на зап.части закупаемые по консигнационной схеме. Ручное создание и обновление заказов на поставку / контрактов на такое количество строк трудоемко. Необходимо разработать инструмент по массовому созданию / обновлению документов посредством </w:t>
            </w:r>
            <w:r>
              <w:rPr>
                <w:rFonts w:ascii="Arial" w:hAnsi="Arial" w:cs="Arial"/>
                <w:sz w:val="20"/>
              </w:rPr>
              <w:t>выгрузки</w:t>
            </w:r>
            <w:r w:rsidRPr="00DE2FE2">
              <w:rPr>
                <w:rFonts w:ascii="Arial" w:hAnsi="Arial" w:cs="Arial"/>
                <w:sz w:val="20"/>
              </w:rPr>
              <w:t xml:space="preserve"> / загрузки Excel-файла.</w:t>
            </w:r>
          </w:p>
        </w:tc>
        <w:tc>
          <w:tcPr>
            <w:tcW w:w="418" w:type="pct"/>
          </w:tcPr>
          <w:p w14:paraId="62F82500" w14:textId="77777777" w:rsidR="00730DA5" w:rsidRDefault="00730DA5" w:rsidP="00730DA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АВАР</w:t>
            </w:r>
          </w:p>
        </w:tc>
        <w:tc>
          <w:tcPr>
            <w:tcW w:w="418" w:type="pct"/>
          </w:tcPr>
          <w:p w14:paraId="64B06A88" w14:textId="77777777" w:rsidR="00730DA5" w:rsidRPr="006F5656" w:rsidRDefault="00730DA5" w:rsidP="00730D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MM54</w:t>
            </w:r>
          </w:p>
        </w:tc>
        <w:tc>
          <w:tcPr>
            <w:tcW w:w="480" w:type="pct"/>
            <w:shd w:val="clear" w:color="auto" w:fill="auto"/>
          </w:tcPr>
          <w:p w14:paraId="5EF3D512" w14:textId="77777777" w:rsidR="00730DA5" w:rsidRPr="006F5656" w:rsidRDefault="00730DA5" w:rsidP="00730D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730DA5" w:rsidRPr="006F5656" w14:paraId="4F4DF21F" w14:textId="77777777" w:rsidTr="00F8304C">
        <w:tc>
          <w:tcPr>
            <w:tcW w:w="341" w:type="pct"/>
            <w:shd w:val="clear" w:color="auto" w:fill="auto"/>
          </w:tcPr>
          <w:p w14:paraId="3E642F92" w14:textId="77777777" w:rsidR="00730DA5" w:rsidRPr="004F768B" w:rsidRDefault="00730DA5" w:rsidP="00730DA5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397B56BE" w14:textId="77777777" w:rsidR="00730DA5" w:rsidRDefault="00730DA5" w:rsidP="00730DA5">
            <w:pPr>
              <w:rPr>
                <w:rFonts w:ascii="Arial" w:hAnsi="Arial" w:cs="Arial"/>
                <w:sz w:val="20"/>
              </w:rPr>
            </w:pPr>
            <w:r w:rsidRPr="00957EDC">
              <w:rPr>
                <w:rFonts w:ascii="Arial" w:hAnsi="Arial" w:cs="Arial"/>
                <w:sz w:val="20"/>
              </w:rPr>
              <w:t>Расширение полей контракта/заказа</w:t>
            </w:r>
            <w:r w:rsidRPr="008C5EDB">
              <w:rPr>
                <w:rFonts w:ascii="Arial" w:hAnsi="Arial" w:cs="Arial"/>
                <w:sz w:val="20"/>
              </w:rPr>
              <w:t xml:space="preserve">. </w:t>
            </w:r>
          </w:p>
          <w:p w14:paraId="780ABADD" w14:textId="77777777" w:rsidR="00DE2FE2" w:rsidRPr="00DE2FE2" w:rsidRDefault="00DE2FE2" w:rsidP="00DE2FE2">
            <w:pPr>
              <w:rPr>
                <w:rFonts w:ascii="Arial" w:hAnsi="Arial" w:cs="Arial"/>
                <w:sz w:val="20"/>
                <w:szCs w:val="20"/>
              </w:rPr>
            </w:pPr>
            <w:r w:rsidRPr="00DE2FE2">
              <w:rPr>
                <w:rFonts w:ascii="Arial" w:hAnsi="Arial" w:cs="Arial"/>
                <w:sz w:val="20"/>
                <w:szCs w:val="20"/>
              </w:rPr>
              <w:t>В заголовки документов Заказ на поставку и Контракт необходимо добавить следующие поля:</w:t>
            </w:r>
          </w:p>
          <w:p w14:paraId="5BB42A4D" w14:textId="78E71087" w:rsidR="000D7CF1" w:rsidRPr="00FB7C88" w:rsidRDefault="000D7CF1" w:rsidP="006B54DB">
            <w:pPr>
              <w:spacing w:after="187" w:line="276" w:lineRule="auto"/>
              <w:rPr>
                <w:rFonts w:ascii="Arial" w:hAnsi="Arial" w:cs="Arial"/>
                <w:sz w:val="20"/>
                <w:szCs w:val="20"/>
              </w:rPr>
            </w:pPr>
            <w:r w:rsidRPr="006B54DB">
              <w:rPr>
                <w:rFonts w:ascii="Arial" w:hAnsi="Arial" w:cs="Arial"/>
                <w:sz w:val="20"/>
                <w:szCs w:val="20"/>
              </w:rPr>
              <w:t>Поле «Базис поставки» выбор из списка со следующими значениями «Дальний базис; Ближний базис»– поле обязательно для заполнения, в случае, если переход права собственности по данному договора будет переходить на дальнем базисе, то указывается «Дальний базис», иначе «Ближний базис». По умолчанию</w:t>
            </w:r>
            <w:r w:rsidRPr="00FB7C88">
              <w:rPr>
                <w:rFonts w:ascii="Arial" w:hAnsi="Arial" w:cs="Arial"/>
                <w:sz w:val="20"/>
                <w:szCs w:val="20"/>
              </w:rPr>
              <w:t xml:space="preserve"> устанавливается значение «Ближний базис». Обеспечить копирование из рамочного договора;</w:t>
            </w:r>
          </w:p>
          <w:p w14:paraId="29C7B446" w14:textId="23B1DA53" w:rsidR="000D7CF1" w:rsidRPr="00217266" w:rsidRDefault="000D7CF1" w:rsidP="006B54DB">
            <w:pPr>
              <w:spacing w:after="187" w:line="276" w:lineRule="auto"/>
              <w:rPr>
                <w:rFonts w:ascii="Arial" w:hAnsi="Arial" w:cs="Arial"/>
                <w:sz w:val="20"/>
                <w:szCs w:val="20"/>
              </w:rPr>
            </w:pPr>
            <w:r w:rsidRPr="00FB7C88">
              <w:rPr>
                <w:rFonts w:ascii="Arial" w:hAnsi="Arial" w:cs="Arial"/>
                <w:sz w:val="20"/>
                <w:szCs w:val="20"/>
              </w:rPr>
              <w:t>Поле «Гос. Финансирование» выбор из списка со следующими значениями «Да; нет»– поле обязательно для заполнения, в случае целевого финансирования по данному договору ук</w:t>
            </w:r>
            <w:r w:rsidRPr="00217266">
              <w:rPr>
                <w:rFonts w:ascii="Arial" w:hAnsi="Arial" w:cs="Arial"/>
                <w:sz w:val="20"/>
                <w:szCs w:val="20"/>
              </w:rPr>
              <w:t xml:space="preserve">азывается соответствующее значение из справочника «Гос. Финансирование»: 1-Федеральный бюджет; 2-Региональный бюджет; 3- Муниципальный бюджет, иначе 4-Отсутствует. По умолчанию устанавливается значение 4-Отсутствует.  </w:t>
            </w:r>
            <w:r w:rsidR="00217266" w:rsidRPr="00217266">
              <w:rPr>
                <w:rFonts w:ascii="Arial" w:hAnsi="Arial" w:cs="Arial"/>
                <w:sz w:val="20"/>
                <w:szCs w:val="20"/>
              </w:rPr>
              <w:t>Обеспечить копирование из рамочного договора</w:t>
            </w:r>
            <w:r w:rsidRPr="00217266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6D5BB546" w14:textId="4C48D279" w:rsidR="000D7CF1" w:rsidRPr="00217266" w:rsidRDefault="000D7CF1" w:rsidP="00FB7C88">
            <w:pPr>
              <w:spacing w:after="187" w:line="276" w:lineRule="auto"/>
              <w:rPr>
                <w:rFonts w:ascii="Arial" w:hAnsi="Arial" w:cs="Arial"/>
                <w:sz w:val="20"/>
                <w:szCs w:val="20"/>
              </w:rPr>
            </w:pPr>
            <w:r w:rsidRPr="00217266">
              <w:rPr>
                <w:rFonts w:ascii="Arial" w:hAnsi="Arial" w:cs="Arial"/>
                <w:sz w:val="20"/>
                <w:szCs w:val="20"/>
              </w:rPr>
              <w:t xml:space="preserve">Допуск недопоставки, сверхпоставки – указывается % недопоставки по договору.  </w:t>
            </w:r>
            <w:r w:rsidRPr="00217266" w:rsidDel="00D3556A">
              <w:rPr>
                <w:rFonts w:ascii="Arial" w:hAnsi="Arial" w:cs="Arial"/>
                <w:sz w:val="20"/>
                <w:szCs w:val="20"/>
              </w:rPr>
              <w:t>(</w:t>
            </w:r>
            <w:r w:rsidRPr="00217266">
              <w:rPr>
                <w:rFonts w:ascii="Arial" w:hAnsi="Arial" w:cs="Arial"/>
                <w:sz w:val="20"/>
                <w:szCs w:val="20"/>
              </w:rPr>
              <w:t>Данные из этого поля будут автоматически скопированы во все позиции спецификации В случае необходимости данные значения могут быть определены отдельно для конкретных позиций;</w:t>
            </w:r>
          </w:p>
          <w:p w14:paraId="72462215" w14:textId="77777777" w:rsidR="000D7CF1" w:rsidRPr="00217266" w:rsidRDefault="000D7CF1" w:rsidP="00FB7C88">
            <w:pPr>
              <w:spacing w:after="187" w:line="276" w:lineRule="auto"/>
              <w:rPr>
                <w:rFonts w:ascii="Arial" w:hAnsi="Arial" w:cs="Arial"/>
                <w:sz w:val="20"/>
                <w:szCs w:val="20"/>
              </w:rPr>
            </w:pPr>
            <w:r w:rsidRPr="00217266">
              <w:rPr>
                <w:rFonts w:ascii="Arial" w:hAnsi="Arial" w:cs="Arial"/>
                <w:sz w:val="20"/>
                <w:szCs w:val="20"/>
              </w:rPr>
              <w:t>Индикатор «Допустима неограниченная сверхпоставка» - по умолчанию не заполнен. Данные из этого поля будут автоматически скопированы во все позиции документа (разработка MM55 «Расширение полей контракта/заказа»). В случае необходимости данные значения могут быть определены отдельно для конкретных позиций.</w:t>
            </w:r>
          </w:p>
          <w:p w14:paraId="54929786" w14:textId="228EAA09" w:rsidR="00217266" w:rsidRPr="00FB7C88" w:rsidRDefault="000D7CF1">
            <w:pPr>
              <w:spacing w:after="187" w:line="276" w:lineRule="auto"/>
              <w:rPr>
                <w:rFonts w:ascii="Arial" w:hAnsi="Arial" w:cs="Arial"/>
                <w:sz w:val="20"/>
                <w:szCs w:val="20"/>
              </w:rPr>
            </w:pPr>
            <w:r w:rsidRPr="00217266">
              <w:rPr>
                <w:rFonts w:ascii="Arial" w:hAnsi="Arial" w:cs="Arial"/>
                <w:sz w:val="20"/>
                <w:szCs w:val="20"/>
              </w:rPr>
              <w:t>Индикатор необходимости создания входящих поставок</w:t>
            </w:r>
            <w:r w:rsidR="00217266" w:rsidRPr="0021726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54DB">
              <w:rPr>
                <w:rFonts w:ascii="Arial" w:hAnsi="Arial" w:cs="Arial"/>
                <w:sz w:val="20"/>
                <w:szCs w:val="20"/>
              </w:rPr>
              <w:t>– устанавливается автоматически в зависимости от завода поставки и кода ЕК МТР</w:t>
            </w:r>
            <w:r w:rsidR="00217266" w:rsidRPr="006B54DB">
              <w:rPr>
                <w:rFonts w:ascii="Arial" w:hAnsi="Arial" w:cs="Arial"/>
                <w:sz w:val="20"/>
                <w:szCs w:val="20"/>
              </w:rPr>
              <w:t xml:space="preserve"> (необходимо предусмотреть настроечную таблицу по каким группам материа</w:t>
            </w:r>
            <w:r w:rsidR="00217266" w:rsidRPr="00FB7C88">
              <w:rPr>
                <w:rFonts w:ascii="Arial" w:hAnsi="Arial" w:cs="Arial"/>
                <w:sz w:val="20"/>
                <w:szCs w:val="20"/>
              </w:rPr>
              <w:t xml:space="preserve">лов требуется проставлять данный индикатор). </w:t>
            </w:r>
          </w:p>
          <w:p w14:paraId="2481C650" w14:textId="4CD89A0C" w:rsidR="00DE2FE2" w:rsidRDefault="000D7CF1" w:rsidP="00DE2FE2">
            <w:r w:rsidRPr="00FB7C88">
              <w:rPr>
                <w:rFonts w:ascii="Arial" w:hAnsi="Arial" w:cs="Arial"/>
                <w:sz w:val="20"/>
                <w:szCs w:val="20"/>
              </w:rPr>
              <w:t>Поле «Налоговый агент» выбор из списка со следующими значениями «Да; нет» (разработка MM55 «Расширение полей контракта/заказа») –поле обязательно для заполнения, для иностранных поставщиков устанавливается авто</w:t>
            </w:r>
            <w:r w:rsidRPr="00217266">
              <w:rPr>
                <w:rFonts w:ascii="Arial" w:hAnsi="Arial" w:cs="Arial"/>
                <w:sz w:val="20"/>
                <w:szCs w:val="20"/>
              </w:rPr>
              <w:t xml:space="preserve">матически значение «Да». Для муниципальных поставщиков и госпредприятий в случае, если по договору предусматривается оказание услуг по схеме налогового агента, менеджер по сопровождению договора устанавливает значение «Да» вручную. Для </w:t>
            </w:r>
            <w:r w:rsidRPr="00217266">
              <w:rPr>
                <w:rFonts w:ascii="Arial" w:hAnsi="Arial" w:cs="Arial"/>
                <w:sz w:val="20"/>
                <w:szCs w:val="20"/>
              </w:rPr>
              <w:lastRenderedPageBreak/>
              <w:t xml:space="preserve">договоров с нерезидентами по умолчанию устанавливается значение «Нет». </w:t>
            </w:r>
          </w:p>
        </w:tc>
        <w:tc>
          <w:tcPr>
            <w:tcW w:w="418" w:type="pct"/>
          </w:tcPr>
          <w:p w14:paraId="21A1AF79" w14:textId="77777777" w:rsidR="00730DA5" w:rsidRDefault="00730DA5" w:rsidP="00730D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АВАР</w:t>
            </w:r>
          </w:p>
        </w:tc>
        <w:tc>
          <w:tcPr>
            <w:tcW w:w="418" w:type="pct"/>
          </w:tcPr>
          <w:p w14:paraId="52D58894" w14:textId="77777777" w:rsidR="00730DA5" w:rsidRPr="006F5656" w:rsidRDefault="00730DA5" w:rsidP="00730D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72183">
              <w:rPr>
                <w:rFonts w:ascii="Arial" w:hAnsi="Arial" w:cs="Arial"/>
                <w:sz w:val="20"/>
                <w:szCs w:val="20"/>
              </w:rPr>
              <w:t>MM55</w:t>
            </w:r>
          </w:p>
        </w:tc>
        <w:tc>
          <w:tcPr>
            <w:tcW w:w="480" w:type="pct"/>
            <w:shd w:val="clear" w:color="auto" w:fill="auto"/>
          </w:tcPr>
          <w:p w14:paraId="64E56483" w14:textId="77777777" w:rsidR="00730DA5" w:rsidRPr="006F5656" w:rsidRDefault="00730DA5" w:rsidP="00730D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730DA5" w:rsidRPr="006F5656" w14:paraId="74AEE2D3" w14:textId="77777777" w:rsidTr="00F8304C">
        <w:tc>
          <w:tcPr>
            <w:tcW w:w="341" w:type="pct"/>
            <w:shd w:val="clear" w:color="auto" w:fill="auto"/>
          </w:tcPr>
          <w:p w14:paraId="7C4E64C0" w14:textId="77777777" w:rsidR="00730DA5" w:rsidRPr="004F768B" w:rsidRDefault="00730DA5" w:rsidP="00730DA5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667C239E" w14:textId="66243851" w:rsidR="00730DA5" w:rsidRPr="007875EC" w:rsidRDefault="00730DA5" w:rsidP="00730DA5">
            <w:pPr>
              <w:rPr>
                <w:rFonts w:ascii="Arial" w:hAnsi="Arial" w:cs="Arial"/>
                <w:sz w:val="20"/>
              </w:rPr>
            </w:pPr>
            <w:r w:rsidRPr="007875EC">
              <w:rPr>
                <w:rFonts w:ascii="Arial" w:hAnsi="Arial" w:cs="Arial"/>
                <w:sz w:val="20"/>
              </w:rPr>
              <w:t>Оповещение о</w:t>
            </w:r>
            <w:r w:rsidR="00DE2FE2">
              <w:rPr>
                <w:rFonts w:ascii="Arial" w:hAnsi="Arial" w:cs="Arial"/>
                <w:sz w:val="20"/>
              </w:rPr>
              <w:t>б</w:t>
            </w:r>
            <w:r w:rsidRPr="007875EC">
              <w:rPr>
                <w:rFonts w:ascii="Arial" w:hAnsi="Arial" w:cs="Arial"/>
                <w:sz w:val="20"/>
              </w:rPr>
              <w:t xml:space="preserve"> опасном материале</w:t>
            </w:r>
          </w:p>
          <w:p w14:paraId="436F46A1" w14:textId="249D8627" w:rsidR="00730DA5" w:rsidRDefault="00DE2FE2" w:rsidP="00730DA5">
            <w:pPr>
              <w:rPr>
                <w:rFonts w:ascii="Arial" w:hAnsi="Arial" w:cs="Arial"/>
                <w:sz w:val="20"/>
                <w:szCs w:val="20"/>
              </w:rPr>
            </w:pPr>
            <w:r w:rsidRPr="00DE2FE2">
              <w:rPr>
                <w:rFonts w:ascii="Arial" w:hAnsi="Arial" w:cs="Arial"/>
                <w:sz w:val="20"/>
                <w:szCs w:val="20"/>
              </w:rPr>
              <w:t>Если в ОЗМ установлен индикатор "Опасный груз", то при закупке таких материалов, закупщик должен запросить у поставщика документы по условиям хранения и обработки таких грузов. Данные документы должны быть прикреплены к заказу на поставку. При создании / обработке заказа на поставку должно выводиться оповещение о том, что документ содержит опасный груз. Так же должна производиться проверка, что документы приложены.</w:t>
            </w:r>
          </w:p>
        </w:tc>
        <w:tc>
          <w:tcPr>
            <w:tcW w:w="418" w:type="pct"/>
          </w:tcPr>
          <w:p w14:paraId="1EF56D5A" w14:textId="77777777" w:rsidR="00730DA5" w:rsidRDefault="00730DA5" w:rsidP="00730D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4870C786" w14:textId="77777777" w:rsidR="00730DA5" w:rsidRPr="006F5656" w:rsidRDefault="00730DA5" w:rsidP="00730D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MM56</w:t>
            </w:r>
          </w:p>
        </w:tc>
        <w:tc>
          <w:tcPr>
            <w:tcW w:w="480" w:type="pct"/>
            <w:shd w:val="clear" w:color="auto" w:fill="auto"/>
          </w:tcPr>
          <w:p w14:paraId="29A33181" w14:textId="77777777" w:rsidR="00730DA5" w:rsidRPr="006F5656" w:rsidRDefault="00730DA5" w:rsidP="00730D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730DA5" w:rsidRPr="006F5656" w14:paraId="51DDF23F" w14:textId="77777777" w:rsidTr="00F8304C">
        <w:trPr>
          <w:trHeight w:val="319"/>
        </w:trPr>
        <w:tc>
          <w:tcPr>
            <w:tcW w:w="341" w:type="pct"/>
            <w:shd w:val="clear" w:color="auto" w:fill="auto"/>
          </w:tcPr>
          <w:p w14:paraId="7440A4FF" w14:textId="77777777" w:rsidR="00730DA5" w:rsidRPr="004F768B" w:rsidRDefault="00730DA5" w:rsidP="00730DA5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6F06BDA6" w14:textId="21D161DA" w:rsidR="00730DA5" w:rsidRDefault="00DE2FE2" w:rsidP="00730DA5">
            <w:pPr>
              <w:rPr>
                <w:rFonts w:ascii="Arial" w:hAnsi="Arial" w:cs="Arial"/>
                <w:sz w:val="20"/>
                <w:szCs w:val="20"/>
              </w:rPr>
            </w:pPr>
            <w:r w:rsidRPr="00DE2FE2">
              <w:rPr>
                <w:rFonts w:ascii="Arial" w:hAnsi="Arial" w:cs="Arial"/>
                <w:sz w:val="20"/>
              </w:rPr>
              <w:t>Разработка формуляров "Квартальной спецификация" и "Разнарядка</w:t>
            </w:r>
          </w:p>
        </w:tc>
        <w:tc>
          <w:tcPr>
            <w:tcW w:w="418" w:type="pct"/>
          </w:tcPr>
          <w:p w14:paraId="70A6829C" w14:textId="77777777" w:rsidR="00730DA5" w:rsidRDefault="00730DA5" w:rsidP="00730D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3EED9DDF" w14:textId="77777777" w:rsidR="00730DA5" w:rsidRPr="006F5656" w:rsidRDefault="00730DA5" w:rsidP="00730D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MM57</w:t>
            </w:r>
          </w:p>
        </w:tc>
        <w:tc>
          <w:tcPr>
            <w:tcW w:w="480" w:type="pct"/>
            <w:shd w:val="clear" w:color="auto" w:fill="auto"/>
          </w:tcPr>
          <w:p w14:paraId="3CCE4FF3" w14:textId="77777777" w:rsidR="00730DA5" w:rsidRPr="006F5656" w:rsidRDefault="00730DA5" w:rsidP="00730D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730DA5" w:rsidRPr="006F5656" w14:paraId="5A87411F" w14:textId="77777777" w:rsidTr="00F8304C">
        <w:tc>
          <w:tcPr>
            <w:tcW w:w="341" w:type="pct"/>
            <w:shd w:val="clear" w:color="auto" w:fill="auto"/>
          </w:tcPr>
          <w:p w14:paraId="54A564AE" w14:textId="77777777" w:rsidR="00730DA5" w:rsidRPr="004F768B" w:rsidRDefault="00730DA5" w:rsidP="00730DA5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2B7E1C7F" w14:textId="77777777" w:rsidR="00730DA5" w:rsidRDefault="00730DA5" w:rsidP="00730DA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Установка статуса в заявке на закупку МТР SS-Квартальная спецификация</w:t>
            </w:r>
          </w:p>
          <w:p w14:paraId="68145487" w14:textId="67A942D1" w:rsidR="00DE2FE2" w:rsidRDefault="00DE2FE2" w:rsidP="00730DA5">
            <w:pPr>
              <w:rPr>
                <w:rFonts w:ascii="Arial" w:hAnsi="Arial" w:cs="Arial"/>
                <w:sz w:val="20"/>
              </w:rPr>
            </w:pPr>
            <w:r w:rsidRPr="00DE2FE2">
              <w:rPr>
                <w:rFonts w:ascii="Arial" w:hAnsi="Arial" w:cs="Arial"/>
                <w:sz w:val="20"/>
              </w:rPr>
              <w:t>Если в Заявке на закупку</w:t>
            </w:r>
            <w:r>
              <w:rPr>
                <w:rFonts w:ascii="Arial" w:hAnsi="Arial" w:cs="Arial"/>
                <w:sz w:val="20"/>
              </w:rPr>
              <w:t xml:space="preserve"> МТР</w:t>
            </w:r>
            <w:r w:rsidRPr="00DE2FE2">
              <w:rPr>
                <w:rFonts w:ascii="Arial" w:hAnsi="Arial" w:cs="Arial"/>
                <w:sz w:val="20"/>
              </w:rPr>
              <w:t xml:space="preserve"> определена Квартальная спецификация (Контракт MM)</w:t>
            </w:r>
            <w:r>
              <w:rPr>
                <w:rFonts w:ascii="Arial" w:hAnsi="Arial" w:cs="Arial"/>
                <w:sz w:val="20"/>
              </w:rPr>
              <w:t xml:space="preserve"> как источник-поставки</w:t>
            </w:r>
            <w:r w:rsidRPr="00DE2FE2">
              <w:rPr>
                <w:rFonts w:ascii="Arial" w:hAnsi="Arial" w:cs="Arial"/>
                <w:sz w:val="20"/>
              </w:rPr>
              <w:t>, то в Заявке</w:t>
            </w:r>
            <w:r>
              <w:rPr>
                <w:rFonts w:ascii="Arial" w:hAnsi="Arial" w:cs="Arial"/>
                <w:sz w:val="20"/>
              </w:rPr>
              <w:t xml:space="preserve"> на закупку МТР</w:t>
            </w:r>
            <w:r w:rsidRPr="00DE2FE2">
              <w:rPr>
                <w:rFonts w:ascii="Arial" w:hAnsi="Arial" w:cs="Arial"/>
                <w:sz w:val="20"/>
              </w:rPr>
              <w:t xml:space="preserve"> должен быть автоматически установлен статус деблокирования "SS-Квартальная спецификация".</w:t>
            </w:r>
          </w:p>
        </w:tc>
        <w:tc>
          <w:tcPr>
            <w:tcW w:w="418" w:type="pct"/>
          </w:tcPr>
          <w:p w14:paraId="6EFBBFC4" w14:textId="77777777" w:rsidR="00730DA5" w:rsidRDefault="00730DA5" w:rsidP="00730D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4AF8C4A7" w14:textId="77777777" w:rsidR="00730DA5" w:rsidRDefault="00730DA5" w:rsidP="00730DA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ММ58</w:t>
            </w:r>
          </w:p>
        </w:tc>
        <w:tc>
          <w:tcPr>
            <w:tcW w:w="480" w:type="pct"/>
            <w:shd w:val="clear" w:color="auto" w:fill="auto"/>
          </w:tcPr>
          <w:p w14:paraId="449D1DA6" w14:textId="77777777" w:rsidR="00730DA5" w:rsidRPr="006F5656" w:rsidRDefault="00730DA5" w:rsidP="00730D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730DA5" w:rsidRPr="006F5656" w14:paraId="2058A605" w14:textId="77777777" w:rsidTr="00F8304C">
        <w:tc>
          <w:tcPr>
            <w:tcW w:w="341" w:type="pct"/>
            <w:shd w:val="clear" w:color="auto" w:fill="auto"/>
          </w:tcPr>
          <w:p w14:paraId="11DA179C" w14:textId="77777777" w:rsidR="00730DA5" w:rsidRPr="004F768B" w:rsidRDefault="00730DA5" w:rsidP="00730DA5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0201589D" w14:textId="77777777" w:rsidR="00D714C2" w:rsidRPr="00D714C2" w:rsidRDefault="00730DA5" w:rsidP="00D714C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Изменение деблокированного заказа на поставку</w:t>
            </w:r>
            <w:r w:rsidR="00D714C2">
              <w:rPr>
                <w:rFonts w:ascii="Arial" w:hAnsi="Arial" w:cs="Arial"/>
                <w:sz w:val="20"/>
              </w:rPr>
              <w:t xml:space="preserve">. </w:t>
            </w:r>
            <w:r w:rsidR="00D714C2" w:rsidRPr="00D714C2">
              <w:rPr>
                <w:rFonts w:ascii="Arial" w:hAnsi="Arial" w:cs="Arial"/>
                <w:sz w:val="20"/>
              </w:rPr>
              <w:t>Необходимо доработать систему, чтобы после деблокирования в Заказе на поставку оставались доступными для изменения следующие поля:</w:t>
            </w:r>
          </w:p>
          <w:p w14:paraId="08B1300B" w14:textId="77777777" w:rsidR="00D714C2" w:rsidRPr="00D714C2" w:rsidRDefault="00D714C2" w:rsidP="00D714C2">
            <w:pPr>
              <w:rPr>
                <w:rFonts w:ascii="Arial" w:hAnsi="Arial" w:cs="Arial"/>
                <w:sz w:val="20"/>
              </w:rPr>
            </w:pPr>
            <w:r w:rsidRPr="00D714C2">
              <w:rPr>
                <w:rFonts w:ascii="Arial" w:hAnsi="Arial" w:cs="Arial"/>
                <w:sz w:val="20"/>
              </w:rPr>
              <w:t>- Дата поставки</w:t>
            </w:r>
          </w:p>
          <w:p w14:paraId="108CC189" w14:textId="77777777" w:rsidR="00D714C2" w:rsidRDefault="00D714C2" w:rsidP="00D714C2">
            <w:pPr>
              <w:rPr>
                <w:rFonts w:ascii="Arial" w:hAnsi="Arial" w:cs="Arial"/>
                <w:sz w:val="20"/>
              </w:rPr>
            </w:pPr>
            <w:r w:rsidRPr="00D714C2">
              <w:rPr>
                <w:rFonts w:ascii="Arial" w:hAnsi="Arial" w:cs="Arial"/>
                <w:sz w:val="20"/>
              </w:rPr>
              <w:t>- Корректировка количества в меньшую сторону</w:t>
            </w:r>
          </w:p>
          <w:p w14:paraId="53A5E4C3" w14:textId="211B206D" w:rsidR="00E50E5B" w:rsidRPr="00D714C2" w:rsidRDefault="00E50E5B" w:rsidP="00D714C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- Индикатор в заголовке о </w:t>
            </w:r>
            <w:r w:rsidRPr="00D545FE">
              <w:rPr>
                <w:rFonts w:ascii="Arial" w:hAnsi="Arial" w:cs="Arial"/>
                <w:sz w:val="20"/>
                <w:szCs w:val="20"/>
              </w:rPr>
              <w:t>необходимости создания входящих поставок</w:t>
            </w:r>
          </w:p>
          <w:p w14:paraId="76C86AE0" w14:textId="571BD722" w:rsidR="00730DA5" w:rsidRDefault="00D714C2" w:rsidP="00D714C2">
            <w:pPr>
              <w:rPr>
                <w:rFonts w:ascii="Arial" w:hAnsi="Arial" w:cs="Arial"/>
                <w:sz w:val="20"/>
                <w:szCs w:val="20"/>
              </w:rPr>
            </w:pPr>
            <w:r w:rsidRPr="00D714C2">
              <w:rPr>
                <w:rFonts w:ascii="Arial" w:hAnsi="Arial" w:cs="Arial"/>
                <w:sz w:val="20"/>
              </w:rPr>
              <w:t>Эти поля относятся к несущественным изменениям договора и должны изменяться без пере согласования в СЭД.</w:t>
            </w:r>
          </w:p>
        </w:tc>
        <w:tc>
          <w:tcPr>
            <w:tcW w:w="418" w:type="pct"/>
          </w:tcPr>
          <w:p w14:paraId="01B8FDDA" w14:textId="77777777" w:rsidR="00730DA5" w:rsidRDefault="00730DA5" w:rsidP="00730DA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30EF4C05" w14:textId="77777777" w:rsidR="00730DA5" w:rsidRDefault="00730DA5" w:rsidP="00730DA5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ММ59 </w:t>
            </w:r>
          </w:p>
          <w:p w14:paraId="67441BA8" w14:textId="77777777" w:rsidR="00730DA5" w:rsidRPr="006F5656" w:rsidRDefault="00730DA5" w:rsidP="00730D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0" w:type="pct"/>
            <w:shd w:val="clear" w:color="auto" w:fill="auto"/>
          </w:tcPr>
          <w:p w14:paraId="3AE5E395" w14:textId="77777777" w:rsidR="00730DA5" w:rsidRPr="006F5656" w:rsidRDefault="00730DA5" w:rsidP="00730D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730DA5" w:rsidRPr="006F5656" w14:paraId="65E942DE" w14:textId="77777777" w:rsidTr="00F8304C">
        <w:tc>
          <w:tcPr>
            <w:tcW w:w="341" w:type="pct"/>
            <w:shd w:val="clear" w:color="auto" w:fill="auto"/>
          </w:tcPr>
          <w:p w14:paraId="1942FC83" w14:textId="77777777" w:rsidR="00730DA5" w:rsidRPr="004F768B" w:rsidRDefault="00730DA5" w:rsidP="00730DA5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182AD0D8" w14:textId="77777777" w:rsidR="00FE1EB5" w:rsidRPr="00FE1EB5" w:rsidRDefault="00FE1EB5" w:rsidP="00FE1EB5">
            <w:pPr>
              <w:rPr>
                <w:rFonts w:ascii="Arial" w:hAnsi="Arial" w:cs="Arial"/>
                <w:sz w:val="20"/>
              </w:rPr>
            </w:pPr>
            <w:r w:rsidRPr="00FE1EB5">
              <w:rPr>
                <w:rFonts w:ascii="Arial" w:hAnsi="Arial" w:cs="Arial"/>
                <w:sz w:val="20"/>
              </w:rPr>
              <w:t>Проверки при формировании лотов, сохранение ссылки на позицию заявки. Необходимо реализовать следующие проверки для MM Запроса (закупочный лот):</w:t>
            </w:r>
          </w:p>
          <w:p w14:paraId="3D9ABDE5" w14:textId="77777777" w:rsidR="00FE1EB5" w:rsidRPr="00FE1EB5" w:rsidRDefault="00FE1EB5" w:rsidP="00FE1EB5">
            <w:pPr>
              <w:rPr>
                <w:rFonts w:ascii="Arial" w:hAnsi="Arial" w:cs="Arial"/>
                <w:sz w:val="20"/>
              </w:rPr>
            </w:pPr>
            <w:r w:rsidRPr="00FE1EB5">
              <w:rPr>
                <w:rFonts w:ascii="Arial" w:hAnsi="Arial" w:cs="Arial"/>
                <w:sz w:val="20"/>
              </w:rPr>
              <w:t>1. Количество заявки, включенное в ММ Запрос, не должно дробиться.</w:t>
            </w:r>
          </w:p>
          <w:p w14:paraId="39DDEF87" w14:textId="7473C258" w:rsidR="00730DA5" w:rsidRDefault="00FE1EB5" w:rsidP="00FE1EB5">
            <w:pPr>
              <w:rPr>
                <w:rFonts w:ascii="Arial" w:hAnsi="Arial" w:cs="Arial"/>
                <w:sz w:val="20"/>
              </w:rPr>
            </w:pPr>
            <w:r w:rsidRPr="00FE1EB5">
              <w:rPr>
                <w:rFonts w:ascii="Arial" w:hAnsi="Arial" w:cs="Arial"/>
                <w:sz w:val="20"/>
              </w:rPr>
              <w:t>2. Сохранять в MM Запросе ссылку на Заявку.</w:t>
            </w:r>
          </w:p>
        </w:tc>
        <w:tc>
          <w:tcPr>
            <w:tcW w:w="418" w:type="pct"/>
          </w:tcPr>
          <w:p w14:paraId="123AE1E4" w14:textId="77777777" w:rsidR="00730DA5" w:rsidRDefault="00730DA5" w:rsidP="00730DA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77F8A51E" w14:textId="77777777" w:rsidR="00730DA5" w:rsidRDefault="00730DA5" w:rsidP="00730DA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ММ61</w:t>
            </w:r>
          </w:p>
        </w:tc>
        <w:tc>
          <w:tcPr>
            <w:tcW w:w="480" w:type="pct"/>
            <w:shd w:val="clear" w:color="auto" w:fill="auto"/>
          </w:tcPr>
          <w:p w14:paraId="18E36012" w14:textId="77777777" w:rsidR="00730DA5" w:rsidRDefault="00730DA5" w:rsidP="00730D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0DA5" w:rsidRPr="006F5656" w14:paraId="072D7806" w14:textId="77777777" w:rsidTr="00F8304C">
        <w:tc>
          <w:tcPr>
            <w:tcW w:w="341" w:type="pct"/>
            <w:shd w:val="clear" w:color="auto" w:fill="auto"/>
          </w:tcPr>
          <w:p w14:paraId="40B71E8F" w14:textId="77777777" w:rsidR="00730DA5" w:rsidRPr="004F768B" w:rsidRDefault="00730DA5" w:rsidP="00730DA5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05D32AE3" w14:textId="6957EF63" w:rsidR="002A6845" w:rsidRPr="002A6845" w:rsidRDefault="002A6845" w:rsidP="002A6845">
            <w:pPr>
              <w:rPr>
                <w:rFonts w:ascii="Arial" w:hAnsi="Arial" w:cs="Arial"/>
                <w:sz w:val="20"/>
              </w:rPr>
            </w:pPr>
            <w:r w:rsidRPr="002A6845">
              <w:rPr>
                <w:rFonts w:ascii="Arial" w:hAnsi="Arial" w:cs="Arial"/>
                <w:sz w:val="20"/>
              </w:rPr>
              <w:t>1. При создании спецификации к договору СМР специалист выбирает заявки на закупку, а также один/ несколько файлов Excel с данными договора. В позиции заказа, которая соответствует ЛС/ сметной статье, из файла Excel загружаются поля: «Количество» = сумма в ТУЦ по всем сметным статьям, в поле «Цена» автоматически вводится 1.</w:t>
            </w:r>
          </w:p>
          <w:p w14:paraId="1120F05A" w14:textId="77777777" w:rsidR="002A6845" w:rsidRPr="002A6845" w:rsidRDefault="002A6845" w:rsidP="002A6845">
            <w:pPr>
              <w:rPr>
                <w:rFonts w:ascii="Arial" w:hAnsi="Arial" w:cs="Arial"/>
                <w:sz w:val="20"/>
              </w:rPr>
            </w:pPr>
            <w:r w:rsidRPr="002A6845">
              <w:rPr>
                <w:rFonts w:ascii="Arial" w:hAnsi="Arial" w:cs="Arial"/>
                <w:sz w:val="20"/>
              </w:rPr>
              <w:t>В Z-поле = индексы (либо проценты/ удельные нормы).</w:t>
            </w:r>
          </w:p>
          <w:p w14:paraId="37B174C7" w14:textId="77777777" w:rsidR="002A6845" w:rsidRPr="002A6845" w:rsidRDefault="002A6845" w:rsidP="002A6845">
            <w:pPr>
              <w:rPr>
                <w:rFonts w:ascii="Arial" w:hAnsi="Arial" w:cs="Arial"/>
                <w:sz w:val="20"/>
              </w:rPr>
            </w:pPr>
            <w:r w:rsidRPr="002A6845">
              <w:rPr>
                <w:rFonts w:ascii="Arial" w:hAnsi="Arial" w:cs="Arial"/>
                <w:sz w:val="20"/>
              </w:rPr>
              <w:t>2. При вводе акта выполненных работ (КС-2) в разрезе сметных статей затрат из excel загружаются в поле «Количество» - суммы в ТУЦ по всем сметным статьям. В поле «Цена» автоматически вводится 1. Вводится запрет на ввод в поле ""ЛЗ_Потребность Итого""</w:t>
            </w:r>
          </w:p>
          <w:p w14:paraId="4C1C1A9B" w14:textId="4E13D179" w:rsidR="00730DA5" w:rsidRPr="001320EC" w:rsidRDefault="002A6845" w:rsidP="002A6845">
            <w:pPr>
              <w:rPr>
                <w:rFonts w:ascii="Arial" w:hAnsi="Arial" w:cs="Arial"/>
                <w:sz w:val="20"/>
              </w:rPr>
            </w:pPr>
            <w:r w:rsidRPr="002A6845">
              <w:rPr>
                <w:rFonts w:ascii="Arial" w:hAnsi="Arial" w:cs="Arial"/>
                <w:sz w:val="20"/>
              </w:rPr>
              <w:t>В Z - полях для информации должны сохраняться суммы в БУЦ по прямым за</w:t>
            </w:r>
            <w:r>
              <w:rPr>
                <w:rFonts w:ascii="Arial" w:hAnsi="Arial" w:cs="Arial"/>
                <w:sz w:val="20"/>
              </w:rPr>
              <w:t>тратам сметы (ФОТ, ЭММ, и т.д.)</w:t>
            </w:r>
          </w:p>
        </w:tc>
        <w:tc>
          <w:tcPr>
            <w:tcW w:w="418" w:type="pct"/>
          </w:tcPr>
          <w:p w14:paraId="6D359129" w14:textId="77777777" w:rsidR="00730DA5" w:rsidRDefault="00730DA5" w:rsidP="00730DA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3B0EBE77" w14:textId="25E6423B" w:rsidR="00730DA5" w:rsidRDefault="00866EDF" w:rsidP="00730DA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MM</w:t>
            </w:r>
            <w:r w:rsidR="00730DA5">
              <w:rPr>
                <w:rFonts w:ascii="Arial" w:hAnsi="Arial" w:cs="Arial"/>
                <w:color w:val="000000"/>
                <w:sz w:val="20"/>
                <w:szCs w:val="20"/>
              </w:rPr>
              <w:t>62</w:t>
            </w:r>
          </w:p>
        </w:tc>
        <w:tc>
          <w:tcPr>
            <w:tcW w:w="480" w:type="pct"/>
            <w:shd w:val="clear" w:color="auto" w:fill="auto"/>
          </w:tcPr>
          <w:p w14:paraId="3FADBCB6" w14:textId="77777777" w:rsidR="00730DA5" w:rsidRPr="006F5656" w:rsidRDefault="00730DA5" w:rsidP="00730D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575A7F" w:rsidRPr="006F5656" w14:paraId="144A978E" w14:textId="77777777" w:rsidTr="00F8304C">
        <w:tc>
          <w:tcPr>
            <w:tcW w:w="341" w:type="pct"/>
            <w:shd w:val="clear" w:color="auto" w:fill="auto"/>
          </w:tcPr>
          <w:p w14:paraId="206428FE" w14:textId="77777777" w:rsidR="00575A7F" w:rsidRPr="004F768B" w:rsidRDefault="00575A7F" w:rsidP="00730DA5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3D855245" w14:textId="0D8B212A" w:rsidR="00575A7F" w:rsidRPr="00B72183" w:rsidRDefault="00373140" w:rsidP="00730DA5">
            <w:pPr>
              <w:rPr>
                <w:rFonts w:ascii="Arial" w:hAnsi="Arial" w:cs="Arial"/>
                <w:sz w:val="20"/>
              </w:rPr>
            </w:pPr>
            <w:r w:rsidRPr="00373140">
              <w:rPr>
                <w:rFonts w:ascii="Arial" w:hAnsi="Arial" w:cs="Arial"/>
                <w:sz w:val="20"/>
              </w:rPr>
              <w:t>Автоматическое определение вида оценки «МАТЕРИАЛ», для позиций заказа на поставку с видом ВНА и ценой меньше 40 000 руб</w:t>
            </w:r>
            <w:r w:rsidR="00FE1EB5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418" w:type="pct"/>
          </w:tcPr>
          <w:p w14:paraId="3EB1EB2C" w14:textId="4AFA0425" w:rsidR="00575A7F" w:rsidRDefault="00575A7F" w:rsidP="00730DA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4A97C31C" w14:textId="0A1D1750" w:rsidR="00575A7F" w:rsidRDefault="00575A7F" w:rsidP="00FE1EB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ММ</w:t>
            </w:r>
            <w:r w:rsidR="008263BD"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  <w:r w:rsidR="00FE1EB5"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480" w:type="pct"/>
            <w:shd w:val="clear" w:color="auto" w:fill="auto"/>
          </w:tcPr>
          <w:p w14:paraId="3B24F7FE" w14:textId="1EE0AFA8" w:rsidR="00575A7F" w:rsidRDefault="00575A7F" w:rsidP="00730D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E0B01" w:rsidRPr="006F5656" w14:paraId="34D947D5" w14:textId="77777777" w:rsidTr="000737DA">
        <w:tc>
          <w:tcPr>
            <w:tcW w:w="341" w:type="pct"/>
            <w:shd w:val="clear" w:color="auto" w:fill="auto"/>
          </w:tcPr>
          <w:p w14:paraId="0989E2F5" w14:textId="77777777" w:rsidR="00EE0B01" w:rsidRPr="004F768B" w:rsidRDefault="00EE0B01" w:rsidP="00F8304C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09D4769F" w14:textId="77777777" w:rsidR="00EE0B01" w:rsidRDefault="00EE0B01" w:rsidP="000737D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Статус «Повторная передача в закуп», доп. поля в Заявке на закупку</w:t>
            </w:r>
          </w:p>
          <w:p w14:paraId="0161DAAE" w14:textId="77777777" w:rsidR="00EE0B01" w:rsidRPr="00373140" w:rsidRDefault="00EE0B01" w:rsidP="000737DA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Расширить заявку на закупку полями «Закупочная организация ЗП», «Группа закупок ЗП». В момент первоначального деблокирования заявки на закупку дублировать значение из поля «Группа закупок» в поле «Группа закупок ЗП», значение из поля «Закупочная организация» в поле «Закупочная организация ЗП». При создании заказа на поставку </w:t>
            </w:r>
            <w:r>
              <w:rPr>
                <w:rFonts w:ascii="Arial" w:hAnsi="Arial" w:cs="Arial"/>
                <w:sz w:val="20"/>
              </w:rPr>
              <w:lastRenderedPageBreak/>
              <w:t>проверять, что Закупочная организация и группа закупок заявки совпадает с Закупочной организацией и группой закупок заявки на закупку.</w:t>
            </w:r>
          </w:p>
        </w:tc>
        <w:tc>
          <w:tcPr>
            <w:tcW w:w="418" w:type="pct"/>
          </w:tcPr>
          <w:p w14:paraId="220EF47E" w14:textId="77777777" w:rsidR="00EE0B01" w:rsidRDefault="00EE0B01" w:rsidP="000737D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АВАР</w:t>
            </w:r>
          </w:p>
        </w:tc>
        <w:tc>
          <w:tcPr>
            <w:tcW w:w="418" w:type="pct"/>
          </w:tcPr>
          <w:p w14:paraId="32C650DB" w14:textId="77777777" w:rsidR="00EE0B01" w:rsidRDefault="00EE0B01" w:rsidP="000737D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ММ83</w:t>
            </w:r>
          </w:p>
        </w:tc>
        <w:tc>
          <w:tcPr>
            <w:tcW w:w="480" w:type="pct"/>
            <w:shd w:val="clear" w:color="auto" w:fill="auto"/>
          </w:tcPr>
          <w:p w14:paraId="7D18A0AF" w14:textId="77777777" w:rsidR="00EE0B01" w:rsidRDefault="00EE0B01" w:rsidP="000737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0B01" w:rsidRPr="00EE0B01" w14:paraId="7F79976B" w14:textId="77777777" w:rsidTr="000737DA">
        <w:tc>
          <w:tcPr>
            <w:tcW w:w="341" w:type="pct"/>
            <w:shd w:val="clear" w:color="auto" w:fill="auto"/>
          </w:tcPr>
          <w:p w14:paraId="0EB10B85" w14:textId="77777777" w:rsidR="00EE0B01" w:rsidRPr="004F768B" w:rsidRDefault="00EE0B01" w:rsidP="00F8304C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3913AD61" w14:textId="4D0F3768" w:rsidR="00EE0B01" w:rsidRPr="00EE0B01" w:rsidRDefault="00EE0B01" w:rsidP="00EE0B01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Ручная загрузка заявок на закупку в </w:t>
            </w:r>
            <w:r w:rsidRPr="00F8304C">
              <w:rPr>
                <w:rFonts w:ascii="Arial" w:hAnsi="Arial" w:cs="Arial"/>
                <w:sz w:val="20"/>
                <w:lang w:val="en-US"/>
              </w:rPr>
              <w:t>S</w:t>
            </w:r>
            <w:r w:rsidRPr="00F8304C">
              <w:rPr>
                <w:rFonts w:ascii="Arial" w:hAnsi="Arial" w:cs="Arial"/>
                <w:sz w:val="20"/>
              </w:rPr>
              <w:t xml:space="preserve">/4 из 1С (АСУМТО и АСБНУ) с помощью Excel-файла для непилотных предприятий с целью проведения централизованных закупочных процедур в </w:t>
            </w:r>
            <w:r w:rsidRPr="00F8304C">
              <w:rPr>
                <w:rFonts w:ascii="Arial" w:hAnsi="Arial" w:cs="Arial"/>
                <w:sz w:val="20"/>
                <w:lang w:val="en-US"/>
              </w:rPr>
              <w:t>SAP</w:t>
            </w:r>
            <w:r w:rsidRPr="00F8304C">
              <w:rPr>
                <w:rFonts w:ascii="Arial" w:hAnsi="Arial" w:cs="Arial"/>
                <w:sz w:val="20"/>
              </w:rPr>
              <w:t xml:space="preserve"> </w:t>
            </w:r>
            <w:r w:rsidRPr="00F8304C">
              <w:rPr>
                <w:rFonts w:ascii="Arial" w:hAnsi="Arial" w:cs="Arial"/>
                <w:sz w:val="20"/>
                <w:lang w:val="en-US"/>
              </w:rPr>
              <w:t>Ariba</w:t>
            </w:r>
          </w:p>
        </w:tc>
        <w:tc>
          <w:tcPr>
            <w:tcW w:w="418" w:type="pct"/>
          </w:tcPr>
          <w:p w14:paraId="42EF47B1" w14:textId="5BCD8225" w:rsidR="00EE0B01" w:rsidRPr="00EE0B01" w:rsidRDefault="00EE0B01" w:rsidP="00EE0B0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709E28E4" w14:textId="7606BED2" w:rsidR="00EE0B01" w:rsidRPr="00EE0B01" w:rsidRDefault="00EE0B01" w:rsidP="00EE0B0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8304C">
              <w:rPr>
                <w:rFonts w:ascii="Arial" w:hAnsi="Arial" w:cs="Arial"/>
                <w:color w:val="000000"/>
                <w:sz w:val="20"/>
                <w:szCs w:val="20"/>
              </w:rPr>
              <w:t>MM103-01</w:t>
            </w:r>
          </w:p>
        </w:tc>
        <w:tc>
          <w:tcPr>
            <w:tcW w:w="480" w:type="pct"/>
            <w:shd w:val="clear" w:color="auto" w:fill="auto"/>
          </w:tcPr>
          <w:p w14:paraId="7E9399A0" w14:textId="58E339B2" w:rsidR="00EE0B01" w:rsidRPr="00EE0B01" w:rsidRDefault="00EE0B01" w:rsidP="00EE0B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B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E0B01" w:rsidRPr="00EE0B01" w14:paraId="00B1D27A" w14:textId="77777777" w:rsidTr="00F8304C">
        <w:tc>
          <w:tcPr>
            <w:tcW w:w="341" w:type="pct"/>
            <w:shd w:val="clear" w:color="auto" w:fill="auto"/>
          </w:tcPr>
          <w:p w14:paraId="03E33023" w14:textId="77777777" w:rsidR="00EE0B01" w:rsidRPr="00EE0B01" w:rsidRDefault="00EE0B01" w:rsidP="00F8304C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3DBA669D" w14:textId="7BD38861" w:rsidR="00EE0B01" w:rsidRPr="00EE0B01" w:rsidRDefault="00EE0B01" w:rsidP="00EE0B01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Автоматическая загрузка заявок на закупку в </w:t>
            </w:r>
            <w:r w:rsidRPr="00F8304C">
              <w:rPr>
                <w:rFonts w:ascii="Arial" w:hAnsi="Arial" w:cs="Arial"/>
                <w:sz w:val="20"/>
                <w:lang w:val="en-US"/>
              </w:rPr>
              <w:t>S</w:t>
            </w:r>
            <w:r w:rsidRPr="00F8304C">
              <w:rPr>
                <w:rFonts w:ascii="Arial" w:hAnsi="Arial" w:cs="Arial"/>
                <w:sz w:val="20"/>
              </w:rPr>
              <w:t xml:space="preserve">/4 из АСБНУ для непилотных предприятий с целью проведения централизованных закупочных процедур в </w:t>
            </w:r>
            <w:r w:rsidRPr="00F8304C">
              <w:rPr>
                <w:rFonts w:ascii="Arial" w:hAnsi="Arial" w:cs="Arial"/>
                <w:sz w:val="20"/>
                <w:lang w:val="en-US"/>
              </w:rPr>
              <w:t>SAP</w:t>
            </w:r>
            <w:r w:rsidRPr="00F8304C">
              <w:rPr>
                <w:rFonts w:ascii="Arial" w:hAnsi="Arial" w:cs="Arial"/>
                <w:sz w:val="20"/>
              </w:rPr>
              <w:t xml:space="preserve"> </w:t>
            </w:r>
            <w:r w:rsidRPr="00F8304C">
              <w:rPr>
                <w:rFonts w:ascii="Arial" w:hAnsi="Arial" w:cs="Arial"/>
                <w:sz w:val="20"/>
                <w:lang w:val="en-US"/>
              </w:rPr>
              <w:t>Ariba</w:t>
            </w:r>
          </w:p>
        </w:tc>
        <w:tc>
          <w:tcPr>
            <w:tcW w:w="418" w:type="pct"/>
          </w:tcPr>
          <w:p w14:paraId="32FF5BD8" w14:textId="7D23E872" w:rsidR="00EE0B01" w:rsidRPr="00EE0B01" w:rsidRDefault="00EE0B01" w:rsidP="00EE0B0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  <w:vAlign w:val="center"/>
          </w:tcPr>
          <w:p w14:paraId="097339E6" w14:textId="65995D51" w:rsidR="00EE0B01" w:rsidRPr="00EE0B01" w:rsidRDefault="00EE0B01" w:rsidP="00EE0B0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8304C">
              <w:rPr>
                <w:rFonts w:ascii="Arial" w:hAnsi="Arial" w:cs="Arial"/>
                <w:color w:val="000000"/>
                <w:sz w:val="20"/>
                <w:szCs w:val="20"/>
              </w:rPr>
              <w:t>MM103-02</w:t>
            </w:r>
          </w:p>
        </w:tc>
        <w:tc>
          <w:tcPr>
            <w:tcW w:w="480" w:type="pct"/>
            <w:shd w:val="clear" w:color="auto" w:fill="auto"/>
          </w:tcPr>
          <w:p w14:paraId="2480EA86" w14:textId="23EA525A" w:rsidR="00EE0B01" w:rsidRPr="00EE0B01" w:rsidRDefault="00EE0B01" w:rsidP="00EE0B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B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E0B01" w:rsidRPr="00EE0B01" w14:paraId="5EAE1236" w14:textId="77777777" w:rsidTr="00F8304C">
        <w:tc>
          <w:tcPr>
            <w:tcW w:w="341" w:type="pct"/>
            <w:shd w:val="clear" w:color="auto" w:fill="auto"/>
          </w:tcPr>
          <w:p w14:paraId="69578435" w14:textId="77777777" w:rsidR="00EE0B01" w:rsidRPr="00EE0B01" w:rsidRDefault="00EE0B01" w:rsidP="00F8304C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5D77C96E" w14:textId="479DC8AA" w:rsidR="00EE0B01" w:rsidRPr="00EE0B01" w:rsidRDefault="00EE0B01" w:rsidP="00EE0B01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Автоматическая выгрузка результатов закупочных процедур из </w:t>
            </w:r>
            <w:r w:rsidRPr="00F8304C">
              <w:rPr>
                <w:rFonts w:ascii="Arial" w:hAnsi="Arial" w:cs="Arial"/>
                <w:sz w:val="20"/>
                <w:lang w:val="en-US"/>
              </w:rPr>
              <w:t>S</w:t>
            </w:r>
            <w:r w:rsidRPr="00F8304C">
              <w:rPr>
                <w:rFonts w:ascii="Arial" w:hAnsi="Arial" w:cs="Arial"/>
                <w:sz w:val="20"/>
              </w:rPr>
              <w:t>/4 в АСБНУ</w:t>
            </w:r>
          </w:p>
        </w:tc>
        <w:tc>
          <w:tcPr>
            <w:tcW w:w="418" w:type="pct"/>
          </w:tcPr>
          <w:p w14:paraId="57777B8B" w14:textId="0B27EC3D" w:rsidR="00EE0B01" w:rsidRPr="00EE0B01" w:rsidRDefault="00EE0B01" w:rsidP="00EE0B0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  <w:vAlign w:val="center"/>
          </w:tcPr>
          <w:p w14:paraId="1DCB63A2" w14:textId="159EA8C5" w:rsidR="00EE0B01" w:rsidRPr="00EE0B01" w:rsidRDefault="00EE0B01" w:rsidP="00EE0B0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8304C">
              <w:rPr>
                <w:rFonts w:ascii="Arial" w:hAnsi="Arial" w:cs="Arial"/>
                <w:color w:val="000000"/>
                <w:sz w:val="20"/>
                <w:szCs w:val="20"/>
              </w:rPr>
              <w:t>MM104-02</w:t>
            </w:r>
          </w:p>
        </w:tc>
        <w:tc>
          <w:tcPr>
            <w:tcW w:w="480" w:type="pct"/>
            <w:shd w:val="clear" w:color="auto" w:fill="auto"/>
          </w:tcPr>
          <w:p w14:paraId="1EB9F30E" w14:textId="6C070895" w:rsidR="00EE0B01" w:rsidRPr="00EE0B01" w:rsidRDefault="00EE0B01" w:rsidP="00EE0B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B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E0B01" w:rsidRPr="00EE0B01" w14:paraId="23A5B5A7" w14:textId="77777777" w:rsidTr="000737DA">
        <w:tc>
          <w:tcPr>
            <w:tcW w:w="341" w:type="pct"/>
            <w:shd w:val="clear" w:color="auto" w:fill="auto"/>
          </w:tcPr>
          <w:p w14:paraId="08CFF609" w14:textId="77777777" w:rsidR="00EE0B01" w:rsidRPr="00EE0B01" w:rsidRDefault="00EE0B01" w:rsidP="00F8304C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2D1E65E0" w14:textId="02BD416C" w:rsidR="00EE0B01" w:rsidRPr="00EE0B01" w:rsidRDefault="00EE0B01" w:rsidP="00EE0B01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Разработка АРМ по созданию закупочных лотов из заявок на закупку и выгрузка этих лотов в </w:t>
            </w:r>
            <w:r w:rsidRPr="00F8304C">
              <w:rPr>
                <w:rFonts w:ascii="Arial" w:hAnsi="Arial" w:cs="Arial"/>
                <w:sz w:val="20"/>
                <w:lang w:val="en-US"/>
              </w:rPr>
              <w:t>SAP</w:t>
            </w:r>
            <w:r w:rsidRPr="00F8304C">
              <w:rPr>
                <w:rFonts w:ascii="Arial" w:hAnsi="Arial" w:cs="Arial"/>
                <w:sz w:val="20"/>
              </w:rPr>
              <w:t xml:space="preserve"> </w:t>
            </w:r>
            <w:r w:rsidRPr="00F8304C">
              <w:rPr>
                <w:rFonts w:ascii="Arial" w:hAnsi="Arial" w:cs="Arial"/>
                <w:sz w:val="20"/>
                <w:lang w:val="en-US"/>
              </w:rPr>
              <w:t>Ariba</w:t>
            </w:r>
          </w:p>
        </w:tc>
        <w:tc>
          <w:tcPr>
            <w:tcW w:w="418" w:type="pct"/>
          </w:tcPr>
          <w:p w14:paraId="02371B78" w14:textId="31837406" w:rsidR="00EE0B01" w:rsidRPr="00EE0B01" w:rsidRDefault="00EE0B01" w:rsidP="00EE0B0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17257CF3" w14:textId="1B06CEF8" w:rsidR="00EE0B01" w:rsidRPr="00EE0B01" w:rsidRDefault="00EE0B01" w:rsidP="00EE0B0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8304C">
              <w:rPr>
                <w:rFonts w:ascii="Arial" w:hAnsi="Arial" w:cs="Arial"/>
                <w:color w:val="000000"/>
                <w:sz w:val="20"/>
                <w:szCs w:val="20"/>
              </w:rPr>
              <w:t>MM105-03</w:t>
            </w:r>
          </w:p>
        </w:tc>
        <w:tc>
          <w:tcPr>
            <w:tcW w:w="480" w:type="pct"/>
            <w:shd w:val="clear" w:color="auto" w:fill="auto"/>
          </w:tcPr>
          <w:p w14:paraId="14372C28" w14:textId="700BAB95" w:rsidR="00EE0B01" w:rsidRPr="00EE0B01" w:rsidRDefault="00EE0B01" w:rsidP="00EE0B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B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E0B01" w:rsidRPr="00EE0B01" w14:paraId="65B94908" w14:textId="77777777" w:rsidTr="000737DA">
        <w:tc>
          <w:tcPr>
            <w:tcW w:w="341" w:type="pct"/>
            <w:shd w:val="clear" w:color="auto" w:fill="auto"/>
          </w:tcPr>
          <w:p w14:paraId="4B448A26" w14:textId="77777777" w:rsidR="00EE0B01" w:rsidRPr="00EE0B01" w:rsidRDefault="00EE0B01" w:rsidP="00F8304C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1F74B3DD" w14:textId="6F3EC0D4" w:rsidR="00EE0B01" w:rsidRPr="00EE0B01" w:rsidRDefault="00EE0B01" w:rsidP="00EE0B01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Обработка файлов, вложенных в закупочные лоты, создаваемые из заявок на закупку.</w:t>
            </w:r>
          </w:p>
        </w:tc>
        <w:tc>
          <w:tcPr>
            <w:tcW w:w="418" w:type="pct"/>
          </w:tcPr>
          <w:p w14:paraId="5B24F9E1" w14:textId="557882D2" w:rsidR="00EE0B01" w:rsidRPr="00EE0B01" w:rsidRDefault="00EE0B01" w:rsidP="00EE0B0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3493095A" w14:textId="0B3F8B3C" w:rsidR="00EE0B01" w:rsidRPr="00EE0B01" w:rsidRDefault="00EE0B01" w:rsidP="00EE0B0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8304C">
              <w:rPr>
                <w:rFonts w:ascii="Arial" w:hAnsi="Arial" w:cs="Arial"/>
                <w:color w:val="000000"/>
                <w:sz w:val="20"/>
                <w:szCs w:val="20"/>
              </w:rPr>
              <w:t>MM105-04</w:t>
            </w:r>
          </w:p>
        </w:tc>
        <w:tc>
          <w:tcPr>
            <w:tcW w:w="480" w:type="pct"/>
            <w:shd w:val="clear" w:color="auto" w:fill="auto"/>
          </w:tcPr>
          <w:p w14:paraId="07DA88A8" w14:textId="746C01C3" w:rsidR="00EE0B01" w:rsidRPr="00EE0B01" w:rsidRDefault="00EE0B01" w:rsidP="00EE0B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B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E0B01" w:rsidRPr="00EE0B01" w14:paraId="5C991628" w14:textId="77777777" w:rsidTr="000737DA">
        <w:tc>
          <w:tcPr>
            <w:tcW w:w="341" w:type="pct"/>
            <w:shd w:val="clear" w:color="auto" w:fill="auto"/>
          </w:tcPr>
          <w:p w14:paraId="712407D2" w14:textId="77777777" w:rsidR="00EE0B01" w:rsidRPr="00EE0B01" w:rsidRDefault="00EE0B01" w:rsidP="00F8304C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0E4CFC74" w14:textId="1FCD2137" w:rsidR="00EE0B01" w:rsidRPr="00EE0B01" w:rsidRDefault="00EE0B01" w:rsidP="00EE0B01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Передача дополнительных полей из </w:t>
            </w:r>
            <w:r w:rsidRPr="00F8304C">
              <w:rPr>
                <w:rFonts w:ascii="Arial" w:hAnsi="Arial" w:cs="Arial"/>
                <w:sz w:val="20"/>
                <w:lang w:val="en-US"/>
              </w:rPr>
              <w:t>S</w:t>
            </w:r>
            <w:r w:rsidRPr="00F8304C">
              <w:rPr>
                <w:rFonts w:ascii="Arial" w:hAnsi="Arial" w:cs="Arial"/>
                <w:sz w:val="20"/>
              </w:rPr>
              <w:t xml:space="preserve">/4 в </w:t>
            </w:r>
            <w:r w:rsidRPr="00F8304C">
              <w:rPr>
                <w:rFonts w:ascii="Arial" w:hAnsi="Arial" w:cs="Arial"/>
                <w:sz w:val="20"/>
                <w:lang w:val="en-US"/>
              </w:rPr>
              <w:t>Ariba</w:t>
            </w:r>
            <w:r w:rsidRPr="00F8304C">
              <w:rPr>
                <w:rFonts w:ascii="Arial" w:hAnsi="Arial" w:cs="Arial"/>
                <w:sz w:val="20"/>
              </w:rPr>
              <w:t xml:space="preserve"> при выгрузке закупочного лота</w:t>
            </w:r>
          </w:p>
        </w:tc>
        <w:tc>
          <w:tcPr>
            <w:tcW w:w="418" w:type="pct"/>
          </w:tcPr>
          <w:p w14:paraId="3A7D96AD" w14:textId="1B7FF919" w:rsidR="00EE0B01" w:rsidRPr="00EE0B01" w:rsidRDefault="00EE0B01" w:rsidP="00EE0B0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7F0A4EF3" w14:textId="1783FDD0" w:rsidR="00EE0B01" w:rsidRPr="00EE0B01" w:rsidRDefault="00EE0B01" w:rsidP="00EE0B0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8304C">
              <w:rPr>
                <w:rFonts w:ascii="Arial" w:hAnsi="Arial" w:cs="Arial"/>
                <w:color w:val="000000"/>
                <w:sz w:val="20"/>
                <w:szCs w:val="20"/>
              </w:rPr>
              <w:t>MM106</w:t>
            </w:r>
          </w:p>
        </w:tc>
        <w:tc>
          <w:tcPr>
            <w:tcW w:w="480" w:type="pct"/>
            <w:shd w:val="clear" w:color="auto" w:fill="auto"/>
          </w:tcPr>
          <w:p w14:paraId="4983B3E4" w14:textId="7DF3FD61" w:rsidR="00EE0B01" w:rsidRPr="00EE0B01" w:rsidRDefault="00EE0B01" w:rsidP="00EE0B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B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E0B01" w:rsidRPr="00EE0B01" w14:paraId="1B3F8666" w14:textId="77777777" w:rsidTr="00F8304C">
        <w:tc>
          <w:tcPr>
            <w:tcW w:w="341" w:type="pct"/>
            <w:shd w:val="clear" w:color="auto" w:fill="auto"/>
          </w:tcPr>
          <w:p w14:paraId="72058F81" w14:textId="77777777" w:rsidR="00EE0B01" w:rsidRPr="00EE0B01" w:rsidRDefault="00EE0B01" w:rsidP="00F8304C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5A5F3811" w14:textId="3DACE436" w:rsidR="00EE0B01" w:rsidRPr="00EE0B01" w:rsidRDefault="00EE0B01" w:rsidP="00EE0B01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 xml:space="preserve">Загрузка результатов закупочных процедур из Ariba в </w:t>
            </w:r>
            <w:r w:rsidRPr="00F8304C">
              <w:rPr>
                <w:rFonts w:ascii="Arial" w:hAnsi="Arial" w:cs="Arial"/>
                <w:sz w:val="20"/>
                <w:lang w:val="en-US"/>
              </w:rPr>
              <w:t>S</w:t>
            </w:r>
            <w:r w:rsidRPr="00F8304C">
              <w:rPr>
                <w:rFonts w:ascii="Arial" w:hAnsi="Arial" w:cs="Arial"/>
                <w:sz w:val="20"/>
              </w:rPr>
              <w:t>/4</w:t>
            </w:r>
          </w:p>
        </w:tc>
        <w:tc>
          <w:tcPr>
            <w:tcW w:w="418" w:type="pct"/>
          </w:tcPr>
          <w:p w14:paraId="11F6D180" w14:textId="2CBBC8AE" w:rsidR="00EE0B01" w:rsidRPr="00EE0B01" w:rsidRDefault="00EE0B01" w:rsidP="00EE0B0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  <w:vAlign w:val="center"/>
          </w:tcPr>
          <w:p w14:paraId="44CFCF80" w14:textId="3B0E859E" w:rsidR="00EE0B01" w:rsidRPr="00EE0B01" w:rsidRDefault="00EE0B01" w:rsidP="00EE0B0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8304C">
              <w:rPr>
                <w:rFonts w:ascii="Arial" w:hAnsi="Arial" w:cs="Arial"/>
                <w:color w:val="000000"/>
                <w:sz w:val="20"/>
                <w:szCs w:val="20"/>
              </w:rPr>
              <w:t>MM107</w:t>
            </w:r>
          </w:p>
        </w:tc>
        <w:tc>
          <w:tcPr>
            <w:tcW w:w="480" w:type="pct"/>
            <w:shd w:val="clear" w:color="auto" w:fill="auto"/>
          </w:tcPr>
          <w:p w14:paraId="73583D96" w14:textId="50890526" w:rsidR="00EE0B01" w:rsidRPr="00EE0B01" w:rsidRDefault="00EE0B01" w:rsidP="00EE0B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B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E0B01" w:rsidRPr="00EE0B01" w14:paraId="2C71A052" w14:textId="77777777" w:rsidTr="00F8304C">
        <w:tc>
          <w:tcPr>
            <w:tcW w:w="341" w:type="pct"/>
            <w:shd w:val="clear" w:color="auto" w:fill="auto"/>
          </w:tcPr>
          <w:p w14:paraId="065759E0" w14:textId="77777777" w:rsidR="00EE0B01" w:rsidRPr="00EE0B01" w:rsidRDefault="00EE0B01" w:rsidP="00F8304C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601FA34A" w14:textId="3728C009" w:rsidR="00EE0B01" w:rsidRPr="00EE0B01" w:rsidRDefault="00EE0B01" w:rsidP="00EE0B01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Разработка АРМ по обработке результатов закупочных процедур</w:t>
            </w:r>
          </w:p>
        </w:tc>
        <w:tc>
          <w:tcPr>
            <w:tcW w:w="418" w:type="pct"/>
          </w:tcPr>
          <w:p w14:paraId="38C84193" w14:textId="315BF79B" w:rsidR="00EE0B01" w:rsidRPr="00EE0B01" w:rsidRDefault="00EE0B01" w:rsidP="00EE0B0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  <w:vAlign w:val="center"/>
          </w:tcPr>
          <w:p w14:paraId="75886942" w14:textId="3036C316" w:rsidR="00EE0B01" w:rsidRPr="00EE0B01" w:rsidRDefault="00EE0B01" w:rsidP="00EE0B0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8304C">
              <w:rPr>
                <w:rFonts w:ascii="Arial" w:hAnsi="Arial" w:cs="Arial"/>
                <w:color w:val="000000"/>
                <w:sz w:val="20"/>
                <w:szCs w:val="20"/>
              </w:rPr>
              <w:t>MM108</w:t>
            </w:r>
          </w:p>
        </w:tc>
        <w:tc>
          <w:tcPr>
            <w:tcW w:w="480" w:type="pct"/>
            <w:shd w:val="clear" w:color="auto" w:fill="auto"/>
          </w:tcPr>
          <w:p w14:paraId="0D3B0669" w14:textId="60C53CC7" w:rsidR="00EE0B01" w:rsidRPr="00EE0B01" w:rsidRDefault="00EE0B01" w:rsidP="00EE0B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B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E0B01" w:rsidRPr="00EE0B01" w14:paraId="085B6898" w14:textId="77777777" w:rsidTr="000737DA">
        <w:tc>
          <w:tcPr>
            <w:tcW w:w="341" w:type="pct"/>
            <w:shd w:val="clear" w:color="auto" w:fill="auto"/>
          </w:tcPr>
          <w:p w14:paraId="6A30C6F1" w14:textId="77777777" w:rsidR="00EE0B01" w:rsidRPr="00EE0B01" w:rsidRDefault="00EE0B01" w:rsidP="00F8304C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6C4CF20D" w14:textId="3FE6EB4C" w:rsidR="00EE0B01" w:rsidRPr="00EE0B01" w:rsidRDefault="00EE0B01" w:rsidP="00EE0B01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Формирование заявок в КСУ НСИ для создания новых контрагентов</w:t>
            </w:r>
          </w:p>
        </w:tc>
        <w:tc>
          <w:tcPr>
            <w:tcW w:w="418" w:type="pct"/>
          </w:tcPr>
          <w:p w14:paraId="5EEEC924" w14:textId="18DDA751" w:rsidR="00EE0B01" w:rsidRPr="00EE0B01" w:rsidRDefault="00EE0B01" w:rsidP="00EE0B0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09A763FD" w14:textId="0A6886B3" w:rsidR="00EE0B01" w:rsidRPr="00EE0B01" w:rsidRDefault="00EE0B01" w:rsidP="00EE0B0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8304C">
              <w:rPr>
                <w:rFonts w:ascii="Arial" w:hAnsi="Arial" w:cs="Arial"/>
                <w:color w:val="000000"/>
                <w:sz w:val="20"/>
                <w:szCs w:val="20"/>
              </w:rPr>
              <w:t>MM110</w:t>
            </w:r>
          </w:p>
        </w:tc>
        <w:tc>
          <w:tcPr>
            <w:tcW w:w="480" w:type="pct"/>
            <w:shd w:val="clear" w:color="auto" w:fill="auto"/>
          </w:tcPr>
          <w:p w14:paraId="75B3A8B0" w14:textId="29527207" w:rsidR="00EE0B01" w:rsidRPr="00EE0B01" w:rsidRDefault="00EE0B01" w:rsidP="00EE0B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B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EE0B01" w:rsidRPr="006F5656" w14:paraId="6F10648C" w14:textId="77777777" w:rsidTr="00F8304C">
        <w:tc>
          <w:tcPr>
            <w:tcW w:w="341" w:type="pct"/>
            <w:shd w:val="clear" w:color="auto" w:fill="auto"/>
          </w:tcPr>
          <w:p w14:paraId="1C13D811" w14:textId="77777777" w:rsidR="00EE0B01" w:rsidRPr="00EE0B01" w:rsidRDefault="00EE0B01" w:rsidP="00F8304C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4054D83F" w14:textId="456086C3" w:rsidR="00EE0B01" w:rsidRPr="00EE0B01" w:rsidRDefault="00EE0B01" w:rsidP="00EE0B01">
            <w:pPr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Выгр</w:t>
            </w:r>
            <w:r w:rsidR="009B6DE8">
              <w:rPr>
                <w:rFonts w:ascii="Arial" w:hAnsi="Arial" w:cs="Arial"/>
                <w:sz w:val="20"/>
              </w:rPr>
              <w:t>узка справочников ППЗ и покупных услуг</w:t>
            </w:r>
            <w:r w:rsidRPr="00F8304C">
              <w:rPr>
                <w:rFonts w:ascii="Arial" w:hAnsi="Arial" w:cs="Arial"/>
                <w:sz w:val="20"/>
              </w:rPr>
              <w:t xml:space="preserve"> из </w:t>
            </w:r>
            <w:r w:rsidRPr="00F8304C">
              <w:rPr>
                <w:rFonts w:ascii="Arial" w:hAnsi="Arial" w:cs="Arial"/>
                <w:sz w:val="20"/>
                <w:lang w:val="en-US"/>
              </w:rPr>
              <w:t>S</w:t>
            </w:r>
            <w:r w:rsidRPr="00F8304C">
              <w:rPr>
                <w:rFonts w:ascii="Arial" w:hAnsi="Arial" w:cs="Arial"/>
                <w:sz w:val="20"/>
              </w:rPr>
              <w:t xml:space="preserve">/4 в </w:t>
            </w:r>
            <w:r w:rsidRPr="00F8304C">
              <w:rPr>
                <w:rFonts w:ascii="Arial" w:hAnsi="Arial" w:cs="Arial"/>
                <w:sz w:val="20"/>
                <w:lang w:val="en-US"/>
              </w:rPr>
              <w:t>Ariba</w:t>
            </w:r>
          </w:p>
        </w:tc>
        <w:tc>
          <w:tcPr>
            <w:tcW w:w="418" w:type="pct"/>
          </w:tcPr>
          <w:p w14:paraId="11F8BB16" w14:textId="231EC9AC" w:rsidR="00EE0B01" w:rsidRPr="00EE0B01" w:rsidRDefault="00EE0B01" w:rsidP="00EE0B0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8304C"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0E2DF870" w14:textId="6F2B955C" w:rsidR="00EE0B01" w:rsidRPr="00EE0B01" w:rsidRDefault="00EE0B01" w:rsidP="00EE0B0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8304C">
              <w:rPr>
                <w:rFonts w:ascii="Arial" w:hAnsi="Arial" w:cs="Arial"/>
                <w:color w:val="000000"/>
                <w:sz w:val="20"/>
                <w:szCs w:val="20"/>
              </w:rPr>
              <w:t>ММ113</w:t>
            </w:r>
          </w:p>
        </w:tc>
        <w:tc>
          <w:tcPr>
            <w:tcW w:w="480" w:type="pct"/>
            <w:shd w:val="clear" w:color="auto" w:fill="auto"/>
          </w:tcPr>
          <w:p w14:paraId="14A09211" w14:textId="6E0DA0BE" w:rsidR="00EE0B01" w:rsidRDefault="00EE0B01" w:rsidP="00EE0B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B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0769AD" w:rsidRPr="006F5656" w14:paraId="1C848FDA" w14:textId="77777777" w:rsidTr="00A8454D">
        <w:tc>
          <w:tcPr>
            <w:tcW w:w="341" w:type="pct"/>
            <w:shd w:val="clear" w:color="auto" w:fill="auto"/>
          </w:tcPr>
          <w:p w14:paraId="7BE8A68E" w14:textId="77777777" w:rsidR="000769AD" w:rsidRPr="00EE0B01" w:rsidRDefault="000769AD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1DFF5AF2" w14:textId="628E6D40" w:rsidR="000769AD" w:rsidRDefault="000769AD" w:rsidP="00EE0B01">
            <w:pPr>
              <w:rPr>
                <w:rFonts w:ascii="Arial" w:hAnsi="Arial" w:cs="Arial"/>
                <w:sz w:val="20"/>
              </w:rPr>
            </w:pPr>
            <w:r w:rsidRPr="000769AD">
              <w:rPr>
                <w:rFonts w:ascii="Arial" w:hAnsi="Arial" w:cs="Arial"/>
                <w:sz w:val="20"/>
              </w:rPr>
              <w:t>Изменение цены в спецификации при ссылке на контракт</w:t>
            </w:r>
            <w:r w:rsidR="004F7AF3">
              <w:rPr>
                <w:rFonts w:ascii="Arial" w:hAnsi="Arial" w:cs="Arial"/>
                <w:sz w:val="20"/>
              </w:rPr>
              <w:t>.</w:t>
            </w:r>
          </w:p>
          <w:p w14:paraId="274A90EB" w14:textId="6FD02280" w:rsidR="00B51103" w:rsidRPr="000769AD" w:rsidRDefault="004F7AF3" w:rsidP="00DE270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Е</w:t>
            </w:r>
            <w:r w:rsidR="00B51103" w:rsidRPr="00B51103">
              <w:rPr>
                <w:rFonts w:ascii="Arial" w:hAnsi="Arial" w:cs="Arial"/>
                <w:sz w:val="20"/>
              </w:rPr>
              <w:t xml:space="preserve">сли в спецификации созданной к контракту изменили цену и она отличается от цены  контракта, то </w:t>
            </w:r>
            <w:r w:rsidR="00DE2708">
              <w:rPr>
                <w:rFonts w:ascii="Arial" w:hAnsi="Arial" w:cs="Arial"/>
                <w:sz w:val="20"/>
              </w:rPr>
              <w:t xml:space="preserve">в </w:t>
            </w:r>
            <w:r w:rsidR="00B51103" w:rsidRPr="00B51103">
              <w:rPr>
                <w:rFonts w:ascii="Arial" w:hAnsi="Arial" w:cs="Arial"/>
                <w:sz w:val="20"/>
              </w:rPr>
              <w:t>заказе меняется стратегия деблокирования.</w:t>
            </w:r>
          </w:p>
        </w:tc>
        <w:tc>
          <w:tcPr>
            <w:tcW w:w="418" w:type="pct"/>
          </w:tcPr>
          <w:p w14:paraId="72A6609C" w14:textId="3B02AB20" w:rsidR="000769AD" w:rsidRPr="000769AD" w:rsidRDefault="000769AD" w:rsidP="00EE0B0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C104B"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73D52752" w14:textId="674AB229" w:rsidR="000769AD" w:rsidRPr="00F8304C" w:rsidRDefault="000769AD" w:rsidP="00EE0B0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MM127</w:t>
            </w:r>
          </w:p>
        </w:tc>
        <w:tc>
          <w:tcPr>
            <w:tcW w:w="480" w:type="pct"/>
            <w:shd w:val="clear" w:color="auto" w:fill="auto"/>
          </w:tcPr>
          <w:p w14:paraId="53526F4C" w14:textId="69944D76" w:rsidR="000769AD" w:rsidRPr="00EE0B01" w:rsidRDefault="000769AD" w:rsidP="00EE0B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B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0769AD" w:rsidRPr="006F5656" w14:paraId="3C051185" w14:textId="77777777" w:rsidTr="00A8454D">
        <w:tc>
          <w:tcPr>
            <w:tcW w:w="341" w:type="pct"/>
            <w:shd w:val="clear" w:color="auto" w:fill="auto"/>
          </w:tcPr>
          <w:p w14:paraId="43FDFCDA" w14:textId="77777777" w:rsidR="000769AD" w:rsidRDefault="000769AD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208200DD" w14:textId="77777777" w:rsidR="004F7AF3" w:rsidRDefault="000769AD" w:rsidP="00EE0B01">
            <w:pPr>
              <w:rPr>
                <w:rFonts w:ascii="Arial" w:hAnsi="Arial" w:cs="Arial"/>
                <w:sz w:val="20"/>
              </w:rPr>
            </w:pPr>
            <w:r w:rsidRPr="000769AD">
              <w:rPr>
                <w:rFonts w:ascii="Arial" w:hAnsi="Arial" w:cs="Arial"/>
                <w:sz w:val="20"/>
              </w:rPr>
              <w:t>Процент аванса в контракте</w:t>
            </w:r>
            <w:r w:rsidR="004F7AF3">
              <w:rPr>
                <w:rFonts w:ascii="Arial" w:hAnsi="Arial" w:cs="Arial"/>
                <w:sz w:val="20"/>
              </w:rPr>
              <w:t>.</w:t>
            </w:r>
          </w:p>
          <w:p w14:paraId="01DA1383" w14:textId="5CBEEDA8" w:rsidR="000769AD" w:rsidRPr="000769AD" w:rsidRDefault="004F7AF3" w:rsidP="00DE270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Е</w:t>
            </w:r>
            <w:r w:rsidRPr="004F7AF3">
              <w:rPr>
                <w:rFonts w:ascii="Arial" w:hAnsi="Arial" w:cs="Arial"/>
                <w:sz w:val="20"/>
              </w:rPr>
              <w:t>сли в контракте указан % аванса, то в спецификации к этому контракт</w:t>
            </w:r>
            <w:r w:rsidR="00DE2708">
              <w:rPr>
                <w:rFonts w:ascii="Arial" w:hAnsi="Arial" w:cs="Arial"/>
                <w:sz w:val="20"/>
              </w:rPr>
              <w:t xml:space="preserve">у </w:t>
            </w:r>
            <w:r w:rsidRPr="004F7AF3">
              <w:rPr>
                <w:rFonts w:ascii="Arial" w:hAnsi="Arial" w:cs="Arial"/>
                <w:sz w:val="20"/>
              </w:rPr>
              <w:t>процент аванса заполняется автоматически и проверяется на соответствие</w:t>
            </w:r>
            <w:r w:rsidR="00DE2708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418" w:type="pct"/>
          </w:tcPr>
          <w:p w14:paraId="262B33AD" w14:textId="706BB40D" w:rsidR="000769AD" w:rsidRPr="000769AD" w:rsidRDefault="000769AD" w:rsidP="00EE0B0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C104B"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626A3855" w14:textId="0DCF7DE4" w:rsidR="000769AD" w:rsidRPr="00F8304C" w:rsidRDefault="000769AD" w:rsidP="00EE0B0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MM128</w:t>
            </w:r>
          </w:p>
        </w:tc>
        <w:tc>
          <w:tcPr>
            <w:tcW w:w="480" w:type="pct"/>
            <w:shd w:val="clear" w:color="auto" w:fill="auto"/>
          </w:tcPr>
          <w:p w14:paraId="20000679" w14:textId="203D927E" w:rsidR="000769AD" w:rsidRDefault="000769AD" w:rsidP="00EE0B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B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9B6DE8" w:rsidRPr="006F5656" w14:paraId="638EC3BC" w14:textId="77777777" w:rsidTr="00A8454D">
        <w:tc>
          <w:tcPr>
            <w:tcW w:w="341" w:type="pct"/>
            <w:shd w:val="clear" w:color="auto" w:fill="auto"/>
          </w:tcPr>
          <w:p w14:paraId="45CCEB40" w14:textId="77777777" w:rsidR="009B6DE8" w:rsidRDefault="009B6DE8" w:rsidP="009B6DE8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6169CFF0" w14:textId="31542654" w:rsidR="009B6DE8" w:rsidRPr="009B6DE8" w:rsidRDefault="009B6DE8" w:rsidP="009B6DE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Автоматическая загрузка из АСУ МТО и из АСБНУ заявок на закупку 3-го перечня МТР, работ\услуг. Автоматическая выгрузка заявок в </w:t>
            </w:r>
            <w:r>
              <w:rPr>
                <w:rFonts w:ascii="Arial" w:hAnsi="Arial" w:cs="Arial"/>
                <w:sz w:val="20"/>
                <w:lang w:val="en-US"/>
              </w:rPr>
              <w:t>Ariba</w:t>
            </w:r>
            <w:r w:rsidRPr="00F8304C">
              <w:rPr>
                <w:rFonts w:ascii="Arial" w:hAnsi="Arial" w:cs="Arial"/>
                <w:sz w:val="20"/>
              </w:rPr>
              <w:t xml:space="preserve">. </w:t>
            </w:r>
            <w:r>
              <w:rPr>
                <w:rFonts w:ascii="Arial" w:hAnsi="Arial" w:cs="Arial"/>
                <w:sz w:val="20"/>
              </w:rPr>
              <w:t xml:space="preserve">Автоматическая выгрузка в АСБНУ результатов процедур и статусов закупочных процедур, загруженных в </w:t>
            </w:r>
            <w:r>
              <w:rPr>
                <w:rFonts w:ascii="Arial" w:hAnsi="Arial" w:cs="Arial"/>
                <w:sz w:val="20"/>
                <w:lang w:val="en-US"/>
              </w:rPr>
              <w:t>S</w:t>
            </w:r>
            <w:r>
              <w:rPr>
                <w:rFonts w:ascii="Arial" w:hAnsi="Arial" w:cs="Arial"/>
                <w:sz w:val="20"/>
              </w:rPr>
              <w:t xml:space="preserve">/4 из </w:t>
            </w:r>
            <w:r>
              <w:rPr>
                <w:rFonts w:ascii="Arial" w:hAnsi="Arial" w:cs="Arial"/>
                <w:sz w:val="20"/>
                <w:lang w:val="en-US"/>
              </w:rPr>
              <w:t>Ariba</w:t>
            </w:r>
            <w:r w:rsidRPr="00F8304C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418" w:type="pct"/>
          </w:tcPr>
          <w:p w14:paraId="335B1449" w14:textId="74B86EA7" w:rsidR="009B6DE8" w:rsidRPr="007C104B" w:rsidRDefault="009B6DE8" w:rsidP="009B6DE8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C104B">
              <w:rPr>
                <w:rFonts w:ascii="Arial" w:hAnsi="Arial" w:cs="Arial"/>
                <w:sz w:val="20"/>
                <w:szCs w:val="20"/>
              </w:rPr>
              <w:t>АВАР</w:t>
            </w:r>
          </w:p>
        </w:tc>
        <w:tc>
          <w:tcPr>
            <w:tcW w:w="418" w:type="pct"/>
          </w:tcPr>
          <w:p w14:paraId="48261627" w14:textId="49053788" w:rsidR="009B6DE8" w:rsidRPr="00F8304C" w:rsidRDefault="009B6DE8" w:rsidP="009B6DE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MM204</w:t>
            </w:r>
          </w:p>
        </w:tc>
        <w:tc>
          <w:tcPr>
            <w:tcW w:w="480" w:type="pct"/>
            <w:shd w:val="clear" w:color="auto" w:fill="auto"/>
          </w:tcPr>
          <w:p w14:paraId="782CA3A4" w14:textId="7D654311" w:rsidR="009B6DE8" w:rsidRPr="00EE0B01" w:rsidRDefault="009B6DE8" w:rsidP="009B6D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0B01"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803D2A" w:rsidRPr="006F5656" w14:paraId="51319F80" w14:textId="77777777" w:rsidTr="00A8454D">
        <w:trPr>
          <w:ins w:id="2116" w:author="Paramonova Elena" w:date="2021-02-18T11:08:00Z"/>
        </w:trPr>
        <w:tc>
          <w:tcPr>
            <w:tcW w:w="341" w:type="pct"/>
            <w:shd w:val="clear" w:color="auto" w:fill="auto"/>
          </w:tcPr>
          <w:p w14:paraId="075B9643" w14:textId="77777777" w:rsidR="00803D2A" w:rsidRDefault="00803D2A" w:rsidP="00803D2A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ins w:id="2117" w:author="Paramonova Elena" w:date="2021-02-18T11:08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7C36B92D" w14:textId="4C640710" w:rsidR="00803D2A" w:rsidRPr="00803D2A" w:rsidRDefault="00803D2A">
            <w:pPr>
              <w:rPr>
                <w:ins w:id="2118" w:author="Paramonova Elena" w:date="2021-02-18T11:11:00Z"/>
                <w:rFonts w:ascii="Arial" w:hAnsi="Arial" w:cs="Arial"/>
                <w:sz w:val="20"/>
                <w:rPrChange w:id="2119" w:author="Paramonova Elena" w:date="2021-02-18T11:12:00Z">
                  <w:rPr>
                    <w:ins w:id="2120" w:author="Paramonova Elena" w:date="2021-02-18T11:11:00Z"/>
                    <w:rFonts w:ascii="Arial" w:hAnsi="Arial" w:cs="Arial"/>
                  </w:rPr>
                </w:rPrChange>
              </w:rPr>
              <w:pPrChange w:id="2121" w:author="Paramonova Elena" w:date="2021-02-18T11:12:00Z">
                <w:pPr>
                  <w:spacing w:after="240" w:line="276" w:lineRule="auto"/>
                  <w:ind w:firstLine="567"/>
                </w:pPr>
              </w:pPrChange>
            </w:pPr>
            <w:ins w:id="2122" w:author="Paramonova Elena" w:date="2021-02-18T11:12:00Z">
              <w:r w:rsidRPr="00803D2A">
                <w:rPr>
                  <w:rFonts w:ascii="Arial" w:hAnsi="Arial" w:cs="Arial"/>
                  <w:sz w:val="20"/>
                  <w:rPrChange w:author="Paramonova Elena" w:date="2021-02-18T11:12:00Z" w:id="2123">
                    <w:rPr>
                      <w:rFonts w:ascii="Arial" w:hAnsi="Arial" w:cs="Arial"/>
                      <w:sz w:val="32"/>
                      <w:szCs w:val="32"/>
                    </w:rPr>
                  </w:rPrChange>
                </w:rPr>
                <w:t>Признак налогового агента</w:t>
              </w:r>
              <w:r w:rsidRPr="00803D2A">
                <w:rPr>
                  <w:rFonts w:ascii="Arial" w:hAnsi="Arial" w:cs="Arial"/>
                  <w:sz w:val="20"/>
                  <w:rPrChange w:author="Paramonova Elena" w:date="2021-02-18T11:12:00Z" w:id="2124">
                    <w:rPr>
                      <w:rFonts w:ascii="Arial" w:hAnsi="Arial" w:cs="Arial"/>
                    </w:rPr>
                  </w:rPrChange>
                </w:rPr>
                <w:t xml:space="preserve">. </w:t>
              </w:r>
            </w:ins>
            <w:ins w:id="2125" w:author="Paramonova Elena" w:date="2021-02-18T11:11:00Z">
              <w:r w:rsidRPr="00803D2A">
                <w:rPr>
                  <w:rFonts w:ascii="Arial" w:hAnsi="Arial" w:cs="Arial"/>
                  <w:sz w:val="20"/>
                  <w:rPrChange w:author="Paramonova Elena" w:date="2021-02-18T11:12:00Z" w:id="2126">
                    <w:rPr>
                      <w:rFonts w:ascii="Arial" w:hAnsi="Arial" w:cs="Arial"/>
                    </w:rPr>
                  </w:rPrChange>
                </w:rPr>
                <w:t>Разработка предназначена для проверки правильности указания Кода налога по налоговому агенту.</w:t>
              </w:r>
            </w:ins>
          </w:p>
          <w:p w14:paraId="5A6AF4AC" w14:textId="4F8091FF" w:rsidR="00803D2A" w:rsidRPr="00803D2A" w:rsidRDefault="00803D2A">
            <w:pPr>
              <w:rPr>
                <w:ins w:id="2127" w:author="Paramonova Elena" w:date="2021-02-18T11:11:00Z"/>
                <w:rFonts w:ascii="Arial" w:hAnsi="Arial" w:cs="Arial"/>
                <w:sz w:val="20"/>
                <w:rPrChange w:id="2128" w:author="Paramonova Elena" w:date="2021-02-18T11:12:00Z">
                  <w:rPr>
                    <w:ins w:id="2129" w:author="Paramonova Elena" w:date="2021-02-18T11:11:00Z"/>
                    <w:rFonts w:ascii="Arial" w:hAnsi="Arial" w:cs="Arial"/>
                  </w:rPr>
                </w:rPrChange>
              </w:rPr>
              <w:pPrChange w:id="2130" w:author="Paramonova Elena" w:date="2021-02-18T11:12:00Z">
                <w:pPr>
                  <w:spacing w:after="240" w:line="276" w:lineRule="auto"/>
                  <w:ind w:firstLine="567"/>
                </w:pPr>
              </w:pPrChange>
            </w:pPr>
            <w:ins w:id="2131" w:author="Paramonova Elena" w:date="2021-02-18T11:12:00Z">
              <w:r>
                <w:rPr>
                  <w:rFonts w:ascii="Arial" w:hAnsi="Arial" w:cs="Arial"/>
                  <w:sz w:val="20"/>
                </w:rPr>
                <w:t>Проверка</w:t>
              </w:r>
            </w:ins>
            <w:ins w:id="2132" w:author="Paramonova Elena" w:date="2021-02-18T11:11:00Z">
              <w:r w:rsidRPr="00803D2A">
                <w:rPr>
                  <w:rFonts w:ascii="Arial" w:hAnsi="Arial" w:cs="Arial"/>
                  <w:sz w:val="20"/>
                  <w:rPrChange w:author="Paramonova Elena" w:date="2021-02-18T11:12:00Z" w:id="2133">
                    <w:rPr>
                      <w:rFonts w:ascii="Arial" w:hAnsi="Arial" w:cs="Arial"/>
                    </w:rPr>
                  </w:rPrChange>
                </w:rPr>
                <w:t xml:space="preserve"> при создании и изменении заказа «если при изменении заказа на заголовке был установлен признак налогового агента, а код НДС в позиции не входит в список релевантных для налогового агента кодов налога, то </w:t>
              </w:r>
            </w:ins>
            <w:ins w:id="2134" w:author="Paramonova Elena" w:date="2021-02-18T11:13:00Z">
              <w:r>
                <w:rPr>
                  <w:rFonts w:ascii="Arial" w:hAnsi="Arial" w:cs="Arial"/>
                  <w:sz w:val="20"/>
                </w:rPr>
                <w:t>выводить</w:t>
              </w:r>
            </w:ins>
            <w:ins w:id="2135" w:author="Paramonova Elena" w:date="2021-02-18T11:11:00Z">
              <w:r w:rsidRPr="00803D2A">
                <w:rPr>
                  <w:rFonts w:ascii="Arial" w:hAnsi="Arial" w:cs="Arial"/>
                  <w:sz w:val="20"/>
                  <w:rPrChange w:author="Paramonova Elena" w:date="2021-02-18T11:12:00Z" w:id="2136">
                    <w:rPr>
                      <w:rFonts w:ascii="Arial" w:hAnsi="Arial" w:cs="Arial"/>
                    </w:rPr>
                  </w:rPrChange>
                </w:rPr>
                <w:t xml:space="preserve"> красную ошибку и предлагать исправить код налога в позиции».  </w:t>
              </w:r>
            </w:ins>
          </w:p>
          <w:p w14:paraId="5FA04884" w14:textId="77777777" w:rsidR="00803D2A" w:rsidRDefault="00803D2A" w:rsidP="00803D2A">
            <w:pPr>
              <w:rPr>
                <w:ins w:id="2137" w:author="Paramonova Elena" w:date="2021-02-18T11:08:00Z"/>
                <w:rFonts w:ascii="Arial" w:hAnsi="Arial" w:cs="Arial"/>
                <w:sz w:val="20"/>
              </w:rPr>
            </w:pPr>
          </w:p>
        </w:tc>
        <w:tc>
          <w:tcPr>
            <w:tcW w:w="418" w:type="pct"/>
          </w:tcPr>
          <w:p w14:paraId="230ACCAE" w14:textId="045A8917" w:rsidR="00803D2A" w:rsidRPr="007C104B" w:rsidRDefault="00803D2A" w:rsidP="00803D2A">
            <w:pPr>
              <w:jc w:val="left"/>
              <w:rPr>
                <w:ins w:id="2138" w:author="Paramonova Elena" w:date="2021-02-18T11:08:00Z"/>
                <w:rFonts w:ascii="Arial" w:hAnsi="Arial" w:cs="Arial"/>
                <w:sz w:val="20"/>
                <w:szCs w:val="20"/>
              </w:rPr>
            </w:pPr>
            <w:ins w:id="2139" w:author="Paramonova Elena" w:date="2021-02-18T11:09:00Z">
              <w:r w:rsidRPr="007C104B">
                <w:rPr>
                  <w:rFonts w:ascii="Arial" w:hAnsi="Arial" w:cs="Arial"/>
                  <w:sz w:val="20"/>
                  <w:szCs w:val="20"/>
                </w:rPr>
                <w:t>АВАР</w:t>
              </w:r>
            </w:ins>
          </w:p>
        </w:tc>
        <w:tc>
          <w:tcPr>
            <w:tcW w:w="418" w:type="pct"/>
          </w:tcPr>
          <w:p w14:paraId="705AED66" w14:textId="0B2B4D09" w:rsidR="00803D2A" w:rsidRDefault="00803D2A" w:rsidP="00803D2A">
            <w:pPr>
              <w:jc w:val="center"/>
              <w:rPr>
                <w:ins w:id="2140" w:author="Paramonova Elena" w:date="2021-02-18T11:08:00Z"/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ins w:id="2141" w:author="Paramonova Elena" w:date="2021-02-18T11:09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MM206</w:t>
              </w:r>
            </w:ins>
          </w:p>
        </w:tc>
        <w:tc>
          <w:tcPr>
            <w:tcW w:w="480" w:type="pct"/>
            <w:shd w:val="clear" w:color="auto" w:fill="auto"/>
          </w:tcPr>
          <w:p w14:paraId="6B52591D" w14:textId="298D0F2F" w:rsidR="00803D2A" w:rsidRPr="00EE0B01" w:rsidRDefault="00803D2A" w:rsidP="00803D2A">
            <w:pPr>
              <w:jc w:val="center"/>
              <w:rPr>
                <w:ins w:id="2142" w:author="Paramonova Elena" w:date="2021-02-18T11:08:00Z"/>
                <w:rFonts w:ascii="Arial" w:hAnsi="Arial" w:cs="Arial"/>
                <w:sz w:val="20"/>
                <w:szCs w:val="20"/>
              </w:rPr>
            </w:pPr>
            <w:ins w:id="2143" w:author="Paramonova Elena" w:date="2021-02-18T11:09:00Z">
              <w:r>
                <w:rPr>
                  <w:rFonts w:ascii="Arial" w:hAnsi="Arial" w:cs="Arial"/>
                  <w:sz w:val="20"/>
                  <w:szCs w:val="20"/>
                </w:rPr>
                <w:t>-</w:t>
              </w:r>
            </w:ins>
          </w:p>
        </w:tc>
      </w:tr>
      <w:tr w:rsidR="00A276D0" w:rsidRPr="006F5656" w14:paraId="45132160" w14:textId="77777777" w:rsidTr="00A8454D">
        <w:trPr>
          <w:ins w:id="2144" w:author="Paramonova Elena" w:date="2021-02-20T17:37:00Z"/>
        </w:trPr>
        <w:tc>
          <w:tcPr>
            <w:tcW w:w="341" w:type="pct"/>
            <w:shd w:val="clear" w:color="auto" w:fill="auto"/>
          </w:tcPr>
          <w:p w14:paraId="56E53E62" w14:textId="77777777" w:rsidR="00A276D0" w:rsidRDefault="00A276D0" w:rsidP="00803D2A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ins w:id="2145" w:author="Paramonova Elena" w:date="2021-02-20T17:37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33972AF1" w14:textId="2754F0A9" w:rsidR="00A276D0" w:rsidRPr="00803D2A" w:rsidRDefault="00A276D0">
            <w:pPr>
              <w:rPr>
                <w:ins w:id="2146" w:author="Paramonova Elena" w:date="2021-02-20T17:37:00Z"/>
                <w:rFonts w:ascii="Arial" w:hAnsi="Arial" w:cs="Arial"/>
                <w:sz w:val="20"/>
              </w:rPr>
            </w:pPr>
            <w:ins w:id="2147" w:author="Paramonova Elena" w:date="2021-02-20T17:37:00Z">
              <w:r w:rsidRPr="00A276D0">
                <w:rPr>
                  <w:rFonts w:ascii="Arial" w:hAnsi="Arial" w:cs="Arial"/>
                  <w:sz w:val="20"/>
                </w:rPr>
                <w:t>Запрет удаления вложения в заявке на закупку</w:t>
              </w:r>
            </w:ins>
          </w:p>
        </w:tc>
        <w:tc>
          <w:tcPr>
            <w:tcW w:w="418" w:type="pct"/>
          </w:tcPr>
          <w:p w14:paraId="49572443" w14:textId="687F94B7" w:rsidR="00A276D0" w:rsidRPr="007C104B" w:rsidRDefault="00A276D0" w:rsidP="00803D2A">
            <w:pPr>
              <w:jc w:val="left"/>
              <w:rPr>
                <w:ins w:id="2148" w:author="Paramonova Elena" w:date="2021-02-20T17:37:00Z"/>
                <w:rFonts w:ascii="Arial" w:hAnsi="Arial" w:cs="Arial"/>
                <w:sz w:val="20"/>
                <w:szCs w:val="20"/>
              </w:rPr>
            </w:pPr>
            <w:ins w:id="2149" w:author="Paramonova Elena" w:date="2021-02-20T17:37:00Z">
              <w:r>
                <w:rPr>
                  <w:rFonts w:ascii="Arial" w:hAnsi="Arial" w:cs="Arial"/>
                  <w:sz w:val="20"/>
                  <w:szCs w:val="20"/>
                  <w:lang w:val="en-US"/>
                </w:rPr>
                <w:t>ABAP</w:t>
              </w:r>
            </w:ins>
          </w:p>
        </w:tc>
        <w:tc>
          <w:tcPr>
            <w:tcW w:w="418" w:type="pct"/>
          </w:tcPr>
          <w:p w14:paraId="2F16E779" w14:textId="5BABB305" w:rsidR="00A276D0" w:rsidRPr="00A276D0" w:rsidRDefault="00A276D0" w:rsidP="00803D2A">
            <w:pPr>
              <w:jc w:val="center"/>
              <w:rPr>
                <w:ins w:id="2150" w:author="Paramonova Elena" w:date="2021-02-20T17:37:00Z"/>
                <w:rFonts w:ascii="Arial" w:hAnsi="Arial" w:cs="Arial"/>
                <w:color w:val="000000"/>
                <w:sz w:val="20"/>
                <w:szCs w:val="20"/>
                <w:rPrChange w:id="2151" w:author="Paramonova Elena" w:date="2021-02-20T17:37:00Z">
                  <w:rPr>
                    <w:ins w:id="2152" w:author="Paramonova Elena" w:date="2021-02-20T17:37:00Z"/>
                    <w:rFonts w:ascii="Arial" w:hAnsi="Arial" w:cs="Arial"/>
                    <w:color w:val="000000"/>
                    <w:sz w:val="20"/>
                    <w:szCs w:val="20"/>
                    <w:lang w:val="en-US"/>
                  </w:rPr>
                </w:rPrChange>
              </w:rPr>
            </w:pPr>
            <w:ins w:id="2153" w:author="Paramonova Elena" w:date="2021-02-20T17:37:00Z">
              <w:r w:rsidRPr="00A276D0">
                <w:rPr>
                  <w:rFonts w:ascii="Arial" w:hAnsi="Arial" w:cs="Arial"/>
                  <w:color w:val="000000"/>
                  <w:sz w:val="20"/>
                  <w:szCs w:val="20"/>
                </w:rPr>
                <w:t>MM207</w:t>
              </w:r>
            </w:ins>
          </w:p>
        </w:tc>
        <w:tc>
          <w:tcPr>
            <w:tcW w:w="480" w:type="pct"/>
            <w:shd w:val="clear" w:color="auto" w:fill="auto"/>
          </w:tcPr>
          <w:p w14:paraId="1CBACB3A" w14:textId="23DB833A" w:rsidR="00A276D0" w:rsidRDefault="00A276D0" w:rsidP="00803D2A">
            <w:pPr>
              <w:jc w:val="center"/>
              <w:rPr>
                <w:ins w:id="2154" w:author="Paramonova Elena" w:date="2021-02-20T17:37:00Z"/>
                <w:rFonts w:ascii="Arial" w:hAnsi="Arial" w:cs="Arial"/>
                <w:sz w:val="20"/>
                <w:szCs w:val="20"/>
              </w:rPr>
            </w:pPr>
            <w:ins w:id="2155" w:author="Paramonova Elena" w:date="2021-02-20T17:37:00Z">
              <w:r>
                <w:rPr>
                  <w:rFonts w:ascii="Arial" w:hAnsi="Arial" w:cs="Arial"/>
                  <w:sz w:val="20"/>
                  <w:szCs w:val="20"/>
                </w:rPr>
                <w:t>-</w:t>
              </w:r>
            </w:ins>
          </w:p>
        </w:tc>
      </w:tr>
      <w:tr w:rsidR="00A46E2A" w:rsidRPr="006F5656" w14:paraId="4DD46C51" w14:textId="77777777" w:rsidTr="00A8454D">
        <w:trPr>
          <w:ins w:id="2156" w:author="Goppe Sergey" w:date="2021-02-20T05:51:00Z"/>
        </w:trPr>
        <w:tc>
          <w:tcPr>
            <w:tcW w:w="341" w:type="pct"/>
            <w:shd w:val="clear" w:color="auto" w:fill="auto"/>
          </w:tcPr>
          <w:p w14:paraId="2AD6E61A" w14:textId="77777777" w:rsidR="00A46E2A" w:rsidRDefault="00A46E2A" w:rsidP="00803D2A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ins w:id="2157" w:author="Goppe Sergey" w:date="2021-02-20T05:51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74207F8A" w14:textId="77777777" w:rsidR="00A46E2A" w:rsidRPr="00A46E2A" w:rsidRDefault="00A46E2A" w:rsidP="00A46E2A">
            <w:pPr>
              <w:rPr>
                <w:ins w:id="2158" w:author="Goppe Sergey" w:date="2021-02-20T05:51:00Z"/>
                <w:rFonts w:ascii="Arial" w:hAnsi="Arial" w:cs="Arial"/>
                <w:sz w:val="20"/>
              </w:rPr>
            </w:pPr>
            <w:ins w:id="2159" w:author="Goppe Sergey" w:date="2021-02-20T05:51:00Z">
              <w:r w:rsidRPr="00A46E2A">
                <w:rPr>
                  <w:rFonts w:ascii="Arial" w:hAnsi="Arial" w:cs="Arial"/>
                  <w:sz w:val="20"/>
                </w:rPr>
                <w:t xml:space="preserve">Распределение ТЗР по </w:t>
              </w:r>
            </w:ins>
          </w:p>
          <w:p w14:paraId="5D8D8321" w14:textId="77777777" w:rsidR="00A46E2A" w:rsidRDefault="00A46E2A" w:rsidP="00A46E2A">
            <w:pPr>
              <w:rPr>
                <w:ins w:id="2160" w:author="Goppe Sergey" w:date="2021-02-20T05:52:00Z"/>
                <w:rFonts w:ascii="Arial" w:hAnsi="Arial" w:cs="Arial"/>
                <w:sz w:val="20"/>
              </w:rPr>
            </w:pPr>
            <w:ins w:id="2161" w:author="Goppe Sergey" w:date="2021-02-20T05:51:00Z">
              <w:r w:rsidRPr="00A46E2A">
                <w:rPr>
                  <w:rFonts w:ascii="Arial" w:hAnsi="Arial" w:cs="Arial"/>
                  <w:sz w:val="20"/>
                </w:rPr>
                <w:t>документам поступлений МТР.</w:t>
              </w:r>
            </w:ins>
          </w:p>
          <w:p w14:paraId="11464220" w14:textId="0AC60A35" w:rsidR="00A46E2A" w:rsidRPr="00A46E2A" w:rsidRDefault="002179C3" w:rsidP="002179C3">
            <w:pPr>
              <w:rPr>
                <w:ins w:id="2162" w:author="Goppe Sergey" w:date="2021-02-20T05:51:00Z"/>
                <w:rFonts w:ascii="Arial" w:hAnsi="Arial" w:cs="Arial"/>
                <w:sz w:val="20"/>
              </w:rPr>
            </w:pPr>
            <w:ins w:id="2163" w:author="Goppe Sergey" w:date="2021-02-20T05:54:00Z">
              <w:r>
                <w:rPr>
                  <w:rFonts w:ascii="Arial" w:hAnsi="Arial" w:cs="Arial"/>
                  <w:sz w:val="20"/>
                </w:rPr>
                <w:t>Р</w:t>
              </w:r>
              <w:r w:rsidRPr="002179C3">
                <w:rPr>
                  <w:rFonts w:ascii="Arial" w:hAnsi="Arial" w:cs="Arial"/>
                  <w:sz w:val="20"/>
                </w:rPr>
                <w:t xml:space="preserve">азработка для связи счетов за ТЗР (от дальнего базиса на перевалочную базу) с позициями поставок МТР, затем вывод в отчете BW, </w:t>
              </w:r>
              <w:r w:rsidRPr="002179C3">
                <w:rPr>
                  <w:rFonts w:ascii="Arial" w:hAnsi="Arial" w:cs="Arial"/>
                  <w:sz w:val="20"/>
                </w:rPr>
                <w:lastRenderedPageBreak/>
                <w:t>чтобы была возможность сравнения плановой цены с фактической при поставке на дальнем базисе.</w:t>
              </w:r>
            </w:ins>
          </w:p>
        </w:tc>
        <w:tc>
          <w:tcPr>
            <w:tcW w:w="418" w:type="pct"/>
          </w:tcPr>
          <w:p w14:paraId="4F636E76" w14:textId="63A9F3D1" w:rsidR="00A46E2A" w:rsidRPr="00A46E2A" w:rsidRDefault="00A46E2A" w:rsidP="00803D2A">
            <w:pPr>
              <w:jc w:val="left"/>
              <w:rPr>
                <w:ins w:id="2164" w:author="Goppe Sergey" w:date="2021-02-20T05:51:00Z"/>
                <w:rFonts w:ascii="Arial" w:hAnsi="Arial" w:cs="Arial"/>
                <w:sz w:val="20"/>
                <w:szCs w:val="20"/>
                <w:lang w:val="en-US"/>
                <w:rPrChange w:id="2165" w:author="Goppe Sergey" w:date="2021-02-20T05:51:00Z">
                  <w:rPr>
                    <w:ins w:id="2166" w:author="Goppe Sergey" w:date="2021-02-20T05:51:00Z"/>
                    <w:rFonts w:ascii="Arial" w:hAnsi="Arial" w:cs="Arial"/>
                    <w:sz w:val="20"/>
                    <w:szCs w:val="20"/>
                  </w:rPr>
                </w:rPrChange>
              </w:rPr>
            </w:pPr>
            <w:ins w:id="2167" w:author="Goppe Sergey" w:date="2021-02-20T05:51:00Z">
              <w:r>
                <w:rPr>
                  <w:rFonts w:ascii="Arial" w:hAnsi="Arial" w:cs="Arial"/>
                  <w:sz w:val="20"/>
                  <w:szCs w:val="20"/>
                  <w:lang w:val="en-US"/>
                </w:rPr>
                <w:lastRenderedPageBreak/>
                <w:t>ABAP</w:t>
              </w:r>
            </w:ins>
          </w:p>
        </w:tc>
        <w:tc>
          <w:tcPr>
            <w:tcW w:w="418" w:type="pct"/>
          </w:tcPr>
          <w:p w14:paraId="34917E7C" w14:textId="09FB7D7C" w:rsidR="00A46E2A" w:rsidRPr="00A46E2A" w:rsidRDefault="00A46E2A" w:rsidP="00803D2A">
            <w:pPr>
              <w:jc w:val="center"/>
              <w:rPr>
                <w:ins w:id="2168" w:author="Goppe Sergey" w:date="2021-02-20T05:51:00Z"/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ins w:id="2169" w:author="Goppe Sergey" w:date="2021-02-20T05:52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MM208</w:t>
              </w:r>
            </w:ins>
          </w:p>
        </w:tc>
        <w:tc>
          <w:tcPr>
            <w:tcW w:w="480" w:type="pct"/>
            <w:shd w:val="clear" w:color="auto" w:fill="auto"/>
          </w:tcPr>
          <w:p w14:paraId="4CAE17D0" w14:textId="1009A862" w:rsidR="00A46E2A" w:rsidRPr="00A46E2A" w:rsidRDefault="00A46E2A" w:rsidP="00803D2A">
            <w:pPr>
              <w:jc w:val="center"/>
              <w:rPr>
                <w:ins w:id="2170" w:author="Goppe Sergey" w:date="2021-02-20T05:51:00Z"/>
                <w:rFonts w:ascii="Arial" w:hAnsi="Arial" w:cs="Arial"/>
                <w:sz w:val="20"/>
                <w:szCs w:val="20"/>
                <w:lang w:val="en-US"/>
                <w:rPrChange w:id="2171" w:author="Goppe Sergey" w:date="2021-02-20T05:52:00Z">
                  <w:rPr>
                    <w:ins w:id="2172" w:author="Goppe Sergey" w:date="2021-02-20T05:51:00Z"/>
                    <w:rFonts w:ascii="Arial" w:hAnsi="Arial" w:cs="Arial"/>
                    <w:sz w:val="20"/>
                    <w:szCs w:val="20"/>
                  </w:rPr>
                </w:rPrChange>
              </w:rPr>
            </w:pPr>
            <w:ins w:id="2173" w:author="Goppe Sergey" w:date="2021-02-20T05:52:00Z">
              <w:r>
                <w:rPr>
                  <w:rFonts w:ascii="Arial" w:hAnsi="Arial" w:cs="Arial"/>
                  <w:sz w:val="20"/>
                  <w:szCs w:val="20"/>
                  <w:lang w:val="en-US"/>
                </w:rPr>
                <w:t>-</w:t>
              </w:r>
            </w:ins>
          </w:p>
        </w:tc>
      </w:tr>
      <w:tr w:rsidR="00803D2A" w:rsidRPr="006F5656" w14:paraId="121C2C66" w14:textId="77777777" w:rsidTr="00A8454D">
        <w:trPr>
          <w:ins w:id="2174" w:author="Paramonova Elena" w:date="2021-02-18T11:08:00Z"/>
        </w:trPr>
        <w:tc>
          <w:tcPr>
            <w:tcW w:w="341" w:type="pct"/>
            <w:shd w:val="clear" w:color="auto" w:fill="auto"/>
          </w:tcPr>
          <w:p w14:paraId="668D11F1" w14:textId="77777777" w:rsidR="00803D2A" w:rsidRDefault="00803D2A" w:rsidP="00803D2A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ins w:id="2175" w:author="Paramonova Elena" w:date="2021-02-18T11:08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4CF62B82" w14:textId="64C6E03B" w:rsidR="00803D2A" w:rsidRDefault="00803D2A" w:rsidP="00803D2A">
            <w:pPr>
              <w:rPr>
                <w:ins w:id="2176" w:author="Paramonova Elena" w:date="2021-02-18T11:08:00Z"/>
                <w:rFonts w:ascii="Arial" w:hAnsi="Arial" w:cs="Arial"/>
                <w:sz w:val="20"/>
              </w:rPr>
            </w:pPr>
            <w:ins w:id="2177" w:author="Paramonova Elena" w:date="2021-02-18T11:10:00Z">
              <w:r>
                <w:rPr>
                  <w:rFonts w:ascii="Arial" w:hAnsi="Arial" w:cs="Arial"/>
                  <w:sz w:val="20"/>
                </w:rPr>
                <w:t>П</w:t>
              </w:r>
              <w:r w:rsidRPr="00803D2A">
                <w:rPr>
                  <w:rFonts w:ascii="Arial" w:hAnsi="Arial" w:cs="Arial"/>
                  <w:sz w:val="20"/>
                </w:rPr>
                <w:t xml:space="preserve">ечатный формуляр Доверенность М-2 в SAP. </w:t>
              </w:r>
            </w:ins>
          </w:p>
        </w:tc>
        <w:tc>
          <w:tcPr>
            <w:tcW w:w="418" w:type="pct"/>
          </w:tcPr>
          <w:p w14:paraId="1AEFF5B7" w14:textId="4E80A206" w:rsidR="00803D2A" w:rsidRPr="007C104B" w:rsidRDefault="00803D2A" w:rsidP="00803D2A">
            <w:pPr>
              <w:jc w:val="left"/>
              <w:rPr>
                <w:ins w:id="2178" w:author="Paramonova Elena" w:date="2021-02-18T11:08:00Z"/>
                <w:rFonts w:ascii="Arial" w:hAnsi="Arial" w:cs="Arial"/>
                <w:sz w:val="20"/>
                <w:szCs w:val="20"/>
              </w:rPr>
            </w:pPr>
            <w:ins w:id="2179" w:author="Paramonova Elena" w:date="2021-02-18T11:09:00Z">
              <w:r w:rsidRPr="007C104B">
                <w:rPr>
                  <w:rFonts w:ascii="Arial" w:hAnsi="Arial" w:cs="Arial"/>
                  <w:sz w:val="20"/>
                  <w:szCs w:val="20"/>
                </w:rPr>
                <w:t>АВАР</w:t>
              </w:r>
            </w:ins>
          </w:p>
        </w:tc>
        <w:tc>
          <w:tcPr>
            <w:tcW w:w="418" w:type="pct"/>
          </w:tcPr>
          <w:p w14:paraId="02B23F02" w14:textId="22394775" w:rsidR="00803D2A" w:rsidRDefault="00803D2A" w:rsidP="00803D2A">
            <w:pPr>
              <w:jc w:val="center"/>
              <w:rPr>
                <w:ins w:id="2180" w:author="Paramonova Elena" w:date="2021-02-18T11:08:00Z"/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ins w:id="2181" w:author="Paramonova Elena" w:date="2021-02-18T11:09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MM209</w:t>
              </w:r>
            </w:ins>
          </w:p>
        </w:tc>
        <w:tc>
          <w:tcPr>
            <w:tcW w:w="480" w:type="pct"/>
            <w:shd w:val="clear" w:color="auto" w:fill="auto"/>
          </w:tcPr>
          <w:p w14:paraId="0B27D4D2" w14:textId="707E7610" w:rsidR="00803D2A" w:rsidRPr="00EE0B01" w:rsidRDefault="00803D2A" w:rsidP="00803D2A">
            <w:pPr>
              <w:jc w:val="center"/>
              <w:rPr>
                <w:ins w:id="2182" w:author="Paramonova Elena" w:date="2021-02-18T11:08:00Z"/>
                <w:rFonts w:ascii="Arial" w:hAnsi="Arial" w:cs="Arial"/>
                <w:sz w:val="20"/>
                <w:szCs w:val="20"/>
              </w:rPr>
            </w:pPr>
            <w:ins w:id="2183" w:author="Paramonova Elena" w:date="2021-02-18T11:09:00Z">
              <w:r>
                <w:rPr>
                  <w:rFonts w:ascii="Arial" w:hAnsi="Arial" w:cs="Arial"/>
                  <w:sz w:val="20"/>
                  <w:szCs w:val="20"/>
                </w:rPr>
                <w:t>-</w:t>
              </w:r>
            </w:ins>
          </w:p>
        </w:tc>
      </w:tr>
      <w:tr w:rsidR="00803D2A" w:rsidRPr="006F5656" w14:paraId="2B4BEFE5" w14:textId="77777777" w:rsidTr="00A8454D">
        <w:trPr>
          <w:ins w:id="2184" w:author="Paramonova Elena" w:date="2021-02-18T11:08:00Z"/>
        </w:trPr>
        <w:tc>
          <w:tcPr>
            <w:tcW w:w="341" w:type="pct"/>
            <w:shd w:val="clear" w:color="auto" w:fill="auto"/>
          </w:tcPr>
          <w:p w14:paraId="5A3E676A" w14:textId="77777777" w:rsidR="00803D2A" w:rsidRDefault="00803D2A" w:rsidP="00803D2A">
            <w:pPr>
              <w:pStyle w:val="afa"/>
              <w:numPr>
                <w:ilvl w:val="0"/>
                <w:numId w:val="13"/>
              </w:numPr>
              <w:ind w:left="44"/>
              <w:jc w:val="left"/>
              <w:rPr>
                <w:ins w:id="2185" w:author="Paramonova Elena" w:date="2021-02-18T11:08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3" w:type="pct"/>
          </w:tcPr>
          <w:p w14:paraId="27123CC7" w14:textId="36652C2E" w:rsidR="00803D2A" w:rsidRDefault="00D55812" w:rsidP="00803D2A">
            <w:pPr>
              <w:rPr>
                <w:ins w:id="2186" w:author="Paramonova Elena" w:date="2021-02-18T11:08:00Z"/>
                <w:rFonts w:ascii="Arial" w:hAnsi="Arial" w:cs="Arial"/>
                <w:sz w:val="20"/>
              </w:rPr>
            </w:pPr>
            <w:ins w:id="2187" w:author="Paramonova Elena" w:date="2021-02-18T11:21:00Z">
              <w:r w:rsidRPr="00D55812">
                <w:rPr>
                  <w:rFonts w:ascii="Arial" w:hAnsi="Arial" w:cs="Arial"/>
                  <w:sz w:val="20"/>
                </w:rPr>
                <w:t>Разработка ММ213 предназначена для автом</w:t>
              </w:r>
              <w:r>
                <w:rPr>
                  <w:rFonts w:ascii="Arial" w:hAnsi="Arial" w:cs="Arial"/>
                  <w:sz w:val="20"/>
                </w:rPr>
                <w:t>атического формирования докумен</w:t>
              </w:r>
              <w:r w:rsidRPr="00D55812">
                <w:rPr>
                  <w:rFonts w:ascii="Arial" w:hAnsi="Arial" w:cs="Arial"/>
                  <w:sz w:val="20"/>
                </w:rPr>
                <w:t xml:space="preserve">тов закупки на основании заявок на закупку, плановых и внеплановых потребностей. В качестве потребностей будут выступать заказы ТОРО и сетевые графики (относящиеся к блоку ТОиР)  – на их основании будут создаваться заказы на поставку (разнарядки). К </w:t>
              </w:r>
            </w:ins>
            <w:ins w:id="2188" w:author="Paramonova Elena" w:date="2021-02-20T13:38:00Z">
              <w:r w:rsidR="00F01C5C" w:rsidRPr="00D55812">
                <w:rPr>
                  <w:rFonts w:ascii="Arial" w:hAnsi="Arial" w:cs="Arial"/>
                  <w:sz w:val="20"/>
                </w:rPr>
                <w:t>заявкам</w:t>
              </w:r>
            </w:ins>
            <w:ins w:id="2189" w:author="Paramonova Elena" w:date="2021-02-18T11:21:00Z">
              <w:r w:rsidRPr="00D55812">
                <w:rPr>
                  <w:rFonts w:ascii="Arial" w:hAnsi="Arial" w:cs="Arial"/>
                  <w:sz w:val="20"/>
                </w:rPr>
                <w:t xml:space="preserve"> на закупку с источником поставки будут создаваться заказы н</w:t>
              </w:r>
              <w:r>
                <w:rPr>
                  <w:rFonts w:ascii="Arial" w:hAnsi="Arial" w:cs="Arial"/>
                  <w:sz w:val="20"/>
                </w:rPr>
                <w:t>а поставку (разнаряд</w:t>
              </w:r>
              <w:r w:rsidRPr="00D55812">
                <w:rPr>
                  <w:rFonts w:ascii="Arial" w:hAnsi="Arial" w:cs="Arial"/>
                  <w:sz w:val="20"/>
                </w:rPr>
                <w:t>ки); к заявкам на закупку без источника поставки буду</w:t>
              </w:r>
              <w:r>
                <w:rPr>
                  <w:rFonts w:ascii="Arial" w:hAnsi="Arial" w:cs="Arial"/>
                  <w:sz w:val="20"/>
                </w:rPr>
                <w:t>т создаваться квартальные специ</w:t>
              </w:r>
              <w:r w:rsidRPr="00D55812">
                <w:rPr>
                  <w:rFonts w:ascii="Arial" w:hAnsi="Arial" w:cs="Arial"/>
                  <w:sz w:val="20"/>
                </w:rPr>
                <w:t>фикации вида ZDK, которые будут установлены к этим заявкам как источники поставки. Заказы на закупку вида ZRZA создаются по</w:t>
              </w:r>
            </w:ins>
            <w:ins w:id="2190" w:author="Paramonova Elena" w:date="2021-02-20T13:39:00Z">
              <w:r w:rsidR="00F01C5C">
                <w:rPr>
                  <w:rFonts w:ascii="Arial" w:hAnsi="Arial" w:cs="Arial"/>
                  <w:sz w:val="20"/>
                </w:rPr>
                <w:t xml:space="preserve"> внеплановой</w:t>
              </w:r>
            </w:ins>
            <w:ins w:id="2191" w:author="Paramonova Elena" w:date="2021-02-18T11:21:00Z">
              <w:r w:rsidRPr="00D55812">
                <w:rPr>
                  <w:rFonts w:ascii="Arial" w:hAnsi="Arial" w:cs="Arial"/>
                  <w:sz w:val="20"/>
                </w:rPr>
                <w:t xml:space="preserve"> потребности, без ссылки на заявку на закупку и со ссылкой на рамочный контракт ZKS.</w:t>
              </w:r>
            </w:ins>
          </w:p>
        </w:tc>
        <w:tc>
          <w:tcPr>
            <w:tcW w:w="418" w:type="pct"/>
          </w:tcPr>
          <w:p w14:paraId="01B26E05" w14:textId="74C90518" w:rsidR="00803D2A" w:rsidRPr="007C104B" w:rsidRDefault="00803D2A" w:rsidP="00803D2A">
            <w:pPr>
              <w:jc w:val="left"/>
              <w:rPr>
                <w:ins w:id="2192" w:author="Paramonova Elena" w:date="2021-02-18T11:08:00Z"/>
                <w:rFonts w:ascii="Arial" w:hAnsi="Arial" w:cs="Arial"/>
                <w:sz w:val="20"/>
                <w:szCs w:val="20"/>
              </w:rPr>
            </w:pPr>
            <w:ins w:id="2193" w:author="Paramonova Elena" w:date="2021-02-18T11:09:00Z">
              <w:r w:rsidRPr="007C104B">
                <w:rPr>
                  <w:rFonts w:ascii="Arial" w:hAnsi="Arial" w:cs="Arial"/>
                  <w:sz w:val="20"/>
                  <w:szCs w:val="20"/>
                </w:rPr>
                <w:t>АВАР</w:t>
              </w:r>
            </w:ins>
          </w:p>
        </w:tc>
        <w:tc>
          <w:tcPr>
            <w:tcW w:w="418" w:type="pct"/>
          </w:tcPr>
          <w:p w14:paraId="3533737C" w14:textId="0DA7C0A0" w:rsidR="00803D2A" w:rsidRDefault="00803D2A" w:rsidP="00803D2A">
            <w:pPr>
              <w:jc w:val="center"/>
              <w:rPr>
                <w:ins w:id="2194" w:author="Paramonova Elena" w:date="2021-02-18T11:08:00Z"/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ins w:id="2195" w:author="Paramonova Elena" w:date="2021-02-18T11:09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MM</w:t>
              </w:r>
              <w:del w:id="2196" w:author="Goppe Sergey" w:date="2021-02-20T05:55:00Z">
                <w:r w:rsidDel="00112B82">
                  <w:rPr>
                    <w:rFonts w:ascii="Arial" w:hAnsi="Arial" w:cs="Arial"/>
                    <w:color w:val="000000"/>
                    <w:sz w:val="20"/>
                    <w:szCs w:val="20"/>
                    <w:lang w:val="en-US"/>
                  </w:rPr>
                  <w:delText>20</w:delText>
                </w:r>
              </w:del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213</w:t>
              </w:r>
            </w:ins>
          </w:p>
        </w:tc>
        <w:tc>
          <w:tcPr>
            <w:tcW w:w="480" w:type="pct"/>
            <w:shd w:val="clear" w:color="auto" w:fill="auto"/>
          </w:tcPr>
          <w:p w14:paraId="11E22256" w14:textId="0FE3C22A" w:rsidR="00803D2A" w:rsidRPr="00EE0B01" w:rsidRDefault="00803D2A" w:rsidP="00803D2A">
            <w:pPr>
              <w:jc w:val="center"/>
              <w:rPr>
                <w:ins w:id="2197" w:author="Paramonova Elena" w:date="2021-02-18T11:08:00Z"/>
                <w:rFonts w:ascii="Arial" w:hAnsi="Arial" w:cs="Arial"/>
                <w:sz w:val="20"/>
                <w:szCs w:val="20"/>
              </w:rPr>
            </w:pPr>
            <w:ins w:id="2198" w:author="Paramonova Elena" w:date="2021-02-18T11:09:00Z">
              <w:r>
                <w:rPr>
                  <w:rFonts w:ascii="Arial" w:hAnsi="Arial" w:cs="Arial"/>
                  <w:sz w:val="20"/>
                  <w:szCs w:val="20"/>
                </w:rPr>
                <w:t>-</w:t>
              </w:r>
            </w:ins>
          </w:p>
        </w:tc>
      </w:tr>
    </w:tbl>
    <w:p w14:paraId="386BD25B" w14:textId="37891028" w:rsidR="00BD0544" w:rsidRPr="00F94454" w:rsidRDefault="00BD0544" w:rsidP="00FB3F4C">
      <w:pPr>
        <w:rPr>
          <w:rFonts w:ascii="Arial" w:eastAsia="Calibri" w:hAnsi="Arial" w:cs="Arial"/>
          <w:i/>
          <w:color w:val="808080" w:themeColor="background1" w:themeShade="80"/>
        </w:rPr>
      </w:pPr>
    </w:p>
    <w:p w14:paraId="71A62A54" w14:textId="77777777" w:rsidR="00D05675" w:rsidRDefault="00D05675">
      <w:pPr>
        <w:spacing w:after="200" w:line="276" w:lineRule="auto"/>
        <w:jc w:val="left"/>
        <w:rPr>
          <w:rFonts w:ascii="Arial" w:eastAsiaTheme="majorEastAsia" w:hAnsi="Arial" w:cstheme="majorBidi"/>
          <w:b/>
          <w:caps/>
          <w:szCs w:val="26"/>
        </w:rPr>
      </w:pPr>
      <w:bookmarkStart w:id="2199" w:name="_Toc431903102"/>
      <w:bookmarkStart w:id="2200" w:name="_Toc469481048"/>
      <w:r>
        <w:rPr>
          <w:rFonts w:eastAsiaTheme="majorEastAsia" w:cstheme="majorBidi"/>
          <w:bCs/>
          <w:iCs/>
          <w:szCs w:val="26"/>
        </w:rPr>
        <w:br w:type="page"/>
      </w:r>
    </w:p>
    <w:p w14:paraId="650C14AB" w14:textId="055038F8" w:rsidR="0054502F" w:rsidRDefault="0054502F" w:rsidP="0054502F">
      <w:pPr>
        <w:pStyle w:val="23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201" w:name="_Toc64879368"/>
      <w:r w:rsidRPr="008C7F95">
        <w:rPr>
          <w:rFonts w:eastAsiaTheme="majorEastAsia" w:cstheme="majorBidi"/>
          <w:bCs w:val="0"/>
          <w:iCs w:val="0"/>
          <w:szCs w:val="26"/>
        </w:rPr>
        <w:lastRenderedPageBreak/>
        <w:t>Особенности технической реализации</w:t>
      </w:r>
      <w:bookmarkEnd w:id="2201"/>
    </w:p>
    <w:p w14:paraId="49CD1E1B" w14:textId="02F24F82" w:rsidR="009372D2" w:rsidRDefault="009372D2" w:rsidP="00D01C7D">
      <w:pPr>
        <w:pStyle w:val="3"/>
      </w:pPr>
      <w:bookmarkStart w:id="2202" w:name="_Toc64879369"/>
      <w:r>
        <w:t xml:space="preserve">Коды деблокирования заказа на поставку вида </w:t>
      </w:r>
      <w:r w:rsidRPr="009372D2">
        <w:t>ZNB-Спецификация договора</w:t>
      </w:r>
      <w:bookmarkEnd w:id="2202"/>
    </w:p>
    <w:p w14:paraId="5A80BBF6" w14:textId="7C81FDF1" w:rsidR="00CA4600" w:rsidRPr="00925F2C" w:rsidRDefault="00CA4600" w:rsidP="00157F30">
      <w:pPr>
        <w:pStyle w:val="a8"/>
        <w:jc w:val="right"/>
        <w:rPr>
          <w:rFonts w:ascii="Arial" w:hAnsi="Arial" w:cs="Arial"/>
          <w:b/>
          <w:sz w:val="22"/>
          <w:szCs w:val="22"/>
        </w:rPr>
      </w:pPr>
      <w:r w:rsidRPr="00925F2C">
        <w:rPr>
          <w:rFonts w:ascii="Arial" w:hAnsi="Arial" w:cs="Arial"/>
          <w:b/>
          <w:sz w:val="22"/>
          <w:szCs w:val="22"/>
        </w:rPr>
        <w:t xml:space="preserve">Таблица </w:t>
      </w:r>
      <w:r w:rsidRPr="00925F2C">
        <w:rPr>
          <w:rFonts w:ascii="Arial" w:hAnsi="Arial" w:cs="Arial"/>
          <w:b/>
          <w:sz w:val="22"/>
          <w:szCs w:val="22"/>
        </w:rPr>
        <w:fldChar w:fldCharType="begin"/>
      </w:r>
      <w:r w:rsidRPr="00925F2C">
        <w:rPr>
          <w:rFonts w:ascii="Arial" w:hAnsi="Arial" w:cs="Arial"/>
          <w:b/>
          <w:sz w:val="22"/>
          <w:szCs w:val="22"/>
        </w:rPr>
        <w:instrText xml:space="preserve"> SEQ Таблица \* ARABIC </w:instrText>
      </w:r>
      <w:r w:rsidRPr="00925F2C">
        <w:rPr>
          <w:rFonts w:ascii="Arial" w:hAnsi="Arial" w:cs="Arial"/>
          <w:b/>
          <w:sz w:val="22"/>
          <w:szCs w:val="22"/>
        </w:rPr>
        <w:fldChar w:fldCharType="separate"/>
      </w:r>
      <w:ins w:id="2203" w:author="Paramonova Elena" w:date="2021-03-18T14:33:00Z">
        <w:r w:rsidR="008157EB">
          <w:rPr>
            <w:rFonts w:ascii="Arial" w:hAnsi="Arial" w:cs="Arial"/>
            <w:b/>
            <w:noProof/>
            <w:sz w:val="22"/>
            <w:szCs w:val="22"/>
          </w:rPr>
          <w:t>71</w:t>
        </w:r>
      </w:ins>
      <w:del w:id="2204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  <w:szCs w:val="22"/>
          </w:rPr>
          <w:delText>75</w:delText>
        </w:r>
      </w:del>
      <w:r w:rsidRPr="00925F2C">
        <w:rPr>
          <w:rFonts w:ascii="Arial" w:hAnsi="Arial" w:cs="Arial"/>
          <w:b/>
          <w:sz w:val="22"/>
          <w:szCs w:val="22"/>
        </w:rPr>
        <w:fldChar w:fldCharType="end"/>
      </w:r>
      <w:r>
        <w:rPr>
          <w:rFonts w:ascii="Arial" w:hAnsi="Arial" w:cs="Arial"/>
          <w:b/>
          <w:sz w:val="22"/>
          <w:szCs w:val="22"/>
        </w:rPr>
        <w:t>. Коды деблокирования заказов на поставку</w:t>
      </w:r>
      <w:r w:rsidR="00045E1A">
        <w:rPr>
          <w:rFonts w:ascii="Arial" w:hAnsi="Arial" w:cs="Arial"/>
          <w:b/>
          <w:sz w:val="22"/>
          <w:szCs w:val="22"/>
        </w:rPr>
        <w:t xml:space="preserve"> вида ZNB-Спецификация договора</w:t>
      </w:r>
    </w:p>
    <w:tbl>
      <w:tblPr>
        <w:tblW w:w="431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557"/>
        <w:gridCol w:w="7219"/>
      </w:tblGrid>
      <w:tr w:rsidR="004560E0" w:rsidRPr="00F94454" w14:paraId="750465AD" w14:textId="77777777" w:rsidTr="004560E0">
        <w:trPr>
          <w:cantSplit/>
          <w:trHeight w:val="397"/>
          <w:tblHeader/>
        </w:trPr>
        <w:tc>
          <w:tcPr>
            <w:tcW w:w="887" w:type="pct"/>
            <w:shd w:val="clear" w:color="auto" w:fill="FFC000"/>
            <w:vAlign w:val="center"/>
          </w:tcPr>
          <w:p w14:paraId="7C5326B5" w14:textId="77777777" w:rsidR="004560E0" w:rsidRPr="00F94454" w:rsidRDefault="004560E0" w:rsidP="00CA460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E31B7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деблокирования</w:t>
            </w:r>
          </w:p>
        </w:tc>
        <w:tc>
          <w:tcPr>
            <w:tcW w:w="4113" w:type="pct"/>
            <w:shd w:val="clear" w:color="auto" w:fill="FFC000"/>
            <w:vAlign w:val="center"/>
          </w:tcPr>
          <w:p w14:paraId="1D00DADA" w14:textId="77777777" w:rsidR="004560E0" w:rsidRPr="00F94454" w:rsidRDefault="004560E0" w:rsidP="00CA460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E31B7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кода деблокирования</w:t>
            </w:r>
          </w:p>
        </w:tc>
      </w:tr>
      <w:tr w:rsidR="004560E0" w:rsidRPr="00F94454" w14:paraId="6B325013" w14:textId="77777777" w:rsidTr="004560E0">
        <w:trPr>
          <w:cantSplit/>
        </w:trPr>
        <w:tc>
          <w:tcPr>
            <w:tcW w:w="887" w:type="pct"/>
            <w:shd w:val="clear" w:color="auto" w:fill="auto"/>
          </w:tcPr>
          <w:p w14:paraId="39A187AE" w14:textId="67157C95" w:rsidR="004560E0" w:rsidRPr="002216ED" w:rsidRDefault="004560E0" w:rsidP="00CA460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13" w:type="pct"/>
            <w:shd w:val="clear" w:color="auto" w:fill="auto"/>
          </w:tcPr>
          <w:p w14:paraId="04DEEDCA" w14:textId="77777777" w:rsidR="004560E0" w:rsidRPr="002216ED" w:rsidRDefault="004560E0" w:rsidP="00CA4600">
            <w:pPr>
              <w:jc w:val="center"/>
              <w:rPr>
                <w:rFonts w:ascii="Arial" w:hAnsi="Arial" w:cs="Arial"/>
                <w:sz w:val="20"/>
              </w:rPr>
            </w:pPr>
            <w:r w:rsidRPr="00DB1479">
              <w:rPr>
                <w:rFonts w:ascii="Arial" w:hAnsi="Arial" w:cs="Arial"/>
                <w:sz w:val="20"/>
                <w:szCs w:val="20"/>
                <w:lang w:eastAsia="ru-RU"/>
              </w:rPr>
              <w:t>Проект\На доработке</w:t>
            </w:r>
          </w:p>
        </w:tc>
      </w:tr>
      <w:tr w:rsidR="004560E0" w:rsidRPr="00F94454" w14:paraId="66356CA1" w14:textId="77777777" w:rsidTr="004560E0">
        <w:trPr>
          <w:cantSplit/>
        </w:trPr>
        <w:tc>
          <w:tcPr>
            <w:tcW w:w="887" w:type="pct"/>
            <w:shd w:val="clear" w:color="auto" w:fill="auto"/>
          </w:tcPr>
          <w:p w14:paraId="450D5702" w14:textId="6AE143D8" w:rsidR="004560E0" w:rsidRDefault="004560E0" w:rsidP="00CA46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D1</w:t>
            </w:r>
          </w:p>
        </w:tc>
        <w:tc>
          <w:tcPr>
            <w:tcW w:w="4113" w:type="pct"/>
            <w:shd w:val="clear" w:color="auto" w:fill="auto"/>
          </w:tcPr>
          <w:p w14:paraId="2BCFBC19" w14:textId="77777777" w:rsidR="004560E0" w:rsidRDefault="004560E0" w:rsidP="00CA46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На согласовании в СЭД</w:t>
            </w:r>
          </w:p>
        </w:tc>
      </w:tr>
      <w:tr w:rsidR="004560E0" w:rsidRPr="00F94454" w14:paraId="4331E4AE" w14:textId="77777777" w:rsidTr="004560E0">
        <w:trPr>
          <w:cantSplit/>
        </w:trPr>
        <w:tc>
          <w:tcPr>
            <w:tcW w:w="887" w:type="pct"/>
            <w:shd w:val="clear" w:color="auto" w:fill="auto"/>
          </w:tcPr>
          <w:p w14:paraId="3B406FF2" w14:textId="018381F9" w:rsidR="004560E0" w:rsidRDefault="004560E0" w:rsidP="00CA46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D2</w:t>
            </w:r>
          </w:p>
        </w:tc>
        <w:tc>
          <w:tcPr>
            <w:tcW w:w="4113" w:type="pct"/>
            <w:shd w:val="clear" w:color="auto" w:fill="auto"/>
            <w:vAlign w:val="center"/>
          </w:tcPr>
          <w:p w14:paraId="32135E06" w14:textId="77777777" w:rsidR="004560E0" w:rsidRDefault="004560E0" w:rsidP="00CA4600">
            <w:pPr>
              <w:jc w:val="center"/>
              <w:rPr>
                <w:rFonts w:ascii="Arial" w:hAnsi="Arial" w:cs="Arial"/>
                <w:sz w:val="20"/>
              </w:rPr>
            </w:pPr>
            <w:r w:rsidRPr="00DB1479">
              <w:rPr>
                <w:rFonts w:ascii="Arial" w:hAnsi="Arial" w:cs="Arial"/>
                <w:sz w:val="20"/>
                <w:szCs w:val="20"/>
                <w:lang w:eastAsia="ru-RU"/>
              </w:rPr>
              <w:t>Действующий</w:t>
            </w:r>
          </w:p>
        </w:tc>
      </w:tr>
    </w:tbl>
    <w:p w14:paraId="6C1EB103" w14:textId="0897DA3F" w:rsidR="00CA4600" w:rsidRDefault="00CA4600" w:rsidP="00CA4600"/>
    <w:p w14:paraId="7C630E4C" w14:textId="14EA93F5" w:rsidR="004B2F61" w:rsidRPr="00F8304C" w:rsidRDefault="004B2F61" w:rsidP="00D01C7D">
      <w:pPr>
        <w:pStyle w:val="3"/>
      </w:pPr>
      <w:bookmarkStart w:id="2205" w:name="_Toc64879370"/>
      <w:r w:rsidRPr="00F8304C">
        <w:t>Коды деблокирования заказа на поставку вида Z</w:t>
      </w:r>
      <w:r w:rsidR="009F768F" w:rsidRPr="00F8304C">
        <w:rPr>
          <w:lang w:val="en-US"/>
        </w:rPr>
        <w:t>US</w:t>
      </w:r>
      <w:r w:rsidRPr="00F8304C">
        <w:t>-</w:t>
      </w:r>
      <w:r w:rsidR="009F768F" w:rsidRPr="00F8304C">
        <w:t>заказ на поставку без спецификации</w:t>
      </w:r>
      <w:bookmarkEnd w:id="2205"/>
    </w:p>
    <w:p w14:paraId="5103FF1B" w14:textId="051D96B1" w:rsidR="009F768F" w:rsidRPr="00F8304C" w:rsidRDefault="004B2F61" w:rsidP="00F8304C">
      <w:pPr>
        <w:pStyle w:val="a8"/>
        <w:jc w:val="right"/>
        <w:rPr>
          <w:rFonts w:cs="Arial"/>
          <w:caps/>
          <w:sz w:val="22"/>
          <w:szCs w:val="22"/>
        </w:rPr>
      </w:pPr>
      <w:r w:rsidRPr="00F8304C">
        <w:rPr>
          <w:rFonts w:ascii="Arial" w:hAnsi="Arial" w:cs="Arial"/>
          <w:b/>
          <w:sz w:val="22"/>
          <w:szCs w:val="22"/>
        </w:rPr>
        <w:t xml:space="preserve">Таблица </w:t>
      </w:r>
      <w:r w:rsidRPr="00F8304C">
        <w:rPr>
          <w:rFonts w:ascii="Arial" w:hAnsi="Arial" w:cs="Arial"/>
          <w:b/>
          <w:sz w:val="22"/>
          <w:szCs w:val="22"/>
        </w:rPr>
        <w:fldChar w:fldCharType="begin"/>
      </w:r>
      <w:r w:rsidRPr="00F8304C">
        <w:rPr>
          <w:rFonts w:ascii="Arial" w:hAnsi="Arial" w:cs="Arial"/>
          <w:b/>
          <w:sz w:val="22"/>
          <w:szCs w:val="22"/>
        </w:rPr>
        <w:instrText xml:space="preserve"> SEQ Таблица \* ARABIC </w:instrText>
      </w:r>
      <w:r w:rsidRPr="00F8304C">
        <w:rPr>
          <w:rFonts w:ascii="Arial" w:hAnsi="Arial" w:cs="Arial"/>
          <w:b/>
          <w:sz w:val="22"/>
          <w:szCs w:val="22"/>
        </w:rPr>
        <w:fldChar w:fldCharType="separate"/>
      </w:r>
      <w:ins w:id="2206" w:author="Paramonova Elena" w:date="2021-03-18T14:33:00Z">
        <w:r w:rsidR="008157EB">
          <w:rPr>
            <w:rFonts w:ascii="Arial" w:hAnsi="Arial" w:cs="Arial"/>
            <w:b/>
            <w:noProof/>
            <w:sz w:val="22"/>
            <w:szCs w:val="22"/>
          </w:rPr>
          <w:t>72</w:t>
        </w:r>
      </w:ins>
      <w:del w:id="2207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  <w:szCs w:val="22"/>
          </w:rPr>
          <w:delText>76</w:delText>
        </w:r>
      </w:del>
      <w:r w:rsidRPr="00F8304C">
        <w:rPr>
          <w:rFonts w:ascii="Arial" w:hAnsi="Arial" w:cs="Arial"/>
          <w:b/>
          <w:sz w:val="22"/>
          <w:szCs w:val="22"/>
        </w:rPr>
        <w:fldChar w:fldCharType="end"/>
      </w:r>
      <w:r w:rsidRPr="00F8304C">
        <w:rPr>
          <w:rFonts w:ascii="Arial" w:hAnsi="Arial" w:cs="Arial"/>
          <w:b/>
          <w:sz w:val="22"/>
          <w:szCs w:val="22"/>
        </w:rPr>
        <w:t xml:space="preserve">. Коды деблокирования заказов на поставку вида </w:t>
      </w:r>
      <w:r w:rsidR="009F768F" w:rsidRPr="00F8304C">
        <w:rPr>
          <w:rFonts w:ascii="Arial" w:hAnsi="Arial" w:cs="Arial"/>
          <w:b/>
          <w:sz w:val="22"/>
          <w:szCs w:val="22"/>
        </w:rPr>
        <w:t>ZUS-Заказ на поставку без спецификации</w:t>
      </w:r>
    </w:p>
    <w:tbl>
      <w:tblPr>
        <w:tblW w:w="431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557"/>
        <w:gridCol w:w="7219"/>
      </w:tblGrid>
      <w:tr w:rsidR="004B2F61" w:rsidRPr="00D01C7D" w14:paraId="3E8CF1C8" w14:textId="77777777" w:rsidTr="004B2F61">
        <w:trPr>
          <w:cantSplit/>
          <w:trHeight w:val="397"/>
          <w:tblHeader/>
        </w:trPr>
        <w:tc>
          <w:tcPr>
            <w:tcW w:w="887" w:type="pct"/>
            <w:shd w:val="clear" w:color="auto" w:fill="FFC000"/>
            <w:vAlign w:val="center"/>
          </w:tcPr>
          <w:p w14:paraId="4F76EB11" w14:textId="77777777" w:rsidR="004B2F61" w:rsidRPr="00F8304C" w:rsidRDefault="004B2F61" w:rsidP="004B2F6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8304C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деблокирования</w:t>
            </w:r>
          </w:p>
        </w:tc>
        <w:tc>
          <w:tcPr>
            <w:tcW w:w="4113" w:type="pct"/>
            <w:shd w:val="clear" w:color="auto" w:fill="FFC000"/>
            <w:vAlign w:val="center"/>
          </w:tcPr>
          <w:p w14:paraId="2024CB03" w14:textId="77777777" w:rsidR="004B2F61" w:rsidRPr="00F8304C" w:rsidRDefault="004B2F61" w:rsidP="004B2F61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8304C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кода деблокирования</w:t>
            </w:r>
          </w:p>
        </w:tc>
      </w:tr>
      <w:tr w:rsidR="004B2F61" w:rsidRPr="00D01C7D" w14:paraId="3E61107C" w14:textId="77777777" w:rsidTr="004B2F61">
        <w:trPr>
          <w:cantSplit/>
        </w:trPr>
        <w:tc>
          <w:tcPr>
            <w:tcW w:w="887" w:type="pct"/>
            <w:shd w:val="clear" w:color="auto" w:fill="auto"/>
          </w:tcPr>
          <w:p w14:paraId="40244845" w14:textId="77777777" w:rsidR="004B2F61" w:rsidRPr="00F8304C" w:rsidRDefault="004B2F61" w:rsidP="004B2F6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13" w:type="pct"/>
            <w:shd w:val="clear" w:color="auto" w:fill="auto"/>
          </w:tcPr>
          <w:p w14:paraId="4AF544E6" w14:textId="2B6287AA" w:rsidR="004B2F61" w:rsidRPr="00F8304C" w:rsidRDefault="009F768F" w:rsidP="004B2F61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F8304C">
              <w:rPr>
                <w:rFonts w:ascii="Arial" w:hAnsi="Arial" w:cs="Arial"/>
                <w:sz w:val="20"/>
                <w:szCs w:val="20"/>
                <w:lang w:eastAsia="ru-RU"/>
              </w:rPr>
              <w:t>Проект\На доработке</w:t>
            </w:r>
          </w:p>
        </w:tc>
      </w:tr>
      <w:tr w:rsidR="004B2F61" w:rsidRPr="00D01C7D" w14:paraId="70A69C94" w14:textId="77777777" w:rsidTr="004B2F61">
        <w:trPr>
          <w:cantSplit/>
        </w:trPr>
        <w:tc>
          <w:tcPr>
            <w:tcW w:w="887" w:type="pct"/>
            <w:shd w:val="clear" w:color="auto" w:fill="auto"/>
          </w:tcPr>
          <w:p w14:paraId="2CC23239" w14:textId="547C7E91" w:rsidR="004B2F61" w:rsidRPr="00F8304C" w:rsidRDefault="009F768F" w:rsidP="004B2F61">
            <w:pPr>
              <w:jc w:val="center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D4</w:t>
            </w:r>
          </w:p>
        </w:tc>
        <w:tc>
          <w:tcPr>
            <w:tcW w:w="4113" w:type="pct"/>
            <w:shd w:val="clear" w:color="auto" w:fill="auto"/>
          </w:tcPr>
          <w:p w14:paraId="310D91FE" w14:textId="044F99E9" w:rsidR="004B2F61" w:rsidRPr="00D01C7D" w:rsidRDefault="009F768F" w:rsidP="004B2F61">
            <w:pPr>
              <w:jc w:val="center"/>
              <w:rPr>
                <w:rFonts w:ascii="Arial" w:hAnsi="Arial" w:cs="Arial"/>
                <w:sz w:val="20"/>
              </w:rPr>
            </w:pPr>
            <w:del w:id="2208" w:author="Paramonova Elena" w:date="2021-02-18T10:22:00Z">
              <w:r w:rsidRPr="00F8304C" w:rsidDel="00E14788">
                <w:rPr>
                  <w:rFonts w:ascii="Arial" w:hAnsi="Arial" w:cs="Arial"/>
                  <w:sz w:val="20"/>
                  <w:szCs w:val="20"/>
                  <w:lang w:eastAsia="ru-RU"/>
                </w:rPr>
                <w:delText>Действующий</w:delText>
              </w:r>
            </w:del>
            <w:ins w:id="2209" w:author="Paramonova Elena" w:date="2021-02-18T10:22:00Z">
              <w:r w:rsidR="00E14788">
                <w:rPr>
                  <w:rFonts w:ascii="Arial" w:hAnsi="Arial" w:cs="Arial"/>
                  <w:sz w:val="20"/>
                  <w:szCs w:val="20"/>
                  <w:lang w:eastAsia="ru-RU"/>
                </w:rPr>
                <w:t>Согласование ПЭО</w:t>
              </w:r>
            </w:ins>
          </w:p>
        </w:tc>
      </w:tr>
    </w:tbl>
    <w:p w14:paraId="449C668C" w14:textId="58660C4D" w:rsidR="004B2F61" w:rsidRPr="00D01C7D" w:rsidRDefault="004B2F61" w:rsidP="00CA4600"/>
    <w:p w14:paraId="78B5E589" w14:textId="007A6278" w:rsidR="004A7C4A" w:rsidRPr="00F8304C" w:rsidRDefault="004A7C4A" w:rsidP="00D01C7D">
      <w:pPr>
        <w:pStyle w:val="3"/>
      </w:pPr>
      <w:bookmarkStart w:id="2210" w:name="_Toc64879371"/>
      <w:r w:rsidRPr="00F8304C">
        <w:t xml:space="preserve">Коды деблокирования заказа на поставку вида </w:t>
      </w:r>
      <w:r w:rsidRPr="00D01C7D">
        <w:rPr>
          <w:lang w:val="en-US"/>
        </w:rPr>
        <w:t>ZRAZ</w:t>
      </w:r>
      <w:r w:rsidRPr="00F8304C">
        <w:t>-</w:t>
      </w:r>
      <w:r w:rsidRPr="00D01C7D">
        <w:t>Разовый договор</w:t>
      </w:r>
      <w:bookmarkEnd w:id="2210"/>
    </w:p>
    <w:p w14:paraId="7533B021" w14:textId="7485C31E" w:rsidR="004A7C4A" w:rsidRPr="00F8304C" w:rsidRDefault="004A7C4A" w:rsidP="00A55E3C">
      <w:pPr>
        <w:pStyle w:val="a8"/>
        <w:jc w:val="right"/>
        <w:rPr>
          <w:rFonts w:ascii="Arial" w:hAnsi="Arial" w:cs="Arial"/>
          <w:b/>
          <w:sz w:val="22"/>
          <w:szCs w:val="22"/>
        </w:rPr>
      </w:pPr>
      <w:r w:rsidRPr="00F8304C">
        <w:rPr>
          <w:rFonts w:ascii="Arial" w:hAnsi="Arial" w:cs="Arial"/>
          <w:b/>
          <w:sz w:val="22"/>
          <w:szCs w:val="22"/>
        </w:rPr>
        <w:t xml:space="preserve">Таблица </w:t>
      </w:r>
      <w:r w:rsidRPr="00A55E3C">
        <w:rPr>
          <w:rFonts w:ascii="Arial" w:hAnsi="Arial" w:cs="Arial"/>
          <w:b/>
          <w:sz w:val="22"/>
          <w:szCs w:val="22"/>
        </w:rPr>
        <w:fldChar w:fldCharType="begin"/>
      </w:r>
      <w:r w:rsidRPr="00A55E3C">
        <w:rPr>
          <w:rFonts w:ascii="Arial" w:hAnsi="Arial" w:cs="Arial"/>
          <w:b/>
          <w:sz w:val="22"/>
          <w:szCs w:val="22"/>
        </w:rPr>
        <w:instrText xml:space="preserve"> SEQ Таблица \* ARABIC </w:instrText>
      </w:r>
      <w:r w:rsidRPr="00A55E3C">
        <w:rPr>
          <w:rFonts w:ascii="Arial" w:hAnsi="Arial" w:cs="Arial"/>
          <w:b/>
          <w:sz w:val="22"/>
          <w:szCs w:val="22"/>
        </w:rPr>
        <w:fldChar w:fldCharType="separate"/>
      </w:r>
      <w:ins w:id="2211" w:author="Paramonova Elena" w:date="2021-03-18T14:33:00Z">
        <w:r w:rsidR="008157EB">
          <w:rPr>
            <w:rFonts w:ascii="Arial" w:hAnsi="Arial" w:cs="Arial"/>
            <w:b/>
            <w:noProof/>
            <w:sz w:val="22"/>
            <w:szCs w:val="22"/>
          </w:rPr>
          <w:t>73</w:t>
        </w:r>
      </w:ins>
      <w:del w:id="2212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  <w:szCs w:val="22"/>
          </w:rPr>
          <w:delText>77</w:delText>
        </w:r>
      </w:del>
      <w:r w:rsidRPr="00A55E3C">
        <w:rPr>
          <w:rFonts w:ascii="Arial" w:hAnsi="Arial" w:cs="Arial"/>
          <w:b/>
          <w:sz w:val="22"/>
          <w:szCs w:val="22"/>
        </w:rPr>
        <w:fldChar w:fldCharType="end"/>
      </w:r>
      <w:r w:rsidRPr="00F8304C">
        <w:rPr>
          <w:rFonts w:ascii="Arial" w:hAnsi="Arial" w:cs="Arial"/>
          <w:b/>
          <w:sz w:val="22"/>
          <w:szCs w:val="22"/>
        </w:rPr>
        <w:t>. Коды деблокирования заказов на поставку вида</w:t>
      </w:r>
      <w:r w:rsidR="00DE0599" w:rsidRPr="00F8304C">
        <w:rPr>
          <w:rFonts w:ascii="Arial" w:hAnsi="Arial" w:cs="Arial"/>
          <w:b/>
          <w:sz w:val="22"/>
          <w:szCs w:val="22"/>
        </w:rPr>
        <w:t xml:space="preserve"> </w:t>
      </w:r>
      <w:r w:rsidRPr="00F8304C">
        <w:rPr>
          <w:rFonts w:ascii="Arial" w:hAnsi="Arial" w:cs="Arial"/>
          <w:b/>
          <w:sz w:val="22"/>
          <w:szCs w:val="22"/>
        </w:rPr>
        <w:t>ZRAZ-Разовый договор</w:t>
      </w:r>
    </w:p>
    <w:tbl>
      <w:tblPr>
        <w:tblW w:w="431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557"/>
        <w:gridCol w:w="7219"/>
      </w:tblGrid>
      <w:tr w:rsidR="004A7C4A" w:rsidRPr="00D01C7D" w14:paraId="1309B24D" w14:textId="77777777" w:rsidTr="00DE0599">
        <w:trPr>
          <w:cantSplit/>
          <w:trHeight w:val="397"/>
          <w:tblHeader/>
        </w:trPr>
        <w:tc>
          <w:tcPr>
            <w:tcW w:w="887" w:type="pct"/>
            <w:shd w:val="clear" w:color="auto" w:fill="FFC000"/>
            <w:vAlign w:val="center"/>
          </w:tcPr>
          <w:p w14:paraId="5AF8C977" w14:textId="4B39A4E8" w:rsidR="004A7C4A" w:rsidRPr="00F8304C" w:rsidRDefault="004A7C4A" w:rsidP="004A7C4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01C7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деблокирования</w:t>
            </w:r>
          </w:p>
        </w:tc>
        <w:tc>
          <w:tcPr>
            <w:tcW w:w="4113" w:type="pct"/>
            <w:shd w:val="clear" w:color="auto" w:fill="FFC000"/>
            <w:vAlign w:val="center"/>
          </w:tcPr>
          <w:p w14:paraId="1555AE3A" w14:textId="0A693B6F" w:rsidR="004A7C4A" w:rsidRPr="00F8304C" w:rsidRDefault="004A7C4A" w:rsidP="004A7C4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01C7D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кода деблокирования</w:t>
            </w:r>
          </w:p>
        </w:tc>
      </w:tr>
      <w:tr w:rsidR="004A7C4A" w:rsidRPr="00D01C7D" w14:paraId="3CFDF0C3" w14:textId="77777777" w:rsidTr="00DE0599">
        <w:trPr>
          <w:cantSplit/>
        </w:trPr>
        <w:tc>
          <w:tcPr>
            <w:tcW w:w="887" w:type="pct"/>
            <w:shd w:val="clear" w:color="auto" w:fill="auto"/>
          </w:tcPr>
          <w:p w14:paraId="7609F588" w14:textId="77777777" w:rsidR="004A7C4A" w:rsidRPr="00F8304C" w:rsidRDefault="004A7C4A" w:rsidP="004A7C4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13" w:type="pct"/>
            <w:shd w:val="clear" w:color="auto" w:fill="auto"/>
          </w:tcPr>
          <w:p w14:paraId="771D6022" w14:textId="3636167F" w:rsidR="004A7C4A" w:rsidRPr="00F8304C" w:rsidRDefault="004A7C4A" w:rsidP="004A7C4A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D01C7D">
              <w:rPr>
                <w:rFonts w:ascii="Arial" w:hAnsi="Arial" w:cs="Arial"/>
                <w:sz w:val="20"/>
                <w:szCs w:val="20"/>
                <w:lang w:eastAsia="ru-RU"/>
              </w:rPr>
              <w:t>Проект\На доработке</w:t>
            </w:r>
          </w:p>
        </w:tc>
      </w:tr>
      <w:tr w:rsidR="004A7C4A" w:rsidRPr="00D01C7D" w14:paraId="0DA1DB54" w14:textId="77777777" w:rsidTr="00DE0599">
        <w:trPr>
          <w:cantSplit/>
        </w:trPr>
        <w:tc>
          <w:tcPr>
            <w:tcW w:w="887" w:type="pct"/>
            <w:shd w:val="clear" w:color="auto" w:fill="auto"/>
          </w:tcPr>
          <w:p w14:paraId="750A3EC8" w14:textId="180800D5" w:rsidR="004A7C4A" w:rsidRPr="00F8304C" w:rsidRDefault="004A7C4A" w:rsidP="004A7C4A">
            <w:pPr>
              <w:jc w:val="center"/>
              <w:rPr>
                <w:rFonts w:ascii="Arial" w:hAnsi="Arial" w:cs="Arial"/>
                <w:sz w:val="20"/>
              </w:rPr>
            </w:pPr>
            <w:r w:rsidRPr="00D01C7D">
              <w:rPr>
                <w:rFonts w:ascii="Arial" w:hAnsi="Arial" w:cs="Arial"/>
                <w:sz w:val="20"/>
              </w:rPr>
              <w:t>D1</w:t>
            </w:r>
          </w:p>
        </w:tc>
        <w:tc>
          <w:tcPr>
            <w:tcW w:w="4113" w:type="pct"/>
            <w:shd w:val="clear" w:color="auto" w:fill="auto"/>
          </w:tcPr>
          <w:p w14:paraId="2517659C" w14:textId="64383A06" w:rsidR="004A7C4A" w:rsidRPr="00D01C7D" w:rsidRDefault="004A7C4A" w:rsidP="004A7C4A">
            <w:pPr>
              <w:jc w:val="center"/>
              <w:rPr>
                <w:rFonts w:ascii="Arial" w:hAnsi="Arial" w:cs="Arial"/>
                <w:sz w:val="20"/>
              </w:rPr>
            </w:pPr>
            <w:r w:rsidRPr="00D01C7D">
              <w:rPr>
                <w:rFonts w:ascii="Arial" w:hAnsi="Arial" w:cs="Arial"/>
                <w:sz w:val="20"/>
                <w:szCs w:val="20"/>
                <w:lang w:eastAsia="ru-RU"/>
              </w:rPr>
              <w:t>На согласовании в СЭД</w:t>
            </w:r>
          </w:p>
        </w:tc>
      </w:tr>
      <w:tr w:rsidR="004A7C4A" w:rsidRPr="00D01C7D" w14:paraId="0D457403" w14:textId="77777777" w:rsidTr="00DE0599">
        <w:trPr>
          <w:cantSplit/>
        </w:trPr>
        <w:tc>
          <w:tcPr>
            <w:tcW w:w="887" w:type="pct"/>
            <w:shd w:val="clear" w:color="auto" w:fill="auto"/>
          </w:tcPr>
          <w:p w14:paraId="27472E2D" w14:textId="3C805774" w:rsidR="004A7C4A" w:rsidRPr="00D01C7D" w:rsidRDefault="004A7C4A" w:rsidP="004A7C4A">
            <w:pPr>
              <w:jc w:val="center"/>
              <w:rPr>
                <w:rFonts w:ascii="Arial" w:hAnsi="Arial" w:cs="Arial"/>
                <w:sz w:val="20"/>
              </w:rPr>
            </w:pPr>
            <w:r w:rsidRPr="00D01C7D">
              <w:rPr>
                <w:rFonts w:ascii="Arial" w:hAnsi="Arial" w:cs="Arial"/>
                <w:sz w:val="20"/>
              </w:rPr>
              <w:t>D2</w:t>
            </w:r>
          </w:p>
        </w:tc>
        <w:tc>
          <w:tcPr>
            <w:tcW w:w="4113" w:type="pct"/>
            <w:shd w:val="clear" w:color="auto" w:fill="auto"/>
            <w:vAlign w:val="center"/>
          </w:tcPr>
          <w:p w14:paraId="70C33E99" w14:textId="22A7D81B" w:rsidR="004A7C4A" w:rsidRPr="00D01C7D" w:rsidRDefault="004A7C4A" w:rsidP="004A7C4A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D01C7D">
              <w:rPr>
                <w:rFonts w:ascii="Arial" w:hAnsi="Arial" w:cs="Arial"/>
                <w:sz w:val="20"/>
                <w:szCs w:val="20"/>
                <w:lang w:eastAsia="ru-RU"/>
              </w:rPr>
              <w:t>Действующий</w:t>
            </w:r>
          </w:p>
        </w:tc>
      </w:tr>
    </w:tbl>
    <w:p w14:paraId="5DF2BBD7" w14:textId="3B0FFF2F" w:rsidR="004A7C4A" w:rsidRPr="00D01C7D" w:rsidRDefault="004A7C4A" w:rsidP="00CA4600"/>
    <w:p w14:paraId="79C7C5D3" w14:textId="47100DED" w:rsidR="005C444F" w:rsidRPr="00F8304C" w:rsidRDefault="005C444F" w:rsidP="00D01C7D">
      <w:pPr>
        <w:pStyle w:val="3"/>
      </w:pPr>
      <w:bookmarkStart w:id="2213" w:name="_Toc64879372"/>
      <w:r w:rsidRPr="00F8304C">
        <w:t xml:space="preserve">заказы на поставку вида </w:t>
      </w:r>
      <w:r w:rsidRPr="00D01C7D">
        <w:rPr>
          <w:lang w:val="en-US"/>
        </w:rPr>
        <w:t>ZRZN</w:t>
      </w:r>
      <w:r w:rsidRPr="00D01C7D">
        <w:t xml:space="preserve"> - РАЗНАРЯДКА,</w:t>
      </w:r>
      <w:r w:rsidRPr="00F8304C">
        <w:t xml:space="preserve"> </w:t>
      </w:r>
      <w:ins w:id="2214" w:author="Paramonova Elena" w:date="2021-02-18T11:27:00Z">
        <w:r w:rsidR="00985A09">
          <w:rPr>
            <w:rFonts w:cs="Arial"/>
            <w:szCs w:val="24"/>
            <w:lang w:val="en-US" w:eastAsia="ru-RU"/>
          </w:rPr>
          <w:t>ZRZA</w:t>
        </w:r>
        <w:r w:rsidR="00985A09" w:rsidRPr="00882285">
          <w:rPr>
            <w:rFonts w:cs="Arial"/>
            <w:szCs w:val="24"/>
            <w:lang w:eastAsia="ru-RU"/>
          </w:rPr>
          <w:t xml:space="preserve"> </w:t>
        </w:r>
        <w:r w:rsidR="00985A09">
          <w:rPr>
            <w:rFonts w:cs="Arial"/>
            <w:szCs w:val="24"/>
            <w:lang w:eastAsia="ru-RU"/>
          </w:rPr>
          <w:t>– Внеплановая разнарярдка</w:t>
        </w:r>
        <w:r w:rsidR="00985A09" w:rsidRPr="00985A09">
          <w:rPr>
            <w:rPrChange w:author="Paramonova Elena" w:date="2021-02-18T11:27:00Z" w:id="2215">
              <w:rPr>
                <w:lang w:val="en-US"/>
              </w:rPr>
            </w:rPrChange>
          </w:rPr>
          <w:t xml:space="preserve">, </w:t>
        </w:r>
      </w:ins>
      <w:r w:rsidRPr="00D01C7D">
        <w:rPr>
          <w:lang w:val="en-US"/>
        </w:rPr>
        <w:t>ZNL</w:t>
      </w:r>
      <w:r w:rsidRPr="00D01C7D">
        <w:t xml:space="preserve"> -</w:t>
      </w:r>
      <w:r w:rsidRPr="00D01C7D">
        <w:rPr>
          <w:rFonts w:cs="Arial"/>
          <w:szCs w:val="24"/>
          <w:lang w:eastAsia="ru-RU"/>
        </w:rPr>
        <w:t xml:space="preserve"> Заказ на поставку за наличные</w:t>
      </w:r>
      <w:bookmarkEnd w:id="2213"/>
    </w:p>
    <w:p w14:paraId="1120B1C0" w14:textId="6D522903" w:rsidR="005C444F" w:rsidRPr="00D01C7D" w:rsidRDefault="005C444F" w:rsidP="00F8304C">
      <w:pPr>
        <w:spacing w:after="240" w:line="276" w:lineRule="auto"/>
        <w:rPr>
          <w:rFonts w:cs="Arial"/>
          <w:szCs w:val="24"/>
          <w:lang w:eastAsia="ru-RU"/>
        </w:rPr>
      </w:pPr>
      <w:r w:rsidRPr="00F8304C">
        <w:rPr>
          <w:rFonts w:ascii="Arial" w:hAnsi="Arial" w:eastAsia="Calibri" w:cs="Arial"/>
          <w:szCs w:val="24"/>
          <w:lang w:eastAsia="ru-RU"/>
        </w:rPr>
        <w:t xml:space="preserve">Заказы на поставку вида ZRZN - Разнарядка, </w:t>
      </w:r>
      <w:ins w:id="2216" w:author="Paramonova Elena" w:date="2021-02-18T11:25:00Z">
        <w:r w:rsidR="00985A09">
          <w:rPr>
            <w:rFonts w:ascii="Arial" w:hAnsi="Arial" w:eastAsia="Calibri" w:cs="Arial"/>
            <w:szCs w:val="24"/>
            <w:lang w:val="en-US" w:eastAsia="ru-RU"/>
          </w:rPr>
          <w:t>ZRZA</w:t>
        </w:r>
        <w:r w:rsidR="00985A09" w:rsidRPr="00985A09">
          <w:rPr>
            <w:rFonts w:ascii="Arial" w:hAnsi="Arial" w:eastAsia="Calibri" w:cs="Arial"/>
            <w:szCs w:val="24"/>
            <w:lang w:eastAsia="ru-RU"/>
            <w:rPrChange w:author="Paramonova Elena" w:date="2021-02-18T11:25:00Z" w:id="2217">
              <w:rPr>
                <w:rFonts w:ascii="Arial" w:hAnsi="Arial" w:eastAsia="Calibri" w:cs="Arial"/>
                <w:szCs w:val="24"/>
                <w:lang w:val="en-US" w:eastAsia="ru-RU"/>
              </w:rPr>
            </w:rPrChange>
          </w:rPr>
          <w:t xml:space="preserve"> </w:t>
        </w:r>
        <w:r w:rsidR="00985A09">
          <w:rPr>
            <w:rFonts w:ascii="Arial" w:hAnsi="Arial" w:eastAsia="Calibri" w:cs="Arial"/>
            <w:szCs w:val="24"/>
            <w:lang w:eastAsia="ru-RU"/>
          </w:rPr>
          <w:t xml:space="preserve">– Внеплановая разнарярдка, </w:t>
        </w:r>
      </w:ins>
      <w:r w:rsidRPr="00F8304C">
        <w:rPr>
          <w:rFonts w:ascii="Arial" w:hAnsi="Arial" w:eastAsia="Calibri" w:cs="Arial"/>
          <w:szCs w:val="24"/>
          <w:lang w:eastAsia="ru-RU"/>
        </w:rPr>
        <w:t>ZNL - Заказ на поставку за наличные не имеют стратегии деблокирования</w:t>
      </w:r>
      <w:r w:rsidR="00E76A59" w:rsidRPr="00F8304C">
        <w:rPr>
          <w:rFonts w:ascii="Arial" w:hAnsi="Arial" w:eastAsia="Calibri" w:cs="Arial"/>
          <w:szCs w:val="24"/>
          <w:lang w:eastAsia="ru-RU"/>
        </w:rPr>
        <w:t>, так как не проходят процедуру согласования в СЭД.</w:t>
      </w:r>
    </w:p>
    <w:p w14:paraId="53521807" w14:textId="047ECF3D" w:rsidR="00DE0599" w:rsidRPr="00F8304C" w:rsidRDefault="00DE0599" w:rsidP="00D01C7D">
      <w:pPr>
        <w:pStyle w:val="3"/>
      </w:pPr>
      <w:bookmarkStart w:id="2218" w:name="_Toc64879373"/>
      <w:r w:rsidRPr="00F8304C">
        <w:t xml:space="preserve">Коды деблокирования заказа на поставку вида </w:t>
      </w:r>
      <w:r w:rsidRPr="00F8304C">
        <w:rPr>
          <w:rFonts w:cs="Arial"/>
          <w:sz w:val="22"/>
          <w:szCs w:val="22"/>
          <w:lang w:val="en-US" w:eastAsia="ru-RU"/>
        </w:rPr>
        <w:t>ZST</w:t>
      </w:r>
      <w:r w:rsidRPr="00F8304C">
        <w:rPr>
          <w:rFonts w:cs="Arial"/>
          <w:sz w:val="22"/>
          <w:szCs w:val="22"/>
          <w:lang w:eastAsia="ru-RU"/>
        </w:rPr>
        <w:t xml:space="preserve"> – </w:t>
      </w:r>
      <w:r w:rsidRPr="00F8304C">
        <w:rPr>
          <w:rFonts w:cs="Arial"/>
          <w:sz w:val="22"/>
          <w:szCs w:val="22"/>
          <w:lang w:val="en-US" w:eastAsia="ru-RU"/>
        </w:rPr>
        <w:t>C</w:t>
      </w:r>
      <w:r w:rsidRPr="00F8304C">
        <w:rPr>
          <w:rFonts w:cs="Arial"/>
          <w:sz w:val="22"/>
          <w:szCs w:val="22"/>
          <w:lang w:eastAsia="ru-RU"/>
        </w:rPr>
        <w:t>пецификация к типовому договору</w:t>
      </w:r>
      <w:bookmarkEnd w:id="2218"/>
    </w:p>
    <w:p w14:paraId="297AF820" w14:textId="13203C3D" w:rsidR="00A55E3C" w:rsidRPr="00F8304C" w:rsidRDefault="00A55E3C" w:rsidP="00A55E3C">
      <w:pPr>
        <w:pStyle w:val="a8"/>
        <w:jc w:val="right"/>
        <w:rPr>
          <w:rFonts w:ascii="Arial" w:hAnsi="Arial" w:cs="Arial"/>
          <w:b/>
          <w:sz w:val="22"/>
          <w:szCs w:val="22"/>
        </w:rPr>
      </w:pPr>
      <w:r w:rsidRPr="00F8304C">
        <w:rPr>
          <w:rFonts w:ascii="Arial" w:hAnsi="Arial" w:cs="Arial"/>
          <w:b/>
          <w:sz w:val="22"/>
          <w:szCs w:val="22"/>
        </w:rPr>
        <w:t xml:space="preserve">Таблица </w:t>
      </w:r>
      <w:r w:rsidRPr="00F8304C">
        <w:rPr>
          <w:rFonts w:ascii="Arial" w:hAnsi="Arial" w:cs="Arial"/>
          <w:b/>
          <w:sz w:val="22"/>
          <w:szCs w:val="22"/>
        </w:rPr>
        <w:fldChar w:fldCharType="begin"/>
      </w:r>
      <w:r w:rsidRPr="00F8304C">
        <w:rPr>
          <w:rFonts w:ascii="Arial" w:hAnsi="Arial" w:cs="Arial"/>
          <w:b/>
          <w:sz w:val="22"/>
          <w:szCs w:val="22"/>
        </w:rPr>
        <w:instrText xml:space="preserve"> SEQ Таблица \* ARABIC </w:instrText>
      </w:r>
      <w:r w:rsidRPr="00F8304C">
        <w:rPr>
          <w:rFonts w:ascii="Arial" w:hAnsi="Arial" w:cs="Arial"/>
          <w:b/>
          <w:sz w:val="22"/>
          <w:szCs w:val="22"/>
        </w:rPr>
        <w:fldChar w:fldCharType="separate"/>
      </w:r>
      <w:ins w:id="2219" w:author="Paramonova Elena" w:date="2021-03-18T14:33:00Z">
        <w:r w:rsidR="008157EB">
          <w:rPr>
            <w:rFonts w:ascii="Arial" w:hAnsi="Arial" w:cs="Arial"/>
            <w:b/>
            <w:noProof/>
            <w:sz w:val="22"/>
            <w:szCs w:val="22"/>
          </w:rPr>
          <w:t>74</w:t>
        </w:r>
      </w:ins>
      <w:del w:id="2220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  <w:szCs w:val="22"/>
          </w:rPr>
          <w:delText>78</w:delText>
        </w:r>
      </w:del>
      <w:r w:rsidRPr="00F8304C">
        <w:rPr>
          <w:rFonts w:ascii="Arial" w:hAnsi="Arial" w:cs="Arial"/>
          <w:b/>
          <w:sz w:val="22"/>
          <w:szCs w:val="22"/>
        </w:rPr>
        <w:fldChar w:fldCharType="end"/>
      </w:r>
      <w:r w:rsidRPr="00F8304C">
        <w:rPr>
          <w:rFonts w:ascii="Arial" w:hAnsi="Arial" w:cs="Arial"/>
          <w:b/>
          <w:sz w:val="22"/>
          <w:szCs w:val="22"/>
        </w:rPr>
        <w:t xml:space="preserve">. </w:t>
      </w:r>
      <w:r w:rsidRPr="00A55E3C">
        <w:rPr>
          <w:rFonts w:ascii="Arial" w:hAnsi="Arial" w:cs="Arial"/>
          <w:b/>
          <w:sz w:val="22"/>
          <w:szCs w:val="22"/>
        </w:rPr>
        <w:t xml:space="preserve">Коды деблокирования заказов на поставку вида </w:t>
      </w:r>
      <w:r w:rsidRPr="00087C88">
        <w:rPr>
          <w:rFonts w:ascii="Arial" w:hAnsi="Arial" w:cs="Arial"/>
          <w:b/>
          <w:sz w:val="22"/>
          <w:szCs w:val="22"/>
        </w:rPr>
        <w:t>ZST – Спецификация к типовому договору</w:t>
      </w:r>
    </w:p>
    <w:tbl>
      <w:tblPr>
        <w:tblW w:w="431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557"/>
        <w:gridCol w:w="7219"/>
      </w:tblGrid>
      <w:tr w:rsidR="00DE0599" w:rsidRPr="00D01C7D" w14:paraId="73D095DF" w14:textId="77777777" w:rsidTr="00DE0599">
        <w:trPr>
          <w:cantSplit/>
          <w:trHeight w:val="397"/>
          <w:tblHeader/>
        </w:trPr>
        <w:tc>
          <w:tcPr>
            <w:tcW w:w="887" w:type="pct"/>
            <w:shd w:val="clear" w:color="auto" w:fill="FFC000"/>
            <w:vAlign w:val="center"/>
          </w:tcPr>
          <w:p w14:paraId="7141C733" w14:textId="77777777" w:rsidR="00DE0599" w:rsidRPr="00F8304C" w:rsidRDefault="00DE0599" w:rsidP="00DE059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8304C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деблокирования</w:t>
            </w:r>
          </w:p>
        </w:tc>
        <w:tc>
          <w:tcPr>
            <w:tcW w:w="4113" w:type="pct"/>
            <w:shd w:val="clear" w:color="auto" w:fill="FFC000"/>
            <w:vAlign w:val="center"/>
          </w:tcPr>
          <w:p w14:paraId="0383D6B5" w14:textId="77777777" w:rsidR="00DE0599" w:rsidRPr="00F8304C" w:rsidRDefault="00DE0599" w:rsidP="00DE059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8304C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кода деблокирования</w:t>
            </w:r>
          </w:p>
        </w:tc>
      </w:tr>
      <w:tr w:rsidR="00DE0599" w:rsidRPr="00D01C7D" w14:paraId="4ED29653" w14:textId="77777777" w:rsidTr="00DE0599">
        <w:trPr>
          <w:cantSplit/>
        </w:trPr>
        <w:tc>
          <w:tcPr>
            <w:tcW w:w="887" w:type="pct"/>
            <w:shd w:val="clear" w:color="auto" w:fill="auto"/>
          </w:tcPr>
          <w:p w14:paraId="24128E17" w14:textId="77777777" w:rsidR="00DE0599" w:rsidRPr="00F8304C" w:rsidRDefault="00DE0599" w:rsidP="00DE0599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13" w:type="pct"/>
            <w:shd w:val="clear" w:color="auto" w:fill="auto"/>
          </w:tcPr>
          <w:p w14:paraId="76E1C86B" w14:textId="77777777" w:rsidR="00DE0599" w:rsidRPr="00F8304C" w:rsidRDefault="00DE0599" w:rsidP="00DE0599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F8304C">
              <w:rPr>
                <w:rFonts w:ascii="Arial" w:hAnsi="Arial" w:cs="Arial"/>
                <w:sz w:val="20"/>
                <w:szCs w:val="20"/>
                <w:lang w:eastAsia="ru-RU"/>
              </w:rPr>
              <w:t>Проект\На доработке</w:t>
            </w:r>
          </w:p>
        </w:tc>
      </w:tr>
      <w:tr w:rsidR="00DE0599" w:rsidRPr="00D01C7D" w14:paraId="146B8485" w14:textId="77777777" w:rsidTr="00DE0599">
        <w:trPr>
          <w:cantSplit/>
        </w:trPr>
        <w:tc>
          <w:tcPr>
            <w:tcW w:w="887" w:type="pct"/>
            <w:shd w:val="clear" w:color="auto" w:fill="auto"/>
          </w:tcPr>
          <w:p w14:paraId="7FDDC5E4" w14:textId="77777777" w:rsidR="00DE0599" w:rsidRPr="00F8304C" w:rsidRDefault="00DE0599" w:rsidP="00DE0599">
            <w:pPr>
              <w:jc w:val="center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D1</w:t>
            </w:r>
          </w:p>
        </w:tc>
        <w:tc>
          <w:tcPr>
            <w:tcW w:w="4113" w:type="pct"/>
            <w:shd w:val="clear" w:color="auto" w:fill="auto"/>
          </w:tcPr>
          <w:p w14:paraId="79FDB090" w14:textId="77777777" w:rsidR="00DE0599" w:rsidRPr="00F8304C" w:rsidRDefault="00DE0599" w:rsidP="00DE0599">
            <w:pPr>
              <w:jc w:val="center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  <w:szCs w:val="20"/>
                <w:lang w:eastAsia="ru-RU"/>
              </w:rPr>
              <w:t>На согласовании в СЭД</w:t>
            </w:r>
          </w:p>
        </w:tc>
      </w:tr>
      <w:tr w:rsidR="00DE0599" w:rsidRPr="00D01C7D" w14:paraId="12E05C39" w14:textId="77777777" w:rsidTr="00DE0599">
        <w:trPr>
          <w:cantSplit/>
        </w:trPr>
        <w:tc>
          <w:tcPr>
            <w:tcW w:w="887" w:type="pct"/>
            <w:shd w:val="clear" w:color="auto" w:fill="auto"/>
          </w:tcPr>
          <w:p w14:paraId="7BC78DB2" w14:textId="77777777" w:rsidR="00DE0599" w:rsidRPr="00F8304C" w:rsidRDefault="00DE0599" w:rsidP="00DE0599">
            <w:pPr>
              <w:jc w:val="center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lastRenderedPageBreak/>
              <w:t>D2</w:t>
            </w:r>
          </w:p>
        </w:tc>
        <w:tc>
          <w:tcPr>
            <w:tcW w:w="4113" w:type="pct"/>
            <w:shd w:val="clear" w:color="auto" w:fill="auto"/>
            <w:vAlign w:val="center"/>
          </w:tcPr>
          <w:p w14:paraId="3193EC63" w14:textId="77777777" w:rsidR="00DE0599" w:rsidRPr="00D01C7D" w:rsidRDefault="00DE0599" w:rsidP="00DE0599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F8304C">
              <w:rPr>
                <w:rFonts w:ascii="Arial" w:hAnsi="Arial" w:cs="Arial"/>
                <w:sz w:val="20"/>
                <w:szCs w:val="20"/>
                <w:lang w:eastAsia="ru-RU"/>
              </w:rPr>
              <w:t>Действующий</w:t>
            </w:r>
          </w:p>
        </w:tc>
      </w:tr>
    </w:tbl>
    <w:p w14:paraId="007A56D3" w14:textId="77777777" w:rsidR="00DE0599" w:rsidRPr="00D01C7D" w:rsidRDefault="00DE0599" w:rsidP="00F8304C">
      <w:pPr>
        <w:spacing w:after="240" w:line="276" w:lineRule="auto"/>
        <w:rPr>
          <w:rFonts w:cs="Arial"/>
          <w:szCs w:val="24"/>
          <w:lang w:eastAsia="ru-RU"/>
        </w:rPr>
      </w:pPr>
    </w:p>
    <w:p w14:paraId="71164BDD" w14:textId="02ACFA40" w:rsidR="006104C8" w:rsidRDefault="006104C8" w:rsidP="00F8304C">
      <w:pPr>
        <w:spacing w:after="240" w:line="276" w:lineRule="auto"/>
        <w:rPr>
          <w:rFonts w:cs="Arial"/>
          <w:color w:val="000000" w:themeColor="text1"/>
          <w:szCs w:val="24"/>
        </w:rPr>
      </w:pPr>
      <w:r w:rsidRPr="00F8304C">
        <w:rPr>
          <w:rFonts w:ascii="Arial" w:hAnsi="Arial" w:cs="Arial"/>
          <w:color w:val="000000" w:themeColor="text1"/>
          <w:szCs w:val="24"/>
        </w:rPr>
        <w:t xml:space="preserve">Если у заказа на поставку цена позиции не соответствует договору (прайс-листу), то автоматически происходит добавление согласующего от УК в стратегию деблокирования. Это распространяется на </w:t>
      </w:r>
      <w:r w:rsidR="00A55E3C" w:rsidRPr="00F8304C">
        <w:rPr>
          <w:rFonts w:ascii="Arial" w:hAnsi="Arial" w:cs="Arial"/>
          <w:color w:val="000000" w:themeColor="text1"/>
          <w:szCs w:val="24"/>
        </w:rPr>
        <w:t>заказы,</w:t>
      </w:r>
      <w:r w:rsidRPr="00F8304C">
        <w:rPr>
          <w:rFonts w:ascii="Arial" w:hAnsi="Arial" w:cs="Arial"/>
          <w:color w:val="000000" w:themeColor="text1"/>
          <w:szCs w:val="24"/>
        </w:rPr>
        <w:t xml:space="preserve"> а поставку</w:t>
      </w:r>
      <w:r>
        <w:rPr>
          <w:rFonts w:ascii="Arial" w:hAnsi="Arial" w:cs="Arial"/>
          <w:color w:val="000000" w:themeColor="text1"/>
          <w:szCs w:val="24"/>
        </w:rPr>
        <w:t xml:space="preserve"> вида ZNB – Спецификация договора, </w:t>
      </w:r>
      <w:r w:rsidRPr="00792247">
        <w:rPr>
          <w:rFonts w:ascii="Arial" w:hAnsi="Arial" w:cs="Arial"/>
          <w:color w:val="000000" w:themeColor="text1"/>
          <w:szCs w:val="24"/>
        </w:rPr>
        <w:t xml:space="preserve">ZST – </w:t>
      </w:r>
      <w:r w:rsidR="00A55E3C">
        <w:rPr>
          <w:rFonts w:ascii="Arial" w:hAnsi="Arial" w:cs="Arial"/>
          <w:color w:val="000000" w:themeColor="text1"/>
          <w:szCs w:val="24"/>
        </w:rPr>
        <w:t>Спецификация</w:t>
      </w:r>
      <w:r>
        <w:rPr>
          <w:rFonts w:ascii="Arial" w:hAnsi="Arial" w:cs="Arial"/>
          <w:color w:val="000000" w:themeColor="text1"/>
          <w:szCs w:val="24"/>
        </w:rPr>
        <w:t xml:space="preserve"> к типовому договору. В таком случае, будет присвоена следующая стратегия:</w:t>
      </w:r>
    </w:p>
    <w:p w14:paraId="7866BB9E" w14:textId="4C274094" w:rsidR="006104C8" w:rsidRPr="00925F2C" w:rsidRDefault="00A55E3C" w:rsidP="00A55E3C">
      <w:pPr>
        <w:pStyle w:val="a8"/>
        <w:jc w:val="right"/>
        <w:rPr>
          <w:rFonts w:ascii="Arial" w:hAnsi="Arial" w:cs="Arial"/>
          <w:b/>
          <w:sz w:val="22"/>
          <w:szCs w:val="22"/>
        </w:rPr>
      </w:pPr>
      <w:r w:rsidRPr="00F8304C">
        <w:rPr>
          <w:rFonts w:ascii="Arial" w:hAnsi="Arial" w:cs="Arial"/>
          <w:b/>
          <w:sz w:val="22"/>
          <w:szCs w:val="22"/>
        </w:rPr>
        <w:t xml:space="preserve">Таблица </w:t>
      </w:r>
      <w:r w:rsidRPr="00F8304C">
        <w:rPr>
          <w:rFonts w:ascii="Arial" w:hAnsi="Arial" w:cs="Arial"/>
          <w:b/>
          <w:sz w:val="22"/>
          <w:szCs w:val="22"/>
        </w:rPr>
        <w:fldChar w:fldCharType="begin"/>
      </w:r>
      <w:r w:rsidRPr="00F8304C">
        <w:rPr>
          <w:rFonts w:ascii="Arial" w:hAnsi="Arial" w:cs="Arial"/>
          <w:b/>
          <w:sz w:val="22"/>
          <w:szCs w:val="22"/>
        </w:rPr>
        <w:instrText xml:space="preserve"> SEQ Таблица \* ARABIC </w:instrText>
      </w:r>
      <w:r w:rsidRPr="00F8304C">
        <w:rPr>
          <w:rFonts w:ascii="Arial" w:hAnsi="Arial" w:cs="Arial"/>
          <w:b/>
          <w:sz w:val="22"/>
          <w:szCs w:val="22"/>
        </w:rPr>
        <w:fldChar w:fldCharType="separate"/>
      </w:r>
      <w:ins w:id="2221" w:author="Paramonova Elena" w:date="2021-03-18T14:33:00Z">
        <w:r w:rsidR="008157EB">
          <w:rPr>
            <w:rFonts w:ascii="Arial" w:hAnsi="Arial" w:cs="Arial"/>
            <w:b/>
            <w:noProof/>
            <w:sz w:val="22"/>
            <w:szCs w:val="22"/>
          </w:rPr>
          <w:t>75</w:t>
        </w:r>
      </w:ins>
      <w:del w:id="2222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  <w:szCs w:val="22"/>
          </w:rPr>
          <w:delText>79</w:delText>
        </w:r>
      </w:del>
      <w:r w:rsidRPr="00F8304C">
        <w:rPr>
          <w:rFonts w:ascii="Arial" w:hAnsi="Arial" w:cs="Arial"/>
          <w:b/>
          <w:sz w:val="22"/>
          <w:szCs w:val="22"/>
        </w:rPr>
        <w:fldChar w:fldCharType="end"/>
      </w:r>
      <w:r>
        <w:rPr>
          <w:rFonts w:ascii="Arial" w:hAnsi="Arial" w:cs="Arial"/>
          <w:b/>
          <w:sz w:val="22"/>
          <w:szCs w:val="22"/>
        </w:rPr>
        <w:t>. Коды деблокирования заказов на поставку с отличием цены от прайс-листа</w:t>
      </w:r>
    </w:p>
    <w:tbl>
      <w:tblPr>
        <w:tblW w:w="431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557"/>
        <w:gridCol w:w="7219"/>
      </w:tblGrid>
      <w:tr w:rsidR="006104C8" w:rsidRPr="00F94454" w14:paraId="6F96F325" w14:textId="77777777" w:rsidTr="00713D8A">
        <w:trPr>
          <w:cantSplit/>
          <w:trHeight w:val="397"/>
          <w:tblHeader/>
        </w:trPr>
        <w:tc>
          <w:tcPr>
            <w:tcW w:w="887" w:type="pct"/>
            <w:shd w:val="clear" w:color="auto" w:fill="FFC000"/>
            <w:vAlign w:val="center"/>
          </w:tcPr>
          <w:p w14:paraId="18388706" w14:textId="77777777" w:rsidR="006104C8" w:rsidRPr="00F94454" w:rsidRDefault="006104C8" w:rsidP="00713D8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E31B7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деблокирования</w:t>
            </w:r>
          </w:p>
        </w:tc>
        <w:tc>
          <w:tcPr>
            <w:tcW w:w="4113" w:type="pct"/>
            <w:shd w:val="clear" w:color="auto" w:fill="FFC000"/>
            <w:vAlign w:val="center"/>
          </w:tcPr>
          <w:p w14:paraId="4BA0B6F0" w14:textId="77777777" w:rsidR="006104C8" w:rsidRPr="00F94454" w:rsidRDefault="006104C8" w:rsidP="00713D8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E31B7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кода деблокирования</w:t>
            </w:r>
          </w:p>
        </w:tc>
      </w:tr>
      <w:tr w:rsidR="006104C8" w:rsidRPr="00F94454" w14:paraId="7B0A79C2" w14:textId="77777777" w:rsidTr="00713D8A">
        <w:trPr>
          <w:cantSplit/>
        </w:trPr>
        <w:tc>
          <w:tcPr>
            <w:tcW w:w="887" w:type="pct"/>
            <w:shd w:val="clear" w:color="auto" w:fill="auto"/>
          </w:tcPr>
          <w:p w14:paraId="0CFACA1B" w14:textId="77777777" w:rsidR="006104C8" w:rsidRPr="002216ED" w:rsidRDefault="006104C8" w:rsidP="00713D8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13" w:type="pct"/>
            <w:shd w:val="clear" w:color="auto" w:fill="auto"/>
          </w:tcPr>
          <w:p w14:paraId="0C28246F" w14:textId="77777777" w:rsidR="006104C8" w:rsidRPr="002216ED" w:rsidRDefault="006104C8" w:rsidP="00713D8A">
            <w:pPr>
              <w:jc w:val="center"/>
              <w:rPr>
                <w:rFonts w:ascii="Arial" w:hAnsi="Arial" w:cs="Arial"/>
                <w:sz w:val="20"/>
              </w:rPr>
            </w:pPr>
            <w:r w:rsidRPr="00DB1479">
              <w:rPr>
                <w:rFonts w:ascii="Arial" w:hAnsi="Arial" w:cs="Arial"/>
                <w:sz w:val="20"/>
                <w:szCs w:val="20"/>
                <w:lang w:eastAsia="ru-RU"/>
              </w:rPr>
              <w:t>Проект\На доработке</w:t>
            </w:r>
          </w:p>
        </w:tc>
      </w:tr>
      <w:tr w:rsidR="006104C8" w:rsidRPr="00F94454" w14:paraId="6E820FA9" w14:textId="77777777" w:rsidTr="00713D8A">
        <w:trPr>
          <w:cantSplit/>
        </w:trPr>
        <w:tc>
          <w:tcPr>
            <w:tcW w:w="887" w:type="pct"/>
            <w:shd w:val="clear" w:color="auto" w:fill="auto"/>
          </w:tcPr>
          <w:p w14:paraId="5BEDF399" w14:textId="77777777" w:rsidR="006104C8" w:rsidRDefault="006104C8" w:rsidP="00713D8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D1</w:t>
            </w:r>
          </w:p>
        </w:tc>
        <w:tc>
          <w:tcPr>
            <w:tcW w:w="4113" w:type="pct"/>
            <w:shd w:val="clear" w:color="auto" w:fill="auto"/>
          </w:tcPr>
          <w:p w14:paraId="52A7129E" w14:textId="77777777" w:rsidR="006104C8" w:rsidRDefault="006104C8" w:rsidP="00713D8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На согласовании в СЭД</w:t>
            </w:r>
          </w:p>
        </w:tc>
      </w:tr>
      <w:tr w:rsidR="006104C8" w:rsidRPr="00F94454" w14:paraId="68368567" w14:textId="77777777" w:rsidTr="00713D8A">
        <w:trPr>
          <w:cantSplit/>
        </w:trPr>
        <w:tc>
          <w:tcPr>
            <w:tcW w:w="887" w:type="pct"/>
            <w:shd w:val="clear" w:color="auto" w:fill="auto"/>
          </w:tcPr>
          <w:p w14:paraId="0E9FC58D" w14:textId="77777777" w:rsidR="006104C8" w:rsidRDefault="006104C8" w:rsidP="00713D8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D2</w:t>
            </w:r>
          </w:p>
        </w:tc>
        <w:tc>
          <w:tcPr>
            <w:tcW w:w="4113" w:type="pct"/>
            <w:shd w:val="clear" w:color="auto" w:fill="auto"/>
            <w:vAlign w:val="center"/>
          </w:tcPr>
          <w:p w14:paraId="226A6F24" w14:textId="77777777" w:rsidR="006104C8" w:rsidRDefault="006104C8" w:rsidP="00713D8A">
            <w:pPr>
              <w:jc w:val="center"/>
              <w:rPr>
                <w:rFonts w:ascii="Arial" w:hAnsi="Arial" w:cs="Arial"/>
                <w:sz w:val="20"/>
              </w:rPr>
            </w:pPr>
            <w:r w:rsidRPr="00DB1479">
              <w:rPr>
                <w:rFonts w:ascii="Arial" w:hAnsi="Arial" w:cs="Arial"/>
                <w:sz w:val="20"/>
                <w:szCs w:val="20"/>
                <w:lang w:eastAsia="ru-RU"/>
              </w:rPr>
              <w:t>Действующий</w:t>
            </w:r>
          </w:p>
        </w:tc>
      </w:tr>
      <w:tr w:rsidR="006104C8" w:rsidRPr="00F94454" w14:paraId="70A4E559" w14:textId="77777777" w:rsidTr="00713D8A">
        <w:trPr>
          <w:cantSplit/>
        </w:trPr>
        <w:tc>
          <w:tcPr>
            <w:tcW w:w="887" w:type="pct"/>
            <w:shd w:val="clear" w:color="auto" w:fill="auto"/>
          </w:tcPr>
          <w:p w14:paraId="5534C059" w14:textId="7F4BD1D2" w:rsidR="006104C8" w:rsidRDefault="006104C8" w:rsidP="00713D8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D3</w:t>
            </w:r>
          </w:p>
        </w:tc>
        <w:tc>
          <w:tcPr>
            <w:tcW w:w="4113" w:type="pct"/>
            <w:shd w:val="clear" w:color="auto" w:fill="auto"/>
            <w:vAlign w:val="center"/>
          </w:tcPr>
          <w:p w14:paraId="63C3FBEF" w14:textId="77340221" w:rsidR="006104C8" w:rsidRPr="00DB1479" w:rsidRDefault="006104C8" w:rsidP="00713D8A">
            <w:pPr>
              <w:jc w:val="center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104C8">
              <w:rPr>
                <w:rFonts w:ascii="Arial" w:hAnsi="Arial" w:cs="Arial"/>
                <w:sz w:val="20"/>
                <w:szCs w:val="20"/>
                <w:lang w:eastAsia="ru-RU"/>
              </w:rPr>
              <w:t>Согласовано изм.цены</w:t>
            </w:r>
          </w:p>
        </w:tc>
      </w:tr>
    </w:tbl>
    <w:p w14:paraId="7B94484F" w14:textId="77777777" w:rsidR="004A7C4A" w:rsidRDefault="004A7C4A" w:rsidP="00CA4600"/>
    <w:p w14:paraId="462A85AD" w14:textId="0EB835DE" w:rsidR="009372D2" w:rsidRDefault="009372D2" w:rsidP="00D01C7D">
      <w:pPr>
        <w:pStyle w:val="3"/>
      </w:pPr>
      <w:bookmarkStart w:id="2223" w:name="_Toc64879374"/>
      <w:r>
        <w:t>Коды деблокирования контрактов</w:t>
      </w:r>
      <w:bookmarkEnd w:id="2223"/>
    </w:p>
    <w:p w14:paraId="0E501076" w14:textId="3F2CB81D" w:rsidR="00A55E3C" w:rsidRDefault="00A55E3C" w:rsidP="00A55E3C">
      <w:pPr>
        <w:pStyle w:val="a8"/>
        <w:jc w:val="right"/>
        <w:rPr>
          <w:rFonts w:ascii="Arial" w:hAnsi="Arial" w:cs="Arial"/>
          <w:b/>
          <w:sz w:val="22"/>
          <w:szCs w:val="22"/>
        </w:rPr>
      </w:pPr>
      <w:r w:rsidRPr="00F8304C">
        <w:rPr>
          <w:rFonts w:ascii="Arial" w:hAnsi="Arial" w:cs="Arial"/>
          <w:b/>
          <w:sz w:val="22"/>
          <w:szCs w:val="22"/>
        </w:rPr>
        <w:t xml:space="preserve">Таблица </w:t>
      </w:r>
      <w:r w:rsidRPr="00A55E3C">
        <w:rPr>
          <w:rFonts w:ascii="Arial" w:hAnsi="Arial" w:cs="Arial"/>
          <w:b/>
          <w:sz w:val="22"/>
          <w:szCs w:val="22"/>
        </w:rPr>
        <w:fldChar w:fldCharType="begin"/>
      </w:r>
      <w:r w:rsidRPr="00F8304C">
        <w:rPr>
          <w:rFonts w:ascii="Arial" w:hAnsi="Arial" w:cs="Arial"/>
          <w:b/>
          <w:sz w:val="22"/>
          <w:szCs w:val="22"/>
        </w:rPr>
        <w:instrText xml:space="preserve"> SEQ Таблица \* ARABIC </w:instrText>
      </w:r>
      <w:r w:rsidRPr="00A55E3C">
        <w:rPr>
          <w:rFonts w:ascii="Arial" w:hAnsi="Arial" w:cs="Arial"/>
          <w:b/>
          <w:sz w:val="22"/>
          <w:szCs w:val="22"/>
        </w:rPr>
        <w:fldChar w:fldCharType="separate"/>
      </w:r>
      <w:ins w:id="2224" w:author="Paramonova Elena" w:date="2021-03-18T14:33:00Z">
        <w:r w:rsidR="008157EB">
          <w:rPr>
            <w:rFonts w:ascii="Arial" w:hAnsi="Arial" w:cs="Arial"/>
            <w:b/>
            <w:noProof/>
            <w:sz w:val="22"/>
            <w:szCs w:val="22"/>
          </w:rPr>
          <w:t>76</w:t>
        </w:r>
      </w:ins>
      <w:del w:id="2225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  <w:szCs w:val="22"/>
          </w:rPr>
          <w:delText>80</w:delText>
        </w:r>
      </w:del>
      <w:r w:rsidRPr="00A55E3C">
        <w:rPr>
          <w:rFonts w:ascii="Arial" w:hAnsi="Arial" w:cs="Arial"/>
          <w:b/>
          <w:sz w:val="22"/>
          <w:szCs w:val="22"/>
        </w:rPr>
        <w:fldChar w:fldCharType="end"/>
      </w:r>
      <w:r w:rsidRPr="00F8304C"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b/>
          <w:sz w:val="22"/>
          <w:szCs w:val="22"/>
        </w:rPr>
        <w:t>Коды деблокирования контрактов</w:t>
      </w:r>
    </w:p>
    <w:tbl>
      <w:tblPr>
        <w:tblW w:w="431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557"/>
        <w:gridCol w:w="7219"/>
      </w:tblGrid>
      <w:tr w:rsidR="004560E0" w:rsidRPr="00F94454" w14:paraId="213A84E8" w14:textId="77777777" w:rsidTr="004560E0">
        <w:trPr>
          <w:cantSplit/>
          <w:trHeight w:val="397"/>
          <w:tblHeader/>
        </w:trPr>
        <w:tc>
          <w:tcPr>
            <w:tcW w:w="887" w:type="pct"/>
            <w:shd w:val="clear" w:color="auto" w:fill="FFC000"/>
            <w:vAlign w:val="center"/>
          </w:tcPr>
          <w:p w14:paraId="783AB619" w14:textId="77777777" w:rsidR="004560E0" w:rsidRPr="00F94454" w:rsidRDefault="004560E0" w:rsidP="00CA460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E31B7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деблокирования</w:t>
            </w:r>
          </w:p>
        </w:tc>
        <w:tc>
          <w:tcPr>
            <w:tcW w:w="4113" w:type="pct"/>
            <w:shd w:val="clear" w:color="auto" w:fill="FFC000"/>
            <w:vAlign w:val="center"/>
          </w:tcPr>
          <w:p w14:paraId="7F68E167" w14:textId="77777777" w:rsidR="004560E0" w:rsidRPr="00F94454" w:rsidRDefault="004560E0" w:rsidP="00CA460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DE31B7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кода деблокирования</w:t>
            </w:r>
          </w:p>
        </w:tc>
      </w:tr>
      <w:tr w:rsidR="004560E0" w:rsidRPr="00F94454" w14:paraId="7F92266B" w14:textId="77777777" w:rsidTr="004560E0">
        <w:trPr>
          <w:cantSplit/>
        </w:trPr>
        <w:tc>
          <w:tcPr>
            <w:tcW w:w="887" w:type="pct"/>
            <w:shd w:val="clear" w:color="auto" w:fill="auto"/>
          </w:tcPr>
          <w:p w14:paraId="515D4D46" w14:textId="1A46EA1F" w:rsidR="004560E0" w:rsidRPr="00F94454" w:rsidRDefault="004560E0" w:rsidP="00CA460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13" w:type="pct"/>
            <w:shd w:val="clear" w:color="auto" w:fill="auto"/>
          </w:tcPr>
          <w:p w14:paraId="036A628E" w14:textId="77777777" w:rsidR="004560E0" w:rsidRPr="00F94454" w:rsidRDefault="004560E0" w:rsidP="00CA4600">
            <w:pPr>
              <w:jc w:val="center"/>
              <w:rPr>
                <w:rFonts w:ascii="Arial" w:hAnsi="Arial" w:cs="Arial"/>
                <w:sz w:val="20"/>
              </w:rPr>
            </w:pPr>
            <w:r w:rsidRPr="00DB1479">
              <w:rPr>
                <w:rFonts w:ascii="Arial" w:hAnsi="Arial" w:cs="Arial"/>
                <w:sz w:val="20"/>
                <w:szCs w:val="20"/>
                <w:lang w:eastAsia="ru-RU"/>
              </w:rPr>
              <w:t>Проект\На доработке</w:t>
            </w:r>
          </w:p>
        </w:tc>
      </w:tr>
      <w:tr w:rsidR="004560E0" w:rsidRPr="00F94454" w14:paraId="308739BD" w14:textId="77777777" w:rsidTr="004560E0">
        <w:trPr>
          <w:cantSplit/>
        </w:trPr>
        <w:tc>
          <w:tcPr>
            <w:tcW w:w="887" w:type="pct"/>
            <w:shd w:val="clear" w:color="auto" w:fill="auto"/>
          </w:tcPr>
          <w:p w14:paraId="2F18B622" w14:textId="4B53694E" w:rsidR="004560E0" w:rsidRPr="00157F30" w:rsidRDefault="004560E0" w:rsidP="00CA46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D1</w:t>
            </w:r>
          </w:p>
        </w:tc>
        <w:tc>
          <w:tcPr>
            <w:tcW w:w="4113" w:type="pct"/>
            <w:shd w:val="clear" w:color="auto" w:fill="auto"/>
          </w:tcPr>
          <w:p w14:paraId="620FF48A" w14:textId="77777777" w:rsidR="004560E0" w:rsidRDefault="004560E0" w:rsidP="00CA46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На согласовании в СЭД</w:t>
            </w:r>
          </w:p>
        </w:tc>
      </w:tr>
      <w:tr w:rsidR="004560E0" w:rsidRPr="00F94454" w14:paraId="299C992D" w14:textId="77777777" w:rsidTr="004560E0">
        <w:trPr>
          <w:cantSplit/>
        </w:trPr>
        <w:tc>
          <w:tcPr>
            <w:tcW w:w="887" w:type="pct"/>
            <w:shd w:val="clear" w:color="auto" w:fill="auto"/>
          </w:tcPr>
          <w:p w14:paraId="09067DE5" w14:textId="2FE0AF9C" w:rsidR="004560E0" w:rsidRDefault="004560E0" w:rsidP="00CA460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D2</w:t>
            </w:r>
          </w:p>
        </w:tc>
        <w:tc>
          <w:tcPr>
            <w:tcW w:w="4113" w:type="pct"/>
            <w:shd w:val="clear" w:color="auto" w:fill="auto"/>
            <w:vAlign w:val="center"/>
          </w:tcPr>
          <w:p w14:paraId="59187409" w14:textId="77777777" w:rsidR="004560E0" w:rsidRDefault="004560E0" w:rsidP="00CA4600">
            <w:pPr>
              <w:jc w:val="center"/>
              <w:rPr>
                <w:rFonts w:ascii="Arial" w:hAnsi="Arial" w:cs="Arial"/>
                <w:sz w:val="20"/>
              </w:rPr>
            </w:pPr>
            <w:r w:rsidRPr="00DB1479">
              <w:rPr>
                <w:rFonts w:ascii="Arial" w:hAnsi="Arial" w:cs="Arial"/>
                <w:sz w:val="20"/>
                <w:szCs w:val="20"/>
                <w:lang w:eastAsia="ru-RU"/>
              </w:rPr>
              <w:t>Действующий</w:t>
            </w:r>
          </w:p>
        </w:tc>
      </w:tr>
    </w:tbl>
    <w:p w14:paraId="2CF3E7A8" w14:textId="77777777" w:rsidR="000F5665" w:rsidRDefault="000F5665" w:rsidP="005C4709">
      <w:pPr>
        <w:spacing w:after="240" w:line="276" w:lineRule="auto"/>
        <w:rPr>
          <w:rFonts w:ascii="Arial" w:hAnsi="Arial" w:cs="Arial"/>
          <w:i/>
          <w:color w:val="7F7F7F" w:themeColor="text1" w:themeTint="80"/>
        </w:rPr>
      </w:pPr>
    </w:p>
    <w:p w14:paraId="0A199AF9" w14:textId="77777777" w:rsidR="00532F2A" w:rsidRDefault="005C4709" w:rsidP="005C4709">
      <w:pPr>
        <w:spacing w:after="240" w:line="276" w:lineRule="auto"/>
        <w:rPr>
          <w:rFonts w:ascii="Arial" w:eastAsia="Calibri" w:hAnsi="Arial" w:cs="Arial"/>
          <w:szCs w:val="24"/>
          <w:lang w:eastAsia="ru-RU"/>
        </w:rPr>
      </w:pPr>
      <w:r>
        <w:rPr>
          <w:rFonts w:ascii="Arial" w:hAnsi="Arial" w:cs="Arial"/>
          <w:i/>
          <w:color w:val="7F7F7F" w:themeColor="text1" w:themeTint="80"/>
        </w:rPr>
        <w:tab/>
      </w:r>
      <w:r w:rsidRPr="005C4709">
        <w:rPr>
          <w:rFonts w:ascii="Arial" w:hAnsi="Arial" w:eastAsia="Calibri" w:cs="Arial"/>
          <w:szCs w:val="24"/>
          <w:lang w:eastAsia="ru-RU"/>
        </w:rPr>
        <w:t>В ре</w:t>
      </w:r>
      <w:r>
        <w:rPr>
          <w:rFonts w:ascii="Arial" w:hAnsi="Arial" w:eastAsia="Calibri" w:cs="Arial"/>
          <w:szCs w:val="24"/>
          <w:lang w:eastAsia="ru-RU"/>
        </w:rPr>
        <w:t>зультате деблокирования контракта автоматически создается запись в книге источников поставки.</w:t>
      </w:r>
    </w:p>
    <w:p w14:paraId="6ACD6328" w14:textId="77777777" w:rsidR="00532F2A" w:rsidRPr="00F8304C" w:rsidRDefault="00532F2A" w:rsidP="00532F2A">
      <w:pPr>
        <w:pStyle w:val="3"/>
      </w:pPr>
      <w:bookmarkStart w:id="2226" w:name="_Toc64879375"/>
      <w:r w:rsidRPr="00F8304C">
        <w:t>Коды деблокирования запросов вида Z</w:t>
      </w:r>
      <w:r w:rsidRPr="00F8304C">
        <w:rPr>
          <w:lang w:val="en-US"/>
        </w:rPr>
        <w:t>AN</w:t>
      </w:r>
      <w:r w:rsidRPr="00F8304C">
        <w:t xml:space="preserve"> – Лот закупки </w:t>
      </w:r>
      <w:r w:rsidRPr="00F8304C">
        <w:rPr>
          <w:lang w:val="en-US"/>
        </w:rPr>
        <w:t>Ariba</w:t>
      </w:r>
      <w:r w:rsidRPr="00F8304C">
        <w:t xml:space="preserve"> и </w:t>
      </w:r>
      <w:r w:rsidRPr="00F8304C">
        <w:rPr>
          <w:lang w:val="en-US"/>
        </w:rPr>
        <w:t>ZDP</w:t>
      </w:r>
      <w:r w:rsidRPr="00F8304C">
        <w:t xml:space="preserve"> – Лот ПДЗП </w:t>
      </w:r>
      <w:r w:rsidRPr="00F8304C">
        <w:rPr>
          <w:lang w:val="en-US"/>
        </w:rPr>
        <w:t>Ariba</w:t>
      </w:r>
      <w:bookmarkEnd w:id="2226"/>
    </w:p>
    <w:p w14:paraId="6461F069" w14:textId="19DD96EF" w:rsidR="00532F2A" w:rsidRPr="00F8304C" w:rsidRDefault="00532F2A" w:rsidP="00532F2A">
      <w:pPr>
        <w:pStyle w:val="a8"/>
        <w:jc w:val="right"/>
        <w:rPr>
          <w:rFonts w:ascii="Arial" w:hAnsi="Arial" w:cs="Arial"/>
          <w:b/>
          <w:sz w:val="22"/>
          <w:szCs w:val="22"/>
        </w:rPr>
      </w:pPr>
      <w:r w:rsidRPr="00F8304C">
        <w:rPr>
          <w:rFonts w:ascii="Arial" w:hAnsi="Arial" w:cs="Arial"/>
          <w:b/>
          <w:sz w:val="22"/>
          <w:szCs w:val="22"/>
        </w:rPr>
        <w:t xml:space="preserve">Таблица </w:t>
      </w:r>
      <w:r w:rsidRPr="00F8304C">
        <w:rPr>
          <w:rFonts w:ascii="Arial" w:hAnsi="Arial" w:cs="Arial"/>
          <w:b/>
          <w:sz w:val="22"/>
          <w:szCs w:val="22"/>
        </w:rPr>
        <w:fldChar w:fldCharType="begin"/>
      </w:r>
      <w:r w:rsidRPr="00F8304C">
        <w:rPr>
          <w:rFonts w:ascii="Arial" w:hAnsi="Arial" w:cs="Arial"/>
          <w:b/>
          <w:sz w:val="22"/>
          <w:szCs w:val="22"/>
        </w:rPr>
        <w:instrText xml:space="preserve"> SEQ Таблица \* ARABIC </w:instrText>
      </w:r>
      <w:r w:rsidRPr="00F8304C">
        <w:rPr>
          <w:rFonts w:ascii="Arial" w:hAnsi="Arial" w:cs="Arial"/>
          <w:b/>
          <w:sz w:val="22"/>
          <w:szCs w:val="22"/>
        </w:rPr>
        <w:fldChar w:fldCharType="separate"/>
      </w:r>
      <w:ins w:id="2227" w:author="Paramonova Elena" w:date="2021-03-18T14:33:00Z">
        <w:r w:rsidR="008157EB">
          <w:rPr>
            <w:rFonts w:ascii="Arial" w:hAnsi="Arial" w:cs="Arial"/>
            <w:b/>
            <w:noProof/>
            <w:sz w:val="22"/>
            <w:szCs w:val="22"/>
          </w:rPr>
          <w:t>77</w:t>
        </w:r>
      </w:ins>
      <w:del w:id="2228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  <w:szCs w:val="22"/>
          </w:rPr>
          <w:delText>81</w:delText>
        </w:r>
      </w:del>
      <w:r w:rsidRPr="00F8304C">
        <w:rPr>
          <w:rFonts w:ascii="Arial" w:hAnsi="Arial" w:cs="Arial"/>
          <w:b/>
          <w:sz w:val="22"/>
          <w:szCs w:val="22"/>
        </w:rPr>
        <w:fldChar w:fldCharType="end"/>
      </w:r>
      <w:r w:rsidRPr="00F8304C">
        <w:rPr>
          <w:rFonts w:ascii="Arial" w:hAnsi="Arial" w:cs="Arial"/>
          <w:b/>
          <w:sz w:val="22"/>
          <w:szCs w:val="22"/>
        </w:rPr>
        <w:t xml:space="preserve">. Коды деблокирования запросов ZAN – Лот закупки </w:t>
      </w:r>
      <w:r w:rsidRPr="00F8304C">
        <w:rPr>
          <w:rFonts w:ascii="Arial" w:hAnsi="Arial" w:cs="Arial"/>
          <w:b/>
          <w:sz w:val="22"/>
          <w:szCs w:val="22"/>
          <w:lang w:val="en-US"/>
        </w:rPr>
        <w:t>Ariba</w:t>
      </w:r>
      <w:r w:rsidRPr="00F8304C">
        <w:rPr>
          <w:rFonts w:ascii="Arial" w:hAnsi="Arial" w:cs="Arial"/>
          <w:b/>
          <w:sz w:val="22"/>
          <w:szCs w:val="22"/>
        </w:rPr>
        <w:t xml:space="preserve"> и ZDP – Лот ПДЗП </w:t>
      </w:r>
      <w:r w:rsidRPr="00F8304C">
        <w:rPr>
          <w:rFonts w:ascii="Arial" w:hAnsi="Arial" w:cs="Arial"/>
          <w:b/>
          <w:sz w:val="22"/>
          <w:szCs w:val="22"/>
          <w:lang w:val="en-US"/>
        </w:rPr>
        <w:t>Ariba</w:t>
      </w:r>
    </w:p>
    <w:tbl>
      <w:tblPr>
        <w:tblW w:w="431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557"/>
        <w:gridCol w:w="7219"/>
      </w:tblGrid>
      <w:tr w:rsidR="00532F2A" w:rsidRPr="00532F2A" w14:paraId="43DBA9E0" w14:textId="77777777" w:rsidTr="000737DA">
        <w:trPr>
          <w:cantSplit/>
          <w:trHeight w:val="397"/>
          <w:tblHeader/>
        </w:trPr>
        <w:tc>
          <w:tcPr>
            <w:tcW w:w="887" w:type="pct"/>
            <w:shd w:val="clear" w:color="auto" w:fill="FFC000"/>
            <w:vAlign w:val="center"/>
          </w:tcPr>
          <w:p w14:paraId="1C50E827" w14:textId="77777777" w:rsidR="00532F2A" w:rsidRPr="00F8304C" w:rsidRDefault="00532F2A" w:rsidP="000737D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8304C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деблокирования</w:t>
            </w:r>
          </w:p>
        </w:tc>
        <w:tc>
          <w:tcPr>
            <w:tcW w:w="4113" w:type="pct"/>
            <w:shd w:val="clear" w:color="auto" w:fill="FFC000"/>
            <w:vAlign w:val="center"/>
          </w:tcPr>
          <w:p w14:paraId="66E6EB3E" w14:textId="77777777" w:rsidR="00532F2A" w:rsidRPr="00F8304C" w:rsidRDefault="00532F2A" w:rsidP="000737D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F8304C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кода деблокирования</w:t>
            </w:r>
          </w:p>
        </w:tc>
      </w:tr>
      <w:tr w:rsidR="00532F2A" w:rsidRPr="00532F2A" w14:paraId="68F77CA3" w14:textId="77777777" w:rsidTr="000737DA">
        <w:trPr>
          <w:cantSplit/>
        </w:trPr>
        <w:tc>
          <w:tcPr>
            <w:tcW w:w="887" w:type="pct"/>
            <w:shd w:val="clear" w:color="auto" w:fill="auto"/>
          </w:tcPr>
          <w:p w14:paraId="5D10D5FB" w14:textId="77777777" w:rsidR="00532F2A" w:rsidRPr="00F8304C" w:rsidRDefault="00532F2A" w:rsidP="000737DA">
            <w:pPr>
              <w:jc w:val="center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01</w:t>
            </w:r>
          </w:p>
        </w:tc>
        <w:tc>
          <w:tcPr>
            <w:tcW w:w="4113" w:type="pct"/>
            <w:shd w:val="clear" w:color="auto" w:fill="auto"/>
          </w:tcPr>
          <w:p w14:paraId="69EDF5B1" w14:textId="77777777" w:rsidR="00532F2A" w:rsidRPr="00F8304C" w:rsidRDefault="00532F2A" w:rsidP="000737DA">
            <w:pPr>
              <w:jc w:val="center"/>
              <w:rPr>
                <w:rFonts w:ascii="Arial" w:hAnsi="Arial" w:cs="Arial"/>
                <w:sz w:val="20"/>
              </w:rPr>
            </w:pPr>
            <w:r w:rsidRPr="00F8304C">
              <w:rPr>
                <w:rFonts w:ascii="Arial" w:hAnsi="Arial" w:cs="Arial"/>
                <w:sz w:val="20"/>
              </w:rPr>
              <w:t>Согласовано для выгрузки</w:t>
            </w:r>
          </w:p>
        </w:tc>
      </w:tr>
    </w:tbl>
    <w:p w14:paraId="79756449" w14:textId="77777777" w:rsidR="00532F2A" w:rsidRPr="00F8304C" w:rsidRDefault="00532F2A" w:rsidP="00532F2A">
      <w:pPr>
        <w:spacing w:after="240" w:line="276" w:lineRule="auto"/>
        <w:rPr>
          <w:rFonts w:ascii="Arial" w:eastAsia="Calibri" w:hAnsi="Arial" w:cs="Arial"/>
          <w:szCs w:val="24"/>
          <w:lang w:eastAsia="ru-RU"/>
        </w:rPr>
      </w:pPr>
    </w:p>
    <w:p w14:paraId="27953404" w14:textId="77777777" w:rsidR="00532F2A" w:rsidRPr="00F8304C" w:rsidRDefault="00532F2A" w:rsidP="00532F2A">
      <w:pPr>
        <w:pStyle w:val="3"/>
      </w:pPr>
      <w:bookmarkStart w:id="2229" w:name="_Toc64879376"/>
      <w:r w:rsidRPr="00F8304C">
        <w:t xml:space="preserve">Запросы вида </w:t>
      </w:r>
      <w:r w:rsidRPr="00F8304C">
        <w:rPr>
          <w:lang w:val="en-US"/>
        </w:rPr>
        <w:t>ZDS</w:t>
      </w:r>
      <w:r w:rsidRPr="00F8304C">
        <w:t xml:space="preserve"> – Лот ПДЗП </w:t>
      </w:r>
      <w:r w:rsidRPr="00F8304C">
        <w:rPr>
          <w:lang w:val="en-US"/>
        </w:rPr>
        <w:t>SRM</w:t>
      </w:r>
      <w:r w:rsidRPr="00F8304C">
        <w:t xml:space="preserve"> и </w:t>
      </w:r>
      <w:r w:rsidRPr="00F8304C">
        <w:rPr>
          <w:lang w:val="en-US"/>
        </w:rPr>
        <w:t>ZAZ</w:t>
      </w:r>
      <w:r w:rsidRPr="00F8304C">
        <w:t xml:space="preserve"> – Лот закупки </w:t>
      </w:r>
      <w:r w:rsidRPr="00F8304C">
        <w:rPr>
          <w:lang w:val="en-US"/>
        </w:rPr>
        <w:t>SRM</w:t>
      </w:r>
      <w:bookmarkEnd w:id="2229"/>
    </w:p>
    <w:p w14:paraId="21F93BB8" w14:textId="77777777" w:rsidR="00532F2A" w:rsidRPr="00F8304C" w:rsidRDefault="00532F2A" w:rsidP="00532F2A">
      <w:pPr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 xml:space="preserve">Заявки вида ZDS и </w:t>
      </w:r>
      <w:r w:rsidRPr="00F8304C">
        <w:rPr>
          <w:rFonts w:ascii="Arial" w:hAnsi="Arial" w:cs="Arial"/>
          <w:lang w:val="en-US"/>
        </w:rPr>
        <w:t>ZAZ</w:t>
      </w:r>
      <w:r w:rsidRPr="00F8304C">
        <w:rPr>
          <w:rFonts w:ascii="Arial" w:hAnsi="Arial" w:cs="Arial"/>
        </w:rPr>
        <w:t xml:space="preserve"> не имеют стратегии деблокирования.</w:t>
      </w:r>
    </w:p>
    <w:p w14:paraId="7174D982" w14:textId="77777777" w:rsidR="00532F2A" w:rsidRPr="00F8304C" w:rsidRDefault="00532F2A" w:rsidP="00532F2A">
      <w:pPr>
        <w:spacing w:after="240" w:line="276" w:lineRule="auto"/>
        <w:rPr>
          <w:rFonts w:ascii="Arial" w:eastAsia="Calibri" w:hAnsi="Arial" w:cs="Arial"/>
          <w:szCs w:val="24"/>
          <w:lang w:eastAsia="ru-RU"/>
        </w:rPr>
      </w:pPr>
    </w:p>
    <w:p w14:paraId="2AC93E00" w14:textId="77777777" w:rsidR="00532F2A" w:rsidRPr="00F8304C" w:rsidRDefault="00532F2A" w:rsidP="00532F2A">
      <w:pPr>
        <w:pStyle w:val="3"/>
      </w:pPr>
      <w:bookmarkStart w:id="2230" w:name="_Toc64879377"/>
      <w:r w:rsidRPr="00F8304C">
        <w:lastRenderedPageBreak/>
        <w:t xml:space="preserve">Заявки вида </w:t>
      </w:r>
      <w:r w:rsidRPr="00F8304C">
        <w:rPr>
          <w:lang w:val="en-US"/>
        </w:rPr>
        <w:t>ZNP</w:t>
      </w:r>
      <w:r w:rsidRPr="00F8304C">
        <w:t xml:space="preserve"> – Заявки непилотных предприятий</w:t>
      </w:r>
      <w:bookmarkEnd w:id="2230"/>
    </w:p>
    <w:p w14:paraId="055C3D87" w14:textId="77777777" w:rsidR="00532F2A" w:rsidRDefault="00532F2A" w:rsidP="00532F2A">
      <w:pPr>
        <w:ind w:firstLine="708"/>
        <w:rPr>
          <w:rFonts w:ascii="Arial" w:hAnsi="Arial" w:cs="Arial"/>
        </w:rPr>
      </w:pPr>
      <w:r w:rsidRPr="00F8304C">
        <w:rPr>
          <w:rFonts w:ascii="Arial" w:hAnsi="Arial" w:cs="Arial"/>
        </w:rPr>
        <w:t>Заявки вида ZNP не имеют стратегии деблокирования.</w:t>
      </w:r>
    </w:p>
    <w:p w14:paraId="1425C585" w14:textId="64C07F9D" w:rsidR="005C4709" w:rsidRDefault="005C4709" w:rsidP="005C4709">
      <w:pPr>
        <w:spacing w:after="240" w:line="276" w:lineRule="auto"/>
        <w:rPr>
          <w:rFonts w:ascii="Arial" w:eastAsia="Calibri" w:hAnsi="Arial" w:cs="Arial"/>
          <w:szCs w:val="24"/>
          <w:lang w:eastAsia="ru-RU"/>
        </w:rPr>
      </w:pPr>
    </w:p>
    <w:p w14:paraId="552EBC66" w14:textId="2BE2AC77" w:rsidR="009372D2" w:rsidRDefault="009372D2" w:rsidP="00D01C7D">
      <w:pPr>
        <w:pStyle w:val="3"/>
      </w:pPr>
      <w:bookmarkStart w:id="2231" w:name="_Toc64879378"/>
      <w:r>
        <w:t>Виды текстов для контрактов, заказов на поставку</w:t>
      </w:r>
      <w:bookmarkEnd w:id="2231"/>
    </w:p>
    <w:p w14:paraId="6EE1848F" w14:textId="750DBEBB" w:rsidR="00A55E3C" w:rsidRPr="00925F2C" w:rsidRDefault="00A55E3C" w:rsidP="00A55E3C">
      <w:pPr>
        <w:pStyle w:val="a8"/>
        <w:jc w:val="right"/>
        <w:rPr>
          <w:rFonts w:ascii="Arial" w:hAnsi="Arial" w:cs="Arial"/>
          <w:b/>
          <w:sz w:val="22"/>
          <w:szCs w:val="22"/>
        </w:rPr>
      </w:pPr>
      <w:r w:rsidRPr="00925F2C">
        <w:rPr>
          <w:rFonts w:ascii="Arial" w:hAnsi="Arial" w:cs="Arial"/>
          <w:b/>
          <w:sz w:val="22"/>
          <w:szCs w:val="22"/>
        </w:rPr>
        <w:t xml:space="preserve">Таблица </w:t>
      </w:r>
      <w:r w:rsidRPr="00925F2C">
        <w:rPr>
          <w:rFonts w:ascii="Arial" w:hAnsi="Arial" w:cs="Arial"/>
          <w:b/>
          <w:sz w:val="22"/>
          <w:szCs w:val="22"/>
        </w:rPr>
        <w:fldChar w:fldCharType="begin"/>
      </w:r>
      <w:r w:rsidRPr="00925F2C">
        <w:rPr>
          <w:rFonts w:ascii="Arial" w:hAnsi="Arial" w:cs="Arial"/>
          <w:b/>
          <w:sz w:val="22"/>
          <w:szCs w:val="22"/>
        </w:rPr>
        <w:instrText xml:space="preserve"> SEQ Таблица \* ARABIC </w:instrText>
      </w:r>
      <w:r w:rsidRPr="00925F2C">
        <w:rPr>
          <w:rFonts w:ascii="Arial" w:hAnsi="Arial" w:cs="Arial"/>
          <w:b/>
          <w:sz w:val="22"/>
          <w:szCs w:val="22"/>
        </w:rPr>
        <w:fldChar w:fldCharType="separate"/>
      </w:r>
      <w:ins w:id="2232" w:author="Paramonova Elena" w:date="2021-03-18T14:33:00Z">
        <w:r w:rsidR="008157EB">
          <w:rPr>
            <w:rFonts w:ascii="Arial" w:hAnsi="Arial" w:cs="Arial"/>
            <w:b/>
            <w:noProof/>
            <w:sz w:val="22"/>
            <w:szCs w:val="22"/>
          </w:rPr>
          <w:t>78</w:t>
        </w:r>
      </w:ins>
      <w:del w:id="2233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  <w:szCs w:val="22"/>
          </w:rPr>
          <w:delText>82</w:delText>
        </w:r>
      </w:del>
      <w:r w:rsidRPr="00925F2C">
        <w:rPr>
          <w:rFonts w:ascii="Arial" w:hAnsi="Arial" w:cs="Arial"/>
          <w:b/>
          <w:sz w:val="22"/>
          <w:szCs w:val="22"/>
        </w:rPr>
        <w:fldChar w:fldCharType="end"/>
      </w:r>
      <w:r w:rsidRPr="00925F2C">
        <w:rPr>
          <w:rFonts w:ascii="Arial" w:hAnsi="Arial" w:cs="Arial"/>
          <w:b/>
          <w:sz w:val="22"/>
          <w:szCs w:val="22"/>
        </w:rPr>
        <w:t>.</w:t>
      </w:r>
      <w:r w:rsidR="00591D9B">
        <w:rPr>
          <w:rFonts w:ascii="Arial" w:hAnsi="Arial" w:cs="Arial"/>
          <w:b/>
          <w:sz w:val="22"/>
          <w:szCs w:val="22"/>
        </w:rPr>
        <w:t xml:space="preserve"> Виды текстов для контрактов, заказов на поставку</w:t>
      </w:r>
    </w:p>
    <w:tbl>
      <w:tblPr>
        <w:tblW w:w="4659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557"/>
        <w:gridCol w:w="7925"/>
      </w:tblGrid>
      <w:tr w:rsidR="00CA2349" w:rsidRPr="00F94454" w14:paraId="578C7CEF" w14:textId="77777777" w:rsidTr="00C56A0E">
        <w:trPr>
          <w:cantSplit/>
          <w:trHeight w:val="397"/>
          <w:tblHeader/>
        </w:trPr>
        <w:tc>
          <w:tcPr>
            <w:tcW w:w="821" w:type="pct"/>
            <w:shd w:val="clear" w:color="auto" w:fill="FFC000"/>
            <w:vAlign w:val="center"/>
          </w:tcPr>
          <w:p w14:paraId="30DFF72D" w14:textId="03A703F9" w:rsidR="00CA2349" w:rsidRPr="00F94454" w:rsidRDefault="009A1B40" w:rsidP="00F8304C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Вид текста</w:t>
            </w:r>
          </w:p>
        </w:tc>
        <w:tc>
          <w:tcPr>
            <w:tcW w:w="4179" w:type="pct"/>
            <w:shd w:val="clear" w:color="auto" w:fill="FFC000"/>
            <w:vAlign w:val="center"/>
          </w:tcPr>
          <w:p w14:paraId="1B1A35BE" w14:textId="4F5D18C4" w:rsidR="00CA2349" w:rsidRPr="00F94454" w:rsidRDefault="00CA2349" w:rsidP="00C56A0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Значение</w:t>
            </w:r>
          </w:p>
        </w:tc>
      </w:tr>
      <w:tr w:rsidR="00CA2349" w:rsidRPr="00533E75" w14:paraId="5F758236" w14:textId="77777777" w:rsidTr="00C56A0E">
        <w:trPr>
          <w:cantSplit/>
        </w:trPr>
        <w:tc>
          <w:tcPr>
            <w:tcW w:w="821" w:type="pct"/>
            <w:shd w:val="clear" w:color="auto" w:fill="auto"/>
          </w:tcPr>
          <w:p w14:paraId="43A1BE88" w14:textId="228B428E" w:rsidR="00CA2349" w:rsidRPr="00CA2349" w:rsidRDefault="00CA2349" w:rsidP="00C56A0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4179" w:type="pct"/>
            <w:shd w:val="clear" w:color="auto" w:fill="auto"/>
          </w:tcPr>
          <w:p w14:paraId="295FE8DF" w14:textId="47A127CD" w:rsidR="00CA2349" w:rsidRPr="00533E75" w:rsidRDefault="00CA2349" w:rsidP="00AA6167">
            <w:pPr>
              <w:pStyle w:val="4"/>
              <w:numPr>
                <w:ilvl w:val="0"/>
                <w:numId w:val="0"/>
              </w:numPr>
              <w:ind w:left="725" w:hanging="131"/>
              <w:rPr>
                <w:rFonts w:cs="Arial"/>
              </w:rPr>
            </w:pPr>
            <w:r w:rsidRPr="00AA6167">
              <w:rPr>
                <w:rFonts w:eastAsia="Times New Roman" w:cs="Arial"/>
                <w:i w:val="0"/>
                <w:caps w:val="0"/>
                <w:szCs w:val="22"/>
              </w:rPr>
              <w:t xml:space="preserve">Причина </w:t>
            </w:r>
            <w:r w:rsidR="006650A7" w:rsidRPr="00AA6167">
              <w:rPr>
                <w:rFonts w:eastAsia="Times New Roman" w:cs="Arial"/>
                <w:i w:val="0"/>
                <w:caps w:val="0"/>
                <w:szCs w:val="22"/>
              </w:rPr>
              <w:t>существенных корректировок</w:t>
            </w:r>
          </w:p>
        </w:tc>
      </w:tr>
      <w:tr w:rsidR="006650A7" w:rsidRPr="00533E75" w14:paraId="2B48031C" w14:textId="77777777" w:rsidTr="00C56A0E">
        <w:trPr>
          <w:cantSplit/>
        </w:trPr>
        <w:tc>
          <w:tcPr>
            <w:tcW w:w="821" w:type="pct"/>
            <w:shd w:val="clear" w:color="auto" w:fill="auto"/>
          </w:tcPr>
          <w:p w14:paraId="38383176" w14:textId="51E9ED2C" w:rsidR="006650A7" w:rsidRDefault="006650A7" w:rsidP="00C56A0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</w:t>
            </w:r>
          </w:p>
        </w:tc>
        <w:tc>
          <w:tcPr>
            <w:tcW w:w="4179" w:type="pct"/>
            <w:shd w:val="clear" w:color="auto" w:fill="auto"/>
          </w:tcPr>
          <w:p w14:paraId="5ECE4C0A" w14:textId="631D23ED" w:rsidR="006650A7" w:rsidRPr="00AA6167" w:rsidRDefault="006650A7" w:rsidP="00CA2349">
            <w:pPr>
              <w:pStyle w:val="4"/>
              <w:numPr>
                <w:ilvl w:val="0"/>
                <w:numId w:val="0"/>
              </w:numPr>
              <w:ind w:left="725" w:hanging="131"/>
              <w:rPr>
                <w:rFonts w:eastAsia="Times New Roman" w:cs="Arial"/>
                <w:i w:val="0"/>
                <w:caps w:val="0"/>
                <w:szCs w:val="22"/>
              </w:rPr>
            </w:pPr>
            <w:r w:rsidRPr="00AA6167">
              <w:rPr>
                <w:rFonts w:eastAsia="Times New Roman" w:cs="Arial"/>
                <w:i w:val="0"/>
                <w:caps w:val="0"/>
                <w:szCs w:val="22"/>
              </w:rPr>
              <w:t>Причины несущественных корректировок</w:t>
            </w:r>
          </w:p>
        </w:tc>
      </w:tr>
    </w:tbl>
    <w:p w14:paraId="761949A2" w14:textId="77777777" w:rsidR="009372D2" w:rsidRPr="009372D2" w:rsidRDefault="009372D2" w:rsidP="009372D2"/>
    <w:p w14:paraId="29D8DF84" w14:textId="266CFF44" w:rsidR="009372D2" w:rsidRDefault="009372D2" w:rsidP="00D01C7D">
      <w:pPr>
        <w:pStyle w:val="3"/>
      </w:pPr>
      <w:bookmarkStart w:id="2234" w:name="_Toc64879379"/>
      <w:r>
        <w:t>Роли партнеров для заказов на поставку</w:t>
      </w:r>
      <w:r w:rsidR="00463B53">
        <w:t xml:space="preserve"> и контрактов</w:t>
      </w:r>
      <w:bookmarkEnd w:id="2234"/>
    </w:p>
    <w:p w14:paraId="1D756A7F" w14:textId="612CA28C" w:rsidR="00A55E3C" w:rsidRPr="00925F2C" w:rsidRDefault="00A55E3C" w:rsidP="00A55E3C">
      <w:pPr>
        <w:pStyle w:val="a8"/>
        <w:jc w:val="right"/>
        <w:rPr>
          <w:rFonts w:ascii="Arial" w:hAnsi="Arial" w:cs="Arial"/>
          <w:b/>
          <w:sz w:val="22"/>
          <w:szCs w:val="22"/>
        </w:rPr>
      </w:pPr>
      <w:r w:rsidRPr="00925F2C">
        <w:rPr>
          <w:rFonts w:ascii="Arial" w:hAnsi="Arial" w:cs="Arial"/>
          <w:b/>
          <w:sz w:val="22"/>
          <w:szCs w:val="22"/>
        </w:rPr>
        <w:t xml:space="preserve">Талица </w:t>
      </w:r>
      <w:r w:rsidRPr="00925F2C">
        <w:rPr>
          <w:rFonts w:ascii="Arial" w:hAnsi="Arial" w:cs="Arial"/>
          <w:b/>
          <w:sz w:val="22"/>
          <w:szCs w:val="22"/>
        </w:rPr>
        <w:fldChar w:fldCharType="begin"/>
      </w:r>
      <w:r w:rsidRPr="00925F2C">
        <w:rPr>
          <w:rFonts w:ascii="Arial" w:hAnsi="Arial" w:cs="Arial"/>
          <w:b/>
          <w:sz w:val="22"/>
          <w:szCs w:val="22"/>
        </w:rPr>
        <w:instrText xml:space="preserve"> SEQ Таблица \* ARABIC </w:instrText>
      </w:r>
      <w:r w:rsidRPr="00925F2C">
        <w:rPr>
          <w:rFonts w:ascii="Arial" w:hAnsi="Arial" w:cs="Arial"/>
          <w:b/>
          <w:sz w:val="22"/>
          <w:szCs w:val="22"/>
        </w:rPr>
        <w:fldChar w:fldCharType="separate"/>
      </w:r>
      <w:ins w:id="2235" w:author="Paramonova Elena" w:date="2021-03-18T14:33:00Z">
        <w:r w:rsidR="008157EB">
          <w:rPr>
            <w:rFonts w:ascii="Arial" w:hAnsi="Arial" w:cs="Arial"/>
            <w:b/>
            <w:noProof/>
            <w:sz w:val="22"/>
            <w:szCs w:val="22"/>
          </w:rPr>
          <w:t>79</w:t>
        </w:r>
      </w:ins>
      <w:del w:id="2236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  <w:szCs w:val="22"/>
          </w:rPr>
          <w:delText>83</w:delText>
        </w:r>
      </w:del>
      <w:r w:rsidRPr="00925F2C">
        <w:rPr>
          <w:rFonts w:ascii="Arial" w:hAnsi="Arial" w:cs="Arial"/>
          <w:b/>
          <w:sz w:val="22"/>
          <w:szCs w:val="22"/>
        </w:rPr>
        <w:fldChar w:fldCharType="end"/>
      </w:r>
      <w:r w:rsidRPr="00925F2C">
        <w:rPr>
          <w:rFonts w:ascii="Arial" w:hAnsi="Arial" w:cs="Arial"/>
          <w:b/>
          <w:sz w:val="22"/>
          <w:szCs w:val="22"/>
        </w:rPr>
        <w:t xml:space="preserve">. </w:t>
      </w:r>
      <w:r w:rsidRPr="00F8304C">
        <w:rPr>
          <w:rFonts w:ascii="Arial" w:hAnsi="Arial" w:cs="Arial"/>
          <w:b/>
          <w:sz w:val="22"/>
          <w:szCs w:val="22"/>
        </w:rPr>
        <w:t>Роли партнеров для заказов на поставку и контрактов</w:t>
      </w:r>
      <w:r w:rsidDel="00A55E3C">
        <w:rPr>
          <w:rFonts w:ascii="Arial" w:hAnsi="Arial" w:cs="Arial"/>
          <w:b/>
          <w:sz w:val="22"/>
          <w:szCs w:val="22"/>
        </w:rPr>
        <w:t xml:space="preserve"> </w:t>
      </w:r>
    </w:p>
    <w:tbl>
      <w:tblPr>
        <w:tblW w:w="4659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557"/>
        <w:gridCol w:w="7925"/>
      </w:tblGrid>
      <w:tr w:rsidR="00533E75" w:rsidRPr="00F94454" w14:paraId="5DC4889A" w14:textId="266AA740" w:rsidTr="00533E75">
        <w:trPr>
          <w:cantSplit/>
          <w:trHeight w:val="397"/>
          <w:tblHeader/>
        </w:trPr>
        <w:tc>
          <w:tcPr>
            <w:tcW w:w="821" w:type="pct"/>
            <w:shd w:val="clear" w:color="auto" w:fill="FFC000"/>
            <w:vAlign w:val="center"/>
          </w:tcPr>
          <w:p w14:paraId="30A82730" w14:textId="27BEF81D" w:rsidR="00533E75" w:rsidRPr="00F94454" w:rsidRDefault="00533E75" w:rsidP="00C56A0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Схема ролей</w:t>
            </w:r>
          </w:p>
        </w:tc>
        <w:tc>
          <w:tcPr>
            <w:tcW w:w="4179" w:type="pct"/>
            <w:shd w:val="clear" w:color="auto" w:fill="FFC000"/>
            <w:vAlign w:val="center"/>
          </w:tcPr>
          <w:p w14:paraId="3DF43C92" w14:textId="5BA690F4" w:rsidR="00533E75" w:rsidRPr="00F94454" w:rsidRDefault="00533E75" w:rsidP="00C56A0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Роли в схеме</w:t>
            </w:r>
          </w:p>
        </w:tc>
      </w:tr>
      <w:tr w:rsidR="00533E75" w:rsidRPr="00F94454" w14:paraId="37B1DAA9" w14:textId="4478ED62" w:rsidTr="00533E75">
        <w:trPr>
          <w:cantSplit/>
        </w:trPr>
        <w:tc>
          <w:tcPr>
            <w:tcW w:w="821" w:type="pct"/>
            <w:shd w:val="clear" w:color="auto" w:fill="auto"/>
          </w:tcPr>
          <w:p w14:paraId="57B9546F" w14:textId="0F06582C" w:rsidR="00533E75" w:rsidRPr="00533E75" w:rsidRDefault="00533E75" w:rsidP="00C56A0E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ZN</w:t>
            </w:r>
          </w:p>
        </w:tc>
        <w:tc>
          <w:tcPr>
            <w:tcW w:w="4179" w:type="pct"/>
            <w:shd w:val="clear" w:color="auto" w:fill="auto"/>
          </w:tcPr>
          <w:p w14:paraId="7BE91404" w14:textId="0ABB045F" w:rsidR="00533E75" w:rsidRPr="00533E75" w:rsidRDefault="00533E75" w:rsidP="00AA6167">
            <w:pPr>
              <w:jc w:val="left"/>
              <w:rPr>
                <w:rFonts w:ascii="Arial" w:hAnsi="Arial" w:cs="Arial"/>
                <w:sz w:val="20"/>
              </w:rPr>
            </w:pPr>
            <w:r w:rsidRPr="00533E75">
              <w:rPr>
                <w:rFonts w:ascii="Arial" w:hAnsi="Arial" w:cs="Arial"/>
                <w:sz w:val="20"/>
              </w:rPr>
              <w:t>ВС</w:t>
            </w:r>
            <w:r>
              <w:rPr>
                <w:rFonts w:ascii="Arial" w:hAnsi="Arial" w:cs="Arial"/>
                <w:sz w:val="20"/>
              </w:rPr>
              <w:t xml:space="preserve"> Выставитель счета</w:t>
            </w:r>
          </w:p>
        </w:tc>
      </w:tr>
      <w:tr w:rsidR="00533E75" w14:paraId="5DA3B1A9" w14:textId="6984A205" w:rsidTr="00533E75">
        <w:trPr>
          <w:cantSplit/>
        </w:trPr>
        <w:tc>
          <w:tcPr>
            <w:tcW w:w="821" w:type="pct"/>
            <w:shd w:val="clear" w:color="auto" w:fill="auto"/>
          </w:tcPr>
          <w:p w14:paraId="3D1E4CF4" w14:textId="279900D0" w:rsidR="00533E75" w:rsidRPr="00157F30" w:rsidRDefault="00533E75" w:rsidP="00C56A0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9" w:type="pct"/>
            <w:shd w:val="clear" w:color="auto" w:fill="auto"/>
          </w:tcPr>
          <w:p w14:paraId="4E7AF206" w14:textId="5036A319" w:rsidR="00533E75" w:rsidRDefault="00533E75" w:rsidP="00AA6167">
            <w:pPr>
              <w:jc w:val="left"/>
              <w:rPr>
                <w:rFonts w:ascii="Arial" w:hAnsi="Arial" w:cs="Arial"/>
                <w:sz w:val="20"/>
              </w:rPr>
            </w:pPr>
            <w:r w:rsidRPr="00533E75">
              <w:rPr>
                <w:rFonts w:ascii="Arial" w:hAnsi="Arial" w:cs="Arial"/>
                <w:sz w:val="20"/>
              </w:rPr>
              <w:t>SH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533E75">
              <w:rPr>
                <w:rFonts w:ascii="Arial" w:hAnsi="Arial" w:cs="Arial"/>
                <w:sz w:val="20"/>
              </w:rPr>
              <w:t>Получатель материала</w:t>
            </w:r>
          </w:p>
        </w:tc>
      </w:tr>
      <w:tr w:rsidR="00533E75" w14:paraId="35BA6A75" w14:textId="19416669" w:rsidTr="00533E75">
        <w:trPr>
          <w:cantSplit/>
        </w:trPr>
        <w:tc>
          <w:tcPr>
            <w:tcW w:w="821" w:type="pct"/>
            <w:shd w:val="clear" w:color="auto" w:fill="auto"/>
          </w:tcPr>
          <w:p w14:paraId="6BE3864B" w14:textId="0BA63860" w:rsidR="00533E75" w:rsidRDefault="00533E75" w:rsidP="00C56A0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9" w:type="pct"/>
            <w:shd w:val="clear" w:color="auto" w:fill="auto"/>
            <w:vAlign w:val="center"/>
          </w:tcPr>
          <w:p w14:paraId="12A3ECA6" w14:textId="7F57C54C" w:rsidR="00533E75" w:rsidRDefault="00533E75" w:rsidP="00AA6167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MD</w:t>
            </w:r>
            <w:r w:rsidRPr="00533E75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Менеджер по сопровождению договора</w:t>
            </w:r>
          </w:p>
        </w:tc>
      </w:tr>
      <w:tr w:rsidR="00533E75" w14:paraId="28A59366" w14:textId="77777777" w:rsidTr="00533E75">
        <w:trPr>
          <w:cantSplit/>
        </w:trPr>
        <w:tc>
          <w:tcPr>
            <w:tcW w:w="821" w:type="pct"/>
            <w:shd w:val="clear" w:color="auto" w:fill="auto"/>
          </w:tcPr>
          <w:p w14:paraId="233325C1" w14:textId="77777777" w:rsidR="00533E75" w:rsidRDefault="00533E75" w:rsidP="00C56A0E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179" w:type="pct"/>
            <w:shd w:val="clear" w:color="auto" w:fill="auto"/>
            <w:vAlign w:val="center"/>
          </w:tcPr>
          <w:p w14:paraId="7C3C195A" w14:textId="6F936BBC" w:rsidR="00533E75" w:rsidRPr="00533E75" w:rsidRDefault="00533E75" w:rsidP="00533E75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TL Логист</w:t>
            </w:r>
          </w:p>
        </w:tc>
      </w:tr>
    </w:tbl>
    <w:p w14:paraId="2856A9CF" w14:textId="77777777" w:rsidR="00D05675" w:rsidRDefault="00D05675" w:rsidP="009372D2">
      <w:pPr>
        <w:rPr>
          <w:rFonts w:eastAsiaTheme="majorEastAsia"/>
        </w:rPr>
      </w:pPr>
    </w:p>
    <w:p w14:paraId="61DDF027" w14:textId="66EADE71" w:rsidR="009372D2" w:rsidRDefault="00BB436B" w:rsidP="00D01C7D">
      <w:pPr>
        <w:pStyle w:val="3"/>
      </w:pPr>
      <w:bookmarkStart w:id="2237" w:name="_Toc38337486"/>
      <w:bookmarkStart w:id="2238" w:name="_Toc38339945"/>
      <w:bookmarkStart w:id="2239" w:name="_Toc38341282"/>
      <w:bookmarkStart w:id="2240" w:name="_Toc48930238"/>
      <w:bookmarkStart w:id="2241" w:name="_Toc64879380"/>
      <w:bookmarkEnd w:id="2237"/>
      <w:bookmarkEnd w:id="2238"/>
      <w:bookmarkEnd w:id="2239"/>
      <w:bookmarkEnd w:id="2240"/>
      <w:r>
        <w:t>Специфичные</w:t>
      </w:r>
      <w:r w:rsidR="009372D2">
        <w:t xml:space="preserve"> виды условий, включенные в схему калькуляции заказа на поставку</w:t>
      </w:r>
      <w:bookmarkEnd w:id="2241"/>
    </w:p>
    <w:p w14:paraId="02B56343" w14:textId="77777777" w:rsidR="009372D2" w:rsidRPr="009372D2" w:rsidRDefault="009372D2" w:rsidP="009372D2">
      <w:pPr>
        <w:rPr>
          <w:rFonts w:eastAsiaTheme="majorEastAsia"/>
        </w:rPr>
      </w:pPr>
    </w:p>
    <w:p w14:paraId="06B3CD0A" w14:textId="5BE03B7E" w:rsidR="00E96718" w:rsidRDefault="008F6C1F" w:rsidP="00E96718">
      <w:pPr>
        <w:rPr>
          <w:rFonts w:ascii="Arial" w:eastAsia="Calibri" w:hAnsi="Arial" w:cs="Arial"/>
          <w:szCs w:val="24"/>
          <w:lang w:eastAsia="ru-RU"/>
        </w:rPr>
      </w:pPr>
      <w:r w:rsidRPr="008F6C1F">
        <w:rPr>
          <w:rFonts w:ascii="Arial" w:hAnsi="Arial" w:eastAsia="Calibri" w:cs="Arial"/>
          <w:szCs w:val="24"/>
          <w:lang w:eastAsia="ru-RU"/>
        </w:rPr>
        <w:t>Условия, используемые для запланированных транспортных расходом:</w:t>
      </w:r>
    </w:p>
    <w:p w14:paraId="0157A6DC" w14:textId="60F7E0B4" w:rsidR="00A55E3C" w:rsidRPr="00925F2C" w:rsidRDefault="00A55E3C" w:rsidP="00A55E3C">
      <w:pPr>
        <w:pStyle w:val="a8"/>
        <w:jc w:val="right"/>
        <w:rPr>
          <w:rFonts w:ascii="Arial" w:hAnsi="Arial" w:cs="Arial"/>
          <w:b/>
          <w:sz w:val="22"/>
          <w:szCs w:val="22"/>
        </w:rPr>
      </w:pPr>
      <w:r w:rsidRPr="00925F2C">
        <w:rPr>
          <w:rFonts w:ascii="Arial" w:hAnsi="Arial" w:cs="Arial"/>
          <w:b/>
          <w:sz w:val="22"/>
          <w:szCs w:val="22"/>
        </w:rPr>
        <w:t xml:space="preserve">Талица </w:t>
      </w:r>
      <w:r w:rsidRPr="00925F2C">
        <w:rPr>
          <w:rFonts w:ascii="Arial" w:hAnsi="Arial" w:cs="Arial"/>
          <w:b/>
          <w:sz w:val="22"/>
          <w:szCs w:val="22"/>
        </w:rPr>
        <w:fldChar w:fldCharType="begin"/>
      </w:r>
      <w:r w:rsidRPr="00925F2C">
        <w:rPr>
          <w:rFonts w:ascii="Arial" w:hAnsi="Arial" w:cs="Arial"/>
          <w:b/>
          <w:sz w:val="22"/>
          <w:szCs w:val="22"/>
        </w:rPr>
        <w:instrText xml:space="preserve"> SEQ Таблица \* ARABIC </w:instrText>
      </w:r>
      <w:r w:rsidRPr="00925F2C">
        <w:rPr>
          <w:rFonts w:ascii="Arial" w:hAnsi="Arial" w:cs="Arial"/>
          <w:b/>
          <w:sz w:val="22"/>
          <w:szCs w:val="22"/>
        </w:rPr>
        <w:fldChar w:fldCharType="separate"/>
      </w:r>
      <w:ins w:id="2242" w:author="Paramonova Elena" w:date="2021-03-18T14:33:00Z">
        <w:r w:rsidR="008157EB">
          <w:rPr>
            <w:rFonts w:ascii="Arial" w:hAnsi="Arial" w:cs="Arial"/>
            <w:b/>
            <w:noProof/>
            <w:sz w:val="22"/>
            <w:szCs w:val="22"/>
          </w:rPr>
          <w:t>80</w:t>
        </w:r>
      </w:ins>
      <w:del w:id="2243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  <w:szCs w:val="22"/>
          </w:rPr>
          <w:delText>84</w:delText>
        </w:r>
      </w:del>
      <w:r w:rsidRPr="00925F2C">
        <w:rPr>
          <w:rFonts w:ascii="Arial" w:hAnsi="Arial" w:cs="Arial"/>
          <w:b/>
          <w:sz w:val="22"/>
          <w:szCs w:val="22"/>
        </w:rPr>
        <w:fldChar w:fldCharType="end"/>
      </w:r>
      <w:r w:rsidRPr="00925F2C"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b/>
          <w:sz w:val="22"/>
          <w:szCs w:val="22"/>
        </w:rPr>
        <w:t>Условия для запланированных транспортных расходов</w:t>
      </w:r>
      <w:r w:rsidDel="00A55E3C">
        <w:rPr>
          <w:rFonts w:ascii="Arial" w:hAnsi="Arial" w:cs="Arial"/>
          <w:b/>
          <w:sz w:val="22"/>
          <w:szCs w:val="22"/>
        </w:rPr>
        <w:t xml:space="preserve">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87"/>
        <w:gridCol w:w="2335"/>
        <w:gridCol w:w="2335"/>
        <w:gridCol w:w="2111"/>
        <w:gridCol w:w="2108"/>
      </w:tblGrid>
      <w:tr w:rsidR="00364278" w:rsidRPr="00F94454" w14:paraId="1919A1F9" w14:textId="0CA2F9B8" w:rsidTr="00364278">
        <w:trPr>
          <w:cantSplit/>
          <w:trHeight w:val="397"/>
          <w:tblHeader/>
        </w:trPr>
        <w:tc>
          <w:tcPr>
            <w:tcW w:w="632" w:type="pct"/>
            <w:shd w:val="clear" w:color="auto" w:fill="FFC000"/>
            <w:vAlign w:val="center"/>
          </w:tcPr>
          <w:p w14:paraId="7BD02443" w14:textId="48350688" w:rsidR="00364278" w:rsidRPr="00F94454" w:rsidRDefault="00364278" w:rsidP="00C56A0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Вид условия</w:t>
            </w:r>
          </w:p>
        </w:tc>
        <w:tc>
          <w:tcPr>
            <w:tcW w:w="1147" w:type="pct"/>
            <w:shd w:val="clear" w:color="auto" w:fill="FFC000"/>
            <w:vAlign w:val="center"/>
          </w:tcPr>
          <w:p w14:paraId="0065BA98" w14:textId="39C0A2E0" w:rsidR="00364278" w:rsidRDefault="00364278" w:rsidP="00C56A0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Наименование</w:t>
            </w:r>
          </w:p>
        </w:tc>
        <w:tc>
          <w:tcPr>
            <w:tcW w:w="1147" w:type="pct"/>
            <w:shd w:val="clear" w:color="auto" w:fill="FFC000"/>
            <w:vAlign w:val="center"/>
          </w:tcPr>
          <w:p w14:paraId="7B0C11F3" w14:textId="528CD8CB" w:rsidR="00364278" w:rsidRPr="00F94454" w:rsidRDefault="00364278" w:rsidP="00C56A0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Правила расчета</w:t>
            </w:r>
          </w:p>
        </w:tc>
        <w:tc>
          <w:tcPr>
            <w:tcW w:w="1037" w:type="pct"/>
            <w:shd w:val="clear" w:color="auto" w:fill="FFC000"/>
            <w:vAlign w:val="center"/>
          </w:tcPr>
          <w:p w14:paraId="3638ED58" w14:textId="03399D0A" w:rsidR="00364278" w:rsidRDefault="00364278" w:rsidP="00C56A0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Условия релевантно для позиции</w:t>
            </w:r>
          </w:p>
        </w:tc>
        <w:tc>
          <w:tcPr>
            <w:tcW w:w="1036" w:type="pct"/>
            <w:shd w:val="clear" w:color="auto" w:fill="FFC000"/>
            <w:vAlign w:val="center"/>
          </w:tcPr>
          <w:p w14:paraId="6352B03A" w14:textId="2C752471" w:rsidR="00364278" w:rsidRDefault="00364278" w:rsidP="00C56A0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Условия релевантно для заголовка</w:t>
            </w:r>
          </w:p>
        </w:tc>
      </w:tr>
      <w:tr w:rsidR="00364278" w:rsidRPr="00533E75" w14:paraId="424D8EFA" w14:textId="763F9D99" w:rsidTr="00364278">
        <w:trPr>
          <w:cantSplit/>
        </w:trPr>
        <w:tc>
          <w:tcPr>
            <w:tcW w:w="632" w:type="pct"/>
            <w:shd w:val="clear" w:color="auto" w:fill="auto"/>
          </w:tcPr>
          <w:p w14:paraId="07678954" w14:textId="7EBFE341" w:rsidR="00364278" w:rsidRPr="00533E75" w:rsidRDefault="00364278" w:rsidP="00C56A0E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D37ECD">
              <w:rPr>
                <w:rFonts w:ascii="Arial" w:hAnsi="Arial" w:cs="Arial"/>
                <w:sz w:val="20"/>
                <w:lang w:val="en-US"/>
              </w:rPr>
              <w:t>FRA1</w:t>
            </w:r>
          </w:p>
        </w:tc>
        <w:tc>
          <w:tcPr>
            <w:tcW w:w="1147" w:type="pct"/>
          </w:tcPr>
          <w:p w14:paraId="68979A05" w14:textId="2557A31E" w:rsidR="00364278" w:rsidRDefault="009831E2" w:rsidP="00C56A0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ТЗР %</w:t>
            </w:r>
          </w:p>
        </w:tc>
        <w:tc>
          <w:tcPr>
            <w:tcW w:w="1147" w:type="pct"/>
            <w:shd w:val="clear" w:color="auto" w:fill="auto"/>
          </w:tcPr>
          <w:p w14:paraId="2A0C1403" w14:textId="59B3FA56" w:rsidR="00364278" w:rsidRDefault="00364278" w:rsidP="00C56A0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Процент</w:t>
            </w:r>
          </w:p>
          <w:p w14:paraId="2C688F48" w14:textId="77777777" w:rsidR="00364278" w:rsidRPr="00533E75" w:rsidRDefault="00364278" w:rsidP="00C56A0E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37" w:type="pct"/>
          </w:tcPr>
          <w:p w14:paraId="3B15AE3B" w14:textId="5B0D2925" w:rsidR="00364278" w:rsidRDefault="00364278" w:rsidP="00C56A0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</w:t>
            </w:r>
          </w:p>
        </w:tc>
        <w:tc>
          <w:tcPr>
            <w:tcW w:w="1036" w:type="pct"/>
          </w:tcPr>
          <w:p w14:paraId="018DF271" w14:textId="7B2063B2" w:rsidR="00364278" w:rsidRDefault="00364278" w:rsidP="00C56A0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</w:t>
            </w:r>
          </w:p>
        </w:tc>
      </w:tr>
      <w:tr w:rsidR="00364278" w:rsidRPr="00533E75" w14:paraId="0048274A" w14:textId="77777777" w:rsidTr="00364278">
        <w:trPr>
          <w:cantSplit/>
        </w:trPr>
        <w:tc>
          <w:tcPr>
            <w:tcW w:w="632" w:type="pct"/>
            <w:shd w:val="clear" w:color="auto" w:fill="auto"/>
          </w:tcPr>
          <w:p w14:paraId="36A401A4" w14:textId="4F1FFF5F" w:rsidR="00364278" w:rsidRPr="00D37ECD" w:rsidRDefault="00364278" w:rsidP="00C56A0E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D37ECD">
              <w:rPr>
                <w:rFonts w:ascii="Arial" w:hAnsi="Arial" w:cs="Arial"/>
                <w:sz w:val="20"/>
                <w:lang w:val="en-US"/>
              </w:rPr>
              <w:t>FRB1</w:t>
            </w:r>
          </w:p>
        </w:tc>
        <w:tc>
          <w:tcPr>
            <w:tcW w:w="1147" w:type="pct"/>
          </w:tcPr>
          <w:p w14:paraId="6971B091" w14:textId="6AB580B8" w:rsidR="00364278" w:rsidRDefault="009831E2" w:rsidP="00C56A0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ТЗР сумма</w:t>
            </w:r>
          </w:p>
        </w:tc>
        <w:tc>
          <w:tcPr>
            <w:tcW w:w="1147" w:type="pct"/>
            <w:shd w:val="clear" w:color="auto" w:fill="auto"/>
          </w:tcPr>
          <w:p w14:paraId="4CDFCA44" w14:textId="1AFCA5CF" w:rsidR="00364278" w:rsidRDefault="00364278" w:rsidP="00C56A0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Фиксированная сумма</w:t>
            </w:r>
          </w:p>
        </w:tc>
        <w:tc>
          <w:tcPr>
            <w:tcW w:w="1037" w:type="pct"/>
          </w:tcPr>
          <w:p w14:paraId="405F7CCD" w14:textId="7B9E5760" w:rsidR="00364278" w:rsidRDefault="00364278" w:rsidP="00C56A0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</w:t>
            </w:r>
          </w:p>
        </w:tc>
        <w:tc>
          <w:tcPr>
            <w:tcW w:w="1036" w:type="pct"/>
          </w:tcPr>
          <w:p w14:paraId="2A43A61B" w14:textId="205930F0" w:rsidR="00364278" w:rsidRDefault="00364278" w:rsidP="00C56A0E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</w:t>
            </w:r>
          </w:p>
        </w:tc>
      </w:tr>
    </w:tbl>
    <w:p w14:paraId="6DAC5E41" w14:textId="45FEC742" w:rsidR="009372D2" w:rsidRDefault="009372D2" w:rsidP="00CD71ED">
      <w:pPr>
        <w:spacing w:line="276" w:lineRule="auto"/>
        <w:ind w:firstLine="120"/>
        <w:rPr>
          <w:rFonts w:ascii="Arial" w:eastAsia="Calibri" w:hAnsi="Arial" w:cs="Arial"/>
          <w:szCs w:val="24"/>
          <w:lang w:eastAsia="ru-RU"/>
        </w:rPr>
      </w:pPr>
    </w:p>
    <w:p w14:paraId="6495BAED" w14:textId="70C047A6" w:rsidR="00A34ADB" w:rsidRDefault="00A34ADB" w:rsidP="00CD71ED">
      <w:pPr>
        <w:spacing w:line="276" w:lineRule="auto"/>
        <w:ind w:firstLine="120"/>
        <w:rPr>
          <w:rFonts w:ascii="Arial" w:eastAsia="Calibri" w:hAnsi="Arial" w:cs="Arial"/>
          <w:szCs w:val="24"/>
          <w:lang w:eastAsia="ru-RU"/>
        </w:rPr>
      </w:pPr>
    </w:p>
    <w:p w14:paraId="389125B4" w14:textId="1AAA467F" w:rsidR="00A34ADB" w:rsidRDefault="00B12275" w:rsidP="00D01C7D">
      <w:pPr>
        <w:pStyle w:val="3"/>
      </w:pPr>
      <w:bookmarkStart w:id="2244" w:name="_Toc64879381"/>
      <w:r>
        <w:t>В</w:t>
      </w:r>
      <w:r w:rsidR="00A34ADB">
        <w:t>ид оценки в заказе на поставку</w:t>
      </w:r>
      <w:bookmarkEnd w:id="2244"/>
      <w:r w:rsidR="00A34ADB">
        <w:t xml:space="preserve"> </w:t>
      </w:r>
    </w:p>
    <w:p w14:paraId="05A6F2E1" w14:textId="45000F12" w:rsidR="00A34ADB" w:rsidRDefault="00693691" w:rsidP="00A34ADB">
      <w:pPr>
        <w:spacing w:line="276" w:lineRule="auto"/>
        <w:ind w:firstLine="708"/>
        <w:rPr>
          <w:rFonts w:ascii="Arial" w:eastAsia="Calibri" w:hAnsi="Arial" w:cs="Arial"/>
          <w:szCs w:val="24"/>
          <w:lang w:eastAsia="ru-RU"/>
        </w:rPr>
      </w:pPr>
      <w:r>
        <w:rPr>
          <w:rFonts w:ascii="Arial" w:hAnsi="Arial" w:eastAsia="Calibri" w:cs="Arial"/>
          <w:szCs w:val="24"/>
          <w:lang w:eastAsia="ru-RU"/>
        </w:rPr>
        <w:t>Е</w:t>
      </w:r>
      <w:r w:rsidR="00A34ADB" w:rsidRPr="00A34ADB">
        <w:rPr>
          <w:rFonts w:ascii="Arial" w:hAnsi="Arial" w:eastAsia="Calibri" w:cs="Arial"/>
          <w:szCs w:val="24"/>
          <w:lang w:eastAsia="ru-RU"/>
        </w:rPr>
        <w:t>сли</w:t>
      </w:r>
      <w:r>
        <w:rPr>
          <w:rFonts w:ascii="Arial" w:hAnsi="Arial" w:eastAsia="Calibri" w:cs="Arial"/>
          <w:szCs w:val="24"/>
          <w:lang w:eastAsia="ru-RU"/>
        </w:rPr>
        <w:t xml:space="preserve"> в заказ на поставку включена позиция с видом «ВНА» и</w:t>
      </w:r>
      <w:r w:rsidR="00A34ADB" w:rsidRPr="00A34ADB">
        <w:rPr>
          <w:rFonts w:ascii="Arial" w:hAnsi="Arial" w:eastAsia="Calibri" w:cs="Arial"/>
          <w:szCs w:val="24"/>
          <w:lang w:eastAsia="ru-RU"/>
        </w:rPr>
        <w:t xml:space="preserve"> цена </w:t>
      </w:r>
      <w:r>
        <w:rPr>
          <w:rFonts w:ascii="Arial" w:hAnsi="Arial" w:eastAsia="Calibri" w:cs="Arial"/>
          <w:szCs w:val="24"/>
          <w:lang w:eastAsia="ru-RU"/>
        </w:rPr>
        <w:t xml:space="preserve">такой </w:t>
      </w:r>
      <w:r w:rsidR="00A34ADB" w:rsidRPr="00A34ADB">
        <w:rPr>
          <w:rFonts w:ascii="Arial" w:hAnsi="Arial" w:eastAsia="Calibri" w:cs="Arial"/>
          <w:szCs w:val="24"/>
          <w:lang w:eastAsia="ru-RU"/>
        </w:rPr>
        <w:t>позиции в меньше 40 000 руб, то в позиции заказа автоматически устанавливается вид оценки для «</w:t>
      </w:r>
      <w:r>
        <w:rPr>
          <w:rFonts w:ascii="Arial" w:hAnsi="Arial" w:cs="Arial"/>
          <w:color w:val="000000" w:themeColor="text1"/>
          <w:szCs w:val="24"/>
        </w:rPr>
        <w:t>МАТЕРИАЛ</w:t>
      </w:r>
      <w:r w:rsidR="00A34ADB" w:rsidRPr="00A34ADB">
        <w:rPr>
          <w:rFonts w:ascii="Arial" w:hAnsi="Arial" w:eastAsia="Calibri" w:cs="Arial"/>
          <w:szCs w:val="24"/>
          <w:lang w:eastAsia="ru-RU"/>
        </w:rPr>
        <w:t>»</w:t>
      </w:r>
      <w:r w:rsidR="00A34ADB">
        <w:rPr>
          <w:rFonts w:ascii="Arial" w:hAnsi="Arial" w:eastAsia="Calibri" w:cs="Arial"/>
          <w:szCs w:val="24"/>
          <w:lang w:eastAsia="ru-RU"/>
        </w:rPr>
        <w:t xml:space="preserve"> (разработка </w:t>
      </w:r>
      <w:r w:rsidR="00B12275">
        <w:rPr>
          <w:rFonts w:ascii="Arial" w:hAnsi="Arial" w:eastAsia="Calibri" w:cs="Arial"/>
          <w:szCs w:val="24"/>
          <w:lang w:eastAsia="ru-RU"/>
        </w:rPr>
        <w:t>ММ</w:t>
      </w:r>
      <w:r w:rsidR="008263BD">
        <w:rPr>
          <w:rFonts w:ascii="Arial" w:hAnsi="Arial" w:eastAsia="Calibri" w:cs="Arial"/>
          <w:szCs w:val="24"/>
          <w:lang w:eastAsia="ru-RU"/>
        </w:rPr>
        <w:t>7</w:t>
      </w:r>
      <w:r w:rsidR="00FA4265">
        <w:rPr>
          <w:rFonts w:ascii="Arial" w:hAnsi="Arial" w:eastAsia="Calibri" w:cs="Arial"/>
          <w:szCs w:val="24"/>
          <w:lang w:eastAsia="ru-RU"/>
        </w:rPr>
        <w:t>9</w:t>
      </w:r>
      <w:r w:rsidR="00B12275">
        <w:rPr>
          <w:rFonts w:ascii="Arial" w:hAnsi="Arial" w:eastAsia="Calibri" w:cs="Arial"/>
          <w:szCs w:val="24"/>
          <w:lang w:eastAsia="ru-RU"/>
        </w:rPr>
        <w:t xml:space="preserve"> «</w:t>
      </w:r>
      <w:r w:rsidR="00B12275" w:rsidRPr="00B12275">
        <w:rPr>
          <w:rFonts w:ascii="Arial" w:hAnsi="Arial" w:eastAsia="Calibri" w:cs="Arial"/>
          <w:szCs w:val="24"/>
          <w:lang w:eastAsia="ru-RU"/>
        </w:rPr>
        <w:t>Автоматическое определение вид</w:t>
      </w:r>
      <w:r>
        <w:rPr>
          <w:rFonts w:ascii="Arial" w:hAnsi="Arial" w:eastAsia="Calibri" w:cs="Arial"/>
          <w:szCs w:val="24"/>
          <w:lang w:eastAsia="ru-RU"/>
        </w:rPr>
        <w:t>а</w:t>
      </w:r>
      <w:r w:rsidR="00B12275" w:rsidRPr="00B12275">
        <w:rPr>
          <w:rFonts w:ascii="Arial" w:hAnsi="Arial" w:eastAsia="Calibri" w:cs="Arial"/>
          <w:szCs w:val="24"/>
          <w:lang w:eastAsia="ru-RU"/>
        </w:rPr>
        <w:t xml:space="preserve"> оценки</w:t>
      </w:r>
      <w:r>
        <w:rPr>
          <w:rFonts w:ascii="Arial" w:hAnsi="Arial" w:eastAsia="Calibri" w:cs="Arial"/>
          <w:szCs w:val="24"/>
          <w:lang w:eastAsia="ru-RU"/>
        </w:rPr>
        <w:t xml:space="preserve"> </w:t>
      </w:r>
      <w:r w:rsidR="00B12275" w:rsidRPr="00B12275">
        <w:rPr>
          <w:rFonts w:ascii="Arial" w:hAnsi="Arial" w:eastAsia="Calibri" w:cs="Arial"/>
          <w:szCs w:val="24"/>
          <w:lang w:eastAsia="ru-RU"/>
        </w:rPr>
        <w:t>«</w:t>
      </w:r>
      <w:r>
        <w:rPr>
          <w:rFonts w:ascii="Arial" w:hAnsi="Arial" w:eastAsia="Calibri" w:cs="Arial"/>
          <w:szCs w:val="24"/>
          <w:lang w:eastAsia="ru-RU"/>
        </w:rPr>
        <w:t>МАТЕРИАЛ</w:t>
      </w:r>
      <w:r w:rsidR="00B12275" w:rsidRPr="00B12275">
        <w:rPr>
          <w:rFonts w:ascii="Arial" w:hAnsi="Arial" w:eastAsia="Calibri" w:cs="Arial"/>
          <w:szCs w:val="24"/>
          <w:lang w:eastAsia="ru-RU"/>
        </w:rPr>
        <w:t>», для позиций заказа на поставку</w:t>
      </w:r>
      <w:r>
        <w:rPr>
          <w:rFonts w:ascii="Arial" w:hAnsi="Arial" w:eastAsia="Calibri" w:cs="Arial"/>
          <w:szCs w:val="24"/>
          <w:lang w:eastAsia="ru-RU"/>
        </w:rPr>
        <w:t xml:space="preserve"> с видом ВНА и </w:t>
      </w:r>
      <w:r w:rsidR="00B12275" w:rsidRPr="00B12275">
        <w:rPr>
          <w:rFonts w:ascii="Arial" w:hAnsi="Arial" w:eastAsia="Calibri" w:cs="Arial"/>
          <w:szCs w:val="24"/>
          <w:lang w:eastAsia="ru-RU"/>
        </w:rPr>
        <w:t>ценой меньше 40</w:t>
      </w:r>
      <w:r w:rsidR="00B12275">
        <w:rPr>
          <w:rFonts w:ascii="Arial" w:hAnsi="Arial" w:eastAsia="Calibri" w:cs="Arial"/>
          <w:szCs w:val="24"/>
          <w:lang w:eastAsia="ru-RU"/>
        </w:rPr>
        <w:t> </w:t>
      </w:r>
      <w:r w:rsidR="00B12275" w:rsidRPr="00B12275">
        <w:rPr>
          <w:rFonts w:ascii="Arial" w:hAnsi="Arial" w:eastAsia="Calibri" w:cs="Arial"/>
          <w:szCs w:val="24"/>
          <w:lang w:eastAsia="ru-RU"/>
        </w:rPr>
        <w:t>000</w:t>
      </w:r>
      <w:r w:rsidR="00B12275">
        <w:rPr>
          <w:rFonts w:ascii="Arial" w:hAnsi="Arial" w:eastAsia="Calibri" w:cs="Arial"/>
          <w:szCs w:val="24"/>
          <w:lang w:eastAsia="ru-RU"/>
        </w:rPr>
        <w:t xml:space="preserve"> руб». </w:t>
      </w:r>
    </w:p>
    <w:p w14:paraId="5E3D9CD3" w14:textId="288314A1" w:rsidR="00B12275" w:rsidRDefault="00B12275" w:rsidP="00A34ADB">
      <w:pPr>
        <w:spacing w:line="276" w:lineRule="auto"/>
        <w:ind w:firstLine="708"/>
        <w:rPr>
          <w:rFonts w:ascii="Arial" w:eastAsia="Calibri" w:hAnsi="Arial" w:cs="Arial"/>
          <w:szCs w:val="24"/>
          <w:lang w:eastAsia="ru-RU"/>
        </w:rPr>
      </w:pPr>
      <w:r>
        <w:rPr>
          <w:rFonts w:ascii="Arial" w:hAnsi="Arial" w:eastAsia="Calibri" w:cs="Arial"/>
          <w:szCs w:val="24"/>
          <w:lang w:eastAsia="ru-RU"/>
        </w:rPr>
        <w:t>Расширение не должно учитывать ОЗМ с видом «Услуги» и должно отрабатывать в заказах на поставку следующих видов:</w:t>
      </w:r>
    </w:p>
    <w:p w14:paraId="115F2B6A" w14:textId="410803D1" w:rsidR="00B12275" w:rsidRPr="00B12275" w:rsidRDefault="00B12275" w:rsidP="00B12275">
      <w:pPr>
        <w:pStyle w:val="afa"/>
        <w:numPr>
          <w:ilvl w:val="0"/>
          <w:numId w:val="18"/>
        </w:numPr>
        <w:jc w:val="left"/>
        <w:rPr>
          <w:rFonts w:ascii="Arial" w:eastAsia="Calibri" w:hAnsi="Arial" w:cs="Arial"/>
          <w:szCs w:val="24"/>
          <w:lang w:eastAsia="ru-RU"/>
        </w:rPr>
      </w:pPr>
      <w:r w:rsidRPr="00B12275">
        <w:rPr>
          <w:rFonts w:ascii="Arial" w:hAnsi="Arial" w:eastAsia="Calibri" w:cs="Arial"/>
          <w:szCs w:val="24"/>
          <w:lang w:eastAsia="ru-RU"/>
        </w:rPr>
        <w:t>ZNB – Спецификация договора</w:t>
      </w:r>
      <w:r>
        <w:rPr>
          <w:rFonts w:ascii="Arial" w:hAnsi="Arial" w:eastAsia="Calibri" w:cs="Arial"/>
          <w:szCs w:val="24"/>
          <w:lang w:eastAsia="ru-RU"/>
        </w:rPr>
        <w:t>;</w:t>
      </w:r>
    </w:p>
    <w:p w14:paraId="1CFDBD0F" w14:textId="3C7B9F62" w:rsidR="00B12275" w:rsidRDefault="00B12275" w:rsidP="00B12275">
      <w:pPr>
        <w:pStyle w:val="afa"/>
        <w:numPr>
          <w:ilvl w:val="0"/>
          <w:numId w:val="18"/>
        </w:numPr>
        <w:spacing w:line="276" w:lineRule="auto"/>
        <w:rPr>
          <w:rFonts w:ascii="Arial" w:eastAsia="Calibri" w:hAnsi="Arial" w:cs="Arial"/>
          <w:szCs w:val="24"/>
          <w:lang w:eastAsia="ru-RU"/>
        </w:rPr>
      </w:pPr>
      <w:r w:rsidRPr="00B12275">
        <w:rPr>
          <w:rFonts w:ascii="Arial" w:hAnsi="Arial" w:eastAsia="Calibri" w:cs="Arial"/>
          <w:szCs w:val="24"/>
          <w:lang w:eastAsia="ru-RU"/>
        </w:rPr>
        <w:lastRenderedPageBreak/>
        <w:t>ZRZN – Разнарядка</w:t>
      </w:r>
      <w:r w:rsidR="00DB099A">
        <w:rPr>
          <w:rFonts w:ascii="Arial" w:hAnsi="Arial" w:eastAsia="Calibri" w:cs="Arial"/>
          <w:szCs w:val="24"/>
          <w:lang w:eastAsia="ru-RU"/>
        </w:rPr>
        <w:t>;</w:t>
      </w:r>
    </w:p>
    <w:p w14:paraId="2B9A53BC" w14:textId="4751132C" w:rsidR="00B12275" w:rsidRDefault="00DB099A" w:rsidP="0040610B">
      <w:pPr>
        <w:pStyle w:val="afa"/>
        <w:numPr>
          <w:ilvl w:val="0"/>
          <w:numId w:val="18"/>
        </w:numPr>
        <w:spacing w:line="276" w:lineRule="auto"/>
        <w:jc w:val="left"/>
        <w:rPr>
          <w:rFonts w:ascii="Arial" w:eastAsia="Calibri" w:hAnsi="Arial" w:cs="Arial"/>
          <w:szCs w:val="24"/>
          <w:lang w:eastAsia="ru-RU"/>
        </w:rPr>
      </w:pPr>
      <w:r w:rsidRPr="000A1752">
        <w:rPr>
          <w:rFonts w:ascii="Arial" w:hAnsi="Arial" w:eastAsia="Calibri" w:cs="Arial"/>
          <w:szCs w:val="24"/>
          <w:lang w:eastAsia="ru-RU"/>
        </w:rPr>
        <w:t>ZNL – Заказ на поставку за наличные.</w:t>
      </w:r>
    </w:p>
    <w:p w14:paraId="0DFD3E70" w14:textId="77777777" w:rsidR="000A1752" w:rsidRPr="000A1752" w:rsidRDefault="000A1752" w:rsidP="000A1752">
      <w:pPr>
        <w:pStyle w:val="afa"/>
        <w:spacing w:line="276" w:lineRule="auto"/>
        <w:ind w:left="720"/>
        <w:jc w:val="left"/>
        <w:rPr>
          <w:rFonts w:ascii="Arial" w:eastAsia="Calibri" w:hAnsi="Arial" w:cs="Arial"/>
          <w:szCs w:val="24"/>
          <w:lang w:eastAsia="ru-RU"/>
        </w:rPr>
      </w:pPr>
    </w:p>
    <w:p w14:paraId="6C3B8C2D" w14:textId="77777777" w:rsidR="00840D16" w:rsidRDefault="00840D16" w:rsidP="00D01C7D">
      <w:pPr>
        <w:pStyle w:val="3"/>
      </w:pPr>
      <w:bookmarkStart w:id="2245" w:name="_Toc64879382"/>
      <w:r>
        <w:t>Определение кода налога в закупочных документах</w:t>
      </w:r>
      <w:bookmarkEnd w:id="2245"/>
    </w:p>
    <w:p w14:paraId="437D95AE" w14:textId="77777777" w:rsidR="00840D16" w:rsidRPr="000A1752" w:rsidRDefault="00840D16" w:rsidP="00840D16">
      <w:pPr>
        <w:spacing w:line="276" w:lineRule="auto"/>
        <w:ind w:firstLine="708"/>
        <w:rPr>
          <w:rFonts w:ascii="Arial" w:eastAsia="Calibri" w:hAnsi="Arial" w:cs="Arial"/>
          <w:szCs w:val="24"/>
          <w:lang w:eastAsia="ru-RU"/>
        </w:rPr>
      </w:pPr>
      <w:r w:rsidRPr="000A1752">
        <w:rPr>
          <w:rFonts w:ascii="Arial" w:hAnsi="Arial" w:eastAsia="Calibri" w:cs="Arial"/>
          <w:szCs w:val="24"/>
          <w:lang w:eastAsia="ru-RU"/>
        </w:rPr>
        <w:t>Код налога в позиции заказа на поставку (спецификации) будет определен автоматически в зависимости от индикатора налога, указанного в ОЗМ, группы схем поставщика и типа контировки.</w:t>
      </w:r>
    </w:p>
    <w:p w14:paraId="43E41BB0" w14:textId="77777777" w:rsidR="00840D16" w:rsidRPr="000A1752" w:rsidRDefault="00840D16" w:rsidP="00840D16">
      <w:pPr>
        <w:spacing w:line="276" w:lineRule="auto"/>
        <w:ind w:firstLine="708"/>
        <w:rPr>
          <w:rFonts w:ascii="Arial" w:eastAsia="Calibri" w:hAnsi="Arial" w:cs="Arial"/>
          <w:szCs w:val="24"/>
          <w:lang w:eastAsia="ru-RU"/>
        </w:rPr>
      </w:pPr>
    </w:p>
    <w:p w14:paraId="210702DC" w14:textId="77777777" w:rsidR="00840D16" w:rsidRPr="000A1752" w:rsidRDefault="00840D16" w:rsidP="00840D16">
      <w:pPr>
        <w:spacing w:line="276" w:lineRule="auto"/>
        <w:ind w:firstLine="708"/>
        <w:rPr>
          <w:rFonts w:ascii="Arial" w:eastAsia="Calibri" w:hAnsi="Arial" w:cs="Arial"/>
          <w:szCs w:val="24"/>
          <w:lang w:eastAsia="ru-RU"/>
        </w:rPr>
      </w:pPr>
      <w:r w:rsidRPr="000A1752">
        <w:rPr>
          <w:rFonts w:ascii="Arial" w:hAnsi="Arial" w:eastAsia="Calibri" w:cs="Arial"/>
          <w:szCs w:val="24"/>
          <w:lang w:eastAsia="ru-RU"/>
        </w:rPr>
        <w:t>Перечень используемых индикаторов налога:</w:t>
      </w:r>
    </w:p>
    <w:p w14:paraId="2505762F" w14:textId="77777777" w:rsidR="00840D16" w:rsidRPr="00547555" w:rsidRDefault="00840D16" w:rsidP="00547555">
      <w:pPr>
        <w:pStyle w:val="afa"/>
        <w:numPr>
          <w:ilvl w:val="0"/>
          <w:numId w:val="68"/>
        </w:numPr>
        <w:spacing w:line="276" w:lineRule="auto"/>
        <w:rPr>
          <w:rFonts w:ascii="Arial" w:eastAsia="Calibri" w:hAnsi="Arial" w:cs="Arial"/>
          <w:szCs w:val="24"/>
          <w:lang w:eastAsia="ru-RU"/>
        </w:rPr>
      </w:pPr>
      <w:r w:rsidRPr="00547555">
        <w:rPr>
          <w:rFonts w:ascii="Arial" w:hAnsi="Arial" w:eastAsia="Calibri" w:cs="Arial"/>
          <w:szCs w:val="24"/>
          <w:lang w:eastAsia="ru-RU"/>
        </w:rPr>
        <w:t>Без НДС;</w:t>
      </w:r>
    </w:p>
    <w:p w14:paraId="5D93AEC2" w14:textId="77777777" w:rsidR="00840D16" w:rsidRPr="00547555" w:rsidRDefault="00840D16" w:rsidP="00547555">
      <w:pPr>
        <w:pStyle w:val="afa"/>
        <w:numPr>
          <w:ilvl w:val="0"/>
          <w:numId w:val="68"/>
        </w:numPr>
        <w:spacing w:line="276" w:lineRule="auto"/>
        <w:rPr>
          <w:rFonts w:ascii="Arial" w:eastAsia="Calibri" w:hAnsi="Arial" w:cs="Arial"/>
          <w:szCs w:val="24"/>
          <w:lang w:eastAsia="ru-RU"/>
        </w:rPr>
      </w:pPr>
      <w:r w:rsidRPr="00547555">
        <w:rPr>
          <w:rFonts w:ascii="Arial" w:hAnsi="Arial" w:eastAsia="Calibri" w:cs="Arial"/>
          <w:szCs w:val="24"/>
          <w:lang w:eastAsia="ru-RU"/>
        </w:rPr>
        <w:t>10% Закупка МТР;</w:t>
      </w:r>
    </w:p>
    <w:p w14:paraId="420493A0" w14:textId="77777777" w:rsidR="00840D16" w:rsidRPr="00547555" w:rsidRDefault="00840D16" w:rsidP="00547555">
      <w:pPr>
        <w:pStyle w:val="afa"/>
        <w:numPr>
          <w:ilvl w:val="0"/>
          <w:numId w:val="68"/>
        </w:numPr>
        <w:spacing w:line="276" w:lineRule="auto"/>
        <w:rPr>
          <w:rFonts w:ascii="Arial" w:eastAsia="Calibri" w:hAnsi="Arial" w:cs="Arial"/>
          <w:szCs w:val="24"/>
          <w:lang w:eastAsia="ru-RU"/>
        </w:rPr>
      </w:pPr>
      <w:r w:rsidRPr="00547555">
        <w:rPr>
          <w:rFonts w:ascii="Arial" w:hAnsi="Arial" w:eastAsia="Calibri" w:cs="Arial"/>
          <w:szCs w:val="24"/>
          <w:lang w:eastAsia="ru-RU"/>
        </w:rPr>
        <w:t>20% Закупка МТР;</w:t>
      </w:r>
    </w:p>
    <w:p w14:paraId="44A0477A" w14:textId="77777777" w:rsidR="00840D16" w:rsidRPr="00547555" w:rsidRDefault="00840D16" w:rsidP="00547555">
      <w:pPr>
        <w:pStyle w:val="afa"/>
        <w:numPr>
          <w:ilvl w:val="0"/>
          <w:numId w:val="68"/>
        </w:numPr>
        <w:spacing w:line="276" w:lineRule="auto"/>
        <w:rPr>
          <w:rFonts w:ascii="Arial" w:eastAsia="Calibri" w:hAnsi="Arial" w:cs="Arial"/>
          <w:szCs w:val="24"/>
          <w:lang w:eastAsia="ru-RU"/>
        </w:rPr>
      </w:pPr>
      <w:r w:rsidRPr="00547555">
        <w:rPr>
          <w:rFonts w:ascii="Arial" w:hAnsi="Arial" w:eastAsia="Calibri" w:cs="Arial"/>
          <w:szCs w:val="24"/>
          <w:lang w:eastAsia="ru-RU"/>
        </w:rPr>
        <w:t>20% Закупка услуг.</w:t>
      </w:r>
    </w:p>
    <w:p w14:paraId="4367C3AD" w14:textId="77777777" w:rsidR="00B67B7C" w:rsidRDefault="00B67B7C">
      <w:pPr>
        <w:spacing w:line="276" w:lineRule="auto"/>
        <w:ind w:firstLine="708"/>
        <w:rPr>
          <w:ins w:id="2246" w:author="Paramonova Elena" w:date="2021-02-18T10:44:00Z"/>
          <w:rFonts w:ascii="Arial" w:eastAsia="Calibri" w:hAnsi="Arial" w:cs="Arial"/>
          <w:szCs w:val="24"/>
          <w:lang w:eastAsia="ru-RU"/>
        </w:rPr>
        <w:pPrChange w:id="2247" w:author="Paramonova Elena" w:date="2021-02-18T10:44:00Z">
          <w:pPr>
            <w:pStyle w:val="ad"/>
            <w:ind w:right="-114"/>
          </w:pPr>
        </w:pPrChange>
      </w:pPr>
    </w:p>
    <w:p w14:paraId="580CF097" w14:textId="24FD3965" w:rsidR="00B67B7C" w:rsidRPr="00B67B7C" w:rsidRDefault="00B67B7C">
      <w:pPr>
        <w:spacing w:line="276" w:lineRule="auto"/>
        <w:ind w:firstLine="708"/>
        <w:rPr>
          <w:ins w:id="2248" w:author="Paramonova Elena" w:date="2021-02-18T10:44:00Z"/>
          <w:rFonts w:ascii="Arial" w:eastAsia="Calibri" w:hAnsi="Arial" w:cs="Arial"/>
          <w:szCs w:val="24"/>
          <w:lang w:eastAsia="ru-RU"/>
          <w:rPrChange w:id="2249" w:author="Paramonova Elena" w:date="2021-02-18T10:44:00Z">
            <w:rPr>
              <w:ins w:id="2250" w:author="Paramonova Elena" w:date="2021-02-18T10:44:00Z"/>
              <w:rFonts w:ascii="Arial" w:hAnsi="Arial" w:cs="Arial"/>
            </w:rPr>
          </w:rPrChange>
        </w:rPr>
        <w:pPrChange w:id="2251" w:author="Paramonova Elena" w:date="2021-02-18T10:44:00Z">
          <w:pPr>
            <w:pStyle w:val="ad"/>
            <w:ind w:right="-114"/>
          </w:pPr>
        </w:pPrChange>
      </w:pPr>
      <w:ins w:id="2252" w:author="Paramonova Elena" w:date="2021-02-18T10:44:00Z">
        <w:r>
          <w:rPr>
            <w:rFonts w:ascii="Arial" w:hAnsi="Arial" w:eastAsia="Calibri" w:cs="Arial"/>
            <w:szCs w:val="24"/>
            <w:lang w:eastAsia="ru-RU"/>
          </w:rPr>
          <w:t xml:space="preserve">При этом, </w:t>
        </w:r>
      </w:ins>
      <w:ins w:id="2253" w:author="Paramonova Elena" w:date="2021-02-18T10:45:00Z">
        <w:r>
          <w:rPr>
            <w:rFonts w:ascii="Arial" w:hAnsi="Arial" w:eastAsia="Calibri" w:cs="Arial"/>
            <w:szCs w:val="24"/>
            <w:lang w:eastAsia="ru-RU"/>
          </w:rPr>
          <w:t>е</w:t>
        </w:r>
        <w:r w:rsidRPr="00B67B7C">
          <w:rPr>
            <w:rFonts w:ascii="Arial" w:hAnsi="Arial" w:eastAsia="Calibri" w:cs="Arial"/>
            <w:szCs w:val="24"/>
            <w:lang w:eastAsia="ru-RU"/>
          </w:rPr>
          <w:t xml:space="preserve">сли </w:t>
        </w:r>
        <w:r>
          <w:rPr>
            <w:rFonts w:ascii="Arial" w:hAnsi="Arial" w:eastAsia="Calibri" w:cs="Arial"/>
            <w:szCs w:val="24"/>
            <w:lang w:eastAsia="ru-RU"/>
          </w:rPr>
          <w:t>при изменении заказа установился</w:t>
        </w:r>
        <w:r w:rsidRPr="00B67B7C">
          <w:rPr>
            <w:rFonts w:ascii="Arial" w:hAnsi="Arial" w:eastAsia="Calibri" w:cs="Arial"/>
            <w:szCs w:val="24"/>
            <w:lang w:eastAsia="ru-RU"/>
          </w:rPr>
          <w:t xml:space="preserve"> признак налогового агента</w:t>
        </w:r>
        <w:r>
          <w:rPr>
            <w:rFonts w:ascii="Arial" w:hAnsi="Arial" w:eastAsia="Calibri" w:cs="Arial"/>
            <w:szCs w:val="24"/>
            <w:lang w:eastAsia="ru-RU"/>
          </w:rPr>
          <w:t xml:space="preserve"> (поле «Налоговый агент» = да), </w:t>
        </w:r>
        <w:r w:rsidRPr="00B67B7C">
          <w:rPr>
            <w:rFonts w:ascii="Arial" w:hAnsi="Arial" w:eastAsia="Calibri" w:cs="Arial"/>
            <w:szCs w:val="24"/>
            <w:lang w:eastAsia="ru-RU"/>
          </w:rPr>
          <w:t xml:space="preserve">а код НДС не подменился, то </w:t>
        </w:r>
      </w:ins>
      <w:ins w:id="2254" w:author="Paramonova Elena" w:date="2021-02-18T10:46:00Z">
        <w:r>
          <w:rPr>
            <w:rFonts w:ascii="Arial" w:hAnsi="Arial" w:eastAsia="Calibri" w:cs="Arial"/>
            <w:szCs w:val="24"/>
            <w:lang w:eastAsia="ru-RU"/>
          </w:rPr>
          <w:t>будет выведена</w:t>
        </w:r>
      </w:ins>
      <w:ins w:id="2255" w:author="Paramonova Elena" w:date="2021-02-18T10:45:00Z">
        <w:r>
          <w:rPr>
            <w:rFonts w:ascii="Arial" w:hAnsi="Arial" w:eastAsia="Calibri" w:cs="Arial"/>
            <w:szCs w:val="24"/>
            <w:lang w:eastAsia="ru-RU"/>
          </w:rPr>
          <w:t xml:space="preserve"> блокирующее сообщение-ошибка, уведомляющее, что требуется</w:t>
        </w:r>
        <w:r w:rsidRPr="00B67B7C">
          <w:rPr>
            <w:rFonts w:ascii="Arial" w:hAnsi="Arial" w:eastAsia="Calibri" w:cs="Arial"/>
            <w:szCs w:val="24"/>
            <w:lang w:eastAsia="ru-RU"/>
          </w:rPr>
          <w:t xml:space="preserve"> исправить код налога</w:t>
        </w:r>
      </w:ins>
      <w:ins w:id="2256" w:author="Paramonova Elena" w:date="2021-02-18T10:46:00Z">
        <w:r w:rsidR="00DC014F">
          <w:rPr>
            <w:rFonts w:ascii="Arial" w:hAnsi="Arial" w:eastAsia="Calibri" w:cs="Arial"/>
            <w:szCs w:val="24"/>
            <w:lang w:eastAsia="ru-RU"/>
          </w:rPr>
          <w:t xml:space="preserve"> (Разработка ММ206-</w:t>
        </w:r>
      </w:ins>
      <w:ins w:id="2257" w:author="Paramonova Elena" w:date="2021-02-20T17:39:00Z">
        <w:r w:rsidR="00691C57" w:rsidRPr="00691C57">
          <w:t xml:space="preserve"> </w:t>
        </w:r>
        <w:r w:rsidR="00691C57" w:rsidRPr="00691C57">
          <w:rPr>
            <w:rFonts w:ascii="Arial" w:hAnsi="Arial" w:eastAsia="Calibri" w:cs="Arial"/>
            <w:szCs w:val="24"/>
            <w:lang w:eastAsia="ru-RU"/>
          </w:rPr>
          <w:t>Признак налогового агента</w:t>
        </w:r>
      </w:ins>
      <w:ins w:id="2258" w:author="Paramonova Elena" w:date="2021-02-18T10:46:00Z">
        <w:r w:rsidR="00DC014F">
          <w:rPr>
            <w:rFonts w:ascii="Arial" w:hAnsi="Arial" w:eastAsia="Calibri" w:cs="Arial"/>
            <w:szCs w:val="24"/>
            <w:lang w:eastAsia="ru-RU"/>
          </w:rPr>
          <w:t>).</w:t>
        </w:r>
      </w:ins>
    </w:p>
    <w:p w14:paraId="53E2F1CE" w14:textId="77777777" w:rsidR="00840D16" w:rsidRPr="000A1752" w:rsidRDefault="00840D16" w:rsidP="00840D16">
      <w:pPr>
        <w:spacing w:line="276" w:lineRule="auto"/>
        <w:ind w:firstLine="708"/>
        <w:rPr>
          <w:rFonts w:ascii="Arial" w:eastAsia="Calibri" w:hAnsi="Arial" w:cs="Arial"/>
          <w:szCs w:val="24"/>
          <w:lang w:eastAsia="ru-RU"/>
        </w:rPr>
      </w:pPr>
    </w:p>
    <w:p w14:paraId="4463478C" w14:textId="77777777" w:rsidR="00840D16" w:rsidRPr="000A1752" w:rsidRDefault="00840D16" w:rsidP="00840D16">
      <w:pPr>
        <w:spacing w:line="276" w:lineRule="auto"/>
        <w:ind w:firstLine="708"/>
        <w:rPr>
          <w:rFonts w:ascii="Arial" w:eastAsia="Calibri" w:hAnsi="Arial" w:cs="Arial"/>
          <w:szCs w:val="24"/>
          <w:lang w:eastAsia="ru-RU"/>
        </w:rPr>
      </w:pPr>
      <w:r w:rsidRPr="000A1752">
        <w:rPr>
          <w:rFonts w:ascii="Arial" w:hAnsi="Arial" w:eastAsia="Calibri" w:cs="Arial"/>
          <w:szCs w:val="24"/>
          <w:lang w:eastAsia="ru-RU"/>
        </w:rPr>
        <w:t xml:space="preserve">При регистрации системного документа «Входящий счета» код налога будет скопирован из заказа на поставку (спецификации) и далее может быть изменен Бухгалтером по учету КЗ МФЦ в момент деблокирования системного документа «Входящий счет». </w:t>
      </w:r>
    </w:p>
    <w:p w14:paraId="11F1D2C5" w14:textId="77777777" w:rsidR="000A1752" w:rsidRPr="000A1752" w:rsidRDefault="000A1752" w:rsidP="000A1752">
      <w:pPr>
        <w:jc w:val="left"/>
        <w:rPr>
          <w:rFonts w:ascii="Calibri" w:hAnsi="Calibri" w:cs="Calibri"/>
          <w:sz w:val="22"/>
        </w:rPr>
      </w:pPr>
    </w:p>
    <w:p w14:paraId="02182FF2" w14:textId="4532DFE6" w:rsidR="002F400F" w:rsidRPr="00F94454" w:rsidRDefault="002F400F" w:rsidP="002F400F">
      <w:pPr>
        <w:pStyle w:val="1"/>
      </w:pPr>
      <w:bookmarkStart w:id="2259" w:name="_Toc38339949"/>
      <w:bookmarkStart w:id="2260" w:name="_Toc38341286"/>
      <w:bookmarkStart w:id="2261" w:name="_Toc48930242"/>
      <w:bookmarkStart w:id="2262" w:name="_Toc64879383"/>
      <w:bookmarkEnd w:id="2259"/>
      <w:bookmarkEnd w:id="2260"/>
      <w:bookmarkEnd w:id="2261"/>
      <w:r w:rsidRPr="00F94454">
        <w:t>Информационная Безопасность</w:t>
      </w:r>
      <w:bookmarkEnd w:id="2199"/>
      <w:bookmarkEnd w:id="2200"/>
      <w:bookmarkEnd w:id="2262"/>
    </w:p>
    <w:p w14:paraId="3DC34AB7" w14:textId="77777777" w:rsidR="00E52373" w:rsidRPr="00E52373" w:rsidRDefault="00E52373" w:rsidP="00E52373">
      <w:pPr>
        <w:ind w:firstLine="709"/>
        <w:rPr>
          <w:rFonts w:ascii="Arial" w:eastAsia="Calibri" w:hAnsi="Arial" w:cs="Arial"/>
          <w:szCs w:val="24"/>
          <w:lang w:eastAsia="ru-RU"/>
        </w:rPr>
      </w:pPr>
      <w:r w:rsidRPr="00E52373">
        <w:rPr>
          <w:rFonts w:ascii="Arial" w:hAnsi="Arial" w:eastAsia="Calibri" w:cs="Arial"/>
          <w:szCs w:val="24"/>
          <w:lang w:eastAsia="ru-RU"/>
        </w:rPr>
        <w:t>Требования по Информационной Безопасности к системам и реализуемым в них бизнес-процессам, включая процессы, описанные в данном Концептуальном дизайне, отражены в разработанном на данном проекте документе «Проектное решение по обеспечению информационной безопасности в системах SAP».</w:t>
      </w:r>
    </w:p>
    <w:p w14:paraId="6595822F" w14:textId="77777777" w:rsidR="00D05675" w:rsidRDefault="00D05675">
      <w:pPr>
        <w:spacing w:after="200" w:line="276" w:lineRule="auto"/>
        <w:jc w:val="left"/>
        <w:rPr>
          <w:rFonts w:ascii="Arial" w:eastAsia="Calibri" w:hAnsi="Arial" w:cs="Arial"/>
          <w:b/>
          <w:bCs/>
          <w:caps/>
          <w:kern w:val="32"/>
          <w:sz w:val="28"/>
          <w:szCs w:val="32"/>
        </w:rPr>
      </w:pPr>
      <w:r>
        <w:rPr>
          <w:rFonts w:eastAsia="Calibri"/>
        </w:rPr>
        <w:br w:type="page"/>
      </w:r>
    </w:p>
    <w:p w14:paraId="77461E32" w14:textId="36368B94" w:rsidR="00882AFC" w:rsidRDefault="00882AFC" w:rsidP="00B61C4B">
      <w:pPr>
        <w:pStyle w:val="1"/>
        <w:rPr>
          <w:rFonts w:eastAsia="Calibri"/>
        </w:rPr>
      </w:pPr>
      <w:bookmarkStart w:id="2263" w:name="_Toc64879384"/>
      <w:r w:rsidRPr="00F94454">
        <w:rPr>
          <w:rFonts w:eastAsia="Calibri"/>
        </w:rPr>
        <w:lastRenderedPageBreak/>
        <w:t>Организационные изменения</w:t>
      </w:r>
      <w:bookmarkEnd w:id="2263"/>
    </w:p>
    <w:p w14:paraId="280D8845" w14:textId="215ABD99" w:rsidR="00E30D22" w:rsidRPr="008C7F95" w:rsidRDefault="00E30D22" w:rsidP="00E30D22">
      <w:pPr>
        <w:pStyle w:val="23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264" w:name="_Toc64879385"/>
      <w:r>
        <w:rPr>
          <w:rFonts w:eastAsiaTheme="majorEastAsia" w:cstheme="majorBidi"/>
          <w:bCs w:val="0"/>
          <w:iCs w:val="0"/>
          <w:szCs w:val="26"/>
        </w:rPr>
        <w:t>Ключевые процессные изменения и области улучшений</w:t>
      </w:r>
      <w:bookmarkEnd w:id="2264"/>
    </w:p>
    <w:p w14:paraId="58015468" w14:textId="143D7B91" w:rsidR="00386C3A" w:rsidRDefault="00386C3A" w:rsidP="00916FAB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ins w:id="2265" w:author="Paramonova Elena" w:date="2021-03-18T14:33:00Z">
        <w:r w:rsidR="008157EB">
          <w:rPr>
            <w:rFonts w:ascii="Arial" w:hAnsi="Arial" w:cs="Arial"/>
            <w:b/>
            <w:noProof/>
            <w:sz w:val="22"/>
          </w:rPr>
          <w:t>81</w:t>
        </w:r>
      </w:ins>
      <w:del w:id="2266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</w:rPr>
          <w:delText>85</w:delText>
        </w:r>
      </w:del>
      <w:r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</w:t>
      </w:r>
      <w:r w:rsidR="008C7F95">
        <w:rPr>
          <w:rFonts w:ascii="Arial" w:hAnsi="Arial" w:cs="Arial"/>
          <w:b/>
          <w:sz w:val="22"/>
        </w:rPr>
        <w:t xml:space="preserve"> </w:t>
      </w:r>
      <w:r w:rsidR="00E30D22">
        <w:rPr>
          <w:rFonts w:ascii="Arial" w:hAnsi="Arial" w:cs="Arial"/>
          <w:b/>
          <w:sz w:val="22"/>
        </w:rPr>
        <w:t>Ключевые процессные изменения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84"/>
        <w:gridCol w:w="829"/>
        <w:gridCol w:w="850"/>
        <w:gridCol w:w="1083"/>
        <w:gridCol w:w="1136"/>
        <w:gridCol w:w="1416"/>
        <w:gridCol w:w="851"/>
        <w:gridCol w:w="1559"/>
        <w:gridCol w:w="1968"/>
      </w:tblGrid>
      <w:tr w:rsidR="0094066D" w:rsidRPr="006F5656" w14:paraId="10401E1A" w14:textId="7E5D0BA3" w:rsidTr="00D91DDB">
        <w:trPr>
          <w:cantSplit/>
          <w:trHeight w:val="397"/>
          <w:tblHeader/>
        </w:trPr>
        <w:tc>
          <w:tcPr>
            <w:tcW w:w="238" w:type="pct"/>
            <w:shd w:val="clear" w:color="auto" w:fill="FFC000"/>
            <w:vAlign w:val="center"/>
          </w:tcPr>
          <w:p w14:paraId="148055F6" w14:textId="77777777" w:rsidR="00766C5F" w:rsidRPr="00C40F13" w:rsidRDefault="00766C5F" w:rsidP="00766C5F">
            <w:pPr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C40F13">
              <w:rPr>
                <w:rFonts w:ascii="Arial" w:hAnsi="Arial" w:cs="Arial"/>
                <w:b/>
                <w:sz w:val="18"/>
                <w:szCs w:val="18"/>
                <w:lang w:eastAsia="ru-RU"/>
              </w:rPr>
              <w:t>№</w:t>
            </w:r>
          </w:p>
          <w:p w14:paraId="386E10EF" w14:textId="1A6E8B9F" w:rsidR="00766C5F" w:rsidRPr="00B4018C" w:rsidRDefault="00766C5F" w:rsidP="00766C5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0F13"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  <w:r w:rsidRPr="00C40F13">
              <w:rPr>
                <w:rFonts w:ascii="Arial" w:hAnsi="Arial" w:cs="Arial"/>
                <w:b/>
                <w:sz w:val="18"/>
                <w:szCs w:val="18"/>
                <w:lang w:val="en-US" w:eastAsia="ru-RU"/>
              </w:rPr>
              <w:t>/</w:t>
            </w:r>
            <w:r w:rsidRPr="00C40F13"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</w:p>
        </w:tc>
        <w:tc>
          <w:tcPr>
            <w:tcW w:w="407" w:type="pct"/>
            <w:shd w:val="clear" w:color="auto" w:fill="FFC000"/>
            <w:vAlign w:val="center"/>
          </w:tcPr>
          <w:p w14:paraId="718C65AE" w14:textId="775EB1DA" w:rsidR="00766C5F" w:rsidRPr="006F5656" w:rsidRDefault="00766C5F" w:rsidP="00766C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наименование бизнес-процесса</w:t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(1-ый ур-нь) </w:t>
            </w:r>
          </w:p>
        </w:tc>
        <w:tc>
          <w:tcPr>
            <w:tcW w:w="418" w:type="pct"/>
            <w:shd w:val="clear" w:color="auto" w:fill="FFC000"/>
            <w:vAlign w:val="center"/>
          </w:tcPr>
          <w:p w14:paraId="3225C1A4" w14:textId="736E8EF9" w:rsidR="00766C5F" w:rsidRPr="006F5656" w:rsidRDefault="00766C5F" w:rsidP="00766C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Наименование</w:t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бизнес-процесса</w:t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(2-ой ур-нь)</w:t>
            </w:r>
          </w:p>
        </w:tc>
        <w:tc>
          <w:tcPr>
            <w:tcW w:w="532" w:type="pct"/>
            <w:shd w:val="clear" w:color="auto" w:fill="FFC000"/>
            <w:vAlign w:val="center"/>
          </w:tcPr>
          <w:p w14:paraId="3CDF40FB" w14:textId="2635DBA0" w:rsidR="00766C5F" w:rsidRPr="008C7F95" w:rsidRDefault="00766C5F" w:rsidP="00766C5F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Область улучшения</w:t>
            </w:r>
          </w:p>
        </w:tc>
        <w:tc>
          <w:tcPr>
            <w:tcW w:w="558" w:type="pct"/>
            <w:shd w:val="clear" w:color="auto" w:fill="FFC000"/>
            <w:vAlign w:val="center"/>
          </w:tcPr>
          <w:p w14:paraId="38D0B828" w14:textId="130B1B60" w:rsidR="00766C5F" w:rsidRPr="008C7F95" w:rsidRDefault="00766C5F" w:rsidP="00766C5F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название</w:t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процессного изменения</w:t>
            </w:r>
          </w:p>
        </w:tc>
        <w:tc>
          <w:tcPr>
            <w:tcW w:w="696" w:type="pct"/>
            <w:shd w:val="clear" w:color="auto" w:fill="FFC000"/>
            <w:vAlign w:val="center"/>
          </w:tcPr>
          <w:p w14:paraId="1A5B9A80" w14:textId="47D35D3A" w:rsidR="00766C5F" w:rsidRPr="008C7F95" w:rsidRDefault="00766C5F" w:rsidP="00766C5F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Описание изменения</w:t>
            </w:r>
          </w:p>
        </w:tc>
        <w:tc>
          <w:tcPr>
            <w:tcW w:w="418" w:type="pct"/>
            <w:shd w:val="clear" w:color="auto" w:fill="FFC000"/>
            <w:vAlign w:val="center"/>
          </w:tcPr>
          <w:p w14:paraId="203A244B" w14:textId="75F9BBE3" w:rsidR="00766C5F" w:rsidRPr="008C7F95" w:rsidRDefault="00766C5F" w:rsidP="00766C5F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Вид </w:t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изменения</w:t>
            </w:r>
          </w:p>
        </w:tc>
        <w:tc>
          <w:tcPr>
            <w:tcW w:w="766" w:type="pct"/>
            <w:shd w:val="clear" w:color="auto" w:fill="FFC000"/>
            <w:vAlign w:val="center"/>
          </w:tcPr>
          <w:p w14:paraId="6D828D1D" w14:textId="778060B2" w:rsidR="00766C5F" w:rsidRPr="006F5656" w:rsidRDefault="00766C5F" w:rsidP="00766C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Показатели улучшений </w:t>
            </w:r>
          </w:p>
        </w:tc>
        <w:tc>
          <w:tcPr>
            <w:tcW w:w="967" w:type="pct"/>
            <w:shd w:val="clear" w:color="auto" w:fill="FFC000"/>
            <w:vAlign w:val="center"/>
          </w:tcPr>
          <w:p w14:paraId="5294757C" w14:textId="18438188" w:rsidR="00766C5F" w:rsidRDefault="00766C5F" w:rsidP="00766C5F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Подход к расчету (бизнес терминами)</w:t>
            </w:r>
          </w:p>
        </w:tc>
      </w:tr>
      <w:tr w:rsidR="0094066D" w:rsidRPr="00B4018C" w14:paraId="695AEAE5" w14:textId="246BE6E6" w:rsidTr="00D91DDB">
        <w:trPr>
          <w:cantSplit/>
        </w:trPr>
        <w:tc>
          <w:tcPr>
            <w:tcW w:w="238" w:type="pct"/>
            <w:shd w:val="clear" w:color="auto" w:fill="auto"/>
          </w:tcPr>
          <w:p w14:paraId="06CF8EBC" w14:textId="77777777" w:rsidR="00766C5F" w:rsidRPr="00B4018C" w:rsidRDefault="00766C5F" w:rsidP="00766C5F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B4018C">
              <w:rPr>
                <w:rFonts w:ascii="Arial" w:hAnsi="Arial" w:cs="Arial"/>
                <w:sz w:val="18"/>
                <w:szCs w:val="18"/>
                <w:lang w:eastAsia="ru-RU"/>
              </w:rPr>
              <w:t>1.</w:t>
            </w:r>
          </w:p>
        </w:tc>
        <w:tc>
          <w:tcPr>
            <w:tcW w:w="407" w:type="pct"/>
          </w:tcPr>
          <w:p w14:paraId="404A0F7E" w14:textId="77777777" w:rsidR="00766C5F" w:rsidRPr="00E72F57" w:rsidRDefault="00766C5F" w:rsidP="00766C5F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ПП-10</w:t>
            </w:r>
          </w:p>
          <w:p w14:paraId="63A37A1E" w14:textId="74413C79" w:rsidR="00766C5F" w:rsidRPr="00B4018C" w:rsidRDefault="00766C5F" w:rsidP="00766C5F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Обеспечение МТР, работами и услугами</w:t>
            </w:r>
          </w:p>
        </w:tc>
        <w:tc>
          <w:tcPr>
            <w:tcW w:w="418" w:type="pct"/>
          </w:tcPr>
          <w:p w14:paraId="1190B71B" w14:textId="77777777" w:rsidR="00766C5F" w:rsidRPr="00B4018C" w:rsidRDefault="00766C5F" w:rsidP="00766C5F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2" w:type="pct"/>
          </w:tcPr>
          <w:p w14:paraId="552F0E87" w14:textId="457194FE" w:rsidR="00766C5F" w:rsidRPr="00B4018C" w:rsidRDefault="00766C5F" w:rsidP="00766C5F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Проектирование бизнес-процессов с учётом требований по контрольным процедурам</w:t>
            </w:r>
          </w:p>
        </w:tc>
        <w:tc>
          <w:tcPr>
            <w:tcW w:w="558" w:type="pct"/>
          </w:tcPr>
          <w:p w14:paraId="379C8B1E" w14:textId="55EE9507" w:rsidR="00766C5F" w:rsidRPr="00B4018C" w:rsidRDefault="00766C5F" w:rsidP="00766C5F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color w:val="000000"/>
                <w:sz w:val="18"/>
                <w:szCs w:val="18"/>
              </w:rPr>
              <w:t xml:space="preserve">MM.PC.4.1 Реализация контрольных процедур в </w:t>
            </w:r>
            <w:r w:rsidRPr="00E72F57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ERP</w:t>
            </w:r>
          </w:p>
        </w:tc>
        <w:tc>
          <w:tcPr>
            <w:tcW w:w="696" w:type="pct"/>
          </w:tcPr>
          <w:p w14:paraId="4840D985" w14:textId="77777777" w:rsidR="00766C5F" w:rsidRPr="00E72F57" w:rsidRDefault="00766C5F" w:rsidP="00766C5F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Автоматическое планирование закупок (ППМ)</w:t>
            </w:r>
          </w:p>
          <w:p w14:paraId="7AE5ACF6" w14:textId="77777777" w:rsidR="00766C5F" w:rsidRPr="00E72F57" w:rsidRDefault="00766C5F" w:rsidP="00766C5F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Возможность выполнения закупки только при наличии утвержденной потребности</w:t>
            </w:r>
          </w:p>
          <w:p w14:paraId="58295DEA" w14:textId="4A6D41E2" w:rsidR="00766C5F" w:rsidRPr="00E72F57" w:rsidRDefault="00766C5F" w:rsidP="00766C5F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 xml:space="preserve">Контроль перечня закупки на основании суммы договора, не превышающего </w:t>
            </w:r>
            <w:r w:rsidR="00610FD3" w:rsidRPr="00E72F57">
              <w:rPr>
                <w:rFonts w:ascii="Arial" w:hAnsi="Arial" w:cs="Arial"/>
                <w:sz w:val="18"/>
                <w:szCs w:val="18"/>
              </w:rPr>
              <w:t>общий,</w:t>
            </w:r>
            <w:r w:rsidRPr="00E72F57">
              <w:rPr>
                <w:rFonts w:ascii="Arial" w:hAnsi="Arial" w:cs="Arial"/>
                <w:sz w:val="18"/>
                <w:szCs w:val="18"/>
              </w:rPr>
              <w:t xml:space="preserve"> объем заказов на поставку</w:t>
            </w:r>
          </w:p>
          <w:p w14:paraId="4604C049" w14:textId="77777777" w:rsidR="00766C5F" w:rsidRPr="00E72F57" w:rsidRDefault="00766C5F" w:rsidP="00766C5F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План-факт анализ исполнения плана закупки с помощью отчетности ERP</w:t>
            </w:r>
          </w:p>
          <w:p w14:paraId="3F518809" w14:textId="77777777" w:rsidR="00766C5F" w:rsidRPr="00E72F57" w:rsidRDefault="00766C5F" w:rsidP="00766C5F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Автоматический алгоритм формирования складских задач на комплектование МТР по определенным принципам, например, FEFO</w:t>
            </w:r>
          </w:p>
          <w:p w14:paraId="6B859B93" w14:textId="35DCA11B" w:rsidR="00766C5F" w:rsidRPr="00B4018C" w:rsidRDefault="00766C5F" w:rsidP="00766C5F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Автоматический контроль пополнения и резервирование запасов для АТЗ</w:t>
            </w:r>
          </w:p>
        </w:tc>
        <w:tc>
          <w:tcPr>
            <w:tcW w:w="418" w:type="pct"/>
          </w:tcPr>
          <w:p w14:paraId="19166377" w14:textId="3A73191D" w:rsidR="00766C5F" w:rsidRPr="00B4018C" w:rsidRDefault="00766C5F" w:rsidP="00766C5F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E72F57">
              <w:rPr>
                <w:rFonts w:ascii="Arial" w:hAnsi="Arial" w:cs="Arial"/>
                <w:sz w:val="18"/>
                <w:szCs w:val="18"/>
              </w:rPr>
              <w:t>Новые функции</w:t>
            </w:r>
          </w:p>
        </w:tc>
        <w:tc>
          <w:tcPr>
            <w:tcW w:w="766" w:type="pct"/>
            <w:shd w:val="clear" w:color="auto" w:fill="auto"/>
          </w:tcPr>
          <w:p w14:paraId="6C973371" w14:textId="77777777" w:rsidR="00766C5F" w:rsidRDefault="00766C5F" w:rsidP="00766C5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Pr="00F622E1">
              <w:rPr>
                <w:rFonts w:ascii="Arial" w:hAnsi="Arial" w:cs="Arial"/>
                <w:sz w:val="18"/>
                <w:szCs w:val="18"/>
              </w:rPr>
              <w:t>Количество контрольных процедур</w:t>
            </w:r>
          </w:p>
          <w:p w14:paraId="7F9D61F2" w14:textId="77777777" w:rsidR="00766C5F" w:rsidRPr="00F622E1" w:rsidRDefault="00766C5F" w:rsidP="00766C5F">
            <w:pPr>
              <w:rPr>
                <w:rFonts w:ascii="Arial" w:hAnsi="Arial" w:cs="Arial"/>
                <w:sz w:val="18"/>
                <w:szCs w:val="18"/>
              </w:rPr>
            </w:pPr>
          </w:p>
          <w:p w14:paraId="53C37055" w14:textId="77777777" w:rsidR="00766C5F" w:rsidRDefault="00766C5F" w:rsidP="00766C5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Pr="00F622E1">
              <w:rPr>
                <w:rFonts w:ascii="Arial" w:hAnsi="Arial" w:cs="Arial"/>
                <w:sz w:val="18"/>
                <w:szCs w:val="18"/>
              </w:rPr>
              <w:t>Доля автоматизированных контрольных процедур</w:t>
            </w:r>
          </w:p>
          <w:p w14:paraId="0BB94A9E" w14:textId="77777777" w:rsidR="00766C5F" w:rsidRDefault="00766C5F" w:rsidP="00766C5F">
            <w:pPr>
              <w:rPr>
                <w:rFonts w:ascii="Arial" w:hAnsi="Arial" w:cs="Arial"/>
                <w:sz w:val="18"/>
                <w:szCs w:val="18"/>
              </w:rPr>
            </w:pPr>
          </w:p>
          <w:p w14:paraId="5E704BCA" w14:textId="77777777" w:rsidR="00766C5F" w:rsidRPr="00122D70" w:rsidRDefault="00766C5F" w:rsidP="00766C5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 w:rsidRPr="00122D70">
              <w:rPr>
                <w:rFonts w:ascii="Arial" w:hAnsi="Arial" w:cs="Arial"/>
                <w:sz w:val="18"/>
                <w:szCs w:val="18"/>
              </w:rPr>
              <w:t>Обеспечение превентивного снижения рисков с использованием автоматизированных контрольных процедур</w:t>
            </w:r>
          </w:p>
          <w:p w14:paraId="15186DA9" w14:textId="77777777" w:rsidR="00766C5F" w:rsidRDefault="00766C5F" w:rsidP="00766C5F">
            <w:pPr>
              <w:rPr>
                <w:rFonts w:ascii="Arial" w:hAnsi="Arial" w:cs="Arial"/>
                <w:sz w:val="18"/>
                <w:szCs w:val="18"/>
              </w:rPr>
            </w:pPr>
          </w:p>
          <w:p w14:paraId="6533A7BC" w14:textId="77777777" w:rsidR="00766C5F" w:rsidRPr="00F622E1" w:rsidRDefault="00766C5F" w:rsidP="00766C5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</w:t>
            </w:r>
            <w:r w:rsidRPr="00122D70">
              <w:rPr>
                <w:rFonts w:ascii="Arial" w:hAnsi="Arial" w:cs="Arial"/>
                <w:sz w:val="18"/>
                <w:szCs w:val="18"/>
              </w:rPr>
              <w:t>Своевременная идентификация рисков процессов и возможность своевременного реагирования на них</w:t>
            </w:r>
          </w:p>
          <w:p w14:paraId="77CD30FD" w14:textId="718F149B" w:rsidR="00766C5F" w:rsidRPr="00B4018C" w:rsidRDefault="00766C5F" w:rsidP="00766C5F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67" w:type="pct"/>
          </w:tcPr>
          <w:p w14:paraId="09B6D21C" w14:textId="77777777" w:rsidR="00766C5F" w:rsidRDefault="00766C5F" w:rsidP="00766C5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Pr="00F622E1">
              <w:rPr>
                <w:rFonts w:ascii="Arial" w:hAnsi="Arial" w:cs="Arial"/>
                <w:sz w:val="18"/>
                <w:szCs w:val="18"/>
              </w:rPr>
              <w:t>Общее количество контрольных процедур</w:t>
            </w:r>
          </w:p>
          <w:p w14:paraId="382F783F" w14:textId="77777777" w:rsidR="00766C5F" w:rsidRPr="00F622E1" w:rsidRDefault="00766C5F" w:rsidP="00766C5F">
            <w:pPr>
              <w:rPr>
                <w:rFonts w:ascii="Arial" w:hAnsi="Arial" w:cs="Arial"/>
                <w:sz w:val="18"/>
                <w:szCs w:val="18"/>
              </w:rPr>
            </w:pPr>
          </w:p>
          <w:p w14:paraId="1024E281" w14:textId="77777777" w:rsidR="00766C5F" w:rsidRPr="00F622E1" w:rsidRDefault="00766C5F" w:rsidP="00766C5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Pr="00F622E1">
              <w:rPr>
                <w:rFonts w:ascii="Arial" w:hAnsi="Arial" w:cs="Arial"/>
                <w:sz w:val="18"/>
                <w:szCs w:val="18"/>
              </w:rPr>
              <w:t xml:space="preserve">Количество автоматизированных контрольных процедур к общему количеству контрольных процедур в % </w:t>
            </w:r>
          </w:p>
          <w:p w14:paraId="72122BA1" w14:textId="77777777" w:rsidR="00766C5F" w:rsidRDefault="00766C5F" w:rsidP="00766C5F">
            <w:pPr>
              <w:rPr>
                <w:rFonts w:ascii="Arial" w:hAnsi="Arial" w:cs="Arial"/>
                <w:sz w:val="18"/>
                <w:szCs w:val="18"/>
              </w:rPr>
            </w:pPr>
          </w:p>
          <w:p w14:paraId="3E20A53E" w14:textId="77777777" w:rsidR="00766C5F" w:rsidRDefault="00766C5F" w:rsidP="00766C5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3.Качественный показатель</w:t>
            </w:r>
          </w:p>
          <w:p w14:paraId="057008C7" w14:textId="77777777" w:rsidR="00766C5F" w:rsidRDefault="00766C5F" w:rsidP="00766C5F">
            <w:pPr>
              <w:rPr>
                <w:rFonts w:ascii="Arial" w:hAnsi="Arial" w:cs="Arial"/>
                <w:sz w:val="18"/>
                <w:szCs w:val="18"/>
              </w:rPr>
            </w:pPr>
          </w:p>
          <w:p w14:paraId="5A85B8A8" w14:textId="360D782F" w:rsidR="00766C5F" w:rsidRPr="00B4018C" w:rsidRDefault="00766C5F" w:rsidP="00F8304C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4.Качественный показатель</w:t>
            </w:r>
          </w:p>
        </w:tc>
      </w:tr>
    </w:tbl>
    <w:p w14:paraId="277FEAE0" w14:textId="017F49E1" w:rsidR="006F664D" w:rsidRDefault="006F664D" w:rsidP="006F664D">
      <w:pPr>
        <w:rPr>
          <w:rFonts w:ascii="Arial" w:eastAsia="Calibri" w:hAnsi="Arial" w:cs="Arial"/>
        </w:rPr>
      </w:pPr>
    </w:p>
    <w:p w14:paraId="2DFAF0E2" w14:textId="3AB609C3" w:rsidR="00E30D22" w:rsidRPr="008C7F95" w:rsidRDefault="00FD61BE" w:rsidP="00E30D22">
      <w:pPr>
        <w:pStyle w:val="23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267" w:name="_Toc64879386"/>
      <w:r>
        <w:rPr>
          <w:rFonts w:eastAsiaTheme="majorEastAsia" w:cstheme="majorBidi"/>
          <w:bCs w:val="0"/>
          <w:iCs w:val="0"/>
          <w:szCs w:val="26"/>
        </w:rPr>
        <w:lastRenderedPageBreak/>
        <w:t>О</w:t>
      </w:r>
      <w:r w:rsidR="00E30D22">
        <w:rPr>
          <w:rFonts w:eastAsiaTheme="majorEastAsia" w:cstheme="majorBidi"/>
          <w:bCs w:val="0"/>
          <w:iCs w:val="0"/>
          <w:szCs w:val="26"/>
        </w:rPr>
        <w:t>рганизационные аспекты</w:t>
      </w:r>
      <w:bookmarkEnd w:id="2267"/>
    </w:p>
    <w:p w14:paraId="558D111D" w14:textId="7CC8163E" w:rsidR="00E30D22" w:rsidRDefault="00E30D22" w:rsidP="00E30D22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ins w:id="2268" w:author="Paramonova Elena" w:date="2021-03-18T14:33:00Z">
        <w:r w:rsidR="008157EB">
          <w:rPr>
            <w:rFonts w:ascii="Arial" w:hAnsi="Arial" w:cs="Arial"/>
            <w:b/>
            <w:noProof/>
            <w:sz w:val="22"/>
          </w:rPr>
          <w:t>82</w:t>
        </w:r>
      </w:ins>
      <w:del w:id="2269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</w:rPr>
          <w:delText>86</w:delText>
        </w:r>
      </w:del>
      <w:r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</w:t>
      </w:r>
      <w:r>
        <w:rPr>
          <w:rFonts w:ascii="Arial" w:hAnsi="Arial" w:cs="Arial"/>
          <w:b/>
          <w:sz w:val="22"/>
        </w:rPr>
        <w:t xml:space="preserve"> Ключевые </w:t>
      </w:r>
      <w:r w:rsidR="00430202">
        <w:rPr>
          <w:rFonts w:ascii="Arial" w:hAnsi="Arial" w:cs="Arial"/>
          <w:b/>
          <w:sz w:val="22"/>
        </w:rPr>
        <w:t xml:space="preserve">орг. </w:t>
      </w:r>
      <w:r>
        <w:rPr>
          <w:rFonts w:ascii="Arial" w:hAnsi="Arial" w:cs="Arial"/>
          <w:b/>
          <w:sz w:val="22"/>
        </w:rPr>
        <w:t>изменения</w:t>
      </w:r>
      <w:r w:rsidR="00430202">
        <w:rPr>
          <w:rFonts w:ascii="Arial" w:hAnsi="Arial" w:cs="Arial"/>
          <w:b/>
          <w:sz w:val="22"/>
        </w:rPr>
        <w:t>*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02"/>
        <w:gridCol w:w="1211"/>
        <w:gridCol w:w="1134"/>
        <w:gridCol w:w="1416"/>
        <w:gridCol w:w="1276"/>
        <w:gridCol w:w="2544"/>
        <w:gridCol w:w="1693"/>
      </w:tblGrid>
      <w:tr w:rsidR="00766C5F" w:rsidRPr="00B4018C" w14:paraId="4798678F" w14:textId="77777777" w:rsidTr="00F8304C">
        <w:trPr>
          <w:trHeight w:val="410"/>
          <w:tblHeader/>
        </w:trPr>
        <w:tc>
          <w:tcPr>
            <w:tcW w:w="443" w:type="pct"/>
            <w:shd w:val="clear" w:color="auto" w:fill="FFC000"/>
            <w:vAlign w:val="center"/>
          </w:tcPr>
          <w:p w14:paraId="6B98FE7B" w14:textId="77777777" w:rsidR="00766C5F" w:rsidRPr="00C40F13" w:rsidRDefault="00766C5F" w:rsidP="00766C5F">
            <w:pPr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C40F13">
              <w:rPr>
                <w:rFonts w:ascii="Arial" w:hAnsi="Arial" w:cs="Arial"/>
                <w:b/>
                <w:sz w:val="18"/>
                <w:szCs w:val="18"/>
                <w:lang w:eastAsia="ru-RU"/>
              </w:rPr>
              <w:t>№</w:t>
            </w:r>
          </w:p>
          <w:p w14:paraId="1FD65F74" w14:textId="6767A898" w:rsidR="00766C5F" w:rsidRPr="00B4018C" w:rsidRDefault="00766C5F" w:rsidP="00766C5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0F13"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  <w:r w:rsidRPr="00C40F13">
              <w:rPr>
                <w:rFonts w:ascii="Arial" w:hAnsi="Arial" w:cs="Arial"/>
                <w:b/>
                <w:sz w:val="18"/>
                <w:szCs w:val="18"/>
                <w:lang w:val="en-US" w:eastAsia="ru-RU"/>
              </w:rPr>
              <w:t>/</w:t>
            </w:r>
            <w:r w:rsidRPr="00C40F13"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п</w:t>
            </w:r>
          </w:p>
        </w:tc>
        <w:tc>
          <w:tcPr>
            <w:tcW w:w="595" w:type="pct"/>
            <w:shd w:val="clear" w:color="auto" w:fill="FFC000"/>
            <w:vAlign w:val="center"/>
          </w:tcPr>
          <w:p w14:paraId="7E18976A" w14:textId="561133E8" w:rsidR="00766C5F" w:rsidRPr="00B4018C" w:rsidRDefault="00766C5F" w:rsidP="00766C5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наименование бизнес-процесса</w:t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(1-ый ур-нь) </w:t>
            </w:r>
          </w:p>
        </w:tc>
        <w:tc>
          <w:tcPr>
            <w:tcW w:w="557" w:type="pct"/>
            <w:shd w:val="clear" w:color="auto" w:fill="FFC000"/>
            <w:vAlign w:val="center"/>
          </w:tcPr>
          <w:p w14:paraId="1075B925" w14:textId="5FE8A8B5" w:rsidR="00766C5F" w:rsidRPr="00B4018C" w:rsidRDefault="00766C5F" w:rsidP="00766C5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Наименование</w:t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бизнес-процесса</w:t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(2-ой ур-нь)</w:t>
            </w:r>
          </w:p>
        </w:tc>
        <w:tc>
          <w:tcPr>
            <w:tcW w:w="696" w:type="pct"/>
            <w:shd w:val="clear" w:color="auto" w:fill="FFC000"/>
            <w:vAlign w:val="center"/>
          </w:tcPr>
          <w:p w14:paraId="0F4C68D5" w14:textId="54F64BFD" w:rsidR="00766C5F" w:rsidRPr="00B4018C" w:rsidRDefault="00766C5F" w:rsidP="00766C5F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название организационного изменения</w:t>
            </w:r>
          </w:p>
        </w:tc>
        <w:tc>
          <w:tcPr>
            <w:tcW w:w="627" w:type="pct"/>
            <w:shd w:val="clear" w:color="auto" w:fill="FFC000"/>
            <w:vAlign w:val="center"/>
          </w:tcPr>
          <w:p w14:paraId="015E6330" w14:textId="06604503" w:rsidR="00766C5F" w:rsidRPr="00B4018C" w:rsidRDefault="00766C5F" w:rsidP="00766C5F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Область организационного влияния</w:t>
            </w:r>
          </w:p>
        </w:tc>
        <w:tc>
          <w:tcPr>
            <w:tcW w:w="1250" w:type="pct"/>
            <w:shd w:val="clear" w:color="auto" w:fill="FFC000"/>
            <w:vAlign w:val="center"/>
          </w:tcPr>
          <w:p w14:paraId="1D0FD792" w14:textId="70375CD0" w:rsidR="00766C5F" w:rsidRPr="00B4018C" w:rsidRDefault="00766C5F" w:rsidP="00766C5F">
            <w:pPr>
              <w:jc w:val="left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Описание орг. изменения / целевое состояние</w:t>
            </w:r>
          </w:p>
        </w:tc>
        <w:tc>
          <w:tcPr>
            <w:tcW w:w="832" w:type="pct"/>
            <w:shd w:val="clear" w:color="auto" w:fill="FFC000"/>
            <w:vAlign w:val="center"/>
          </w:tcPr>
          <w:p w14:paraId="06460773" w14:textId="25F297DA" w:rsidR="00766C5F" w:rsidRPr="00B4018C" w:rsidRDefault="00766C5F" w:rsidP="00766C5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Влияние на запуск системы  в эксплуатацию </w:t>
            </w:r>
          </w:p>
        </w:tc>
      </w:tr>
      <w:tr w:rsidR="00E30D22" w:rsidRPr="00B4018C" w14:paraId="49868C22" w14:textId="77777777" w:rsidTr="00F8304C">
        <w:trPr>
          <w:trHeight w:val="237"/>
        </w:trPr>
        <w:tc>
          <w:tcPr>
            <w:tcW w:w="443" w:type="pct"/>
            <w:shd w:val="clear" w:color="auto" w:fill="auto"/>
          </w:tcPr>
          <w:p w14:paraId="3CC9B18D" w14:textId="77777777" w:rsidR="00E30D22" w:rsidRPr="00B4018C" w:rsidRDefault="00E30D22" w:rsidP="00E30D22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B4018C">
              <w:rPr>
                <w:rFonts w:ascii="Arial" w:hAnsi="Arial" w:cs="Arial"/>
                <w:sz w:val="18"/>
                <w:szCs w:val="18"/>
                <w:lang w:eastAsia="ru-RU"/>
              </w:rPr>
              <w:t>1.</w:t>
            </w:r>
          </w:p>
        </w:tc>
        <w:tc>
          <w:tcPr>
            <w:tcW w:w="595" w:type="pct"/>
          </w:tcPr>
          <w:p w14:paraId="20AD533A" w14:textId="2F2E1E85" w:rsidR="00E30D22" w:rsidRPr="00B4018C" w:rsidRDefault="000A0F83" w:rsidP="000A0F83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ПП-10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Обеспечение МТР, работами и услугами</w:t>
            </w:r>
          </w:p>
        </w:tc>
        <w:tc>
          <w:tcPr>
            <w:tcW w:w="557" w:type="pct"/>
          </w:tcPr>
          <w:p w14:paraId="345EAC37" w14:textId="62352F44" w:rsidR="00E30D22" w:rsidRPr="00B4018C" w:rsidRDefault="000A0F83" w:rsidP="000A0F83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ПП-10.04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Закупка МТР, работ, услуг</w:t>
            </w:r>
          </w:p>
        </w:tc>
        <w:tc>
          <w:tcPr>
            <w:tcW w:w="696" w:type="pct"/>
          </w:tcPr>
          <w:p w14:paraId="13739C37" w14:textId="77777777" w:rsidR="000A0F83" w:rsidRPr="000A0F83" w:rsidRDefault="000A0F83" w:rsidP="000A0F83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0A0F83">
              <w:rPr>
                <w:rFonts w:ascii="Arial" w:hAnsi="Arial" w:cs="Arial"/>
                <w:color w:val="000000"/>
                <w:sz w:val="20"/>
                <w:szCs w:val="20"/>
              </w:rPr>
              <w:t>MM.ORG.03</w:t>
            </w:r>
          </w:p>
          <w:p w14:paraId="2F019326" w14:textId="553C931D" w:rsidR="00E30D22" w:rsidRPr="00B4018C" w:rsidRDefault="000A0F83" w:rsidP="000A0F83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0A0F83">
              <w:rPr>
                <w:rFonts w:ascii="Arial" w:hAnsi="Arial" w:cs="Arial"/>
                <w:color w:val="000000"/>
                <w:sz w:val="20"/>
                <w:szCs w:val="20"/>
              </w:rPr>
              <w:t>Организационные изменения в рамках планирования закупок и управления запасами</w:t>
            </w:r>
          </w:p>
        </w:tc>
        <w:tc>
          <w:tcPr>
            <w:tcW w:w="627" w:type="pct"/>
          </w:tcPr>
          <w:p w14:paraId="6A76D21F" w14:textId="74A082D9" w:rsidR="00E30D22" w:rsidRPr="00B4018C" w:rsidRDefault="000A0F83" w:rsidP="000A0F83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Роли и ответственность сотрудников</w:t>
            </w:r>
          </w:p>
        </w:tc>
        <w:tc>
          <w:tcPr>
            <w:tcW w:w="1250" w:type="pct"/>
          </w:tcPr>
          <w:p w14:paraId="5B7C1E05" w14:textId="77777777" w:rsidR="00741830" w:rsidRPr="00741830" w:rsidRDefault="000A0F83" w:rsidP="000A0F83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Расширение функционала для ролей, задействованных в бизнес-процессе: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Менеджер по сопровождению договора: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 xml:space="preserve"> Увеличение количества операций по созданию эл. документов  (контракт, входящая поставка)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Планировщик цен: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 xml:space="preserve"> В случае принятия решения о периодической расценке для всех активных МТР: значительное увеличение позиций для расценки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Логист: 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Введение новой роли с целью отражения документа по переходу прав собственности на дальнем базисе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C40F1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Сток-контролёр: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 xml:space="preserve"> Добавление функции ежедневной обработки исключительных ситуаций в результате работы ППМ (излишняя закупка, необеспеченность потребности, изменение срока поставки, замена на аналог), увеличение уровня детализации потребностей от БЕ, в случае повышения активного контроля закупок происходит увеличение трудоемкости в согласовании закупа, анализ прогнозируемости запаса и расчет параметров пополнения запасов в ERP (страховой запас, точка перезаказа, максимальный запас и др.) для всех БЕ, корректировка плановых заказов на перемещение по нормируемым МТР, приходящихся на периоды логистической паузы и согласование с планировщиком логистики</w:t>
            </w:r>
            <w:r w:rsidR="00741830" w:rsidRPr="00741830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  <w:p w14:paraId="6B67EDBD" w14:textId="377BCC6B" w:rsidR="00E30D22" w:rsidRPr="00741830" w:rsidRDefault="00741830" w:rsidP="000A0F83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741830">
              <w:rPr>
                <w:rFonts w:ascii="Arial" w:hAnsi="Arial" w:cs="Arial"/>
                <w:sz w:val="18"/>
                <w:szCs w:val="18"/>
              </w:rPr>
              <w:t>В случае отрицательного решения по автоматизации Запросов на корректировку в SAP, существенно воз</w:t>
            </w:r>
            <w:r w:rsidRPr="00741830">
              <w:rPr>
                <w:rFonts w:ascii="Arial" w:hAnsi="Arial" w:cs="Arial"/>
                <w:sz w:val="18"/>
                <w:szCs w:val="18"/>
              </w:rPr>
              <w:lastRenderedPageBreak/>
              <w:t>растет трудоемкость обработки особых ситуаций в планировании, что потребует расширение штата сток-контролеров</w:t>
            </w:r>
            <w:r w:rsidRPr="00547555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832" w:type="pct"/>
            <w:shd w:val="clear" w:color="auto" w:fill="auto"/>
          </w:tcPr>
          <w:p w14:paraId="7AAFE8E5" w14:textId="0188A30F" w:rsidR="00E30D22" w:rsidRPr="00B4018C" w:rsidRDefault="000A0F83" w:rsidP="000A0F83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1- ОИ должно быть реализовано до начала определённого этапа Программы</w:t>
            </w:r>
          </w:p>
        </w:tc>
      </w:tr>
      <w:tr w:rsidR="00E30D22" w:rsidRPr="00B4018C" w14:paraId="05C39E72" w14:textId="77777777" w:rsidTr="00F8304C">
        <w:trPr>
          <w:trHeight w:val="227"/>
        </w:trPr>
        <w:tc>
          <w:tcPr>
            <w:tcW w:w="443" w:type="pct"/>
            <w:shd w:val="clear" w:color="auto" w:fill="auto"/>
          </w:tcPr>
          <w:p w14:paraId="49BAC067" w14:textId="77777777" w:rsidR="00E30D22" w:rsidRPr="00B4018C" w:rsidRDefault="00E30D22" w:rsidP="00E30D22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B4018C"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  <w:t>2.</w:t>
            </w:r>
          </w:p>
        </w:tc>
        <w:tc>
          <w:tcPr>
            <w:tcW w:w="595" w:type="pct"/>
          </w:tcPr>
          <w:p w14:paraId="1C741745" w14:textId="0C3E38C3" w:rsidR="00E30D22" w:rsidRPr="00B4018C" w:rsidRDefault="000A0F83" w:rsidP="000A0F83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C40F13">
              <w:rPr>
                <w:rFonts w:ascii="Arial" w:hAnsi="Arial" w:cs="Arial"/>
                <w:sz w:val="18"/>
                <w:szCs w:val="18"/>
              </w:rPr>
              <w:t>ПП-10</w:t>
            </w:r>
            <w:r w:rsidRPr="00C40F13">
              <w:rPr>
                <w:rFonts w:ascii="Arial" w:hAnsi="Arial" w:cs="Arial"/>
                <w:sz w:val="18"/>
                <w:szCs w:val="18"/>
              </w:rPr>
              <w:br/>
            </w:r>
            <w:r w:rsidRPr="00C40F13">
              <w:rPr>
                <w:rFonts w:ascii="Arial" w:hAnsi="Arial" w:cs="Arial"/>
                <w:sz w:val="18"/>
                <w:szCs w:val="18"/>
              </w:rPr>
              <w:t>Обеспечение МТР, работами и услугами</w:t>
            </w:r>
          </w:p>
        </w:tc>
        <w:tc>
          <w:tcPr>
            <w:tcW w:w="557" w:type="pct"/>
          </w:tcPr>
          <w:p w14:paraId="2CAD8277" w14:textId="26B329F3" w:rsidR="00E30D22" w:rsidRPr="00B4018C" w:rsidRDefault="000A0F83" w:rsidP="000A0F83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C40F13">
              <w:rPr>
                <w:rFonts w:ascii="Arial" w:hAnsi="Arial" w:cs="Arial"/>
                <w:sz w:val="18"/>
                <w:szCs w:val="18"/>
              </w:rPr>
              <w:t>ПП-10.04</w:t>
            </w:r>
            <w:r w:rsidRPr="00C40F13">
              <w:rPr>
                <w:rFonts w:ascii="Arial" w:hAnsi="Arial" w:cs="Arial"/>
                <w:sz w:val="18"/>
                <w:szCs w:val="18"/>
              </w:rPr>
              <w:br/>
            </w:r>
            <w:r w:rsidRPr="00C40F13">
              <w:rPr>
                <w:rFonts w:ascii="Arial" w:hAnsi="Arial" w:cs="Arial"/>
                <w:sz w:val="18"/>
                <w:szCs w:val="18"/>
              </w:rPr>
              <w:t>Закупка МТР, работ, услуг</w:t>
            </w:r>
          </w:p>
        </w:tc>
        <w:tc>
          <w:tcPr>
            <w:tcW w:w="696" w:type="pct"/>
          </w:tcPr>
          <w:p w14:paraId="1772E540" w14:textId="69F67757" w:rsidR="00E30D22" w:rsidRPr="00B4018C" w:rsidRDefault="000A0F83" w:rsidP="000A0F83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FI.ORG.06,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 xml:space="preserve">MM.ORG.05, Передача функций: Регистрация приемки работ, услуг, Предварительная регистрация кредиторской задолженности  </w:t>
            </w:r>
          </w:p>
        </w:tc>
        <w:tc>
          <w:tcPr>
            <w:tcW w:w="627" w:type="pct"/>
          </w:tcPr>
          <w:p w14:paraId="557FA171" w14:textId="77777777" w:rsidR="000A0F83" w:rsidRPr="00C40F13" w:rsidRDefault="000A0F83" w:rsidP="000A0F83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Функции бизнес-подразделений</w:t>
            </w:r>
          </w:p>
          <w:p w14:paraId="2DD18FCF" w14:textId="77777777" w:rsidR="00E30D22" w:rsidRPr="00B4018C" w:rsidRDefault="00E30D22" w:rsidP="000A0F83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50" w:type="pct"/>
          </w:tcPr>
          <w:p w14:paraId="7FDDC309" w14:textId="77777777" w:rsidR="00925910" w:rsidRDefault="000A0F83" w:rsidP="000A0F83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Расширение функций подразделений в части ролей: Менеджер по сопровождению договора, Руководитель СП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Выполнение функций</w:t>
            </w:r>
            <w:r w:rsidR="00925910"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</w:p>
          <w:p w14:paraId="7A724C0B" w14:textId="7FBAFD8A" w:rsidR="00925910" w:rsidRPr="00925910" w:rsidRDefault="00925910" w:rsidP="00925910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</w:t>
            </w:r>
            <w:r w:rsidRPr="00925910">
              <w:rPr>
                <w:rFonts w:ascii="Arial" w:hAnsi="Arial" w:cs="Arial"/>
                <w:color w:val="000000"/>
                <w:sz w:val="18"/>
                <w:szCs w:val="18"/>
              </w:rPr>
              <w:t>Р</w:t>
            </w:r>
            <w:r w:rsidR="000A0F83" w:rsidRPr="00925910">
              <w:rPr>
                <w:rFonts w:ascii="Arial" w:hAnsi="Arial" w:cs="Arial"/>
                <w:color w:val="000000"/>
                <w:sz w:val="18"/>
                <w:szCs w:val="18"/>
              </w:rPr>
              <w:t xml:space="preserve">егистрации приемки работ, услуг </w:t>
            </w:r>
          </w:p>
          <w:p w14:paraId="7F69C957" w14:textId="4DCF4CA4" w:rsidR="00925910" w:rsidRPr="00925910" w:rsidRDefault="00925910" w:rsidP="00925910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</w:t>
            </w:r>
            <w:r w:rsidRPr="00925910"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 w:rsidR="000A0F83" w:rsidRPr="00925910">
              <w:rPr>
                <w:rFonts w:ascii="Arial" w:hAnsi="Arial" w:cs="Arial"/>
                <w:color w:val="000000"/>
                <w:sz w:val="18"/>
                <w:szCs w:val="18"/>
              </w:rPr>
              <w:t>редварительной регистрации кредиторской задолженности</w:t>
            </w:r>
          </w:p>
          <w:p w14:paraId="5B86BD95" w14:textId="736B0465" w:rsidR="00E30D22" w:rsidRPr="00925910" w:rsidRDefault="00925910" w:rsidP="00925910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</w:t>
            </w:r>
            <w:r w:rsidRPr="00925910">
              <w:rPr>
                <w:rFonts w:ascii="Arial" w:hAnsi="Arial" w:cs="Arial"/>
                <w:color w:val="000000"/>
                <w:sz w:val="18"/>
                <w:szCs w:val="18"/>
              </w:rPr>
              <w:t xml:space="preserve">Печать </w:t>
            </w:r>
            <w:r w:rsidR="000D1C92">
              <w:rPr>
                <w:rFonts w:ascii="Arial" w:hAnsi="Arial" w:cs="Arial"/>
                <w:color w:val="000000"/>
                <w:sz w:val="18"/>
                <w:szCs w:val="18"/>
              </w:rPr>
              <w:t>реестра документов</w:t>
            </w:r>
            <w:r w:rsidR="000D1C92" w:rsidRPr="00925910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0D1C92">
              <w:rPr>
                <w:rFonts w:ascii="Arial" w:hAnsi="Arial" w:cs="Arial"/>
                <w:color w:val="000000"/>
                <w:sz w:val="18"/>
                <w:szCs w:val="18"/>
              </w:rPr>
              <w:t xml:space="preserve">со штрих-кодом, </w:t>
            </w:r>
            <w:r w:rsidRPr="00925910">
              <w:rPr>
                <w:rFonts w:ascii="Arial" w:hAnsi="Arial" w:cs="Arial"/>
                <w:color w:val="000000"/>
                <w:sz w:val="18"/>
                <w:szCs w:val="18"/>
              </w:rPr>
              <w:t>на основании предварительно зарегистрированной кредиторской задолженности, подготовка пакета первичных документов для передачи во фронт-офис МФЦ</w:t>
            </w:r>
          </w:p>
        </w:tc>
        <w:tc>
          <w:tcPr>
            <w:tcW w:w="832" w:type="pct"/>
            <w:shd w:val="clear" w:color="auto" w:fill="auto"/>
          </w:tcPr>
          <w:p w14:paraId="0A1FEC94" w14:textId="6DC5A342" w:rsidR="00E30D22" w:rsidRPr="00B4018C" w:rsidRDefault="000A0F83" w:rsidP="000A0F83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2- ОИ должно быть реализовано до запуска системы в эксплуатацию</w:t>
            </w:r>
          </w:p>
        </w:tc>
      </w:tr>
      <w:tr w:rsidR="00D21633" w:rsidRPr="00B4018C" w14:paraId="77CAC693" w14:textId="77777777" w:rsidTr="00F8304C">
        <w:trPr>
          <w:trHeight w:val="227"/>
        </w:trPr>
        <w:tc>
          <w:tcPr>
            <w:tcW w:w="443" w:type="pct"/>
            <w:shd w:val="clear" w:color="auto" w:fill="auto"/>
          </w:tcPr>
          <w:p w14:paraId="4D73E2E7" w14:textId="7F57143E" w:rsidR="00D21633" w:rsidRPr="00B4018C" w:rsidRDefault="00D21633" w:rsidP="00E30D22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595" w:type="pct"/>
          </w:tcPr>
          <w:p w14:paraId="71D48744" w14:textId="663B7CBA" w:rsidR="00D21633" w:rsidRPr="00C40F13" w:rsidRDefault="00D21633" w:rsidP="000A0F83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C40F13">
              <w:rPr>
                <w:rFonts w:ascii="Arial" w:hAnsi="Arial" w:cs="Arial"/>
                <w:sz w:val="18"/>
                <w:szCs w:val="18"/>
              </w:rPr>
              <w:t>ПП-10</w:t>
            </w:r>
            <w:r w:rsidRPr="00C40F13">
              <w:rPr>
                <w:rFonts w:ascii="Arial" w:hAnsi="Arial" w:cs="Arial"/>
                <w:sz w:val="18"/>
                <w:szCs w:val="18"/>
              </w:rPr>
              <w:br/>
            </w:r>
            <w:r w:rsidRPr="00C40F13">
              <w:rPr>
                <w:rFonts w:ascii="Arial" w:hAnsi="Arial" w:cs="Arial"/>
                <w:sz w:val="18"/>
                <w:szCs w:val="18"/>
              </w:rPr>
              <w:t>Обеспечение МТР, работами и услугами</w:t>
            </w:r>
          </w:p>
        </w:tc>
        <w:tc>
          <w:tcPr>
            <w:tcW w:w="557" w:type="pct"/>
          </w:tcPr>
          <w:p w14:paraId="01562342" w14:textId="677CA797" w:rsidR="00D21633" w:rsidRPr="00C40F13" w:rsidRDefault="00D21633" w:rsidP="000A0F83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C40F13">
              <w:rPr>
                <w:rFonts w:ascii="Arial" w:hAnsi="Arial" w:cs="Arial"/>
                <w:sz w:val="18"/>
                <w:szCs w:val="18"/>
              </w:rPr>
              <w:t>ПП-10.04</w:t>
            </w:r>
            <w:r w:rsidRPr="00C40F13">
              <w:rPr>
                <w:rFonts w:ascii="Arial" w:hAnsi="Arial" w:cs="Arial"/>
                <w:sz w:val="18"/>
                <w:szCs w:val="18"/>
              </w:rPr>
              <w:br/>
            </w:r>
            <w:r w:rsidRPr="00C40F13">
              <w:rPr>
                <w:rFonts w:ascii="Arial" w:hAnsi="Arial" w:cs="Arial"/>
                <w:sz w:val="18"/>
                <w:szCs w:val="18"/>
              </w:rPr>
              <w:t>Закупка МТР, работ, услуг</w:t>
            </w:r>
          </w:p>
        </w:tc>
        <w:tc>
          <w:tcPr>
            <w:tcW w:w="696" w:type="pct"/>
          </w:tcPr>
          <w:p w14:paraId="50E6EC97" w14:textId="77777777" w:rsidR="00D21633" w:rsidRPr="00D21633" w:rsidRDefault="00D21633" w:rsidP="00D2163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21633">
              <w:rPr>
                <w:rFonts w:ascii="Arial" w:hAnsi="Arial" w:cs="Arial"/>
                <w:color w:val="000000"/>
                <w:sz w:val="18"/>
                <w:szCs w:val="18"/>
              </w:rPr>
              <w:t>MM.ORG.05</w:t>
            </w:r>
          </w:p>
          <w:p w14:paraId="60934FA6" w14:textId="460F4F6C" w:rsidR="00D21633" w:rsidRPr="00C40F13" w:rsidRDefault="00D21633" w:rsidP="00D21633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21633">
              <w:rPr>
                <w:rFonts w:ascii="Arial" w:hAnsi="Arial" w:cs="Arial"/>
                <w:color w:val="000000"/>
                <w:sz w:val="18"/>
                <w:szCs w:val="18"/>
              </w:rPr>
              <w:t>FI.ORG.09 Передача функции: Регистрация входящей поставки. Регистрация кредиторской задолженности. Регистрация поступления в статус «Товар в пути</w:t>
            </w:r>
          </w:p>
        </w:tc>
        <w:tc>
          <w:tcPr>
            <w:tcW w:w="627" w:type="pct"/>
          </w:tcPr>
          <w:p w14:paraId="0E6387BF" w14:textId="5C5733CA" w:rsidR="00D21633" w:rsidRPr="00C40F13" w:rsidRDefault="00D21633" w:rsidP="000A0F83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Функции бизнес-подразделений</w:t>
            </w:r>
          </w:p>
        </w:tc>
        <w:tc>
          <w:tcPr>
            <w:tcW w:w="1250" w:type="pct"/>
          </w:tcPr>
          <w:p w14:paraId="59453F4F" w14:textId="40FCB5EB" w:rsidR="00925910" w:rsidRDefault="00D21633" w:rsidP="00925910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Расширение функций подразделений в части ролей: Менеджер по сопровождению договора  УК, БЕ, С</w:t>
            </w:r>
            <w:r w:rsidR="00925910">
              <w:rPr>
                <w:rFonts w:ascii="Arial" w:hAnsi="Arial" w:cs="Arial"/>
                <w:color w:val="000000"/>
                <w:sz w:val="18"/>
                <w:szCs w:val="18"/>
              </w:rPr>
              <w:t>П, БЕ ГОК</w:t>
            </w:r>
            <w:r w:rsidR="00925910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925910">
              <w:rPr>
                <w:rFonts w:ascii="Arial" w:hAnsi="Arial" w:cs="Arial"/>
                <w:color w:val="000000"/>
                <w:sz w:val="18"/>
                <w:szCs w:val="18"/>
              </w:rPr>
              <w:t>Выполнение функций:</w:t>
            </w:r>
            <w:r w:rsidR="00925910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925910">
              <w:rPr>
                <w:rFonts w:ascii="Arial" w:hAnsi="Arial" w:cs="Arial"/>
                <w:color w:val="000000"/>
                <w:sz w:val="18"/>
                <w:szCs w:val="18"/>
              </w:rPr>
              <w:t xml:space="preserve">1. </w:t>
            </w:r>
            <w:r w:rsidR="00925910" w:rsidRPr="00C40F13">
              <w:rPr>
                <w:rFonts w:ascii="Arial" w:hAnsi="Arial" w:cs="Arial"/>
                <w:color w:val="000000"/>
                <w:sz w:val="18"/>
                <w:szCs w:val="18"/>
              </w:rPr>
              <w:t>Создание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 xml:space="preserve"> входящей поставки, регистрации поступления в статус «</w:t>
            </w:r>
            <w:r w:rsidR="00925910">
              <w:rPr>
                <w:rFonts w:ascii="Arial" w:hAnsi="Arial" w:cs="Arial"/>
                <w:color w:val="000000"/>
                <w:sz w:val="18"/>
                <w:szCs w:val="18"/>
              </w:rPr>
              <w:t>Товар в пути», регистрации КЗ</w:t>
            </w:r>
            <w:r w:rsidR="00925910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925910">
              <w:rPr>
                <w:rFonts w:ascii="Arial" w:hAnsi="Arial" w:cs="Arial"/>
                <w:color w:val="000000"/>
                <w:sz w:val="18"/>
                <w:szCs w:val="18"/>
              </w:rPr>
              <w:t xml:space="preserve">2. 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Создание входящей поставки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925910">
              <w:rPr>
                <w:rFonts w:ascii="Arial" w:hAnsi="Arial" w:cs="Arial"/>
                <w:color w:val="000000"/>
                <w:sz w:val="18"/>
                <w:szCs w:val="18"/>
              </w:rPr>
              <w:t xml:space="preserve">3. 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Регистрация поступления в статус «Товар в пути»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 xml:space="preserve">Расширение функций подразделений в части ролей: Менеджер по сопровождению договора  УК, БЕ, СП, </w:t>
            </w:r>
            <w:r w:rsidR="00925910">
              <w:rPr>
                <w:rFonts w:ascii="Arial" w:hAnsi="Arial" w:cs="Arial"/>
                <w:color w:val="000000"/>
                <w:sz w:val="18"/>
                <w:szCs w:val="18"/>
              </w:rPr>
              <w:t>БЕ ГОК, Руководитель СП</w:t>
            </w:r>
            <w:r w:rsidR="00925910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925910">
              <w:rPr>
                <w:rFonts w:ascii="Arial" w:hAnsi="Arial" w:cs="Arial"/>
                <w:color w:val="000000"/>
                <w:sz w:val="18"/>
                <w:szCs w:val="18"/>
              </w:rPr>
              <w:t>Выполнени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е функции</w:t>
            </w:r>
            <w:r w:rsidR="00925910">
              <w:rPr>
                <w:rFonts w:ascii="Arial" w:hAnsi="Arial" w:cs="Arial"/>
                <w:color w:val="000000"/>
                <w:sz w:val="18"/>
                <w:szCs w:val="18"/>
              </w:rPr>
              <w:t>:</w:t>
            </w: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32132F94" w14:textId="509A993B" w:rsidR="00925910" w:rsidRDefault="00925910" w:rsidP="00925910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 П</w:t>
            </w:r>
            <w:r w:rsidR="00D21633" w:rsidRPr="00C40F13">
              <w:rPr>
                <w:rFonts w:ascii="Arial" w:hAnsi="Arial" w:cs="Arial"/>
                <w:color w:val="000000"/>
                <w:sz w:val="18"/>
                <w:szCs w:val="18"/>
              </w:rPr>
              <w:t>редварительной регистрации КЗ с учетом фактически принятого количества</w:t>
            </w:r>
          </w:p>
          <w:p w14:paraId="1B5B73AB" w14:textId="36D723E4" w:rsidR="00D21633" w:rsidRPr="00925910" w:rsidRDefault="00925910" w:rsidP="00925910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25910">
              <w:rPr>
                <w:rFonts w:ascii="Arial" w:hAnsi="Arial" w:cs="Arial"/>
                <w:color w:val="000000"/>
                <w:sz w:val="18"/>
                <w:szCs w:val="18"/>
              </w:rPr>
              <w:t>2.</w:t>
            </w:r>
            <w: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Печать</w:t>
            </w:r>
            <w:r w:rsidR="000D1C92">
              <w:rPr>
                <w:rFonts w:ascii="Arial" w:hAnsi="Arial" w:cs="Arial"/>
                <w:color w:val="000000"/>
                <w:sz w:val="18"/>
                <w:szCs w:val="18"/>
              </w:rPr>
              <w:t xml:space="preserve"> реестра документов со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штрих-код</w:t>
            </w:r>
            <w:r w:rsidR="000D1C92">
              <w:rPr>
                <w:rFonts w:ascii="Arial" w:hAnsi="Arial" w:cs="Arial"/>
                <w:color w:val="000000"/>
                <w:sz w:val="18"/>
                <w:szCs w:val="18"/>
              </w:rPr>
              <w:t>ом,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на основании предварительно зарегистрированной кредиторской задолженности, подготовка пакета первичных документов для передачи во фронт-офис МФЦ</w:t>
            </w:r>
          </w:p>
        </w:tc>
        <w:tc>
          <w:tcPr>
            <w:tcW w:w="832" w:type="pct"/>
            <w:shd w:val="clear" w:color="auto" w:fill="auto"/>
          </w:tcPr>
          <w:p w14:paraId="1E713353" w14:textId="553CB363" w:rsidR="00D21633" w:rsidRPr="00C40F13" w:rsidRDefault="00D21633" w:rsidP="000A0F83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40F13">
              <w:rPr>
                <w:rFonts w:ascii="Arial" w:hAnsi="Arial" w:cs="Arial"/>
                <w:color w:val="000000"/>
                <w:sz w:val="18"/>
                <w:szCs w:val="18"/>
              </w:rPr>
              <w:t>2- ОИ должно быть реализовано до запуска системы в эксплуатацию</w:t>
            </w:r>
          </w:p>
        </w:tc>
      </w:tr>
      <w:tr w:rsidR="00766C5F" w:rsidRPr="00B4018C" w14:paraId="36735728" w14:textId="77777777" w:rsidTr="00F8304C">
        <w:trPr>
          <w:trHeight w:val="227"/>
        </w:trPr>
        <w:tc>
          <w:tcPr>
            <w:tcW w:w="443" w:type="pct"/>
            <w:shd w:val="clear" w:color="auto" w:fill="auto"/>
          </w:tcPr>
          <w:p w14:paraId="325C53F4" w14:textId="742C63ED" w:rsidR="00766C5F" w:rsidRPr="00766C5F" w:rsidRDefault="00766C5F" w:rsidP="00766C5F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  <w:r w:rsidRPr="00766C5F"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  <w:lastRenderedPageBreak/>
              <w:t>4</w:t>
            </w:r>
          </w:p>
        </w:tc>
        <w:tc>
          <w:tcPr>
            <w:tcW w:w="595" w:type="pct"/>
          </w:tcPr>
          <w:p w14:paraId="0367B6D7" w14:textId="77777777" w:rsidR="00766C5F" w:rsidRPr="00293386" w:rsidRDefault="00766C5F" w:rsidP="00766C5F">
            <w:pPr>
              <w:rPr>
                <w:rFonts w:ascii="Arial" w:hAnsi="Arial" w:cs="Arial"/>
                <w:sz w:val="18"/>
                <w:szCs w:val="18"/>
              </w:rPr>
            </w:pPr>
            <w:r w:rsidRPr="00293386">
              <w:rPr>
                <w:rFonts w:ascii="Arial" w:hAnsi="Arial" w:cs="Arial"/>
                <w:sz w:val="18"/>
                <w:szCs w:val="18"/>
              </w:rPr>
              <w:t>ПП-10</w:t>
            </w:r>
          </w:p>
          <w:p w14:paraId="1B0D7EE6" w14:textId="3CDE00E4" w:rsidR="00766C5F" w:rsidRPr="00C40F13" w:rsidRDefault="00766C5F" w:rsidP="00766C5F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 w:rsidRPr="00293386">
              <w:rPr>
                <w:rFonts w:ascii="Arial" w:hAnsi="Arial" w:cs="Arial"/>
                <w:sz w:val="18"/>
                <w:szCs w:val="18"/>
              </w:rPr>
              <w:t>Обеспечение МТР, работами и услугами</w:t>
            </w:r>
          </w:p>
        </w:tc>
        <w:tc>
          <w:tcPr>
            <w:tcW w:w="557" w:type="pct"/>
          </w:tcPr>
          <w:p w14:paraId="6FCA0D6D" w14:textId="77777777" w:rsidR="00766C5F" w:rsidRPr="00C40F13" w:rsidRDefault="00766C5F" w:rsidP="00766C5F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6" w:type="pct"/>
          </w:tcPr>
          <w:p w14:paraId="35720091" w14:textId="2BD4F9CE" w:rsidR="00766C5F" w:rsidRPr="00D21633" w:rsidRDefault="00766C5F" w:rsidP="00766C5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93386">
              <w:rPr>
                <w:rFonts w:ascii="Arial" w:hAnsi="Arial" w:cs="Arial"/>
                <w:sz w:val="18"/>
                <w:szCs w:val="18"/>
              </w:rPr>
              <w:t>MM.ORG.06 Актуализация перечня НМД Компании</w:t>
            </w:r>
          </w:p>
        </w:tc>
        <w:tc>
          <w:tcPr>
            <w:tcW w:w="627" w:type="pct"/>
          </w:tcPr>
          <w:p w14:paraId="718C78CA" w14:textId="2480188C" w:rsidR="00766C5F" w:rsidRPr="00C40F13" w:rsidRDefault="00766C5F" w:rsidP="00766C5F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93386">
              <w:rPr>
                <w:rFonts w:ascii="Arial" w:hAnsi="Arial" w:cs="Arial"/>
                <w:sz w:val="18"/>
                <w:szCs w:val="18"/>
              </w:rPr>
              <w:t>Нормативно-методологическая документация</w:t>
            </w:r>
          </w:p>
        </w:tc>
        <w:tc>
          <w:tcPr>
            <w:tcW w:w="1250" w:type="pct"/>
          </w:tcPr>
          <w:p w14:paraId="3502CD7A" w14:textId="277D5488" w:rsidR="00766C5F" w:rsidRPr="00C40F13" w:rsidRDefault="00766C5F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93386">
              <w:rPr>
                <w:rFonts w:ascii="Arial" w:hAnsi="Arial" w:cs="Arial"/>
                <w:sz w:val="18"/>
                <w:szCs w:val="18"/>
              </w:rPr>
              <w:t xml:space="preserve">Перечень документов для актуализации на последующих этапах зафиксирован в проектном документе:  </w:t>
            </w:r>
            <w:del w:id="2270" w:author="SintsovaMA" w:date="2021-03-22T17:35:00Z">
              <w:r w:rsidR="00D2138A" w:rsidDel="00FC0256">
                <w:rPr>
                  <w:rFonts w:ascii="Arial" w:hAnsi="Arial" w:cs="Arial"/>
                  <w:sz w:val="18"/>
                  <w:szCs w:val="18"/>
                </w:rPr>
                <w:delText>ERP.9.</w:delText>
              </w:r>
              <w:r w:rsidRPr="00293386" w:rsidDel="00FC0256">
                <w:rPr>
                  <w:rFonts w:ascii="Arial" w:hAnsi="Arial" w:cs="Arial"/>
                  <w:sz w:val="18"/>
                  <w:szCs w:val="18"/>
                </w:rPr>
                <w:delText>16</w:delText>
              </w:r>
            </w:del>
            <w:del w:id="2271" w:author="SintsovaMA" w:date="2021-03-22T17:34:00Z">
              <w:r w:rsidRPr="00293386" w:rsidDel="00FC0256">
                <w:rPr>
                  <w:rFonts w:ascii="Arial" w:hAnsi="Arial" w:cs="Arial"/>
                  <w:sz w:val="18"/>
                  <w:szCs w:val="18"/>
                </w:rPr>
                <w:delText>_ОСМ_</w:delText>
              </w:r>
            </w:del>
            <w:del w:id="2272" w:author="SintsovaMA" w:date="2021-03-22T17:35:00Z">
              <w:r w:rsidRPr="00293386" w:rsidDel="00FC0256">
                <w:rPr>
                  <w:rFonts w:ascii="Arial" w:hAnsi="Arial" w:cs="Arial"/>
                  <w:sz w:val="18"/>
                  <w:szCs w:val="18"/>
                </w:rPr>
                <w:delText>Перечень</w:delText>
              </w:r>
            </w:del>
            <w:ins w:id="2273" w:author="SintsovaMA" w:date="2021-03-22T17:35:00Z">
              <w:r w:rsidR="00FC0256">
                <w:rPr>
                  <w:rFonts w:ascii="Arial" w:hAnsi="Arial" w:cs="Arial"/>
                  <w:sz w:val="18"/>
                  <w:szCs w:val="18"/>
                </w:rPr>
                <w:t>Перечень</w:t>
              </w:r>
            </w:ins>
            <w:r w:rsidRPr="00293386">
              <w:rPr>
                <w:rFonts w:ascii="Arial" w:hAnsi="Arial" w:cs="Arial"/>
                <w:sz w:val="18"/>
                <w:szCs w:val="18"/>
              </w:rPr>
              <w:t xml:space="preserve"> процессный и организационных изменений</w:t>
            </w:r>
          </w:p>
        </w:tc>
        <w:tc>
          <w:tcPr>
            <w:tcW w:w="832" w:type="pct"/>
            <w:shd w:val="clear" w:color="auto" w:fill="auto"/>
          </w:tcPr>
          <w:p w14:paraId="479190F8" w14:textId="07015EB5" w:rsidR="00766C5F" w:rsidRPr="00C40F13" w:rsidRDefault="00766C5F" w:rsidP="00766C5F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F3CC7">
              <w:rPr>
                <w:rFonts w:ascii="Arial" w:hAnsi="Arial" w:cs="Arial"/>
                <w:sz w:val="18"/>
                <w:szCs w:val="18"/>
              </w:rPr>
              <w:t>ОИ должно быть реализовано до запуска системы в эксплуатацию</w:t>
            </w:r>
          </w:p>
        </w:tc>
      </w:tr>
    </w:tbl>
    <w:p w14:paraId="0B55F719" w14:textId="77777777" w:rsidR="00430202" w:rsidRDefault="00430202" w:rsidP="00E30D22">
      <w:pPr>
        <w:rPr>
          <w:rFonts w:ascii="Arial" w:eastAsia="Calibri" w:hAnsi="Arial" w:cs="Arial"/>
        </w:rPr>
      </w:pPr>
    </w:p>
    <w:p w14:paraId="3CA22320" w14:textId="6014D828" w:rsidR="00E30D22" w:rsidRPr="001F08B0" w:rsidRDefault="001F08B0" w:rsidP="00430202">
      <w:pPr>
        <w:rPr>
          <w:rFonts w:ascii="Arial" w:eastAsia="Calibri" w:hAnsi="Arial" w:cs="Arial"/>
        </w:rPr>
      </w:pPr>
      <w:r>
        <w:rPr>
          <w:rFonts w:ascii="Arial" w:hAnsi="Arial" w:eastAsia="Calibri" w:cs="Arial"/>
        </w:rPr>
        <w:t>* не включая перечень НМД</w:t>
      </w:r>
    </w:p>
    <w:p w14:paraId="570E3ABD" w14:textId="77777777" w:rsidR="00E30D22" w:rsidRPr="00F94454" w:rsidRDefault="00E30D22" w:rsidP="006F664D">
      <w:pPr>
        <w:rPr>
          <w:rFonts w:ascii="Arial" w:eastAsia="Calibri" w:hAnsi="Arial" w:cs="Arial"/>
        </w:rPr>
      </w:pPr>
    </w:p>
    <w:p w14:paraId="71626472" w14:textId="77777777" w:rsidR="00220F8C" w:rsidRPr="00F94454" w:rsidRDefault="00220F8C" w:rsidP="00220F8C">
      <w:pPr>
        <w:pStyle w:val="1"/>
        <w:rPr>
          <w:rFonts w:eastAsia="Calibri"/>
        </w:rPr>
      </w:pPr>
      <w:bookmarkStart w:id="2274" w:name="_Toc64879387"/>
      <w:r w:rsidRPr="00F94454">
        <w:rPr>
          <w:rFonts w:eastAsia="Calibri"/>
        </w:rPr>
        <w:t>Открытые вопросы</w:t>
      </w:r>
      <w:bookmarkEnd w:id="2274"/>
    </w:p>
    <w:p w14:paraId="66B457C8" w14:textId="72C0219E" w:rsidR="00386C3A" w:rsidRDefault="00386C3A" w:rsidP="00916FAB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916FAB">
        <w:rPr>
          <w:rFonts w:ascii="Arial" w:hAnsi="Arial" w:cs="Arial"/>
          <w:b/>
          <w:sz w:val="22"/>
        </w:rPr>
        <w:t xml:space="preserve">Таблица </w:t>
      </w:r>
      <w:r w:rsidRPr="00916FAB">
        <w:rPr>
          <w:rFonts w:ascii="Arial" w:hAnsi="Arial" w:cs="Arial"/>
          <w:b/>
          <w:sz w:val="22"/>
        </w:rPr>
        <w:fldChar w:fldCharType="begin"/>
      </w:r>
      <w:r w:rsidRPr="00916FAB">
        <w:rPr>
          <w:rFonts w:ascii="Arial" w:hAnsi="Arial" w:cs="Arial"/>
          <w:b/>
          <w:sz w:val="22"/>
        </w:rPr>
        <w:instrText xml:space="preserve"> SEQ Таблица \* ARABIC </w:instrText>
      </w:r>
      <w:r w:rsidRPr="00916FAB">
        <w:rPr>
          <w:rFonts w:ascii="Arial" w:hAnsi="Arial" w:cs="Arial"/>
          <w:b/>
          <w:sz w:val="22"/>
        </w:rPr>
        <w:fldChar w:fldCharType="separate"/>
      </w:r>
      <w:ins w:id="2275" w:author="Paramonova Elena" w:date="2021-03-18T14:33:00Z">
        <w:r w:rsidR="008157EB">
          <w:rPr>
            <w:rFonts w:ascii="Arial" w:hAnsi="Arial" w:cs="Arial"/>
            <w:b/>
            <w:noProof/>
            <w:sz w:val="22"/>
          </w:rPr>
          <w:t>83</w:t>
        </w:r>
      </w:ins>
      <w:del w:id="2276" w:author="Paramonova Elena" w:date="2021-03-18T14:33:00Z">
        <w:r w:rsidR="000737DA" w:rsidDel="008157EB">
          <w:rPr>
            <w:rFonts w:ascii="Arial" w:hAnsi="Arial" w:cs="Arial"/>
            <w:b/>
            <w:noProof/>
            <w:sz w:val="22"/>
          </w:rPr>
          <w:delText>87</w:delText>
        </w:r>
      </w:del>
      <w:r w:rsidRPr="00916FAB">
        <w:rPr>
          <w:rFonts w:ascii="Arial" w:hAnsi="Arial" w:cs="Arial"/>
          <w:b/>
          <w:sz w:val="22"/>
        </w:rPr>
        <w:fldChar w:fldCharType="end"/>
      </w:r>
      <w:r w:rsidRPr="00916FAB">
        <w:rPr>
          <w:rFonts w:ascii="Arial" w:hAnsi="Arial" w:cs="Arial"/>
          <w:b/>
          <w:sz w:val="22"/>
        </w:rPr>
        <w:t>.</w:t>
      </w:r>
      <w:r w:rsidR="008C7F95">
        <w:rPr>
          <w:rFonts w:ascii="Arial" w:hAnsi="Arial" w:cs="Arial"/>
          <w:b/>
          <w:sz w:val="22"/>
        </w:rPr>
        <w:t xml:space="preserve"> </w:t>
      </w:r>
      <w:r w:rsidRPr="00916FAB">
        <w:rPr>
          <w:rFonts w:ascii="Arial" w:hAnsi="Arial" w:cs="Arial"/>
          <w:b/>
          <w:sz w:val="22"/>
        </w:rPr>
        <w:t>Открытые вопросы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72"/>
        <w:gridCol w:w="2049"/>
        <w:gridCol w:w="3828"/>
        <w:gridCol w:w="1699"/>
        <w:gridCol w:w="1828"/>
      </w:tblGrid>
      <w:tr w:rsidR="005F2EFF" w:rsidRPr="006F5656" w14:paraId="6749528E" w14:textId="77777777" w:rsidTr="00F8304C">
        <w:trPr>
          <w:trHeight w:val="397"/>
          <w:tblHeader/>
        </w:trPr>
        <w:tc>
          <w:tcPr>
            <w:tcW w:w="379" w:type="pct"/>
            <w:shd w:val="clear" w:color="auto" w:fill="FFC000"/>
            <w:vAlign w:val="center"/>
          </w:tcPr>
          <w:p w14:paraId="751AD03A" w14:textId="12E4B958" w:rsidR="005F2EFF" w:rsidRPr="006F5656" w:rsidRDefault="005F2EFF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№ из реестра </w:t>
            </w:r>
          </w:p>
        </w:tc>
        <w:tc>
          <w:tcPr>
            <w:tcW w:w="1007" w:type="pct"/>
            <w:shd w:val="clear" w:color="auto" w:fill="FFC000"/>
            <w:vAlign w:val="center"/>
          </w:tcPr>
          <w:p w14:paraId="20B338CF" w14:textId="6BA72987" w:rsidR="005F2EFF" w:rsidRPr="006F5656" w:rsidRDefault="005F2EFF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Наименование ОВ</w:t>
            </w:r>
          </w:p>
        </w:tc>
        <w:tc>
          <w:tcPr>
            <w:tcW w:w="1881" w:type="pct"/>
            <w:shd w:val="clear" w:color="auto" w:fill="FFC000"/>
            <w:vAlign w:val="center"/>
          </w:tcPr>
          <w:p w14:paraId="16971ADE" w14:textId="06F1019A" w:rsidR="005F2EFF" w:rsidRPr="006F5656" w:rsidRDefault="005F2EFF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Краткое описание ОВ</w:t>
            </w:r>
          </w:p>
        </w:tc>
        <w:tc>
          <w:tcPr>
            <w:tcW w:w="835" w:type="pct"/>
            <w:shd w:val="clear" w:color="auto" w:fill="FFC000"/>
            <w:vAlign w:val="center"/>
          </w:tcPr>
          <w:p w14:paraId="3DEE7CEE" w14:textId="2F01BA57" w:rsidR="005F2EFF" w:rsidRPr="006F5656" w:rsidRDefault="00305886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Ответственный</w:t>
            </w:r>
            <w:r w:rsidR="005F2EFF"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 за решение</w:t>
            </w:r>
          </w:p>
        </w:tc>
        <w:tc>
          <w:tcPr>
            <w:tcW w:w="898" w:type="pct"/>
            <w:shd w:val="clear" w:color="auto" w:fill="FFC000"/>
            <w:vAlign w:val="center"/>
          </w:tcPr>
          <w:p w14:paraId="013B9ED7" w14:textId="697CF3CC" w:rsidR="005F2EFF" w:rsidRPr="006F5656" w:rsidRDefault="005F2EFF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C7F9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Крайний срок решения</w:t>
            </w:r>
          </w:p>
        </w:tc>
      </w:tr>
      <w:tr w:rsidR="005F2EFF" w:rsidRPr="006F5656" w14:paraId="5593EF95" w14:textId="77777777" w:rsidTr="00F8304C">
        <w:tc>
          <w:tcPr>
            <w:tcW w:w="379" w:type="pct"/>
            <w:shd w:val="clear" w:color="auto" w:fill="auto"/>
          </w:tcPr>
          <w:p w14:paraId="02F0F120" w14:textId="77777777" w:rsidR="005F2EFF" w:rsidRPr="006F5656" w:rsidRDefault="005F2EFF" w:rsidP="005F2EF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1007" w:type="pct"/>
          </w:tcPr>
          <w:p w14:paraId="705F07E7" w14:textId="6345A8D2" w:rsidR="005F2EFF" w:rsidRPr="00A32E8D" w:rsidRDefault="00A32E8D" w:rsidP="0054755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Возможность вносить незначимые корректировки в спецификацию договора (например, замена кода МТР на аналог) без согласования в СЭД.</w:t>
            </w:r>
          </w:p>
        </w:tc>
        <w:tc>
          <w:tcPr>
            <w:tcW w:w="1881" w:type="pct"/>
          </w:tcPr>
          <w:p w14:paraId="5F3975C6" w14:textId="77777777" w:rsidR="00A32E8D" w:rsidRPr="00A32E8D" w:rsidRDefault="00A32E8D" w:rsidP="0054755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32E8D">
              <w:rPr>
                <w:rFonts w:ascii="Arial" w:hAnsi="Arial" w:cs="Arial"/>
                <w:sz w:val="20"/>
                <w:szCs w:val="20"/>
              </w:rPr>
              <w:t>В КД МТО запроектирована специальная роль, позволяющая вносить незначимые изменения в спецификацию договора без согласования в СЭД. В КД определен ограниченный список таких корректировок.</w:t>
            </w:r>
          </w:p>
          <w:p w14:paraId="3A680A11" w14:textId="01DA4152" w:rsidR="00A32E8D" w:rsidRPr="00A32E8D" w:rsidRDefault="00A32E8D" w:rsidP="0054755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32E8D">
              <w:rPr>
                <w:rFonts w:ascii="Arial" w:hAnsi="Arial" w:cs="Arial"/>
                <w:sz w:val="20"/>
                <w:szCs w:val="20"/>
              </w:rPr>
              <w:t>Это необходимо для ускорения прихода и списания МТР в SAP S/4HANA, т.к. согласование в СЭД занимает очень много времени (изменение будет касаться, в основном, замен на аналоги - на другие коды ЕК МТР. Такое изменение выявляется как правило в момент прихода МТР на склад). Поэтому выделена отдельная супер-роль для выполнения этих операций. Все изменения будут сохранены в SAP S/4 HANA. Проверки на бю</w:t>
            </w:r>
            <w:r w:rsidR="00D91A60">
              <w:rPr>
                <w:rFonts w:ascii="Arial" w:hAnsi="Arial" w:cs="Arial"/>
                <w:sz w:val="20"/>
                <w:szCs w:val="20"/>
              </w:rPr>
              <w:t>д</w:t>
            </w:r>
            <w:r w:rsidRPr="00A32E8D">
              <w:rPr>
                <w:rFonts w:ascii="Arial" w:hAnsi="Arial" w:cs="Arial"/>
                <w:sz w:val="20"/>
                <w:szCs w:val="20"/>
              </w:rPr>
              <w:t>жет закупок будут проводиться в момент корректировок.</w:t>
            </w:r>
          </w:p>
          <w:p w14:paraId="08BF1A5E" w14:textId="4456FF8C" w:rsidR="005F2EFF" w:rsidRPr="006F5656" w:rsidRDefault="00A32E8D" w:rsidP="0054755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A32E8D">
              <w:rPr>
                <w:rFonts w:ascii="Arial" w:hAnsi="Arial" w:cs="Arial"/>
                <w:sz w:val="20"/>
                <w:szCs w:val="20"/>
              </w:rPr>
              <w:t>Данный подход не согласован со стороны БУКиСП.</w:t>
            </w:r>
          </w:p>
        </w:tc>
        <w:tc>
          <w:tcPr>
            <w:tcW w:w="835" w:type="pct"/>
            <w:shd w:val="clear" w:color="auto" w:fill="auto"/>
          </w:tcPr>
          <w:p w14:paraId="26632C7E" w14:textId="1B6E80F9" w:rsidR="005F2EFF" w:rsidRPr="006F5656" w:rsidRDefault="00A32E8D" w:rsidP="00F8304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Никитина Е.Ю.</w:t>
            </w:r>
          </w:p>
        </w:tc>
        <w:tc>
          <w:tcPr>
            <w:tcW w:w="898" w:type="pct"/>
            <w:shd w:val="clear" w:color="auto" w:fill="auto"/>
          </w:tcPr>
          <w:p w14:paraId="45AE94EC" w14:textId="19528396" w:rsidR="005F2EFF" w:rsidRPr="006F5656" w:rsidRDefault="00A32E8D" w:rsidP="00F8304C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31.12.2018</w:t>
            </w:r>
          </w:p>
        </w:tc>
      </w:tr>
    </w:tbl>
    <w:p w14:paraId="43808416" w14:textId="77777777" w:rsidR="005F2EFF" w:rsidRPr="00F94454" w:rsidRDefault="005F2EFF" w:rsidP="00916FAB">
      <w:pPr>
        <w:pStyle w:val="a8"/>
        <w:keepNext/>
        <w:spacing w:after="240" w:afterAutospacing="0" w:line="276" w:lineRule="auto"/>
        <w:jc w:val="right"/>
        <w:rPr>
          <w:rFonts w:ascii="Arial" w:hAnsi="Arial" w:cs="Arial"/>
          <w:sz w:val="22"/>
        </w:rPr>
      </w:pPr>
    </w:p>
    <w:bookmarkEnd w:id="0"/>
    <w:bookmarkEnd w:id="1"/>
    <w:bookmarkEnd w:id="2"/>
    <w:bookmarkEnd w:id="3"/>
    <w:bookmarkEnd w:id="336"/>
    <w:bookmarkEnd w:id="339"/>
    <w:p w14:paraId="5A5DED78" w14:textId="77777777" w:rsidR="00D05675" w:rsidRDefault="00D05675">
      <w:pPr>
        <w:spacing w:after="200" w:line="276" w:lineRule="auto"/>
        <w:jc w:val="left"/>
        <w:rPr>
          <w:rFonts w:ascii="Arial" w:eastAsia="Calibri" w:hAnsi="Arial" w:cs="Arial"/>
          <w:b/>
          <w:bCs/>
          <w:caps/>
          <w:kern w:val="32"/>
          <w:sz w:val="28"/>
          <w:szCs w:val="32"/>
        </w:rPr>
      </w:pPr>
      <w:r>
        <w:rPr>
          <w:rFonts w:eastAsia="Calibri"/>
        </w:rPr>
        <w:br w:type="page"/>
      </w:r>
    </w:p>
    <w:p w14:paraId="2BAA37C9" w14:textId="166C78AB" w:rsidR="00FB3F4C" w:rsidRPr="00F94454" w:rsidRDefault="00FB3F4C" w:rsidP="00FB3F4C">
      <w:pPr>
        <w:pStyle w:val="1"/>
        <w:rPr>
          <w:rFonts w:eastAsia="Calibri"/>
        </w:rPr>
      </w:pPr>
      <w:bookmarkStart w:id="2277" w:name="_Toc64879388"/>
      <w:r w:rsidRPr="00F94454">
        <w:rPr>
          <w:rFonts w:eastAsia="Calibri"/>
        </w:rPr>
        <w:lastRenderedPageBreak/>
        <w:t>Приложения</w:t>
      </w:r>
      <w:bookmarkEnd w:id="2277"/>
    </w:p>
    <w:p w14:paraId="3C2ADE34" w14:textId="6534E628" w:rsidR="00FB3F4C" w:rsidRDefault="00386C3A" w:rsidP="00013D76">
      <w:pPr>
        <w:pStyle w:val="23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278" w:name="_Toc64879389"/>
      <w:r w:rsidRPr="003F72AF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 w:rsidR="00D51D39" w:rsidRPr="003F72AF">
        <w:rPr>
          <w:rFonts w:eastAsiaTheme="majorEastAsia" w:cstheme="majorBidi"/>
          <w:bCs w:val="0"/>
          <w:iCs w:val="0"/>
          <w:szCs w:val="26"/>
        </w:rPr>
        <w:t xml:space="preserve">№ </w:t>
      </w:r>
      <w:r w:rsidRPr="003F72AF">
        <w:rPr>
          <w:rFonts w:eastAsiaTheme="majorEastAsia" w:cstheme="majorBidi"/>
          <w:bCs w:val="0"/>
          <w:iCs w:val="0"/>
          <w:szCs w:val="26"/>
        </w:rPr>
        <w:t xml:space="preserve">1. </w:t>
      </w:r>
      <w:r w:rsidR="00952581">
        <w:rPr>
          <w:rFonts w:eastAsiaTheme="majorEastAsia" w:cstheme="majorBidi"/>
          <w:bCs w:val="0"/>
          <w:iCs w:val="0"/>
          <w:szCs w:val="26"/>
        </w:rPr>
        <w:t>Модели</w:t>
      </w:r>
      <w:r w:rsidRPr="003F72AF">
        <w:rPr>
          <w:rFonts w:eastAsiaTheme="majorEastAsia" w:cstheme="majorBidi"/>
          <w:bCs w:val="0"/>
          <w:iCs w:val="0"/>
          <w:szCs w:val="26"/>
        </w:rPr>
        <w:t xml:space="preserve"> бизнес-процесс</w:t>
      </w:r>
      <w:r w:rsidR="00952581">
        <w:rPr>
          <w:rFonts w:eastAsiaTheme="majorEastAsia" w:cstheme="majorBidi"/>
          <w:bCs w:val="0"/>
          <w:iCs w:val="0"/>
          <w:szCs w:val="26"/>
        </w:rPr>
        <w:t>ов</w:t>
      </w:r>
      <w:bookmarkEnd w:id="2278"/>
    </w:p>
    <w:bookmarkStart w:id="2279" w:name="_1595859281"/>
    <w:bookmarkEnd w:id="2279"/>
    <w:bookmarkStart w:id="2280" w:name="_MON_1649080104"/>
    <w:bookmarkEnd w:id="2280"/>
    <w:p w14:paraId="57E4FEC3" w14:textId="62581B7F" w:rsidR="003B5E9D" w:rsidRDefault="004B32A1" w:rsidP="003B5E9D">
      <w:pPr>
        <w:rPr>
          <w:ins w:id="2281" w:author="Paramonova Elena" w:date="2021-03-29T17:39:00Z"/>
          <w:rFonts w:eastAsiaTheme="majorEastAsia"/>
        </w:rPr>
      </w:pPr>
      <w:del w:id="2282" w:author="Paramonova Elena" w:date="2021-03-29T17:45:00Z">
        <w:r w:rsidDel="004B32A1">
          <w:rPr>
            <w:rFonts w:eastAsiaTheme="majorEastAsia"/>
          </w:rPr>
          <w:object w:dxaOrig="1266" w:dyaOrig="823" w14:anchorId="4EF29FFF">
            <v:shape id="_x0000_i1030" style="width:63.4pt;height:40.85pt" o:ole="" type="#_x0000_t75">
              <v:imagedata o:title="" r:id="rId37"/>
            </v:shape>
            <o:OLEObject Type="Embed" ProgID="Word.Document.8" ShapeID="_x0000_i1030" DrawAspect="Icon" ObjectID="_1680067882" r:id="rId38">
              <o:FieldCodes>\s</o:FieldCodes>
            </o:OLEObject>
          </w:object>
        </w:r>
      </w:del>
    </w:p>
    <w:tbl>
      <w:tblPr>
        <w:tblStyle w:val="af7"/>
        <w:tblW w:w="9918" w:type="dxa"/>
        <w:tblLook w:val="04A0" w:firstRow="1" w:lastRow="0" w:firstColumn="1" w:lastColumn="0" w:noHBand="0" w:noVBand="1"/>
      </w:tblPr>
      <w:tblGrid>
        <w:gridCol w:w="704"/>
        <w:gridCol w:w="5528"/>
        <w:gridCol w:w="3686"/>
      </w:tblGrid>
      <w:tr w:rsidR="004B32A1" w:rsidRPr="004B32A1" w14:paraId="36CF9054" w14:textId="77777777" w:rsidTr="00006518">
        <w:trPr>
          <w:ins w:id="2283" w:author="Paramonova Elena" w:date="2021-03-29T17:40:00Z"/>
        </w:trPr>
        <w:tc>
          <w:tcPr>
            <w:tcW w:w="704" w:type="dxa"/>
            <w:shd w:val="clear" w:color="auto" w:fill="FFC000"/>
          </w:tcPr>
          <w:p w14:paraId="6CEBC263" w14:textId="77777777" w:rsidR="004B32A1" w:rsidRPr="004B32A1" w:rsidRDefault="004B32A1" w:rsidP="004B32A1">
            <w:pPr>
              <w:jc w:val="center"/>
              <w:rPr>
                <w:ins w:id="2284" w:author="Paramonova Elena" w:date="2021-03-29T17:40:00Z"/>
                <w:rFonts w:ascii="Arial" w:eastAsiaTheme="majorEastAsia" w:hAnsi="Arial"/>
                <w:b/>
                <w:color w:val="000000" w:themeColor="text1"/>
                <w:sz w:val="22"/>
              </w:rPr>
            </w:pPr>
            <w:ins w:id="2285" w:author="Paramonova Elena" w:date="2021-03-29T17:40:00Z">
              <w:r w:rsidRPr="004B32A1">
                <w:rPr>
                  <w:rFonts w:ascii="Arial" w:hAnsi="Arial" w:eastAsiaTheme="majorEastAsia"/>
                  <w:b/>
                  <w:color w:val="000000" w:themeColor="text1"/>
                  <w:sz w:val="22"/>
                </w:rPr>
                <w:t>№</w:t>
              </w:r>
            </w:ins>
          </w:p>
        </w:tc>
        <w:tc>
          <w:tcPr>
            <w:tcW w:w="5528" w:type="dxa"/>
            <w:shd w:val="clear" w:color="auto" w:fill="FFC000"/>
          </w:tcPr>
          <w:p w14:paraId="2B8D39C4" w14:textId="77777777" w:rsidR="004B32A1" w:rsidRPr="004B32A1" w:rsidRDefault="004B32A1" w:rsidP="004B32A1">
            <w:pPr>
              <w:jc w:val="center"/>
              <w:rPr>
                <w:ins w:id="2286" w:author="Paramonova Elena" w:date="2021-03-29T17:40:00Z"/>
                <w:rFonts w:ascii="Arial" w:eastAsiaTheme="majorEastAsia" w:hAnsi="Arial"/>
                <w:b/>
                <w:color w:val="000000" w:themeColor="text1"/>
                <w:sz w:val="22"/>
              </w:rPr>
            </w:pPr>
            <w:ins w:id="2287" w:author="Paramonova Elena" w:date="2021-03-29T17:40:00Z">
              <w:r w:rsidRPr="004B32A1">
                <w:rPr>
                  <w:rFonts w:ascii="Arial" w:hAnsi="Arial" w:eastAsiaTheme="majorEastAsia"/>
                  <w:b/>
                  <w:color w:val="000000" w:themeColor="text1"/>
                  <w:sz w:val="22"/>
                </w:rPr>
                <w:t>Процесс</w:t>
              </w:r>
            </w:ins>
          </w:p>
        </w:tc>
        <w:tc>
          <w:tcPr>
            <w:tcW w:w="3686" w:type="dxa"/>
            <w:shd w:val="clear" w:color="auto" w:fill="FFC000"/>
          </w:tcPr>
          <w:p w14:paraId="63EDD9F6" w14:textId="77777777" w:rsidR="004B32A1" w:rsidRPr="004B32A1" w:rsidRDefault="004B32A1" w:rsidP="004B32A1">
            <w:pPr>
              <w:jc w:val="center"/>
              <w:rPr>
                <w:ins w:id="2288" w:author="Paramonova Elena" w:date="2021-03-29T17:40:00Z"/>
                <w:rFonts w:ascii="Arial" w:eastAsiaTheme="majorEastAsia" w:hAnsi="Arial"/>
                <w:b/>
                <w:color w:val="000000" w:themeColor="text1"/>
                <w:sz w:val="22"/>
              </w:rPr>
            </w:pPr>
            <w:ins w:id="2289" w:author="Paramonova Elena" w:date="2021-03-29T17:40:00Z">
              <w:r w:rsidRPr="004B32A1">
                <w:rPr>
                  <w:rFonts w:ascii="Arial" w:hAnsi="Arial" w:eastAsiaTheme="majorEastAsia"/>
                  <w:b/>
                  <w:color w:val="000000" w:themeColor="text1"/>
                  <w:sz w:val="22"/>
                </w:rPr>
                <w:t>Приложение</w:t>
              </w:r>
            </w:ins>
          </w:p>
        </w:tc>
      </w:tr>
      <w:tr w:rsidR="004B32A1" w:rsidRPr="004B32A1" w14:paraId="66DD5E56" w14:textId="77777777" w:rsidTr="00006518">
        <w:trPr>
          <w:ins w:id="2290" w:author="Paramonova Elena" w:date="2021-03-29T17:40:00Z"/>
        </w:trPr>
        <w:tc>
          <w:tcPr>
            <w:tcW w:w="704" w:type="dxa"/>
          </w:tcPr>
          <w:p w14:paraId="53E0B7D0" w14:textId="77777777" w:rsidR="004B32A1" w:rsidRPr="004B32A1" w:rsidRDefault="004B32A1" w:rsidP="004B32A1">
            <w:pPr>
              <w:jc w:val="center"/>
              <w:rPr>
                <w:ins w:id="2291" w:author="Paramonova Elena" w:date="2021-03-29T17:40:00Z"/>
                <w:rFonts w:ascii="Arial" w:eastAsiaTheme="majorEastAsia" w:hAnsi="Arial"/>
                <w:b/>
                <w:color w:val="000000" w:themeColor="text1"/>
                <w:sz w:val="22"/>
              </w:rPr>
            </w:pPr>
            <w:ins w:id="2292" w:author="Paramonova Elena" w:date="2021-03-29T17:40:00Z">
              <w:r w:rsidRPr="004B32A1">
                <w:rPr>
                  <w:rFonts w:ascii="Arial" w:hAnsi="Arial" w:eastAsiaTheme="majorEastAsia"/>
                  <w:b/>
                  <w:color w:val="000000" w:themeColor="text1"/>
                  <w:sz w:val="22"/>
                </w:rPr>
                <w:t>1</w:t>
              </w:r>
            </w:ins>
          </w:p>
        </w:tc>
        <w:tc>
          <w:tcPr>
            <w:tcW w:w="5528" w:type="dxa"/>
          </w:tcPr>
          <w:p w14:paraId="6EF88379" w14:textId="01AB29B1" w:rsidR="004B32A1" w:rsidRPr="004B32A1" w:rsidRDefault="004B32A1" w:rsidP="004B32A1">
            <w:pPr>
              <w:rPr>
                <w:ins w:id="2293" w:author="Paramonova Elena" w:date="2021-03-29T17:40:00Z"/>
                <w:rFonts w:ascii="Arial" w:eastAsiaTheme="majorEastAsia" w:hAnsi="Arial"/>
                <w:color w:val="000000" w:themeColor="text1"/>
                <w:sz w:val="22"/>
              </w:rPr>
            </w:pPr>
            <w:ins w:id="2294" w:author="Paramonova Elena" w:date="2021-03-29T17:42:00Z">
              <w:r w:rsidRPr="004B32A1">
                <w:rPr>
                  <w:rFonts w:ascii="Arial" w:hAnsi="Arial" w:eastAsiaTheme="majorEastAsia"/>
                  <w:color w:val="000000" w:themeColor="text1"/>
                  <w:sz w:val="22"/>
                </w:rPr>
                <w:t>ПП-10.04 Закупка МТР, работ, услуг</w:t>
              </w:r>
            </w:ins>
          </w:p>
        </w:tc>
        <w:bookmarkStart w:id="2295" w:name="_MON_1678544820"/>
        <w:bookmarkEnd w:id="2295"/>
        <w:tc>
          <w:tcPr>
            <w:tcW w:w="3686" w:type="dxa"/>
          </w:tcPr>
          <w:p w14:paraId="4ED89BC9" w14:textId="71C2D83F" w:rsidR="004B32A1" w:rsidRPr="004B32A1" w:rsidRDefault="004B32A1" w:rsidP="004B32A1">
            <w:pPr>
              <w:rPr>
                <w:ins w:id="2296" w:author="Paramonova Elena" w:date="2021-03-29T17:40:00Z"/>
                <w:rFonts w:eastAsiaTheme="majorEastAsia"/>
                <w:sz w:val="22"/>
              </w:rPr>
            </w:pPr>
            <w:ins w:id="2297" w:author="Paramonova Elena" w:date="2021-03-29T17:40:00Z">
              <w:r>
                <w:rPr>
                  <w:rFonts w:eastAsiaTheme="majorEastAsia"/>
                  <w:sz w:val="22"/>
                  <w:szCs w:val="22"/>
                  <w:lang w:eastAsia="en-US"/>
                </w:rPr>
                <w:object w:dxaOrig="1508" w:dyaOrig="983" w14:anchorId="5AEED41C">
                  <v:shape id="_x0000_i1031" style="width:76.3pt;height:49.45pt" o:ole="" type="#_x0000_t75">
                    <v:imagedata o:title="" r:id="rId39"/>
                  </v:shape>
                  <o:OLEObject Type="Embed" ProgID="Word.Document.8" ShapeID="_x0000_i1031" DrawAspect="Icon" ObjectID="_1680067883" r:id="rId40">
                    <o:FieldCodes>\s</o:FieldCodes>
                  </o:OLEObject>
                </w:object>
              </w:r>
            </w:ins>
          </w:p>
        </w:tc>
      </w:tr>
      <w:tr w:rsidR="004B32A1" w:rsidRPr="004B32A1" w14:paraId="70E1E001" w14:textId="77777777" w:rsidTr="00006518">
        <w:trPr>
          <w:ins w:id="2298" w:author="Paramonova Elena" w:date="2021-03-29T17:40:00Z"/>
        </w:trPr>
        <w:tc>
          <w:tcPr>
            <w:tcW w:w="704" w:type="dxa"/>
          </w:tcPr>
          <w:p w14:paraId="5578EDCC" w14:textId="77777777" w:rsidR="004B32A1" w:rsidRPr="004B32A1" w:rsidRDefault="004B32A1" w:rsidP="004B32A1">
            <w:pPr>
              <w:jc w:val="center"/>
              <w:rPr>
                <w:ins w:id="2299" w:author="Paramonova Elena" w:date="2021-03-29T17:40:00Z"/>
                <w:rFonts w:ascii="Arial" w:eastAsiaTheme="majorEastAsia" w:hAnsi="Arial"/>
                <w:b/>
                <w:color w:val="000000" w:themeColor="text1"/>
                <w:sz w:val="22"/>
              </w:rPr>
            </w:pPr>
            <w:ins w:id="2300" w:author="Paramonova Elena" w:date="2021-03-29T17:40:00Z">
              <w:r w:rsidRPr="004B32A1">
                <w:rPr>
                  <w:rFonts w:ascii="Arial" w:hAnsi="Arial" w:eastAsiaTheme="majorEastAsia"/>
                  <w:b/>
                  <w:color w:val="000000" w:themeColor="text1"/>
                  <w:sz w:val="22"/>
                </w:rPr>
                <w:t>2</w:t>
              </w:r>
            </w:ins>
          </w:p>
        </w:tc>
        <w:tc>
          <w:tcPr>
            <w:tcW w:w="5528" w:type="dxa"/>
          </w:tcPr>
          <w:p w14:paraId="1B477BCF" w14:textId="39E1B207" w:rsidR="004B32A1" w:rsidRPr="004B32A1" w:rsidRDefault="004B32A1" w:rsidP="004B32A1">
            <w:pPr>
              <w:rPr>
                <w:ins w:id="2301" w:author="Paramonova Elena" w:date="2021-03-29T17:40:00Z"/>
                <w:rFonts w:ascii="Arial" w:eastAsiaTheme="majorEastAsia" w:hAnsi="Arial"/>
                <w:color w:val="000000" w:themeColor="text1"/>
                <w:sz w:val="22"/>
              </w:rPr>
            </w:pPr>
            <w:ins w:id="2302" w:author="Paramonova Elena" w:date="2021-03-29T17:42:00Z">
              <w:r w:rsidRPr="004B32A1">
                <w:rPr>
                  <w:rFonts w:ascii="Arial" w:hAnsi="Arial" w:eastAsiaTheme="majorEastAsia"/>
                  <w:color w:val="000000" w:themeColor="text1"/>
                  <w:sz w:val="22"/>
                </w:rPr>
                <w:t>ПП</w:t>
              </w:r>
              <w:r>
                <w:rPr>
                  <w:rFonts w:ascii="Arial" w:hAnsi="Arial" w:eastAsiaTheme="majorEastAsia"/>
                  <w:color w:val="000000" w:themeColor="text1"/>
                  <w:sz w:val="22"/>
                </w:rPr>
                <w:t>-10.04.03.01 Выполнение закупки</w:t>
              </w:r>
            </w:ins>
          </w:p>
        </w:tc>
        <w:bookmarkStart w:id="2303" w:name="_1597563931"/>
        <w:bookmarkEnd w:id="2303"/>
        <w:bookmarkStart w:id="2304" w:name="_MON_1678544834"/>
        <w:bookmarkEnd w:id="2304"/>
        <w:tc>
          <w:tcPr>
            <w:tcW w:w="3686" w:type="dxa"/>
          </w:tcPr>
          <w:p w14:paraId="20657FBB" w14:textId="43C836A5" w:rsidR="004B32A1" w:rsidRPr="004B32A1" w:rsidRDefault="004B32A1" w:rsidP="004B32A1">
            <w:pPr>
              <w:rPr>
                <w:ins w:id="2305" w:author="Paramonova Elena" w:date="2021-03-29T17:40:00Z"/>
                <w:rFonts w:eastAsiaTheme="majorEastAsia"/>
                <w:sz w:val="22"/>
              </w:rPr>
            </w:pPr>
            <w:ins w:id="2306" w:author="Paramonova Elena" w:date="2021-03-29T17:40:00Z">
              <w:r>
                <w:rPr>
                  <w:rFonts w:eastAsiaTheme="majorEastAsia"/>
                  <w:sz w:val="22"/>
                  <w:szCs w:val="22"/>
                  <w:lang w:eastAsia="en-US"/>
                </w:rPr>
                <w:object w:dxaOrig="1508" w:dyaOrig="983" w14:anchorId="4F1C3A2E">
                  <v:shape id="_x0000_i1032" style="width:76.3pt;height:49.45pt" o:ole="" type="#_x0000_t75">
                    <v:imagedata o:title="" r:id="rId41"/>
                  </v:shape>
                  <o:OLEObject Type="Embed" ProgID="Word.Document.8" ShapeID="_x0000_i1032" DrawAspect="Icon" ObjectID="_1680067884" r:id="rId42">
                    <o:FieldCodes>\s</o:FieldCodes>
                  </o:OLEObject>
                </w:object>
              </w:r>
            </w:ins>
          </w:p>
        </w:tc>
      </w:tr>
      <w:tr w:rsidR="004B32A1" w:rsidRPr="004B32A1" w14:paraId="5CBCB4EA" w14:textId="77777777" w:rsidTr="00006518">
        <w:trPr>
          <w:ins w:id="2307" w:author="Paramonova Elena" w:date="2021-03-29T17:40:00Z"/>
        </w:trPr>
        <w:tc>
          <w:tcPr>
            <w:tcW w:w="704" w:type="dxa"/>
          </w:tcPr>
          <w:p w14:paraId="245B739C" w14:textId="77777777" w:rsidR="004B32A1" w:rsidRPr="004B32A1" w:rsidRDefault="004B32A1" w:rsidP="004B32A1">
            <w:pPr>
              <w:jc w:val="center"/>
              <w:rPr>
                <w:ins w:id="2308" w:author="Paramonova Elena" w:date="2021-03-29T17:40:00Z"/>
                <w:rFonts w:ascii="Arial" w:eastAsiaTheme="majorEastAsia" w:hAnsi="Arial"/>
                <w:b/>
                <w:color w:val="000000" w:themeColor="text1"/>
                <w:sz w:val="22"/>
              </w:rPr>
            </w:pPr>
            <w:ins w:id="2309" w:author="Paramonova Elena" w:date="2021-03-29T17:40:00Z">
              <w:r w:rsidRPr="004B32A1">
                <w:rPr>
                  <w:rFonts w:ascii="Arial" w:hAnsi="Arial" w:eastAsiaTheme="majorEastAsia"/>
                  <w:b/>
                  <w:color w:val="000000" w:themeColor="text1"/>
                  <w:sz w:val="22"/>
                </w:rPr>
                <w:t>3</w:t>
              </w:r>
            </w:ins>
          </w:p>
        </w:tc>
        <w:tc>
          <w:tcPr>
            <w:tcW w:w="5528" w:type="dxa"/>
          </w:tcPr>
          <w:p w14:paraId="636EFB37" w14:textId="51FF8A80" w:rsidR="004B32A1" w:rsidRPr="004B32A1" w:rsidRDefault="004B32A1" w:rsidP="004B32A1">
            <w:pPr>
              <w:rPr>
                <w:ins w:id="2310" w:author="Paramonova Elena" w:date="2021-03-29T17:40:00Z"/>
                <w:rFonts w:ascii="Arial" w:eastAsiaTheme="majorEastAsia" w:hAnsi="Arial"/>
                <w:color w:val="000000" w:themeColor="text1"/>
                <w:sz w:val="22"/>
              </w:rPr>
            </w:pPr>
            <w:ins w:id="2311" w:author="Paramonova Elena" w:date="2021-03-29T17:42:00Z">
              <w:r w:rsidRPr="004B32A1">
                <w:rPr>
                  <w:rFonts w:ascii="Arial" w:hAnsi="Arial" w:eastAsiaTheme="majorEastAsia"/>
                  <w:color w:val="000000" w:themeColor="text1"/>
                  <w:sz w:val="22"/>
                </w:rPr>
                <w:t xml:space="preserve">ПП-10.04.03.02-ERP  </w:t>
              </w:r>
            </w:ins>
            <w:ins w:id="2312" w:author="Paramonova Elena" w:date="2021-03-29T17:43:00Z">
              <w:r>
                <w:rPr>
                  <w:rFonts w:ascii="Arial" w:hAnsi="Arial" w:eastAsiaTheme="majorEastAsia"/>
                  <w:color w:val="000000" w:themeColor="text1"/>
                  <w:sz w:val="22"/>
                </w:rPr>
                <w:t>Заключение</w:t>
              </w:r>
            </w:ins>
            <w:ins w:id="2313" w:author="Paramonova Elena" w:date="2021-03-29T17:42:00Z">
              <w:r w:rsidRPr="004B32A1">
                <w:rPr>
                  <w:rFonts w:ascii="Arial" w:hAnsi="Arial" w:eastAsiaTheme="majorEastAsia"/>
                  <w:color w:val="000000" w:themeColor="text1"/>
                  <w:sz w:val="22"/>
                </w:rPr>
                <w:t xml:space="preserve"> договора</w:t>
              </w:r>
            </w:ins>
            <w:ins w:id="2314" w:author="Paramonova Elena" w:date="2021-03-29T17:44:00Z">
              <w:r>
                <w:rPr>
                  <w:rFonts w:ascii="Arial" w:hAnsi="Arial" w:eastAsiaTheme="majorEastAsia"/>
                  <w:color w:val="000000" w:themeColor="text1"/>
                  <w:sz w:val="22"/>
                </w:rPr>
                <w:t xml:space="preserve"> закупки</w:t>
              </w:r>
            </w:ins>
          </w:p>
        </w:tc>
        <w:bookmarkStart w:id="2315" w:name="_MON_1678544844"/>
        <w:bookmarkEnd w:id="2315"/>
        <w:tc>
          <w:tcPr>
            <w:tcW w:w="3686" w:type="dxa"/>
          </w:tcPr>
          <w:p w14:paraId="33A85B20" w14:textId="6E2249F6" w:rsidR="004B32A1" w:rsidRPr="004B32A1" w:rsidRDefault="004B32A1" w:rsidP="004B32A1">
            <w:pPr>
              <w:rPr>
                <w:ins w:id="2316" w:author="Paramonova Elena" w:date="2021-03-29T17:40:00Z"/>
                <w:rFonts w:eastAsiaTheme="majorEastAsia"/>
                <w:sz w:val="22"/>
              </w:rPr>
            </w:pPr>
            <w:ins w:id="2317" w:author="Paramonova Elena" w:date="2021-03-29T17:41:00Z">
              <w:r>
                <w:rPr>
                  <w:rFonts w:eastAsiaTheme="majorEastAsia"/>
                  <w:sz w:val="22"/>
                  <w:szCs w:val="22"/>
                  <w:lang w:eastAsia="en-US"/>
                </w:rPr>
                <w:object w:dxaOrig="1508" w:dyaOrig="983" w14:anchorId="347C62A5">
                  <v:shape id="_x0000_i1033" style="width:76.3pt;height:49.45pt" o:ole="" type="#_x0000_t75">
                    <v:imagedata o:title="" r:id="rId43"/>
                  </v:shape>
                  <o:OLEObject Type="Embed" ProgID="Word.Document.8" ShapeID="_x0000_i1033" DrawAspect="Icon" ObjectID="_1680067885" r:id="rId44">
                    <o:FieldCodes>\s</o:FieldCodes>
                  </o:OLEObject>
                </w:object>
              </w:r>
            </w:ins>
          </w:p>
        </w:tc>
      </w:tr>
      <w:tr w:rsidR="004B32A1" w:rsidRPr="004B32A1" w14:paraId="7836C3EE" w14:textId="77777777" w:rsidTr="00006518">
        <w:trPr>
          <w:ins w:id="2318" w:author="Paramonova Elena" w:date="2021-03-29T17:40:00Z"/>
        </w:trPr>
        <w:tc>
          <w:tcPr>
            <w:tcW w:w="704" w:type="dxa"/>
          </w:tcPr>
          <w:p w14:paraId="5DEFB3C1" w14:textId="22205014" w:rsidR="004B32A1" w:rsidRPr="004B32A1" w:rsidRDefault="004B32A1" w:rsidP="004B32A1">
            <w:pPr>
              <w:jc w:val="center"/>
              <w:rPr>
                <w:ins w:id="2319" w:author="Paramonova Elena" w:date="2021-03-29T17:40:00Z"/>
                <w:rFonts w:ascii="Arial" w:eastAsiaTheme="majorEastAsia" w:hAnsi="Arial"/>
                <w:b/>
                <w:color w:val="000000" w:themeColor="text1"/>
                <w:sz w:val="22"/>
              </w:rPr>
            </w:pPr>
            <w:ins w:id="2320" w:author="Paramonova Elena" w:date="2021-03-29T17:40:00Z">
              <w:r>
                <w:rPr>
                  <w:rFonts w:ascii="Arial" w:hAnsi="Arial" w:eastAsiaTheme="majorEastAsia"/>
                  <w:b/>
                  <w:color w:val="000000" w:themeColor="text1"/>
                  <w:sz w:val="22"/>
                </w:rPr>
                <w:t>4</w:t>
              </w:r>
            </w:ins>
          </w:p>
        </w:tc>
        <w:tc>
          <w:tcPr>
            <w:tcW w:w="5528" w:type="dxa"/>
          </w:tcPr>
          <w:p w14:paraId="4FCFE5FA" w14:textId="7C99B03D" w:rsidR="004B32A1" w:rsidRPr="004B32A1" w:rsidRDefault="004B32A1" w:rsidP="004B32A1">
            <w:pPr>
              <w:rPr>
                <w:ins w:id="2321" w:author="Paramonova Elena" w:date="2021-03-29T17:40:00Z"/>
                <w:rFonts w:ascii="Arial" w:eastAsiaTheme="majorEastAsia" w:hAnsi="Arial"/>
                <w:color w:val="000000" w:themeColor="text1"/>
                <w:sz w:val="22"/>
              </w:rPr>
            </w:pPr>
            <w:ins w:id="2322" w:author="Paramonova Elena" w:date="2021-03-29T17:42:00Z">
              <w:r w:rsidRPr="004B32A1">
                <w:rPr>
                  <w:rFonts w:ascii="Arial" w:hAnsi="Arial" w:eastAsiaTheme="majorEastAsia"/>
                  <w:color w:val="000000" w:themeColor="text1"/>
                  <w:sz w:val="22"/>
                </w:rPr>
                <w:t>ПП-10.04.04.01-ERP  Управление обязательствами по закупке МТР (кроме допретензионной работы)</w:t>
              </w:r>
            </w:ins>
          </w:p>
        </w:tc>
        <w:bookmarkStart w:id="2323" w:name="_MON_1679134824"/>
        <w:bookmarkEnd w:id="2323"/>
        <w:tc>
          <w:tcPr>
            <w:tcW w:w="3686" w:type="dxa"/>
          </w:tcPr>
          <w:p w14:paraId="75B6931D" w14:textId="240BDD53" w:rsidR="004B32A1" w:rsidRPr="004B32A1" w:rsidDel="0062385E" w:rsidRDefault="00061C98" w:rsidP="00061C98">
            <w:pPr>
              <w:rPr>
                <w:ins w:id="2324" w:author="Paramonova Elena" w:date="2021-03-29T17:40:00Z"/>
                <w:rFonts w:eastAsiaTheme="majorEastAsia"/>
                <w:sz w:val="22"/>
              </w:rPr>
            </w:pPr>
            <w:ins w:id="2325" w:author="Paramonova Elena" w:date="2021-04-05T13:33:00Z">
              <w:r>
                <w:rPr>
                  <w:rFonts w:eastAsiaTheme="majorEastAsia"/>
                  <w:sz w:val="22"/>
                  <w:szCs w:val="22"/>
                  <w:lang w:eastAsia="en-US"/>
                </w:rPr>
                <w:object w:dxaOrig="1508" w:dyaOrig="983" w14:anchorId="345CD67E">
                  <v:shape id="_x0000_i1034" style="width:75.2pt;height:49.45pt" o:ole="" type="#_x0000_t75">
                    <v:imagedata o:title="" r:id="rId45"/>
                  </v:shape>
                  <o:OLEObject Type="Embed" ProgID="Word.Document.8" ShapeID="_x0000_i1034" DrawAspect="Icon" ObjectID="_1680067886" r:id="rId46">
                    <o:FieldCodes>\s</o:FieldCodes>
                  </o:OLEObject>
                </w:object>
              </w:r>
            </w:ins>
            <w:del w:id="2326" w:author="Paramonova Elena" w:date="2021-04-05T13:33:00Z">
              <w:r w:rsidR="0077259D" w:rsidDel="00061C98">
                <w:rPr>
                  <w:rFonts w:eastAsiaTheme="majorEastAsia"/>
                  <w:sz w:val="22"/>
                </w:rPr>
                <w:fldChar w:fldCharType="begin"/>
              </w:r>
              <w:r w:rsidR="0077259D" w:rsidDel="00061C98">
                <w:rPr>
                  <w:rFonts w:eastAsiaTheme="majorEastAsia"/>
                  <w:sz w:val="22"/>
                </w:rPr>
                <w:fldChar w:fldCharType="end"/>
              </w:r>
            </w:del>
            <w:del w:id="2327" w:author="Paramonova Elena" w:date="2021-03-31T10:29:00Z">
              <w:r w:rsidR="00A66E21" w:rsidDel="0077259D">
                <w:rPr>
                  <w:rFonts w:eastAsiaTheme="majorEastAsia"/>
                  <w:sz w:val="22"/>
                </w:rPr>
                <w:fldChar w:fldCharType="begin"/>
              </w:r>
              <w:r w:rsidR="00A66E21" w:rsidDel="0077259D">
                <w:rPr>
                  <w:rFonts w:eastAsiaTheme="majorEastAsia"/>
                  <w:sz w:val="22"/>
                </w:rPr>
                <w:fldChar w:fldCharType="end"/>
              </w:r>
            </w:del>
            <w:del w:id="2328" w:author="Paramonova Elena" w:date="2021-03-30T14:10:00Z">
              <w:r w:rsidR="004B32A1" w:rsidDel="00A66E21">
                <w:rPr>
                  <w:rFonts w:eastAsiaTheme="majorEastAsia"/>
                  <w:sz w:val="22"/>
                </w:rPr>
                <w:fldChar w:fldCharType="begin"/>
              </w:r>
              <w:r w:rsidR="004B32A1" w:rsidDel="00A66E21">
                <w:rPr>
                  <w:rFonts w:eastAsiaTheme="majorEastAsia"/>
                  <w:sz w:val="22"/>
                </w:rPr>
                <w:fldChar w:fldCharType="end"/>
              </w:r>
            </w:del>
          </w:p>
        </w:tc>
      </w:tr>
      <w:tr w:rsidR="004B32A1" w:rsidRPr="004B32A1" w14:paraId="6CAB004B" w14:textId="77777777" w:rsidTr="00006518">
        <w:trPr>
          <w:ins w:id="2329" w:author="Paramonova Elena" w:date="2021-03-29T17:40:00Z"/>
        </w:trPr>
        <w:tc>
          <w:tcPr>
            <w:tcW w:w="704" w:type="dxa"/>
          </w:tcPr>
          <w:p w14:paraId="37D0EF37" w14:textId="307070CB" w:rsidR="004B32A1" w:rsidRPr="004B32A1" w:rsidRDefault="004B32A1" w:rsidP="004B32A1">
            <w:pPr>
              <w:jc w:val="center"/>
              <w:rPr>
                <w:ins w:id="2330" w:author="Paramonova Elena" w:date="2021-03-29T17:40:00Z"/>
                <w:rFonts w:ascii="Arial" w:eastAsiaTheme="majorEastAsia" w:hAnsi="Arial"/>
                <w:b/>
                <w:color w:val="000000" w:themeColor="text1"/>
                <w:sz w:val="22"/>
              </w:rPr>
            </w:pPr>
            <w:ins w:id="2331" w:author="Paramonova Elena" w:date="2021-03-29T17:41:00Z">
              <w:r>
                <w:rPr>
                  <w:rFonts w:ascii="Arial" w:hAnsi="Arial" w:eastAsiaTheme="majorEastAsia"/>
                  <w:b/>
                  <w:color w:val="000000" w:themeColor="text1"/>
                  <w:sz w:val="22"/>
                </w:rPr>
                <w:t>5</w:t>
              </w:r>
            </w:ins>
          </w:p>
        </w:tc>
        <w:tc>
          <w:tcPr>
            <w:tcW w:w="5528" w:type="dxa"/>
          </w:tcPr>
          <w:p w14:paraId="6575D743" w14:textId="2EE2A7E8" w:rsidR="004B32A1" w:rsidRPr="004B32A1" w:rsidRDefault="004B32A1" w:rsidP="004B32A1">
            <w:pPr>
              <w:rPr>
                <w:ins w:id="2332" w:author="Paramonova Elena" w:date="2021-03-29T17:40:00Z"/>
                <w:rFonts w:ascii="Arial" w:eastAsiaTheme="majorEastAsia" w:hAnsi="Arial"/>
                <w:color w:val="000000" w:themeColor="text1"/>
                <w:sz w:val="22"/>
              </w:rPr>
            </w:pPr>
            <w:ins w:id="2333" w:author="Paramonova Elena" w:date="2021-03-29T17:43:00Z">
              <w:r w:rsidRPr="004B32A1">
                <w:rPr>
                  <w:rFonts w:ascii="Arial" w:hAnsi="Arial" w:eastAsiaTheme="majorEastAsia"/>
                  <w:color w:val="000000" w:themeColor="text1"/>
                  <w:sz w:val="22"/>
                </w:rPr>
                <w:t>ПП-10.04.04.02-ERP Допретензионная работа по МТР</w:t>
              </w:r>
            </w:ins>
          </w:p>
        </w:tc>
        <w:bookmarkStart w:id="2334" w:name="_MON_1678618681"/>
        <w:bookmarkEnd w:id="2334"/>
        <w:tc>
          <w:tcPr>
            <w:tcW w:w="3686" w:type="dxa"/>
          </w:tcPr>
          <w:p w14:paraId="74D00DB6" w14:textId="6D1D083F" w:rsidR="004B32A1" w:rsidRPr="00A66E21" w:rsidDel="0062385E" w:rsidRDefault="00A66E21" w:rsidP="00A66E21">
            <w:pPr>
              <w:rPr>
                <w:ins w:id="2335" w:author="Paramonova Elena" w:date="2021-03-29T17:40:00Z"/>
                <w:rFonts w:eastAsiaTheme="majorEastAsia"/>
                <w:sz w:val="22"/>
                <w:szCs w:val="22"/>
                <w:lang w:eastAsia="en-US"/>
                <w:rPrChange w:id="2336" w:author="Paramonova Elena" w:date="2021-03-30T14:13:00Z">
                  <w:rPr>
                    <w:ins w:id="2337" w:author="Paramonova Elena" w:date="2021-03-29T17:40:00Z"/>
                    <w:rFonts w:eastAsiaTheme="majorEastAsia"/>
                    <w:sz w:val="22"/>
                  </w:rPr>
                </w:rPrChange>
              </w:rPr>
            </w:pPr>
            <w:ins w:id="2338" w:author="Paramonova Elena" w:date="2021-03-30T14:11:00Z">
              <w:r>
                <w:rPr>
                  <w:rFonts w:eastAsiaTheme="majorEastAsia"/>
                  <w:sz w:val="22"/>
                  <w:szCs w:val="22"/>
                  <w:lang w:eastAsia="en-US"/>
                </w:rPr>
                <w:object w:dxaOrig="1508" w:dyaOrig="983" w14:anchorId="6F737849">
                  <v:shape id="_x0000_i1035" style="width:76.3pt;height:49.45pt" o:ole="" type="#_x0000_t75">
                    <v:imagedata o:title="" r:id="rId47"/>
                  </v:shape>
                  <o:OLEObject Type="Embed" ProgID="Word.Document.8" ShapeID="_x0000_i1035" DrawAspect="Icon" ObjectID="_1680067887" r:id="rId48">
                    <o:FieldCodes>\s</o:FieldCodes>
                  </o:OLEObject>
                </w:object>
              </w:r>
            </w:ins>
            <w:del w:id="2339" w:author="Paramonova Elena" w:date="2021-03-30T14:11:00Z">
              <w:r w:rsidR="004B32A1" w:rsidDel="00A66E21">
                <w:rPr>
                  <w:rFonts w:eastAsiaTheme="majorEastAsia"/>
                  <w:sz w:val="22"/>
                </w:rPr>
                <w:fldChar w:fldCharType="begin"/>
              </w:r>
              <w:r w:rsidR="004B32A1" w:rsidDel="00A66E21">
                <w:rPr>
                  <w:rFonts w:eastAsiaTheme="majorEastAsia"/>
                  <w:sz w:val="22"/>
                </w:rPr>
                <w:fldChar w:fldCharType="end"/>
              </w:r>
            </w:del>
          </w:p>
        </w:tc>
      </w:tr>
      <w:tr w:rsidR="004B32A1" w:rsidRPr="004B32A1" w14:paraId="694F887A" w14:textId="77777777" w:rsidTr="00006518">
        <w:trPr>
          <w:ins w:id="2340" w:author="Paramonova Elena" w:date="2021-03-29T17:40:00Z"/>
        </w:trPr>
        <w:tc>
          <w:tcPr>
            <w:tcW w:w="704" w:type="dxa"/>
          </w:tcPr>
          <w:p w14:paraId="06AFC3EF" w14:textId="3D86FA00" w:rsidR="004B32A1" w:rsidRPr="004B32A1" w:rsidRDefault="004B32A1" w:rsidP="004B32A1">
            <w:pPr>
              <w:jc w:val="center"/>
              <w:rPr>
                <w:ins w:id="2341" w:author="Paramonova Elena" w:date="2021-03-29T17:40:00Z"/>
                <w:rFonts w:ascii="Arial" w:eastAsiaTheme="majorEastAsia" w:hAnsi="Arial"/>
                <w:b/>
                <w:color w:val="000000" w:themeColor="text1"/>
                <w:sz w:val="22"/>
              </w:rPr>
            </w:pPr>
            <w:ins w:id="2342" w:author="Paramonova Elena" w:date="2021-03-29T17:41:00Z">
              <w:r>
                <w:rPr>
                  <w:rFonts w:ascii="Arial" w:hAnsi="Arial" w:eastAsiaTheme="majorEastAsia"/>
                  <w:b/>
                  <w:color w:val="000000" w:themeColor="text1"/>
                  <w:sz w:val="22"/>
                </w:rPr>
                <w:t>6</w:t>
              </w:r>
            </w:ins>
          </w:p>
        </w:tc>
        <w:tc>
          <w:tcPr>
            <w:tcW w:w="5528" w:type="dxa"/>
          </w:tcPr>
          <w:p w14:paraId="1FFC6AF6" w14:textId="1B9E701E" w:rsidR="004B32A1" w:rsidRPr="004B32A1" w:rsidRDefault="004B32A1" w:rsidP="004B32A1">
            <w:pPr>
              <w:rPr>
                <w:ins w:id="2343" w:author="Paramonova Elena" w:date="2021-03-29T17:40:00Z"/>
                <w:rFonts w:ascii="Arial" w:eastAsiaTheme="majorEastAsia" w:hAnsi="Arial"/>
                <w:color w:val="000000" w:themeColor="text1"/>
                <w:sz w:val="22"/>
              </w:rPr>
            </w:pPr>
            <w:ins w:id="2344" w:author="Paramonova Elena" w:date="2021-03-29T17:43:00Z">
              <w:r w:rsidRPr="004B32A1">
                <w:rPr>
                  <w:rFonts w:ascii="Arial" w:hAnsi="Arial" w:eastAsiaTheme="majorEastAsia"/>
                  <w:color w:val="000000" w:themeColor="text1"/>
                  <w:sz w:val="22"/>
                </w:rPr>
                <w:t>ПП-10.04.05-ERP Управление обязательствами по закупке работ и услуг</w:t>
              </w:r>
            </w:ins>
          </w:p>
        </w:tc>
        <w:bookmarkStart w:id="2345" w:name="_MON_1678544868"/>
        <w:bookmarkEnd w:id="2345"/>
        <w:tc>
          <w:tcPr>
            <w:tcW w:w="3686" w:type="dxa"/>
          </w:tcPr>
          <w:p w14:paraId="31A02F9E" w14:textId="192AABC7" w:rsidR="004B32A1" w:rsidRPr="004B32A1" w:rsidDel="0062385E" w:rsidRDefault="004B32A1" w:rsidP="004B32A1">
            <w:pPr>
              <w:rPr>
                <w:ins w:id="2346" w:author="Paramonova Elena" w:date="2021-03-29T17:40:00Z"/>
                <w:rFonts w:eastAsiaTheme="majorEastAsia"/>
                <w:sz w:val="22"/>
              </w:rPr>
            </w:pPr>
            <w:ins w:id="2347" w:author="Paramonova Elena" w:date="2021-03-29T17:41:00Z">
              <w:r>
                <w:rPr>
                  <w:rFonts w:eastAsiaTheme="majorEastAsia"/>
                  <w:sz w:val="22"/>
                  <w:szCs w:val="22"/>
                  <w:lang w:eastAsia="en-US"/>
                </w:rPr>
                <w:object w:dxaOrig="1508" w:dyaOrig="983" w14:anchorId="150CAB11">
                  <v:shape id="_x0000_i1036" style="width:76.3pt;height:49.45pt" o:ole="" type="#_x0000_t75">
                    <v:imagedata o:title="" r:id="rId49"/>
                  </v:shape>
                  <o:OLEObject Type="Embed" ProgID="Word.Document.8" ShapeID="_x0000_i1036" DrawAspect="Icon" ObjectID="_1680067888" r:id="rId50">
                    <o:FieldCodes>\s</o:FieldCodes>
                  </o:OLEObject>
                </w:object>
              </w:r>
            </w:ins>
          </w:p>
        </w:tc>
      </w:tr>
    </w:tbl>
    <w:p w14:paraId="17AD16B2" w14:textId="77777777" w:rsidR="004B32A1" w:rsidRDefault="004B32A1" w:rsidP="003B5E9D">
      <w:pPr>
        <w:rPr>
          <w:rFonts w:eastAsiaTheme="majorEastAsia"/>
        </w:rPr>
      </w:pPr>
    </w:p>
    <w:p w14:paraId="5A3B4971" w14:textId="77777777" w:rsidR="003B5E9D" w:rsidRPr="003B5E9D" w:rsidRDefault="003B5E9D" w:rsidP="003B5E9D">
      <w:pPr>
        <w:rPr>
          <w:rFonts w:eastAsiaTheme="majorEastAsia"/>
        </w:rPr>
      </w:pPr>
    </w:p>
    <w:p w14:paraId="539B55F8" w14:textId="34FA83D4" w:rsidR="00386C3A" w:rsidRDefault="00386C3A" w:rsidP="00013D76">
      <w:pPr>
        <w:pStyle w:val="23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348" w:name="_Toc64879390"/>
      <w:r w:rsidRPr="00013D76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 w:rsidR="00D51D39">
        <w:rPr>
          <w:rFonts w:eastAsiaTheme="majorEastAsia" w:cstheme="majorBidi"/>
          <w:bCs w:val="0"/>
          <w:iCs w:val="0"/>
          <w:szCs w:val="26"/>
        </w:rPr>
        <w:t xml:space="preserve">№ </w:t>
      </w:r>
      <w:r w:rsidRPr="00013D76">
        <w:rPr>
          <w:rFonts w:eastAsiaTheme="majorEastAsia" w:cstheme="majorBidi"/>
          <w:bCs w:val="0"/>
          <w:iCs w:val="0"/>
          <w:szCs w:val="26"/>
        </w:rPr>
        <w:t xml:space="preserve">2. </w:t>
      </w:r>
      <w:r w:rsidR="00D45D95">
        <w:rPr>
          <w:rFonts w:eastAsiaTheme="majorEastAsia" w:cstheme="majorBidi"/>
          <w:bCs w:val="0"/>
          <w:iCs w:val="0"/>
          <w:szCs w:val="26"/>
        </w:rPr>
        <w:t>Р</w:t>
      </w:r>
      <w:r w:rsidR="00363CBE">
        <w:rPr>
          <w:rFonts w:eastAsiaTheme="majorEastAsia" w:cstheme="majorBidi"/>
          <w:bCs w:val="0"/>
          <w:iCs w:val="0"/>
          <w:szCs w:val="26"/>
        </w:rPr>
        <w:t>еестр бизнес-требований</w:t>
      </w:r>
      <w:bookmarkEnd w:id="2348"/>
    </w:p>
    <w:bookmarkStart w:id="2349" w:name="_1595764955"/>
    <w:bookmarkEnd w:id="2349"/>
    <w:bookmarkStart w:id="2350" w:name="_MON_1596524756"/>
    <w:bookmarkEnd w:id="2350"/>
    <w:p w14:paraId="3B437FBC" w14:textId="7CC3F6F1" w:rsidR="003B5E9D" w:rsidRDefault="004718D5" w:rsidP="006F11E1">
      <w:pPr>
        <w:pStyle w:val="a8"/>
        <w:rPr>
          <w:rFonts w:eastAsiaTheme="majorEastAsia"/>
        </w:rPr>
      </w:pPr>
      <w:r>
        <w:rPr>
          <w:rFonts w:eastAsiaTheme="majorEastAsia"/>
        </w:rPr>
        <w:object w:dxaOrig="1933" w:dyaOrig="1251" w14:anchorId="15712E66">
          <v:shape id="_x0000_i1037" style="width:99.95pt;height:63.4pt" o:ole="" type="#_x0000_t75">
            <v:imagedata o:title="" r:id="rId51"/>
          </v:shape>
          <o:OLEObject Type="Embed" ProgID="Excel.Sheet.12" ShapeID="_x0000_i1037" DrawAspect="Icon" ObjectID="_1680067889" r:id="rId52"/>
        </w:object>
      </w:r>
    </w:p>
    <w:p w14:paraId="0BF6FFF1" w14:textId="49C6124B" w:rsidR="001548A7" w:rsidRPr="006B54DB" w:rsidRDefault="001548A7" w:rsidP="006F11E1">
      <w:pPr>
        <w:pStyle w:val="a8"/>
        <w:rPr>
          <w:rFonts w:ascii="Arial" w:hAnsi="Arial" w:cs="Arial"/>
          <w:sz w:val="22"/>
        </w:rPr>
      </w:pPr>
      <w:r w:rsidRPr="006B54DB">
        <w:rPr>
          <w:rFonts w:ascii="Arial" w:hAnsi="Arial" w:cs="Arial"/>
          <w:sz w:val="22"/>
        </w:rPr>
        <w:t>Примечание</w:t>
      </w:r>
      <w:r>
        <w:rPr>
          <w:rFonts w:ascii="Arial" w:hAnsi="Arial" w:cs="Arial"/>
          <w:sz w:val="22"/>
        </w:rPr>
        <w:t xml:space="preserve"> к требованиям с типом Отчетность</w:t>
      </w:r>
      <w:r w:rsidRPr="006B54DB">
        <w:rPr>
          <w:rFonts w:ascii="Arial" w:hAnsi="Arial" w:cs="Arial"/>
          <w:sz w:val="22"/>
        </w:rPr>
        <w:t xml:space="preserve">: </w:t>
      </w:r>
      <w:r>
        <w:rPr>
          <w:rFonts w:ascii="Arial" w:hAnsi="Arial" w:cs="Arial"/>
          <w:sz w:val="22"/>
        </w:rPr>
        <w:t>Требования</w:t>
      </w:r>
      <w:r w:rsidRPr="001548A7">
        <w:rPr>
          <w:rFonts w:ascii="Arial" w:hAnsi="Arial" w:cs="Arial"/>
          <w:sz w:val="22"/>
        </w:rPr>
        <w:t xml:space="preserve"> реализ</w:t>
      </w:r>
      <w:r>
        <w:rPr>
          <w:rFonts w:ascii="Arial" w:hAnsi="Arial" w:cs="Arial"/>
          <w:sz w:val="22"/>
        </w:rPr>
        <w:t>уются</w:t>
      </w:r>
      <w:r w:rsidRPr="001548A7">
        <w:rPr>
          <w:rFonts w:ascii="Arial" w:hAnsi="Arial" w:cs="Arial"/>
          <w:sz w:val="22"/>
        </w:rPr>
        <w:t xml:space="preserve"> гибкими матрицами, подробнее см в КД </w:t>
      </w:r>
      <w:r w:rsidR="00D2138A">
        <w:rPr>
          <w:rFonts w:ascii="Arial" w:hAnsi="Arial" w:cs="Arial"/>
          <w:sz w:val="22"/>
        </w:rPr>
        <w:t>ERP.</w:t>
      </w:r>
      <w:ins w:id="2351" w:author="SintsovaMA" w:date="2021-03-22T17:35:00Z">
        <w:r w:rsidR="00FC0256">
          <w:rPr>
            <w:rFonts w:ascii="Arial" w:hAnsi="Arial" w:cs="Arial"/>
            <w:sz w:val="22"/>
          </w:rPr>
          <w:t>13.</w:t>
        </w:r>
      </w:ins>
      <w:r w:rsidR="00D2138A">
        <w:rPr>
          <w:rFonts w:ascii="Arial" w:hAnsi="Arial" w:cs="Arial"/>
          <w:sz w:val="22"/>
        </w:rPr>
        <w:t>9</w:t>
      </w:r>
      <w:ins w:id="2352" w:author="SintsovaMA" w:date="2021-03-22T17:35:00Z">
        <w:r w:rsidR="00FC0256">
          <w:rPr>
            <w:rFonts w:ascii="Arial" w:hAnsi="Arial" w:cs="Arial"/>
            <w:sz w:val="22"/>
          </w:rPr>
          <w:t>_2_</w:t>
        </w:r>
      </w:ins>
      <w:del w:id="2353" w:author="SintsovaMA" w:date="2021-03-22T17:35:00Z">
        <w:r w:rsidR="00D2138A" w:rsidDel="00FC0256">
          <w:rPr>
            <w:rFonts w:ascii="Arial" w:hAnsi="Arial" w:cs="Arial"/>
            <w:sz w:val="22"/>
          </w:rPr>
          <w:delText>.</w:delText>
        </w:r>
        <w:r w:rsidRPr="006B54DB" w:rsidDel="00FC0256">
          <w:rPr>
            <w:rFonts w:ascii="Arial" w:hAnsi="Arial" w:cs="Arial"/>
            <w:sz w:val="22"/>
          </w:rPr>
          <w:delText>1.</w:delText>
        </w:r>
      </w:del>
      <w:r w:rsidRPr="006B54DB">
        <w:rPr>
          <w:rFonts w:ascii="Arial" w:hAnsi="Arial" w:cs="Arial"/>
          <w:sz w:val="22"/>
        </w:rPr>
        <w:t>19</w:t>
      </w:r>
      <w:ins w:id="2354" w:author="SintsovaMA" w:date="2021-03-22T17:35:00Z">
        <w:r w:rsidR="00FC0256">
          <w:rPr>
            <w:rFonts w:ascii="Arial" w:hAnsi="Arial" w:cs="Arial"/>
            <w:sz w:val="22"/>
          </w:rPr>
          <w:t>_</w:t>
        </w:r>
        <w:r w:rsidR="00FC0256">
          <w:rPr>
            <w:rFonts w:ascii="Arial" w:hAnsi="Arial" w:cs="Arial"/>
            <w:sz w:val="22"/>
            <w:lang w:val="en-US"/>
          </w:rPr>
          <w:t>MM</w:t>
        </w:r>
      </w:ins>
      <w:r w:rsidRPr="006B54DB">
        <w:rPr>
          <w:rFonts w:ascii="Arial" w:hAnsi="Arial" w:cs="Arial"/>
          <w:sz w:val="22"/>
        </w:rPr>
        <w:t xml:space="preserve"> КД Отчетность по направлению МТО</w:t>
      </w:r>
      <w:r>
        <w:rPr>
          <w:rFonts w:ascii="Arial" w:hAnsi="Arial" w:cs="Arial"/>
          <w:sz w:val="22"/>
        </w:rPr>
        <w:t>.</w:t>
      </w:r>
    </w:p>
    <w:p w14:paraId="5FC09C87" w14:textId="16C21201" w:rsidR="00363CBE" w:rsidRDefault="00363CBE" w:rsidP="00363CBE">
      <w:pPr>
        <w:pStyle w:val="23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355" w:name="_Toc64879391"/>
      <w:r w:rsidRPr="00013D76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>
        <w:rPr>
          <w:rFonts w:eastAsiaTheme="majorEastAsia" w:cstheme="majorBidi"/>
          <w:bCs w:val="0"/>
          <w:iCs w:val="0"/>
          <w:szCs w:val="26"/>
        </w:rPr>
        <w:t>№ 3</w:t>
      </w:r>
      <w:r w:rsidRPr="00013D76">
        <w:rPr>
          <w:rFonts w:eastAsiaTheme="majorEastAsia" w:cstheme="majorBidi"/>
          <w:bCs w:val="0"/>
          <w:iCs w:val="0"/>
          <w:szCs w:val="26"/>
        </w:rPr>
        <w:t xml:space="preserve">. </w:t>
      </w:r>
      <w:r w:rsidR="00D45D95">
        <w:rPr>
          <w:rFonts w:eastAsiaTheme="majorEastAsia" w:cstheme="majorBidi"/>
          <w:bCs w:val="0"/>
          <w:iCs w:val="0"/>
          <w:szCs w:val="26"/>
        </w:rPr>
        <w:t>Описание шагов бизнес-процессов</w:t>
      </w:r>
      <w:bookmarkEnd w:id="2355"/>
    </w:p>
    <w:bookmarkStart w:id="2356" w:name="_1595776283"/>
    <w:bookmarkStart w:id="2357" w:name="_1595831527"/>
    <w:bookmarkEnd w:id="2356"/>
    <w:bookmarkEnd w:id="2357"/>
    <w:bookmarkStart w:id="2358" w:name="_MON_1679135122"/>
    <w:bookmarkEnd w:id="2358"/>
    <w:p w14:paraId="0BEDD82E" w14:textId="028609B0" w:rsidR="007812D8" w:rsidRPr="006F5C88" w:rsidRDefault="00061C98" w:rsidP="003B5E9D">
      <w:pPr>
        <w:rPr>
          <w:rFonts w:eastAsiaTheme="majorEastAsia"/>
          <w:lang w:val="en-US"/>
        </w:rPr>
      </w:pPr>
      <w:ins w:id="2359" w:author="Paramonova Elena" w:date="2021-03-29T18:01:00Z">
        <w:r>
          <w:rPr>
            <w:rFonts w:eastAsiaTheme="majorEastAsia"/>
            <w:lang w:val="en-US"/>
          </w:rPr>
          <w:object w:dxaOrig="1266" w:dyaOrig="823" w14:anchorId="709721A0">
            <v:shape id="_x0000_i1038" style="width:63.4pt;height:40.85pt" o:ole="" type="#_x0000_t75">
              <v:imagedata o:title="" r:id="rId53"/>
            </v:shape>
            <o:OLEObject Type="Embed" ProgID="Excel.Sheet.12" ShapeID="_x0000_i1038" DrawAspect="Icon" ObjectID="_1680067890" r:id="rId54"/>
          </w:object>
        </w:r>
      </w:ins>
      <w:bookmarkStart w:id="2360" w:name="_MON_1678515832"/>
      <w:bookmarkEnd w:id="2360"/>
      <w:del w:id="2361" w:author="Paramonova Elena" w:date="2021-03-29T18:01:00Z">
        <w:r w:rsidR="007812D8" w:rsidDel="007812D8">
          <w:rPr>
            <w:rFonts w:eastAsiaTheme="majorEastAsia"/>
            <w:lang w:val="en-US"/>
          </w:rPr>
          <w:object w:dxaOrig="1266" w:dyaOrig="823" w14:anchorId="74A63D94">
            <v:shape id="_x0000_i1039" style="width:63.4pt;height:40.85pt" o:ole="" type="#_x0000_t75">
              <v:imagedata o:title="" r:id="rId53"/>
            </v:shape>
            <o:OLEObject Type="Embed" ProgID="Excel.Sheet.12" ShapeID="_x0000_i1039" DrawAspect="Icon" ObjectID="_1680067891" r:id="rId55"/>
          </w:object>
        </w:r>
      </w:del>
    </w:p>
    <w:p w14:paraId="1814B5D5" w14:textId="200216D6" w:rsidR="00363CBE" w:rsidRDefault="00363CBE" w:rsidP="00363CBE">
      <w:pPr>
        <w:pStyle w:val="23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362" w:name="_Toc64879392"/>
      <w:r w:rsidRPr="00013D76">
        <w:rPr>
          <w:rFonts w:eastAsiaTheme="majorEastAsia" w:cstheme="majorBidi"/>
          <w:bCs w:val="0"/>
          <w:iCs w:val="0"/>
          <w:szCs w:val="26"/>
        </w:rPr>
        <w:t xml:space="preserve">Приложение </w:t>
      </w:r>
      <w:r>
        <w:rPr>
          <w:rFonts w:eastAsiaTheme="majorEastAsia" w:cstheme="majorBidi"/>
          <w:bCs w:val="0"/>
          <w:iCs w:val="0"/>
          <w:szCs w:val="26"/>
        </w:rPr>
        <w:t>№ 4</w:t>
      </w:r>
      <w:r w:rsidRPr="00013D76">
        <w:rPr>
          <w:rFonts w:eastAsiaTheme="majorEastAsia" w:cstheme="majorBidi"/>
          <w:bCs w:val="0"/>
          <w:iCs w:val="0"/>
          <w:szCs w:val="26"/>
        </w:rPr>
        <w:t xml:space="preserve">. </w:t>
      </w:r>
      <w:r w:rsidR="00D45D95">
        <w:rPr>
          <w:rFonts w:eastAsiaTheme="majorEastAsia" w:cstheme="majorBidi"/>
          <w:bCs w:val="0"/>
          <w:iCs w:val="0"/>
          <w:szCs w:val="26"/>
        </w:rPr>
        <w:t>П</w:t>
      </w:r>
      <w:r>
        <w:rPr>
          <w:rFonts w:eastAsiaTheme="majorEastAsia" w:cstheme="majorBidi"/>
          <w:bCs w:val="0"/>
          <w:iCs w:val="0"/>
          <w:szCs w:val="26"/>
        </w:rPr>
        <w:t>рочее</w:t>
      </w:r>
      <w:bookmarkEnd w:id="2362"/>
    </w:p>
    <w:p w14:paraId="75DC863E" w14:textId="77777777" w:rsidR="00363CBE" w:rsidRPr="003B5E9D" w:rsidRDefault="00363CBE" w:rsidP="003B5E9D">
      <w:pPr>
        <w:rPr>
          <w:rFonts w:eastAsiaTheme="majorEastAsia"/>
        </w:rPr>
      </w:pPr>
    </w:p>
    <w:p w14:paraId="093DE636" w14:textId="1A0EE198" w:rsidR="00F662E9" w:rsidRPr="00013D76" w:rsidRDefault="00F662E9" w:rsidP="00013D76">
      <w:pPr>
        <w:pStyle w:val="23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363" w:name="_Toc64879393"/>
      <w:r w:rsidRPr="00013D76">
        <w:rPr>
          <w:rFonts w:eastAsiaTheme="majorEastAsia" w:cstheme="majorBidi"/>
          <w:bCs w:val="0"/>
          <w:iCs w:val="0"/>
          <w:szCs w:val="26"/>
        </w:rPr>
        <w:lastRenderedPageBreak/>
        <w:t xml:space="preserve">Приложение </w:t>
      </w:r>
      <w:r w:rsidR="00D51D39">
        <w:rPr>
          <w:rFonts w:eastAsiaTheme="majorEastAsia" w:cstheme="majorBidi"/>
          <w:bCs w:val="0"/>
          <w:iCs w:val="0"/>
          <w:szCs w:val="26"/>
        </w:rPr>
        <w:t xml:space="preserve">№ </w:t>
      </w:r>
      <w:r w:rsidR="00611D04" w:rsidRPr="00013D76">
        <w:rPr>
          <w:rFonts w:eastAsiaTheme="majorEastAsia" w:cstheme="majorBidi"/>
          <w:bCs w:val="0"/>
          <w:iCs w:val="0"/>
          <w:szCs w:val="26"/>
        </w:rPr>
        <w:t>РП1-6</w:t>
      </w:r>
      <w:r w:rsidRPr="00013D76">
        <w:rPr>
          <w:rFonts w:eastAsiaTheme="majorEastAsia" w:cstheme="majorBidi"/>
          <w:bCs w:val="0"/>
          <w:iCs w:val="0"/>
          <w:szCs w:val="26"/>
        </w:rPr>
        <w:t>: Роли и полномочия</w:t>
      </w:r>
      <w:bookmarkEnd w:id="2363"/>
    </w:p>
    <w:p w14:paraId="26B5544D" w14:textId="19968A68" w:rsidR="00F662E9" w:rsidRPr="00F94454" w:rsidRDefault="00F62BFB" w:rsidP="00F662E9">
      <w:pPr>
        <w:rPr>
          <w:rFonts w:ascii="Arial" w:eastAsia="Calibri" w:hAnsi="Arial" w:cs="Arial"/>
        </w:rPr>
      </w:pPr>
      <w:ins w:id="2364" w:author="Paramonova Elena" w:date="2021-04-07T20:22:00Z">
        <w:r>
          <w:rPr>
            <w:rFonts w:eastAsiaTheme="majorEastAsia" w:cstheme="majorBidi"/>
            <w:bCs/>
            <w:iCs/>
            <w:szCs w:val="26"/>
          </w:rPr>
          <w:object w:dxaOrig="1508" w:dyaOrig="983" w14:anchorId="08D28A49">
            <v:shape id="_x0000_i1040" style="width:75.2pt;height:49.45pt" o:ole="" type="#_x0000_t75">
              <v:imagedata o:title="" r:id="rId56"/>
            </v:shape>
            <o:OLEObject Type="Embed" ProgID="Excel.Sheet.12" ShapeID="_x0000_i1040" DrawAspect="Icon" ObjectID="_1680067892" r:id="rId57"/>
          </w:object>
        </w:r>
      </w:ins>
      <w:del w:id="2365" w:author="Paramonova Elena" w:date="2021-04-07T20:22:00Z">
        <w:r w:rsidR="00C334D2" w:rsidDel="00F62BFB">
          <w:rPr>
            <w:rFonts w:eastAsiaTheme="majorEastAsia" w:cstheme="majorBidi"/>
            <w:bCs/>
            <w:iCs/>
            <w:szCs w:val="26"/>
          </w:rPr>
          <w:fldChar w:fldCharType="begin"/>
        </w:r>
        <w:r w:rsidR="00C334D2" w:rsidDel="00F62BFB">
          <w:rPr>
            <w:rFonts w:eastAsiaTheme="majorEastAsia" w:cstheme="majorBidi"/>
            <w:bCs/>
            <w:iCs/>
            <w:szCs w:val="26"/>
          </w:rPr>
          <w:fldChar w:fldCharType="end"/>
        </w:r>
      </w:del>
      <w:bookmarkStart w:id="2366" w:name="_MON_1649629461"/>
      <w:bookmarkEnd w:id="2366"/>
      <w:del w:id="2367" w:author="Paramonova Elena" w:date="2021-02-19T12:16:00Z">
        <w:r w:rsidR="004718D5" w:rsidDel="004718D5">
          <w:rPr>
            <w:rFonts w:ascii="Arial" w:hAnsi="Arial" w:eastAsia="Calibri" w:cs="Arial"/>
          </w:rPr>
          <w:object w:dxaOrig="1933" w:dyaOrig="1251" w14:anchorId="65571E45">
            <v:shape id="_x0000_i1041" style="width:96.7pt;height:63.4pt" o:ole="" type="#_x0000_t75">
              <v:imagedata o:title="" r:id="rId58"/>
            </v:shape>
            <o:OLEObject Type="Embed" ProgID="Excel.Sheet.12" ShapeID="_x0000_i1041" DrawAspect="Icon" ObjectID="_1680067893" r:id="rId59"/>
          </w:object>
        </w:r>
      </w:del>
      <w:del w:id="2368" w:author="Paramonova Elena" w:date="2021-03-18T15:39:00Z">
        <w:r w:rsidR="004718D5" w:rsidDel="00C334D2">
          <w:rPr>
            <w:rFonts w:ascii="Arial" w:hAnsi="Arial" w:eastAsia="Calibri" w:cs="Arial"/>
          </w:rPr>
          <w:fldChar w:fldCharType="begin"/>
        </w:r>
        <w:r w:rsidR="004718D5" w:rsidDel="00C334D2">
          <w:rPr>
            <w:rFonts w:ascii="Arial" w:hAnsi="Arial" w:eastAsia="Calibri" w:cs="Arial"/>
          </w:rPr>
          <w:fldChar w:fldCharType="end"/>
        </w:r>
      </w:del>
    </w:p>
    <w:p w14:paraId="156FC7AC" w14:textId="63077AD6" w:rsidR="00E923F1" w:rsidRPr="00013D76" w:rsidRDefault="00D51D39" w:rsidP="00013D76">
      <w:pPr>
        <w:pStyle w:val="23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369" w:name="_Toc64879394"/>
      <w:r>
        <w:rPr>
          <w:rFonts w:eastAsiaTheme="majorEastAsia" w:cstheme="majorBidi"/>
          <w:bCs w:val="0"/>
          <w:iCs w:val="0"/>
          <w:szCs w:val="26"/>
        </w:rPr>
        <w:t xml:space="preserve">Приложение № </w:t>
      </w:r>
      <w:r w:rsidR="00E923F1" w:rsidRPr="00013D76">
        <w:rPr>
          <w:rFonts w:eastAsiaTheme="majorEastAsia" w:cstheme="majorBidi"/>
          <w:bCs w:val="0"/>
          <w:iCs w:val="0"/>
          <w:szCs w:val="26"/>
        </w:rPr>
        <w:t>РиК1. Матрица рисков и контрольных процедур</w:t>
      </w:r>
      <w:bookmarkEnd w:id="2369"/>
    </w:p>
    <w:bookmarkStart w:id="2370" w:name="_1598184333"/>
    <w:bookmarkEnd w:id="2370"/>
    <w:p w14:paraId="7C4BBFB6" w14:textId="2CEB1F56" w:rsidR="00F02AB2" w:rsidRPr="00F94454" w:rsidRDefault="004D0783" w:rsidP="00F02AB2">
      <w:pPr>
        <w:rPr>
          <w:rFonts w:ascii="Arial" w:eastAsia="Calibri" w:hAnsi="Arial" w:cs="Arial"/>
        </w:rPr>
      </w:pPr>
      <w:ins w:id="2371" w:author="NazarovaVA" w:date="2021-03-24T10:16:00Z">
        <w:r>
          <w:rPr>
            <w:rFonts w:ascii="Arial" w:hAnsi="Arial" w:eastAsia="Calibri" w:cs="Arial"/>
          </w:rPr>
          <w:object w:dxaOrig="1535" w:dyaOrig="993" w14:anchorId="1551E16F">
            <v:shape id="_x0000_i1042" style="width:77.35pt;height:49.45pt" o:ole="" type="#_x0000_t75">
              <v:imagedata o:title="" r:id="rId60"/>
            </v:shape>
            <o:OLEObject Type="Embed" ProgID="Excel.Sheet.12" ShapeID="_x0000_i1042" DrawAspect="Icon" ObjectID="_1680067894" r:id="rId61"/>
          </w:object>
        </w:r>
      </w:ins>
      <w:del w:id="2372" w:author="NazarovaVA" w:date="2021-03-24T10:15:00Z">
        <w:r w:rsidR="00A9292B" w:rsidDel="004D0783">
          <w:rPr>
            <w:rFonts w:ascii="Arial" w:hAnsi="Arial" w:eastAsia="Calibri" w:cs="Arial"/>
          </w:rPr>
          <w:object w:dxaOrig="1535" w:dyaOrig="993" w14:anchorId="20407151">
            <v:shape id="_x0000_i1043" style="width:77.35pt;height:49.45pt" o:ole="" type="#_x0000_t75">
              <v:imagedata o:title="" r:id="rId62"/>
            </v:shape>
            <o:OLEObject Type="Embed" ProgID="Excel.Sheet.12" ShapeID="_x0000_i1043" DrawAspect="Icon" ObjectID="_1680067895" r:id="rId63"/>
          </w:object>
        </w:r>
      </w:del>
    </w:p>
    <w:p w14:paraId="0106AC19" w14:textId="48C465B4" w:rsidR="00E923F1" w:rsidRPr="00013D76" w:rsidRDefault="00E923F1" w:rsidP="00013D76">
      <w:pPr>
        <w:pStyle w:val="23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theme="majorBidi"/>
          <w:bCs w:val="0"/>
          <w:iCs w:val="0"/>
          <w:szCs w:val="26"/>
        </w:rPr>
      </w:pPr>
      <w:bookmarkStart w:id="2373" w:name="_Toc64879395"/>
      <w:r w:rsidRPr="00013D76">
        <w:rPr>
          <w:rFonts w:eastAsiaTheme="majorEastAsia" w:cstheme="majorBidi"/>
          <w:bCs w:val="0"/>
          <w:iCs w:val="0"/>
          <w:szCs w:val="26"/>
        </w:rPr>
        <w:t>Приложение №</w:t>
      </w:r>
      <w:r w:rsidR="00D51D39">
        <w:rPr>
          <w:rFonts w:eastAsiaTheme="majorEastAsia" w:cstheme="majorBidi"/>
          <w:bCs w:val="0"/>
          <w:iCs w:val="0"/>
          <w:szCs w:val="26"/>
        </w:rPr>
        <w:t xml:space="preserve"> </w:t>
      </w:r>
      <w:r w:rsidRPr="00013D76">
        <w:rPr>
          <w:rFonts w:eastAsiaTheme="majorEastAsia" w:cstheme="majorBidi"/>
          <w:bCs w:val="0"/>
          <w:iCs w:val="0"/>
          <w:szCs w:val="26"/>
        </w:rPr>
        <w:t>КП1. Матрица конфликтов полномочий</w:t>
      </w:r>
      <w:bookmarkEnd w:id="2373"/>
    </w:p>
    <w:bookmarkStart w:id="2374" w:name="_1595768076"/>
    <w:bookmarkStart w:id="2375" w:name="_1597160098"/>
    <w:bookmarkEnd w:id="2374"/>
    <w:bookmarkEnd w:id="2375"/>
    <w:bookmarkStart w:id="2376" w:name="_MON_1598267069"/>
    <w:bookmarkEnd w:id="2376"/>
    <w:p w14:paraId="7804DBAC" w14:textId="495268F8" w:rsidR="00E923F1" w:rsidRPr="00F94454" w:rsidRDefault="00C1593A" w:rsidP="00F662E9">
      <w:pPr>
        <w:rPr>
          <w:rFonts w:ascii="Arial" w:eastAsia="Calibri" w:hAnsi="Arial" w:cs="Arial"/>
        </w:rPr>
      </w:pPr>
      <w:r>
        <w:object w:dxaOrig="1933" w:dyaOrig="1251" w14:anchorId="1497C815">
          <v:shape id="_x0000_i1044" style="width:97.8pt;height:63.4pt" o:ole="" type="#_x0000_t75">
            <v:imagedata o:title="" r:id="rId64"/>
          </v:shape>
          <o:OLEObject Type="Embed" ProgID="Excel.Sheet.12" ShapeID="_x0000_i1044" DrawAspect="Icon" ObjectID="_1680067896" r:id="rId65"/>
        </w:object>
      </w:r>
    </w:p>
    <w:sectPr w:rsidR="00E923F1" w:rsidRPr="00F94454" w:rsidSect="004D6E98">
      <w:pgSz w:w="11907" w:h="16840" w:code="9"/>
      <w:pgMar w:top="1134" w:right="567" w:bottom="1134" w:left="1134" w:header="73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07EE78" w14:textId="77777777" w:rsidR="005766DF" w:rsidRDefault="005766DF" w:rsidP="006C0925">
      <w:r>
        <w:separator/>
      </w:r>
    </w:p>
  </w:endnote>
  <w:endnote w:type="continuationSeparator" w:id="0">
    <w:p w14:paraId="4E0E4C69" w14:textId="77777777" w:rsidR="005766DF" w:rsidRDefault="005766DF" w:rsidP="006C0925">
      <w:r>
        <w:continuationSeparator/>
      </w:r>
    </w:p>
  </w:endnote>
  <w:endnote w:type="continuationNotice" w:id="1">
    <w:p w14:paraId="3D44EB03" w14:textId="77777777" w:rsidR="005766DF" w:rsidRDefault="005766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Segoe Script"/>
    <w:charset w:val="CC"/>
    <w:family w:val="swiss"/>
    <w:pitch w:val="variable"/>
    <w:sig w:usb0="00000001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23496361"/>
      <w:docPartObj>
        <w:docPartGallery w:val="Page Numbers (Bottom of Page)"/>
        <w:docPartUnique/>
      </w:docPartObj>
    </w:sdtPr>
    <w:sdtEndPr/>
    <w:sdtContent>
      <w:p w14:paraId="40F17A6D" w14:textId="48160B80" w:rsidR="009B42A2" w:rsidRDefault="009B42A2" w:rsidP="007A0A95">
        <w:pPr>
          <w:pStyle w:val="a6"/>
          <w:jc w:val="right"/>
        </w:pPr>
        <w:r w:rsidRPr="007A0A95">
          <w:rPr>
            <w:rFonts w:ascii="Arial" w:hAnsi="Arial"/>
            <w:sz w:val="24"/>
            <w:szCs w:val="28"/>
          </w:rPr>
          <w:fldChar w:fldCharType="begin"/>
        </w:r>
        <w:r w:rsidRPr="007A0A95">
          <w:rPr>
            <w:rFonts w:ascii="Arial" w:hAnsi="Arial"/>
            <w:sz w:val="24"/>
            <w:szCs w:val="28"/>
          </w:rPr>
          <w:instrText>PAGE   \* MERGEFORMAT</w:instrText>
        </w:r>
        <w:r w:rsidRPr="007A0A95">
          <w:rPr>
            <w:rFonts w:ascii="Arial" w:hAnsi="Arial"/>
            <w:sz w:val="24"/>
            <w:szCs w:val="28"/>
          </w:rPr>
          <w:fldChar w:fldCharType="separate"/>
        </w:r>
        <w:r w:rsidR="005F7E6E">
          <w:rPr>
            <w:rFonts w:ascii="Arial" w:hAnsi="Arial"/>
            <w:noProof/>
            <w:sz w:val="24"/>
            <w:szCs w:val="28"/>
          </w:rPr>
          <w:t>38</w:t>
        </w:r>
        <w:r w:rsidRPr="007A0A95">
          <w:rPr>
            <w:rFonts w:ascii="Arial" w:hAnsi="Arial"/>
            <w:sz w:val="24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CD14D9" w14:textId="43EEFF3C" w:rsidR="009B42A2" w:rsidRDefault="009B42A2" w:rsidP="007A0A95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821761" w14:textId="77777777" w:rsidR="005766DF" w:rsidRDefault="005766DF" w:rsidP="006C0925">
      <w:r>
        <w:separator/>
      </w:r>
    </w:p>
  </w:footnote>
  <w:footnote w:type="continuationSeparator" w:id="0">
    <w:p w14:paraId="04E20AC9" w14:textId="77777777" w:rsidR="005766DF" w:rsidRDefault="005766DF" w:rsidP="006C0925">
      <w:r>
        <w:continuationSeparator/>
      </w:r>
    </w:p>
  </w:footnote>
  <w:footnote w:type="continuationNotice" w:id="1">
    <w:p w14:paraId="0115050E" w14:textId="77777777" w:rsidR="005766DF" w:rsidRDefault="005766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9B42A2" w14:paraId="0786C802" w14:textId="77777777" w:rsidTr="00CA4600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7A8AFD1" w14:textId="77777777" w:rsidR="009B42A2" w:rsidRDefault="009B42A2" w:rsidP="00732420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17358EDA" wp14:editId="7CB5FAE3">
                <wp:extent cx="2240329" cy="504000"/>
                <wp:effectExtent l="0" t="0" r="0" b="0"/>
                <wp:docPr id="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</w:tcPr>
        <w:p w14:paraId="4D6DC762" w14:textId="72F277A0" w:rsidR="009B42A2" w:rsidRPr="00916FAB" w:rsidRDefault="009B42A2" w:rsidP="002055F1">
          <w:pPr>
            <w:pStyle w:val="InR1"/>
          </w:pPr>
          <w:r w:rsidRPr="005E02CA">
            <w:t>Концептуальный дизайн</w:t>
          </w:r>
          <w:r w:rsidRPr="005E02CA">
            <w:br/>
          </w:r>
          <w:r w:rsidRPr="005E02CA">
            <w:t>МТО</w:t>
          </w:r>
          <w:r w:rsidRPr="005E02CA">
            <w:br/>
          </w:r>
          <w:r w:rsidRPr="005E02CA">
            <w:t>Закупка МТР, работ, услуг</w:t>
          </w:r>
        </w:p>
      </w:tc>
    </w:tr>
    <w:tr w:rsidR="009B42A2" w:rsidRPr="00DB4B2F" w14:paraId="136EA827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58B39A31" w14:textId="77777777" w:rsidR="009B42A2" w:rsidRDefault="009B42A2" w:rsidP="00732420">
          <w:pPr>
            <w:pStyle w:val="a4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7D2F1CBE" w14:textId="77777777" w:rsidR="009B42A2" w:rsidRPr="000B5B67" w:rsidRDefault="009B42A2" w:rsidP="00732420">
          <w:pPr>
            <w:jc w:val="center"/>
            <w:rPr>
              <w:b/>
              <w:bCs/>
            </w:rPr>
          </w:pPr>
        </w:p>
      </w:tc>
    </w:tr>
  </w:tbl>
  <w:p w14:paraId="06D5C865" w14:textId="77777777" w:rsidR="009B42A2" w:rsidRDefault="009B42A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EC0F7F" w14:textId="3498B759" w:rsidR="009B42A2" w:rsidRDefault="009B42A2" w:rsidP="00916FAB">
    <w:pPr>
      <w:pStyle w:val="a4"/>
      <w:jc w:val="left"/>
    </w:pPr>
    <w:r>
      <w:rPr>
        <w:b/>
        <w:bCs/>
        <w:noProof/>
        <w:lang w:eastAsia="ru-RU"/>
      </w:rPr>
      <w:drawing>
        <wp:inline distT="0" distB="0" distL="0" distR="0" wp14:anchorId="61BE8ED9" wp14:editId="667AF98A">
          <wp:extent cx="2240329" cy="504000"/>
          <wp:effectExtent l="0" t="0" r="0" b="0"/>
          <wp:docPr id="1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olyus_erp_gre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032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E1B80E3" w14:textId="77777777" w:rsidR="009B42A2" w:rsidRDefault="009B42A2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BE1AF6" w14:textId="77777777" w:rsidR="009B42A2" w:rsidRDefault="009B42A2" w:rsidP="009F5EA5">
    <w:pPr>
      <w:pStyle w:val="a4"/>
      <w:jc w:val="right"/>
    </w:pPr>
    <w:r>
      <w:rPr>
        <w:noProof/>
        <w:lang w:eastAsia="ru-RU"/>
      </w:rPr>
      <w:drawing>
        <wp:inline distT="0" distB="0" distL="0" distR="0" wp14:anchorId="5F0147D3" wp14:editId="4F2D455D">
          <wp:extent cx="2179955" cy="504825"/>
          <wp:effectExtent l="0" t="0" r="0" b="9525"/>
          <wp:docPr id="20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41D3533" w14:textId="77777777" w:rsidR="009B42A2" w:rsidRDefault="009B42A2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9B42A2" w14:paraId="3BEF2356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F25A323" w14:textId="77777777" w:rsidR="009B42A2" w:rsidRDefault="009B42A2" w:rsidP="00916FAB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0755EC04" wp14:editId="064BF7D9">
                <wp:extent cx="2240329" cy="504000"/>
                <wp:effectExtent l="0" t="0" r="0" b="0"/>
                <wp:docPr id="2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41F054B9" w14:textId="49E43918" w:rsidR="009B42A2" w:rsidRPr="00916FAB" w:rsidRDefault="009B42A2" w:rsidP="002055F1">
          <w:pPr>
            <w:pStyle w:val="InR1"/>
          </w:pPr>
          <w:r>
            <w:t>Концептуальный дизайн</w:t>
          </w:r>
          <w:r>
            <w:br/>
          </w:r>
          <w:r>
            <w:t>МТО</w:t>
          </w:r>
          <w:r>
            <w:br/>
          </w:r>
          <w:r w:rsidRPr="00EA025E">
            <w:t>Закупка МТР, работ, услуг</w:t>
          </w:r>
        </w:p>
      </w:tc>
    </w:tr>
    <w:tr w:rsidR="009B42A2" w:rsidRPr="00DB4B2F" w14:paraId="77A17016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02B63D2" w14:textId="77777777" w:rsidR="009B42A2" w:rsidRDefault="009B42A2" w:rsidP="00916FAB">
          <w:pPr>
            <w:pStyle w:val="a4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7BA1575C" w14:textId="77777777" w:rsidR="009B42A2" w:rsidRPr="000B5B67" w:rsidRDefault="009B42A2" w:rsidP="00916FAB">
          <w:pPr>
            <w:jc w:val="center"/>
            <w:rPr>
              <w:b/>
              <w:bCs/>
            </w:rPr>
          </w:pPr>
        </w:p>
      </w:tc>
    </w:tr>
  </w:tbl>
  <w:p w14:paraId="35519227" w14:textId="77777777" w:rsidR="009B42A2" w:rsidRDefault="009B42A2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9B42A2" w14:paraId="38E7E804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7C2894C8" w14:textId="77777777" w:rsidR="009B42A2" w:rsidRDefault="009B42A2" w:rsidP="00A54CF5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4295CDDA" wp14:editId="080709F4">
                <wp:extent cx="2240329" cy="504000"/>
                <wp:effectExtent l="0" t="0" r="0" b="0"/>
                <wp:docPr id="22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BE0C4BA" w14:textId="1FF0E6B7" w:rsidR="009B42A2" w:rsidRPr="00916FAB" w:rsidRDefault="009B42A2" w:rsidP="002055F1">
          <w:pPr>
            <w:pStyle w:val="InR1"/>
          </w:pPr>
          <w:r>
            <w:t>Концептуальный дизайн</w:t>
          </w:r>
          <w:r>
            <w:br/>
          </w:r>
          <w:r>
            <w:t>МТО</w:t>
          </w:r>
          <w:r>
            <w:br/>
          </w:r>
          <w:r w:rsidRPr="00EA025E">
            <w:t>Закупка МТР, работ, услуг</w:t>
          </w:r>
        </w:p>
      </w:tc>
    </w:tr>
    <w:tr w:rsidR="009B42A2" w:rsidRPr="00DB4B2F" w14:paraId="5043580D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3BCB021" w14:textId="77777777" w:rsidR="009B42A2" w:rsidRDefault="009B42A2" w:rsidP="00A54CF5">
          <w:pPr>
            <w:pStyle w:val="a4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68BDB12F" w14:textId="77777777" w:rsidR="009B42A2" w:rsidRPr="000B5B67" w:rsidRDefault="009B42A2" w:rsidP="00A54CF5">
          <w:pPr>
            <w:jc w:val="center"/>
            <w:rPr>
              <w:b/>
              <w:bCs/>
            </w:rPr>
          </w:pPr>
        </w:p>
      </w:tc>
    </w:tr>
  </w:tbl>
  <w:p w14:paraId="6BE2CC06" w14:textId="77777777" w:rsidR="009B42A2" w:rsidRDefault="009B42A2">
    <w:pPr>
      <w:pStyle w:val="a4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9B42A2" w14:paraId="623FF725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6BE325F" w14:textId="77777777" w:rsidR="009B42A2" w:rsidRDefault="009B42A2" w:rsidP="00B307BD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2CA3960" wp14:editId="1307F2FE">
                <wp:extent cx="2240329" cy="504000"/>
                <wp:effectExtent l="0" t="0" r="0" b="0"/>
                <wp:docPr id="23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299F6059" w14:textId="34D3AD31" w:rsidR="009B42A2" w:rsidRPr="00916FAB" w:rsidRDefault="009B42A2" w:rsidP="00B307BD">
          <w:pPr>
            <w:pStyle w:val="InR1"/>
          </w:pPr>
          <w:r>
            <w:t>Концептуальный дизайн</w:t>
          </w:r>
          <w:r>
            <w:br/>
          </w:r>
          <w:r>
            <w:t>МТО</w:t>
          </w:r>
          <w:r>
            <w:br/>
          </w:r>
          <w:r w:rsidRPr="00EA025E">
            <w:t>ERP.5.1.59</w:t>
          </w:r>
          <w:r>
            <w:t xml:space="preserve"> </w:t>
          </w:r>
          <w:r w:rsidRPr="00EA025E">
            <w:t>Закупка МТР, работ, услуг</w:t>
          </w:r>
        </w:p>
      </w:tc>
    </w:tr>
    <w:tr w:rsidR="009B42A2" w:rsidRPr="00DB4B2F" w14:paraId="64C348BC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AF924DA" w14:textId="77777777" w:rsidR="009B42A2" w:rsidRDefault="009B42A2" w:rsidP="00B307BD">
          <w:pPr>
            <w:pStyle w:val="a4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30793F0" w14:textId="77777777" w:rsidR="009B42A2" w:rsidRPr="000B5B67" w:rsidRDefault="009B42A2" w:rsidP="00B307BD">
          <w:pPr>
            <w:jc w:val="center"/>
            <w:rPr>
              <w:b/>
              <w:bCs/>
            </w:rPr>
          </w:pPr>
        </w:p>
      </w:tc>
    </w:tr>
  </w:tbl>
  <w:p w14:paraId="36285CED" w14:textId="77777777" w:rsidR="009B42A2" w:rsidRDefault="009B42A2" w:rsidP="007200B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A426F"/>
    <w:multiLevelType w:val="hybridMultilevel"/>
    <w:tmpl w:val="B25622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79425F"/>
    <w:multiLevelType w:val="hybridMultilevel"/>
    <w:tmpl w:val="DAF44A7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527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87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" w15:restartNumberingAfterBreak="0">
    <w:nsid w:val="01C50F4F"/>
    <w:multiLevelType w:val="multilevel"/>
    <w:tmpl w:val="513CDEB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i w:val="0"/>
      </w:rPr>
    </w:lvl>
    <w:lvl w:ilvl="4">
      <w:start w:val="1"/>
      <w:numFmt w:val="decimal"/>
      <w:pStyle w:val="5"/>
      <w:lvlText w:val="%1.%2.%3.%4.%5"/>
      <w:lvlJc w:val="left"/>
      <w:pPr>
        <w:ind w:left="1150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2813397"/>
    <w:multiLevelType w:val="hybridMultilevel"/>
    <w:tmpl w:val="BF0A5E80"/>
    <w:lvl w:ilvl="0" w:tplc="E424E78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5" w15:restartNumberingAfterBreak="0">
    <w:nsid w:val="050D061B"/>
    <w:multiLevelType w:val="hybridMultilevel"/>
    <w:tmpl w:val="C74E768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72C4B0A"/>
    <w:multiLevelType w:val="hybridMultilevel"/>
    <w:tmpl w:val="06704E04"/>
    <w:lvl w:ilvl="0" w:tplc="9B34B88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7B43238"/>
    <w:multiLevelType w:val="hybridMultilevel"/>
    <w:tmpl w:val="AD9816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81E24E7"/>
    <w:multiLevelType w:val="hybridMultilevel"/>
    <w:tmpl w:val="683085E2"/>
    <w:lvl w:ilvl="0" w:tplc="1E98089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095822B8"/>
    <w:multiLevelType w:val="hybridMultilevel"/>
    <w:tmpl w:val="683085E2"/>
    <w:lvl w:ilvl="0" w:tplc="1E98089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095A04B5"/>
    <w:multiLevelType w:val="hybridMultilevel"/>
    <w:tmpl w:val="90A44712"/>
    <w:lvl w:ilvl="0" w:tplc="3794794C">
      <w:start w:val="1"/>
      <w:numFmt w:val="decimal"/>
      <w:suff w:val="nothing"/>
      <w:lvlText w:val="%1."/>
      <w:lvlJc w:val="left"/>
      <w:pPr>
        <w:ind w:left="5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7D2541"/>
    <w:multiLevelType w:val="hybridMultilevel"/>
    <w:tmpl w:val="DE8AF1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5B7E90"/>
    <w:multiLevelType w:val="hybridMultilevel"/>
    <w:tmpl w:val="7E3E7202"/>
    <w:lvl w:ilvl="0" w:tplc="CAE2D1A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0B2D65C5"/>
    <w:multiLevelType w:val="hybridMultilevel"/>
    <w:tmpl w:val="07F20FC8"/>
    <w:lvl w:ilvl="0" w:tplc="041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4" w15:restartNumberingAfterBreak="0">
    <w:nsid w:val="0D0226EB"/>
    <w:multiLevelType w:val="hybridMultilevel"/>
    <w:tmpl w:val="831A1AB4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5" w15:restartNumberingAfterBreak="0">
    <w:nsid w:val="0E243EC3"/>
    <w:multiLevelType w:val="hybridMultilevel"/>
    <w:tmpl w:val="22DE095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0EB67FD9"/>
    <w:multiLevelType w:val="hybridMultilevel"/>
    <w:tmpl w:val="1CFA1F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1B40C1"/>
    <w:multiLevelType w:val="hybridMultilevel"/>
    <w:tmpl w:val="2EFAAAC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10082A9F"/>
    <w:multiLevelType w:val="hybridMultilevel"/>
    <w:tmpl w:val="936E912A"/>
    <w:lvl w:ilvl="0" w:tplc="041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9" w15:restartNumberingAfterBreak="0">
    <w:nsid w:val="10181324"/>
    <w:multiLevelType w:val="hybridMultilevel"/>
    <w:tmpl w:val="1FAEB5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3325C1"/>
    <w:multiLevelType w:val="hybridMultilevel"/>
    <w:tmpl w:val="90A44712"/>
    <w:lvl w:ilvl="0" w:tplc="3794794C">
      <w:start w:val="1"/>
      <w:numFmt w:val="decimal"/>
      <w:suff w:val="nothing"/>
      <w:lvlText w:val="%1."/>
      <w:lvlJc w:val="left"/>
      <w:pPr>
        <w:ind w:left="5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06C2E10"/>
    <w:multiLevelType w:val="hybridMultilevel"/>
    <w:tmpl w:val="B55C06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13C1069D"/>
    <w:multiLevelType w:val="hybridMultilevel"/>
    <w:tmpl w:val="CF92AD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14C90EAD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</w:abstractNum>
  <w:abstractNum w:abstractNumId="24" w15:restartNumberingAfterBreak="0">
    <w:nsid w:val="19045A9B"/>
    <w:multiLevelType w:val="hybridMultilevel"/>
    <w:tmpl w:val="06704E04"/>
    <w:lvl w:ilvl="0" w:tplc="9B34B88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E1F52EE"/>
    <w:multiLevelType w:val="hybridMultilevel"/>
    <w:tmpl w:val="90A44712"/>
    <w:lvl w:ilvl="0" w:tplc="3794794C">
      <w:start w:val="1"/>
      <w:numFmt w:val="decimal"/>
      <w:suff w:val="nothing"/>
      <w:lvlText w:val="%1."/>
      <w:lvlJc w:val="left"/>
      <w:pPr>
        <w:ind w:left="5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FC50DDA"/>
    <w:multiLevelType w:val="hybridMultilevel"/>
    <w:tmpl w:val="1034DAD0"/>
    <w:lvl w:ilvl="0" w:tplc="DA64BBD6">
      <w:start w:val="1"/>
      <w:numFmt w:val="decimal"/>
      <w:lvlText w:val="%1."/>
      <w:lvlJc w:val="left"/>
      <w:pPr>
        <w:ind w:left="1098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21777AE6"/>
    <w:multiLevelType w:val="hybridMultilevel"/>
    <w:tmpl w:val="149E2EE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24614D93"/>
    <w:multiLevelType w:val="hybridMultilevel"/>
    <w:tmpl w:val="85AA4C3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24C970FB"/>
    <w:multiLevelType w:val="hybridMultilevel"/>
    <w:tmpl w:val="4A181324"/>
    <w:lvl w:ilvl="0" w:tplc="041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0" w15:restartNumberingAfterBreak="0">
    <w:nsid w:val="273671EC"/>
    <w:multiLevelType w:val="hybridMultilevel"/>
    <w:tmpl w:val="90A44712"/>
    <w:lvl w:ilvl="0" w:tplc="3794794C">
      <w:start w:val="1"/>
      <w:numFmt w:val="decimal"/>
      <w:suff w:val="nothing"/>
      <w:lvlText w:val="%1."/>
      <w:lvlJc w:val="left"/>
      <w:pPr>
        <w:ind w:left="5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7EB2A84"/>
    <w:multiLevelType w:val="hybridMultilevel"/>
    <w:tmpl w:val="85404F7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28F167D5"/>
    <w:multiLevelType w:val="hybridMultilevel"/>
    <w:tmpl w:val="6A5E0936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3" w15:restartNumberingAfterBreak="0">
    <w:nsid w:val="29DB750F"/>
    <w:multiLevelType w:val="hybridMultilevel"/>
    <w:tmpl w:val="7E3E7202"/>
    <w:lvl w:ilvl="0" w:tplc="CAE2D1A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2E455802"/>
    <w:multiLevelType w:val="hybridMultilevel"/>
    <w:tmpl w:val="F7C6FF70"/>
    <w:lvl w:ilvl="0" w:tplc="6C36CC0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2EF2390F"/>
    <w:multiLevelType w:val="hybridMultilevel"/>
    <w:tmpl w:val="AA88BF28"/>
    <w:lvl w:ilvl="0" w:tplc="DA64BBD6">
      <w:start w:val="1"/>
      <w:numFmt w:val="decimal"/>
      <w:lvlText w:val="%1."/>
      <w:lvlJc w:val="left"/>
      <w:pPr>
        <w:ind w:left="1098" w:hanging="39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33520DEE"/>
    <w:multiLevelType w:val="hybridMultilevel"/>
    <w:tmpl w:val="3656FF40"/>
    <w:lvl w:ilvl="0" w:tplc="041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38" w15:restartNumberingAfterBreak="0">
    <w:nsid w:val="33CF39AF"/>
    <w:multiLevelType w:val="hybridMultilevel"/>
    <w:tmpl w:val="7D988C9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683956"/>
    <w:multiLevelType w:val="hybridMultilevel"/>
    <w:tmpl w:val="1D1C1EB0"/>
    <w:lvl w:ilvl="0" w:tplc="2A3CB9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35C75E00"/>
    <w:multiLevelType w:val="hybridMultilevel"/>
    <w:tmpl w:val="90A44712"/>
    <w:lvl w:ilvl="0" w:tplc="3794794C">
      <w:start w:val="1"/>
      <w:numFmt w:val="decimal"/>
      <w:suff w:val="nothing"/>
      <w:lvlText w:val="%1."/>
      <w:lvlJc w:val="left"/>
      <w:pPr>
        <w:ind w:left="5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6AA4A99"/>
    <w:multiLevelType w:val="hybridMultilevel"/>
    <w:tmpl w:val="26F29B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380C6579"/>
    <w:multiLevelType w:val="hybridMultilevel"/>
    <w:tmpl w:val="1D1C1EB0"/>
    <w:lvl w:ilvl="0" w:tplc="2A3CB9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385A10DA"/>
    <w:multiLevelType w:val="hybridMultilevel"/>
    <w:tmpl w:val="322EA086"/>
    <w:lvl w:ilvl="0" w:tplc="189C5B18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44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5" w15:restartNumberingAfterBreak="0">
    <w:nsid w:val="40E3100B"/>
    <w:multiLevelType w:val="hybridMultilevel"/>
    <w:tmpl w:val="90A44712"/>
    <w:lvl w:ilvl="0" w:tplc="3794794C">
      <w:start w:val="1"/>
      <w:numFmt w:val="decimal"/>
      <w:suff w:val="nothing"/>
      <w:lvlText w:val="%1."/>
      <w:lvlJc w:val="left"/>
      <w:pPr>
        <w:ind w:left="5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0F9538B"/>
    <w:multiLevelType w:val="hybridMultilevel"/>
    <w:tmpl w:val="9DDC78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443441EE"/>
    <w:multiLevelType w:val="hybridMultilevel"/>
    <w:tmpl w:val="0E0668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8" w15:restartNumberingAfterBreak="0">
    <w:nsid w:val="44A11DC7"/>
    <w:multiLevelType w:val="hybridMultilevel"/>
    <w:tmpl w:val="4764511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9" w15:restartNumberingAfterBreak="0">
    <w:nsid w:val="455341DC"/>
    <w:multiLevelType w:val="hybridMultilevel"/>
    <w:tmpl w:val="8C1EDF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47885F12"/>
    <w:multiLevelType w:val="hybridMultilevel"/>
    <w:tmpl w:val="1DC8CE3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4A03132E"/>
    <w:multiLevelType w:val="hybridMultilevel"/>
    <w:tmpl w:val="0CF42C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4A05773D"/>
    <w:multiLevelType w:val="hybridMultilevel"/>
    <w:tmpl w:val="A5D8CAF8"/>
    <w:lvl w:ilvl="0" w:tplc="A4A82C2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3" w15:restartNumberingAfterBreak="0">
    <w:nsid w:val="4A641696"/>
    <w:multiLevelType w:val="hybridMultilevel"/>
    <w:tmpl w:val="6FE29D88"/>
    <w:lvl w:ilvl="0" w:tplc="04190001">
      <w:start w:val="1"/>
      <w:numFmt w:val="bullet"/>
      <w:lvlText w:val=""/>
      <w:lvlJc w:val="left"/>
      <w:pPr>
        <w:ind w:left="13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abstractNum w:abstractNumId="54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5" w15:restartNumberingAfterBreak="0">
    <w:nsid w:val="4E6E2243"/>
    <w:multiLevelType w:val="hybridMultilevel"/>
    <w:tmpl w:val="7E3E7202"/>
    <w:lvl w:ilvl="0" w:tplc="CAE2D1A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6" w15:restartNumberingAfterBreak="0">
    <w:nsid w:val="522756D3"/>
    <w:multiLevelType w:val="multilevel"/>
    <w:tmpl w:val="1252397A"/>
    <w:lvl w:ilvl="0">
      <w:start w:val="1"/>
      <w:numFmt w:val="decimal"/>
      <w:pStyle w:val="Numbered0r"/>
      <w:lvlText w:val="%1"/>
      <w:lvlJc w:val="left"/>
      <w:pPr>
        <w:tabs>
          <w:tab w:val="num" w:pos="567"/>
        </w:tabs>
        <w:ind w:left="567" w:hanging="567"/>
      </w:pPr>
      <w:rPr>
        <w:rFonts w:cs="Times New Roman" w:hint="default"/>
        <w:b/>
      </w:rPr>
    </w:lvl>
    <w:lvl w:ilvl="1">
      <w:start w:val="10"/>
      <w:numFmt w:val="decimal"/>
      <w:pStyle w:val="Numberedr"/>
      <w:lvlText w:val="1.%2"/>
      <w:lvlJc w:val="left"/>
      <w:pPr>
        <w:tabs>
          <w:tab w:val="num" w:pos="567"/>
        </w:tabs>
        <w:ind w:left="567" w:hanging="567"/>
      </w:pPr>
      <w:rPr>
        <w:rFonts w:cs="Times New Roman" w:hint="default"/>
        <w:b/>
      </w:rPr>
    </w:lvl>
    <w:lvl w:ilvl="2">
      <w:start w:val="1"/>
      <w:numFmt w:val="decimal"/>
      <w:pStyle w:val="Numbered2r"/>
      <w:lvlText w:val="1.%2.%3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40"/>
        </w:tabs>
        <w:ind w:left="5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57" w15:restartNumberingAfterBreak="0">
    <w:nsid w:val="54213461"/>
    <w:multiLevelType w:val="hybridMultilevel"/>
    <w:tmpl w:val="322EA086"/>
    <w:lvl w:ilvl="0" w:tplc="189C5B18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58" w15:restartNumberingAfterBreak="0">
    <w:nsid w:val="542E3884"/>
    <w:multiLevelType w:val="hybridMultilevel"/>
    <w:tmpl w:val="322EA086"/>
    <w:lvl w:ilvl="0" w:tplc="189C5B18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59" w15:restartNumberingAfterBreak="0">
    <w:nsid w:val="5485398F"/>
    <w:multiLevelType w:val="hybridMultilevel"/>
    <w:tmpl w:val="E77E505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0" w15:restartNumberingAfterBreak="0">
    <w:nsid w:val="55D05837"/>
    <w:multiLevelType w:val="hybridMultilevel"/>
    <w:tmpl w:val="D8B2A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693627"/>
    <w:multiLevelType w:val="hybridMultilevel"/>
    <w:tmpl w:val="610EBABA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2" w15:restartNumberingAfterBreak="0">
    <w:nsid w:val="56814923"/>
    <w:multiLevelType w:val="multilevel"/>
    <w:tmpl w:val="95A8FA92"/>
    <w:lvl w:ilvl="0">
      <w:start w:val="1"/>
      <w:numFmt w:val="russianLower"/>
      <w:pStyle w:val="Bullet1"/>
      <w:lvlText w:val="%1)"/>
      <w:lvlJc w:val="left"/>
      <w:pPr>
        <w:ind w:left="0" w:firstLine="709"/>
      </w:pPr>
      <w:rPr>
        <w:rFonts w:hint="default"/>
        <w:b w:val="0"/>
        <w:i w:val="0"/>
        <w:color w:val="auto"/>
        <w:sz w:val="24"/>
        <w:u w:val="none"/>
      </w:rPr>
    </w:lvl>
    <w:lvl w:ilvl="1">
      <w:start w:val="1"/>
      <w:numFmt w:val="bullet"/>
      <w:pStyle w:val="Bullet2"/>
      <w:lvlText w:val="­"/>
      <w:lvlJc w:val="left"/>
      <w:pPr>
        <w:tabs>
          <w:tab w:val="num" w:pos="2089"/>
        </w:tabs>
        <w:ind w:left="425" w:firstLine="709"/>
      </w:pPr>
      <w:rPr>
        <w:rFonts w:ascii="Courier New" w:hAnsi="Courier New" w:hint="default"/>
        <w:sz w:val="18"/>
      </w:rPr>
    </w:lvl>
    <w:lvl w:ilvl="2">
      <w:start w:val="1"/>
      <w:numFmt w:val="bullet"/>
      <w:lvlText w:val="§"/>
      <w:lvlJc w:val="left"/>
      <w:pPr>
        <w:tabs>
          <w:tab w:val="num" w:pos="2684"/>
        </w:tabs>
        <w:ind w:left="850" w:firstLine="709"/>
      </w:pPr>
      <w:rPr>
        <w:rFonts w:ascii="Wingdings" w:hAnsi="Wingdings" w:hint="default"/>
        <w:sz w:val="18"/>
      </w:rPr>
    </w:lvl>
    <w:lvl w:ilvl="3">
      <w:start w:val="1"/>
      <w:numFmt w:val="bullet"/>
      <w:lvlText w:val="§"/>
      <w:lvlJc w:val="left"/>
      <w:pPr>
        <w:tabs>
          <w:tab w:val="num" w:pos="3279"/>
        </w:tabs>
        <w:ind w:left="1275" w:firstLine="709"/>
      </w:pPr>
      <w:rPr>
        <w:rFonts w:ascii="Wingdings" w:hAnsi="Wingdings" w:hint="default"/>
        <w:sz w:val="18"/>
      </w:rPr>
    </w:lvl>
    <w:lvl w:ilvl="4">
      <w:start w:val="1"/>
      <w:numFmt w:val="bullet"/>
      <w:lvlText w:val="§"/>
      <w:lvlJc w:val="left"/>
      <w:pPr>
        <w:tabs>
          <w:tab w:val="num" w:pos="3874"/>
        </w:tabs>
        <w:ind w:left="1700" w:firstLine="709"/>
      </w:pPr>
      <w:rPr>
        <w:rFonts w:ascii="Wingdings" w:hAnsi="Wingdings" w:hint="default"/>
        <w:sz w:val="18"/>
      </w:rPr>
    </w:lvl>
    <w:lvl w:ilvl="5">
      <w:start w:val="1"/>
      <w:numFmt w:val="bullet"/>
      <w:lvlText w:val="§"/>
      <w:lvlJc w:val="left"/>
      <w:pPr>
        <w:tabs>
          <w:tab w:val="num" w:pos="4470"/>
        </w:tabs>
        <w:ind w:left="2125" w:firstLine="709"/>
      </w:pPr>
      <w:rPr>
        <w:rFonts w:ascii="Wingdings" w:hAnsi="Wingdings" w:hint="default"/>
        <w:sz w:val="18"/>
      </w:rPr>
    </w:lvl>
    <w:lvl w:ilvl="6">
      <w:start w:val="1"/>
      <w:numFmt w:val="bullet"/>
      <w:lvlText w:val="§"/>
      <w:lvlJc w:val="left"/>
      <w:pPr>
        <w:tabs>
          <w:tab w:val="num" w:pos="5065"/>
        </w:tabs>
        <w:ind w:left="2550" w:firstLine="709"/>
      </w:pPr>
      <w:rPr>
        <w:rFonts w:ascii="Wingdings" w:hAnsi="Wingdings" w:hint="default"/>
        <w:sz w:val="18"/>
      </w:rPr>
    </w:lvl>
    <w:lvl w:ilvl="7">
      <w:start w:val="1"/>
      <w:numFmt w:val="bullet"/>
      <w:lvlText w:val="§"/>
      <w:lvlJc w:val="left"/>
      <w:pPr>
        <w:tabs>
          <w:tab w:val="num" w:pos="5660"/>
        </w:tabs>
        <w:ind w:left="2975" w:firstLine="709"/>
      </w:pPr>
      <w:rPr>
        <w:rFonts w:ascii="Wingdings" w:hAnsi="Wingdings" w:hint="default"/>
        <w:sz w:val="18"/>
      </w:rPr>
    </w:lvl>
    <w:lvl w:ilvl="8">
      <w:start w:val="1"/>
      <w:numFmt w:val="bullet"/>
      <w:lvlText w:val="§"/>
      <w:lvlJc w:val="left"/>
      <w:pPr>
        <w:tabs>
          <w:tab w:val="num" w:pos="5660"/>
        </w:tabs>
        <w:ind w:left="3400" w:firstLine="709"/>
      </w:pPr>
      <w:rPr>
        <w:rFonts w:ascii="Wingdings" w:hAnsi="Wingdings" w:hint="default"/>
        <w:sz w:val="18"/>
      </w:rPr>
    </w:lvl>
  </w:abstractNum>
  <w:abstractNum w:abstractNumId="63" w15:restartNumberingAfterBreak="0">
    <w:nsid w:val="56FC586F"/>
    <w:multiLevelType w:val="hybridMultilevel"/>
    <w:tmpl w:val="90A44712"/>
    <w:lvl w:ilvl="0" w:tplc="3794794C">
      <w:start w:val="1"/>
      <w:numFmt w:val="decimal"/>
      <w:suff w:val="nothing"/>
      <w:lvlText w:val="%1."/>
      <w:lvlJc w:val="left"/>
      <w:pPr>
        <w:ind w:left="5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5" w15:restartNumberingAfterBreak="0">
    <w:nsid w:val="58D70BB3"/>
    <w:multiLevelType w:val="multilevel"/>
    <w:tmpl w:val="901865EA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0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6" w15:restartNumberingAfterBreak="0">
    <w:nsid w:val="599336B9"/>
    <w:multiLevelType w:val="multilevel"/>
    <w:tmpl w:val="A808E950"/>
    <w:lvl w:ilvl="0">
      <w:start w:val="1"/>
      <w:numFmt w:val="decimal"/>
      <w:pStyle w:val="11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  <w:b/>
        <w:bCs w:val="0"/>
        <w:w w:val="101"/>
        <w:sz w:val="24"/>
        <w:szCs w:val="24"/>
      </w:rPr>
    </w:lvl>
    <w:lvl w:ilvl="2">
      <w:start w:val="1"/>
      <w:numFmt w:val="decimal"/>
      <w:pStyle w:val="31"/>
      <w:lvlText w:val="%1.%2.%3."/>
      <w:lvlJc w:val="left"/>
      <w:pPr>
        <w:ind w:left="3828" w:firstLine="0"/>
      </w:pPr>
      <w:rPr>
        <w:rFonts w:hint="default"/>
        <w:b w:val="0"/>
      </w:rPr>
    </w:lvl>
    <w:lvl w:ilvl="3">
      <w:start w:val="1"/>
      <w:numFmt w:val="decimal"/>
      <w:pStyle w:val="a"/>
      <w:lvlText w:val="%1.%2.%3.%4."/>
      <w:lvlJc w:val="left"/>
      <w:pPr>
        <w:ind w:left="0" w:firstLine="0"/>
      </w:pPr>
      <w:rPr>
        <w:rFonts w:ascii="Arial" w:hAnsi="Arial" w:cs="Arial"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67" w15:restartNumberingAfterBreak="0">
    <w:nsid w:val="5A8323D8"/>
    <w:multiLevelType w:val="hybridMultilevel"/>
    <w:tmpl w:val="94CAB3E4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8" w15:restartNumberingAfterBreak="0">
    <w:nsid w:val="5B064FD6"/>
    <w:multiLevelType w:val="multilevel"/>
    <w:tmpl w:val="D8F27394"/>
    <w:lvl w:ilvl="0">
      <w:start w:val="1"/>
      <w:numFmt w:val="decimal"/>
      <w:pStyle w:val="s01"/>
      <w:lvlText w:val="%1"/>
      <w:lvlJc w:val="left"/>
      <w:pPr>
        <w:tabs>
          <w:tab w:val="num" w:pos="720"/>
        </w:tabs>
        <w:ind w:left="20" w:firstLine="340"/>
      </w:pPr>
      <w:rPr>
        <w:rFonts w:cs="Times New Roman"/>
      </w:rPr>
    </w:lvl>
    <w:lvl w:ilvl="1">
      <w:start w:val="1"/>
      <w:numFmt w:val="decimal"/>
      <w:pStyle w:val="s02"/>
      <w:lvlText w:val="%1.%2"/>
      <w:lvlJc w:val="left"/>
      <w:pPr>
        <w:tabs>
          <w:tab w:val="num" w:pos="720"/>
        </w:tabs>
        <w:ind w:left="20" w:firstLine="340"/>
      </w:pPr>
      <w:rPr>
        <w:rFonts w:cs="Times New Roman"/>
        <w:b w:val="0"/>
        <w:bCs w:val="0"/>
      </w:rPr>
    </w:lvl>
    <w:lvl w:ilvl="2">
      <w:start w:val="1"/>
      <w:numFmt w:val="decimal"/>
      <w:pStyle w:val="s03"/>
      <w:lvlText w:val="%1.%2.%3"/>
      <w:lvlJc w:val="left"/>
      <w:pPr>
        <w:tabs>
          <w:tab w:val="num" w:pos="1440"/>
        </w:tabs>
        <w:ind w:left="380" w:firstLine="340"/>
      </w:pPr>
      <w:rPr>
        <w:rFonts w:cs="Times New Roman"/>
      </w:rPr>
    </w:lvl>
    <w:lvl w:ilvl="3">
      <w:start w:val="1"/>
      <w:numFmt w:val="decimal"/>
      <w:pStyle w:val="s04"/>
      <w:lvlText w:val="%1.%2.%3.%4"/>
      <w:lvlJc w:val="left"/>
      <w:pPr>
        <w:tabs>
          <w:tab w:val="num" w:pos="1420"/>
        </w:tabs>
        <w:ind w:firstLine="340"/>
      </w:pPr>
      <w:rPr>
        <w:rFonts w:cs="Times New Roman"/>
      </w:rPr>
    </w:lvl>
    <w:lvl w:ilvl="4">
      <w:start w:val="1"/>
      <w:numFmt w:val="russianLower"/>
      <w:pStyle w:val="s08"/>
      <w:suff w:val="space"/>
      <w:lvlText w:val="%5)"/>
      <w:lvlJc w:val="left"/>
      <w:pPr>
        <w:ind w:firstLine="340"/>
      </w:pPr>
      <w:rPr>
        <w:rFonts w:cs="Times New Roman"/>
      </w:rPr>
    </w:lvl>
    <w:lvl w:ilvl="5">
      <w:start w:val="1"/>
      <w:numFmt w:val="none"/>
      <w:pStyle w:val="s131"/>
      <w:suff w:val="space"/>
      <w:lvlText w:val=""/>
      <w:lvlJc w:val="left"/>
      <w:pPr>
        <w:ind w:left="680"/>
      </w:pPr>
      <w:rPr>
        <w:rFonts w:cs="Times New Roman"/>
      </w:rPr>
    </w:lvl>
    <w:lvl w:ilvl="6">
      <w:start w:val="1"/>
      <w:numFmt w:val="none"/>
      <w:lvlRestart w:val="0"/>
      <w:lvlText w:val=""/>
      <w:lvlJc w:val="left"/>
      <w:rPr>
        <w:rFonts w:cs="Times New Roman"/>
      </w:rPr>
    </w:lvl>
    <w:lvl w:ilvl="7">
      <w:start w:val="1"/>
      <w:numFmt w:val="decimal"/>
      <w:lvlRestart w:val="0"/>
      <w:pStyle w:val="s121"/>
      <w:lvlText w:val="%8"/>
      <w:lvlJc w:val="left"/>
      <w:pPr>
        <w:tabs>
          <w:tab w:val="num" w:pos="360"/>
        </w:tabs>
        <w:ind w:left="340" w:hanging="340"/>
      </w:pPr>
      <w:rPr>
        <w:rFonts w:cs="Times New Roman"/>
      </w:rPr>
    </w:lvl>
    <w:lvl w:ilvl="8">
      <w:start w:val="1"/>
      <w:numFmt w:val="decimal"/>
      <w:lvlRestart w:val="0"/>
      <w:pStyle w:val="s141"/>
      <w:lvlText w:val="%9."/>
      <w:lvlJc w:val="left"/>
      <w:pPr>
        <w:tabs>
          <w:tab w:val="num" w:pos="1080"/>
        </w:tabs>
        <w:ind w:left="720"/>
      </w:pPr>
      <w:rPr>
        <w:rFonts w:cs="Times New Roman"/>
      </w:rPr>
    </w:lvl>
  </w:abstractNum>
  <w:abstractNum w:abstractNumId="69" w15:restartNumberingAfterBreak="0">
    <w:nsid w:val="5BD71ED7"/>
    <w:multiLevelType w:val="hybridMultilevel"/>
    <w:tmpl w:val="A5CE520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0" w15:restartNumberingAfterBreak="0">
    <w:nsid w:val="5BDA1635"/>
    <w:multiLevelType w:val="hybridMultilevel"/>
    <w:tmpl w:val="322EA086"/>
    <w:lvl w:ilvl="0" w:tplc="189C5B18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71" w15:restartNumberingAfterBreak="0">
    <w:nsid w:val="5F0C079B"/>
    <w:multiLevelType w:val="hybridMultilevel"/>
    <w:tmpl w:val="06AEC03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2" w15:restartNumberingAfterBreak="0">
    <w:nsid w:val="5FDD5F2E"/>
    <w:multiLevelType w:val="multilevel"/>
    <w:tmpl w:val="56F2090E"/>
    <w:lvl w:ilvl="0">
      <w:start w:val="1"/>
      <w:numFmt w:val="decimal"/>
      <w:pStyle w:val="12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1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2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3" w15:restartNumberingAfterBreak="0">
    <w:nsid w:val="60D10B72"/>
    <w:multiLevelType w:val="hybridMultilevel"/>
    <w:tmpl w:val="DAFA63A4"/>
    <w:lvl w:ilvl="0" w:tplc="3794794C">
      <w:start w:val="1"/>
      <w:numFmt w:val="decimal"/>
      <w:suff w:val="nothing"/>
      <w:lvlText w:val="%1."/>
      <w:lvlJc w:val="left"/>
      <w:pPr>
        <w:ind w:left="5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38F3BFA"/>
    <w:multiLevelType w:val="hybridMultilevel"/>
    <w:tmpl w:val="3D567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4D929F6"/>
    <w:multiLevelType w:val="hybridMultilevel"/>
    <w:tmpl w:val="09AA34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6" w15:restartNumberingAfterBreak="0">
    <w:nsid w:val="66064E5B"/>
    <w:multiLevelType w:val="hybridMultilevel"/>
    <w:tmpl w:val="6590DD1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7" w15:restartNumberingAfterBreak="0">
    <w:nsid w:val="6D1622D6"/>
    <w:multiLevelType w:val="hybridMultilevel"/>
    <w:tmpl w:val="2D4079A6"/>
    <w:lvl w:ilvl="0" w:tplc="509E1AA6">
      <w:start w:val="1"/>
      <w:numFmt w:val="bullet"/>
      <w:pStyle w:val="22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79" w15:restartNumberingAfterBreak="0">
    <w:nsid w:val="6F1264E7"/>
    <w:multiLevelType w:val="hybridMultilevel"/>
    <w:tmpl w:val="90A44712"/>
    <w:lvl w:ilvl="0" w:tplc="3794794C">
      <w:start w:val="1"/>
      <w:numFmt w:val="decimal"/>
      <w:suff w:val="nothing"/>
      <w:lvlText w:val="%1."/>
      <w:lvlJc w:val="left"/>
      <w:pPr>
        <w:ind w:left="5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0E9653A"/>
    <w:multiLevelType w:val="hybridMultilevel"/>
    <w:tmpl w:val="7D326A7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1" w15:restartNumberingAfterBreak="0">
    <w:nsid w:val="7205745C"/>
    <w:multiLevelType w:val="hybridMultilevel"/>
    <w:tmpl w:val="991665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2" w15:restartNumberingAfterBreak="0">
    <w:nsid w:val="76B1447A"/>
    <w:multiLevelType w:val="hybridMultilevel"/>
    <w:tmpl w:val="90A44712"/>
    <w:lvl w:ilvl="0" w:tplc="3794794C">
      <w:start w:val="1"/>
      <w:numFmt w:val="decimal"/>
      <w:suff w:val="nothing"/>
      <w:lvlText w:val="%1."/>
      <w:lvlJc w:val="left"/>
      <w:pPr>
        <w:ind w:left="5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7F261B2"/>
    <w:multiLevelType w:val="hybridMultilevel"/>
    <w:tmpl w:val="90A44712"/>
    <w:lvl w:ilvl="0" w:tplc="3794794C">
      <w:start w:val="1"/>
      <w:numFmt w:val="decimal"/>
      <w:suff w:val="nothing"/>
      <w:lvlText w:val="%1."/>
      <w:lvlJc w:val="left"/>
      <w:pPr>
        <w:ind w:left="5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BEA206B"/>
    <w:multiLevelType w:val="hybridMultilevel"/>
    <w:tmpl w:val="CC1A92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5" w15:restartNumberingAfterBreak="0">
    <w:nsid w:val="7D531AAE"/>
    <w:multiLevelType w:val="hybridMultilevel"/>
    <w:tmpl w:val="6BD8A06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87" w15:restartNumberingAfterBreak="0">
    <w:nsid w:val="7FC90DCD"/>
    <w:multiLevelType w:val="hybridMultilevel"/>
    <w:tmpl w:val="39247E2C"/>
    <w:lvl w:ilvl="0" w:tplc="041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num w:numId="1">
    <w:abstractNumId w:val="77"/>
  </w:num>
  <w:num w:numId="2">
    <w:abstractNumId w:val="86"/>
  </w:num>
  <w:num w:numId="3">
    <w:abstractNumId w:val="54"/>
  </w:num>
  <w:num w:numId="4">
    <w:abstractNumId w:val="64"/>
  </w:num>
  <w:num w:numId="5">
    <w:abstractNumId w:val="4"/>
  </w:num>
  <w:num w:numId="6">
    <w:abstractNumId w:val="34"/>
  </w:num>
  <w:num w:numId="7">
    <w:abstractNumId w:val="78"/>
  </w:num>
  <w:num w:numId="8">
    <w:abstractNumId w:val="2"/>
  </w:num>
  <w:num w:numId="9">
    <w:abstractNumId w:val="44"/>
  </w:num>
  <w:num w:numId="10">
    <w:abstractNumId w:val="65"/>
  </w:num>
  <w:num w:numId="11">
    <w:abstractNumId w:val="52"/>
  </w:num>
  <w:num w:numId="12">
    <w:abstractNumId w:val="46"/>
  </w:num>
  <w:num w:numId="13">
    <w:abstractNumId w:val="10"/>
  </w:num>
  <w:num w:numId="14">
    <w:abstractNumId w:val="51"/>
  </w:num>
  <w:num w:numId="15">
    <w:abstractNumId w:val="56"/>
  </w:num>
  <w:num w:numId="16">
    <w:abstractNumId w:val="29"/>
  </w:num>
  <w:num w:numId="17">
    <w:abstractNumId w:val="62"/>
  </w:num>
  <w:num w:numId="18">
    <w:abstractNumId w:val="19"/>
  </w:num>
  <w:num w:numId="19">
    <w:abstractNumId w:val="38"/>
  </w:num>
  <w:num w:numId="20">
    <w:abstractNumId w:val="85"/>
  </w:num>
  <w:num w:numId="21">
    <w:abstractNumId w:val="11"/>
  </w:num>
  <w:num w:numId="22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2"/>
  </w:num>
  <w:num w:numId="24">
    <w:abstractNumId w:val="33"/>
  </w:num>
  <w:num w:numId="25">
    <w:abstractNumId w:val="66"/>
  </w:num>
  <w:num w:numId="26">
    <w:abstractNumId w:val="23"/>
  </w:num>
  <w:num w:numId="27">
    <w:abstractNumId w:val="14"/>
  </w:num>
  <w:num w:numId="28">
    <w:abstractNumId w:val="35"/>
  </w:num>
  <w:num w:numId="29">
    <w:abstractNumId w:val="3"/>
  </w:num>
  <w:num w:numId="30">
    <w:abstractNumId w:val="36"/>
  </w:num>
  <w:num w:numId="31">
    <w:abstractNumId w:val="13"/>
  </w:num>
  <w:num w:numId="32">
    <w:abstractNumId w:val="8"/>
  </w:num>
  <w:num w:numId="33">
    <w:abstractNumId w:val="55"/>
  </w:num>
  <w:num w:numId="34">
    <w:abstractNumId w:val="37"/>
  </w:num>
  <w:num w:numId="35">
    <w:abstractNumId w:val="80"/>
  </w:num>
  <w:num w:numId="36">
    <w:abstractNumId w:val="61"/>
  </w:num>
  <w:num w:numId="37">
    <w:abstractNumId w:val="27"/>
  </w:num>
  <w:num w:numId="38">
    <w:abstractNumId w:val="53"/>
  </w:num>
  <w:num w:numId="39">
    <w:abstractNumId w:val="67"/>
  </w:num>
  <w:num w:numId="40">
    <w:abstractNumId w:val="17"/>
  </w:num>
  <w:num w:numId="41">
    <w:abstractNumId w:val="5"/>
  </w:num>
  <w:num w:numId="42">
    <w:abstractNumId w:val="16"/>
  </w:num>
  <w:num w:numId="43">
    <w:abstractNumId w:val="18"/>
  </w:num>
  <w:num w:numId="44">
    <w:abstractNumId w:val="43"/>
  </w:num>
  <w:num w:numId="45">
    <w:abstractNumId w:val="58"/>
  </w:num>
  <w:num w:numId="46">
    <w:abstractNumId w:val="42"/>
  </w:num>
  <w:num w:numId="47">
    <w:abstractNumId w:val="60"/>
  </w:num>
  <w:num w:numId="48">
    <w:abstractNumId w:val="7"/>
  </w:num>
  <w:num w:numId="49">
    <w:abstractNumId w:val="39"/>
  </w:num>
  <w:num w:numId="50">
    <w:abstractNumId w:val="70"/>
  </w:num>
  <w:num w:numId="51">
    <w:abstractNumId w:val="47"/>
  </w:num>
  <w:num w:numId="52">
    <w:abstractNumId w:val="12"/>
  </w:num>
  <w:num w:numId="53">
    <w:abstractNumId w:val="74"/>
  </w:num>
  <w:num w:numId="54">
    <w:abstractNumId w:val="1"/>
  </w:num>
  <w:num w:numId="55">
    <w:abstractNumId w:val="21"/>
  </w:num>
  <w:num w:numId="56">
    <w:abstractNumId w:val="15"/>
  </w:num>
  <w:num w:numId="57">
    <w:abstractNumId w:val="9"/>
  </w:num>
  <w:num w:numId="58">
    <w:abstractNumId w:val="32"/>
  </w:num>
  <w:num w:numId="59">
    <w:abstractNumId w:val="87"/>
  </w:num>
  <w:num w:numId="60">
    <w:abstractNumId w:val="76"/>
  </w:num>
  <w:num w:numId="61">
    <w:abstractNumId w:val="48"/>
  </w:num>
  <w:num w:numId="62">
    <w:abstractNumId w:val="41"/>
  </w:num>
  <w:num w:numId="63">
    <w:abstractNumId w:val="26"/>
  </w:num>
  <w:num w:numId="64">
    <w:abstractNumId w:val="57"/>
  </w:num>
  <w:num w:numId="65">
    <w:abstractNumId w:val="59"/>
  </w:num>
  <w:num w:numId="66">
    <w:abstractNumId w:val="75"/>
  </w:num>
  <w:num w:numId="67">
    <w:abstractNumId w:val="49"/>
  </w:num>
  <w:num w:numId="68">
    <w:abstractNumId w:val="69"/>
  </w:num>
  <w:num w:numId="69">
    <w:abstractNumId w:val="66"/>
  </w:num>
  <w:num w:numId="70">
    <w:abstractNumId w:val="22"/>
  </w:num>
  <w:num w:numId="71">
    <w:abstractNumId w:val="81"/>
  </w:num>
  <w:num w:numId="72">
    <w:abstractNumId w:val="28"/>
  </w:num>
  <w:num w:numId="73">
    <w:abstractNumId w:val="50"/>
  </w:num>
  <w:num w:numId="74">
    <w:abstractNumId w:val="71"/>
  </w:num>
  <w:num w:numId="75">
    <w:abstractNumId w:val="73"/>
  </w:num>
  <w:num w:numId="76">
    <w:abstractNumId w:val="82"/>
  </w:num>
  <w:num w:numId="77">
    <w:abstractNumId w:val="45"/>
  </w:num>
  <w:num w:numId="78">
    <w:abstractNumId w:val="63"/>
  </w:num>
  <w:num w:numId="79">
    <w:abstractNumId w:val="30"/>
  </w:num>
  <w:num w:numId="80">
    <w:abstractNumId w:val="20"/>
  </w:num>
  <w:num w:numId="81">
    <w:abstractNumId w:val="83"/>
  </w:num>
  <w:num w:numId="82">
    <w:abstractNumId w:val="79"/>
  </w:num>
  <w:num w:numId="83">
    <w:abstractNumId w:val="25"/>
  </w:num>
  <w:num w:numId="84">
    <w:abstractNumId w:val="40"/>
  </w:num>
  <w:num w:numId="85">
    <w:abstractNumId w:val="84"/>
  </w:num>
  <w:num w:numId="86">
    <w:abstractNumId w:val="24"/>
  </w:num>
  <w:num w:numId="87">
    <w:abstractNumId w:val="0"/>
  </w:num>
  <w:num w:numId="88">
    <w:abstractNumId w:val="6"/>
  </w:num>
  <w:num w:numId="89">
    <w:abstractNumId w:val="31"/>
  </w:num>
  <w:numIdMacAtCleanup w:val="8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intsovaMA">
    <w15:presenceInfo w15:providerId="None" w15:userId="SintsovaMA"/>
  </w15:person>
  <w15:person w15:author="NazarovaVA">
    <w15:presenceInfo w15:providerId="None" w15:userId="NazarovaVA"/>
  </w15:person>
  <w15:person w15:author="Paramonova Elena">
    <w15:presenceInfo w15:providerId="AD" w15:userId="S-1-5-21-1190182572-3302889577-4172225021-2979"/>
  </w15:person>
  <w15:person w15:author="ParamonovaEA">
    <w15:presenceInfo w15:providerId="None" w15:userId="ParamonovaEA"/>
  </w15:person>
  <w15:person w15:author="Anton Chigvintsev">
    <w15:presenceInfo w15:providerId="None" w15:userId="Anton Chigvintsev"/>
  </w15:person>
  <w15:person w15:author="Лазарев Артем Андреевич (Подрядчик. ООО БерингПойнт)">
    <w15:presenceInfo w15:providerId="None" w15:userId="Лазарев Артем Андреевич (Подрядчик. ООО БерингПойнт)"/>
  </w15:person>
  <w15:person w15:author="Goppe Sergey">
    <w15:presenceInfo w15:providerId="AD" w15:userId="S-1-5-21-1190182572-3302889577-4172225021-34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trackRevisions/>
  <w:defaultTabStop w:val="708"/>
  <w:autoHyphenation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25"/>
    <w:rsid w:val="0000008D"/>
    <w:rsid w:val="00000184"/>
    <w:rsid w:val="0000044D"/>
    <w:rsid w:val="00000553"/>
    <w:rsid w:val="000007FA"/>
    <w:rsid w:val="0000088B"/>
    <w:rsid w:val="000008ED"/>
    <w:rsid w:val="00000E93"/>
    <w:rsid w:val="000010F7"/>
    <w:rsid w:val="0000186A"/>
    <w:rsid w:val="000019C1"/>
    <w:rsid w:val="00002E6A"/>
    <w:rsid w:val="00003653"/>
    <w:rsid w:val="00003791"/>
    <w:rsid w:val="000039B1"/>
    <w:rsid w:val="000044ED"/>
    <w:rsid w:val="00004609"/>
    <w:rsid w:val="00005384"/>
    <w:rsid w:val="000055D8"/>
    <w:rsid w:val="00006518"/>
    <w:rsid w:val="0000665F"/>
    <w:rsid w:val="000067DE"/>
    <w:rsid w:val="00006926"/>
    <w:rsid w:val="00007B7E"/>
    <w:rsid w:val="00011142"/>
    <w:rsid w:val="00011442"/>
    <w:rsid w:val="00011931"/>
    <w:rsid w:val="00011AF3"/>
    <w:rsid w:val="00012C1B"/>
    <w:rsid w:val="00013234"/>
    <w:rsid w:val="000139F4"/>
    <w:rsid w:val="00013B79"/>
    <w:rsid w:val="00013D76"/>
    <w:rsid w:val="000140FE"/>
    <w:rsid w:val="00014691"/>
    <w:rsid w:val="00014B63"/>
    <w:rsid w:val="00014BD0"/>
    <w:rsid w:val="000159DC"/>
    <w:rsid w:val="00016279"/>
    <w:rsid w:val="0001648B"/>
    <w:rsid w:val="000174AF"/>
    <w:rsid w:val="000176A4"/>
    <w:rsid w:val="00017A36"/>
    <w:rsid w:val="000202AC"/>
    <w:rsid w:val="00021196"/>
    <w:rsid w:val="00021B25"/>
    <w:rsid w:val="00022002"/>
    <w:rsid w:val="00022528"/>
    <w:rsid w:val="00022BD8"/>
    <w:rsid w:val="00022C33"/>
    <w:rsid w:val="00022F2D"/>
    <w:rsid w:val="000233DB"/>
    <w:rsid w:val="0002350F"/>
    <w:rsid w:val="00023EF2"/>
    <w:rsid w:val="00024BA2"/>
    <w:rsid w:val="000250BD"/>
    <w:rsid w:val="000257ED"/>
    <w:rsid w:val="00025EFE"/>
    <w:rsid w:val="0002614B"/>
    <w:rsid w:val="00026CC8"/>
    <w:rsid w:val="00030719"/>
    <w:rsid w:val="00031214"/>
    <w:rsid w:val="00031353"/>
    <w:rsid w:val="00032393"/>
    <w:rsid w:val="00032C7D"/>
    <w:rsid w:val="00034366"/>
    <w:rsid w:val="00034486"/>
    <w:rsid w:val="00034557"/>
    <w:rsid w:val="00034601"/>
    <w:rsid w:val="00034666"/>
    <w:rsid w:val="00035903"/>
    <w:rsid w:val="0003771C"/>
    <w:rsid w:val="000378F2"/>
    <w:rsid w:val="000409BC"/>
    <w:rsid w:val="00040E64"/>
    <w:rsid w:val="000418A9"/>
    <w:rsid w:val="00041BBD"/>
    <w:rsid w:val="0004211B"/>
    <w:rsid w:val="00042248"/>
    <w:rsid w:val="00042566"/>
    <w:rsid w:val="00042933"/>
    <w:rsid w:val="000429A9"/>
    <w:rsid w:val="00042B24"/>
    <w:rsid w:val="00042D94"/>
    <w:rsid w:val="0004392F"/>
    <w:rsid w:val="00044B1E"/>
    <w:rsid w:val="00045BFB"/>
    <w:rsid w:val="00045E1A"/>
    <w:rsid w:val="0004632B"/>
    <w:rsid w:val="00046917"/>
    <w:rsid w:val="00046EAC"/>
    <w:rsid w:val="0004767B"/>
    <w:rsid w:val="00047BAC"/>
    <w:rsid w:val="0005070F"/>
    <w:rsid w:val="00050780"/>
    <w:rsid w:val="0005148A"/>
    <w:rsid w:val="0005152F"/>
    <w:rsid w:val="00051E69"/>
    <w:rsid w:val="000522F1"/>
    <w:rsid w:val="000529A7"/>
    <w:rsid w:val="00052F89"/>
    <w:rsid w:val="000531B9"/>
    <w:rsid w:val="0005357E"/>
    <w:rsid w:val="000535AD"/>
    <w:rsid w:val="00053D7A"/>
    <w:rsid w:val="00054B3F"/>
    <w:rsid w:val="00054F32"/>
    <w:rsid w:val="00055C54"/>
    <w:rsid w:val="00056222"/>
    <w:rsid w:val="00056406"/>
    <w:rsid w:val="000566B7"/>
    <w:rsid w:val="00056C8A"/>
    <w:rsid w:val="00057447"/>
    <w:rsid w:val="00060196"/>
    <w:rsid w:val="00060BBA"/>
    <w:rsid w:val="00061530"/>
    <w:rsid w:val="00061A56"/>
    <w:rsid w:val="00061BC7"/>
    <w:rsid w:val="00061C98"/>
    <w:rsid w:val="000629A8"/>
    <w:rsid w:val="00062B80"/>
    <w:rsid w:val="0006367E"/>
    <w:rsid w:val="00064EF2"/>
    <w:rsid w:val="00065599"/>
    <w:rsid w:val="00066215"/>
    <w:rsid w:val="000664CB"/>
    <w:rsid w:val="00066B7B"/>
    <w:rsid w:val="00066BCF"/>
    <w:rsid w:val="0006741B"/>
    <w:rsid w:val="000702A3"/>
    <w:rsid w:val="00070870"/>
    <w:rsid w:val="00071012"/>
    <w:rsid w:val="000712CD"/>
    <w:rsid w:val="000712DD"/>
    <w:rsid w:val="00072156"/>
    <w:rsid w:val="00072A59"/>
    <w:rsid w:val="00072E0F"/>
    <w:rsid w:val="0007301A"/>
    <w:rsid w:val="000737DA"/>
    <w:rsid w:val="00075F1F"/>
    <w:rsid w:val="000769AD"/>
    <w:rsid w:val="00077947"/>
    <w:rsid w:val="000804C8"/>
    <w:rsid w:val="00080855"/>
    <w:rsid w:val="0008085E"/>
    <w:rsid w:val="00082BF9"/>
    <w:rsid w:val="000833DB"/>
    <w:rsid w:val="000835FE"/>
    <w:rsid w:val="000842B9"/>
    <w:rsid w:val="00084D82"/>
    <w:rsid w:val="0008537A"/>
    <w:rsid w:val="0008601A"/>
    <w:rsid w:val="000863CC"/>
    <w:rsid w:val="00086FC8"/>
    <w:rsid w:val="00087E7A"/>
    <w:rsid w:val="00090387"/>
    <w:rsid w:val="000904D2"/>
    <w:rsid w:val="000908CE"/>
    <w:rsid w:val="00090FD1"/>
    <w:rsid w:val="000925C0"/>
    <w:rsid w:val="0009329E"/>
    <w:rsid w:val="000932D4"/>
    <w:rsid w:val="00093463"/>
    <w:rsid w:val="000935F6"/>
    <w:rsid w:val="000938D9"/>
    <w:rsid w:val="000944C2"/>
    <w:rsid w:val="00094778"/>
    <w:rsid w:val="00094EEF"/>
    <w:rsid w:val="00095EE1"/>
    <w:rsid w:val="00096E3E"/>
    <w:rsid w:val="0009773D"/>
    <w:rsid w:val="00097838"/>
    <w:rsid w:val="000A065C"/>
    <w:rsid w:val="000A0F83"/>
    <w:rsid w:val="000A1752"/>
    <w:rsid w:val="000A1C0B"/>
    <w:rsid w:val="000A2E66"/>
    <w:rsid w:val="000A3339"/>
    <w:rsid w:val="000A4188"/>
    <w:rsid w:val="000A4C99"/>
    <w:rsid w:val="000A584D"/>
    <w:rsid w:val="000A5964"/>
    <w:rsid w:val="000A6642"/>
    <w:rsid w:val="000A6D72"/>
    <w:rsid w:val="000A6F8E"/>
    <w:rsid w:val="000A6FDF"/>
    <w:rsid w:val="000A790E"/>
    <w:rsid w:val="000A7AB0"/>
    <w:rsid w:val="000B1BD8"/>
    <w:rsid w:val="000B202F"/>
    <w:rsid w:val="000B2746"/>
    <w:rsid w:val="000B2F49"/>
    <w:rsid w:val="000B3752"/>
    <w:rsid w:val="000B3C66"/>
    <w:rsid w:val="000B4556"/>
    <w:rsid w:val="000B4B77"/>
    <w:rsid w:val="000B52B4"/>
    <w:rsid w:val="000B65DF"/>
    <w:rsid w:val="000C0246"/>
    <w:rsid w:val="000C042B"/>
    <w:rsid w:val="000C232A"/>
    <w:rsid w:val="000C2B73"/>
    <w:rsid w:val="000C2EC0"/>
    <w:rsid w:val="000C3C11"/>
    <w:rsid w:val="000C4017"/>
    <w:rsid w:val="000C401B"/>
    <w:rsid w:val="000C4FBE"/>
    <w:rsid w:val="000C534B"/>
    <w:rsid w:val="000C53B2"/>
    <w:rsid w:val="000C6162"/>
    <w:rsid w:val="000C668C"/>
    <w:rsid w:val="000C6F69"/>
    <w:rsid w:val="000C727B"/>
    <w:rsid w:val="000C732C"/>
    <w:rsid w:val="000C74DD"/>
    <w:rsid w:val="000D01FE"/>
    <w:rsid w:val="000D02D2"/>
    <w:rsid w:val="000D0592"/>
    <w:rsid w:val="000D10F2"/>
    <w:rsid w:val="000D1C92"/>
    <w:rsid w:val="000D218E"/>
    <w:rsid w:val="000D2E35"/>
    <w:rsid w:val="000D2E77"/>
    <w:rsid w:val="000D3693"/>
    <w:rsid w:val="000D3A7D"/>
    <w:rsid w:val="000D3F44"/>
    <w:rsid w:val="000D57BA"/>
    <w:rsid w:val="000D59E3"/>
    <w:rsid w:val="000D793B"/>
    <w:rsid w:val="000D7CF1"/>
    <w:rsid w:val="000E0739"/>
    <w:rsid w:val="000E0BC4"/>
    <w:rsid w:val="000E0BF2"/>
    <w:rsid w:val="000E1B71"/>
    <w:rsid w:val="000E23D2"/>
    <w:rsid w:val="000E29B5"/>
    <w:rsid w:val="000E3344"/>
    <w:rsid w:val="000E3941"/>
    <w:rsid w:val="000E490E"/>
    <w:rsid w:val="000E4F0E"/>
    <w:rsid w:val="000E5DD6"/>
    <w:rsid w:val="000E606D"/>
    <w:rsid w:val="000E62EF"/>
    <w:rsid w:val="000E7C62"/>
    <w:rsid w:val="000F06F3"/>
    <w:rsid w:val="000F145A"/>
    <w:rsid w:val="000F15F5"/>
    <w:rsid w:val="000F18F7"/>
    <w:rsid w:val="000F290B"/>
    <w:rsid w:val="000F31BA"/>
    <w:rsid w:val="000F4678"/>
    <w:rsid w:val="000F4820"/>
    <w:rsid w:val="000F5665"/>
    <w:rsid w:val="000F5BDB"/>
    <w:rsid w:val="000F606B"/>
    <w:rsid w:val="000F6264"/>
    <w:rsid w:val="000F7336"/>
    <w:rsid w:val="000F7471"/>
    <w:rsid w:val="00100A29"/>
    <w:rsid w:val="00100ADA"/>
    <w:rsid w:val="001013DC"/>
    <w:rsid w:val="00101CB0"/>
    <w:rsid w:val="00101DB2"/>
    <w:rsid w:val="0010251A"/>
    <w:rsid w:val="001025CC"/>
    <w:rsid w:val="0010395D"/>
    <w:rsid w:val="001046C8"/>
    <w:rsid w:val="00104869"/>
    <w:rsid w:val="001048AD"/>
    <w:rsid w:val="00104F05"/>
    <w:rsid w:val="00105398"/>
    <w:rsid w:val="00105E2C"/>
    <w:rsid w:val="0010632D"/>
    <w:rsid w:val="00106AE3"/>
    <w:rsid w:val="00106F27"/>
    <w:rsid w:val="0010716A"/>
    <w:rsid w:val="001071CF"/>
    <w:rsid w:val="00107DA9"/>
    <w:rsid w:val="00110927"/>
    <w:rsid w:val="0011099E"/>
    <w:rsid w:val="001114F2"/>
    <w:rsid w:val="001115E7"/>
    <w:rsid w:val="001118FF"/>
    <w:rsid w:val="00111A5C"/>
    <w:rsid w:val="00111D77"/>
    <w:rsid w:val="00111E93"/>
    <w:rsid w:val="0011271F"/>
    <w:rsid w:val="00112793"/>
    <w:rsid w:val="00112B82"/>
    <w:rsid w:val="00113194"/>
    <w:rsid w:val="00113476"/>
    <w:rsid w:val="001135C1"/>
    <w:rsid w:val="001137EA"/>
    <w:rsid w:val="001139A1"/>
    <w:rsid w:val="00113F50"/>
    <w:rsid w:val="0011459D"/>
    <w:rsid w:val="00114DD7"/>
    <w:rsid w:val="00116D56"/>
    <w:rsid w:val="00117476"/>
    <w:rsid w:val="00117549"/>
    <w:rsid w:val="00117C79"/>
    <w:rsid w:val="001200DA"/>
    <w:rsid w:val="00120A91"/>
    <w:rsid w:val="0012131D"/>
    <w:rsid w:val="00121407"/>
    <w:rsid w:val="001227F8"/>
    <w:rsid w:val="00122A33"/>
    <w:rsid w:val="00122B1B"/>
    <w:rsid w:val="00122FD3"/>
    <w:rsid w:val="00123600"/>
    <w:rsid w:val="00123C30"/>
    <w:rsid w:val="001252C1"/>
    <w:rsid w:val="00125B3F"/>
    <w:rsid w:val="00125D91"/>
    <w:rsid w:val="0012614B"/>
    <w:rsid w:val="00126191"/>
    <w:rsid w:val="001320EC"/>
    <w:rsid w:val="00132CB8"/>
    <w:rsid w:val="00133529"/>
    <w:rsid w:val="00133592"/>
    <w:rsid w:val="001338F8"/>
    <w:rsid w:val="00133F21"/>
    <w:rsid w:val="00133F7C"/>
    <w:rsid w:val="00134D40"/>
    <w:rsid w:val="00135A0C"/>
    <w:rsid w:val="00136663"/>
    <w:rsid w:val="001366D7"/>
    <w:rsid w:val="00136A70"/>
    <w:rsid w:val="00137751"/>
    <w:rsid w:val="00137C6D"/>
    <w:rsid w:val="00141B24"/>
    <w:rsid w:val="00141C41"/>
    <w:rsid w:val="00142339"/>
    <w:rsid w:val="00142379"/>
    <w:rsid w:val="00142730"/>
    <w:rsid w:val="00142B34"/>
    <w:rsid w:val="00142CD3"/>
    <w:rsid w:val="00142D2B"/>
    <w:rsid w:val="0014368C"/>
    <w:rsid w:val="00143715"/>
    <w:rsid w:val="0014421F"/>
    <w:rsid w:val="00144624"/>
    <w:rsid w:val="001447C3"/>
    <w:rsid w:val="00144F3F"/>
    <w:rsid w:val="001451EA"/>
    <w:rsid w:val="0014596D"/>
    <w:rsid w:val="00145B59"/>
    <w:rsid w:val="00145E29"/>
    <w:rsid w:val="001464ED"/>
    <w:rsid w:val="001465C1"/>
    <w:rsid w:val="00146FDE"/>
    <w:rsid w:val="00150026"/>
    <w:rsid w:val="00151AC3"/>
    <w:rsid w:val="00152938"/>
    <w:rsid w:val="00152A17"/>
    <w:rsid w:val="0015398F"/>
    <w:rsid w:val="00154541"/>
    <w:rsid w:val="001548A7"/>
    <w:rsid w:val="001548AF"/>
    <w:rsid w:val="001555A8"/>
    <w:rsid w:val="00155E55"/>
    <w:rsid w:val="00156C46"/>
    <w:rsid w:val="00157D57"/>
    <w:rsid w:val="00157F30"/>
    <w:rsid w:val="0016006A"/>
    <w:rsid w:val="00160916"/>
    <w:rsid w:val="00160D3C"/>
    <w:rsid w:val="001610E4"/>
    <w:rsid w:val="001613F6"/>
    <w:rsid w:val="001625F9"/>
    <w:rsid w:val="00162783"/>
    <w:rsid w:val="00162796"/>
    <w:rsid w:val="0016288C"/>
    <w:rsid w:val="001629B2"/>
    <w:rsid w:val="00162BE8"/>
    <w:rsid w:val="00162F2A"/>
    <w:rsid w:val="0016494C"/>
    <w:rsid w:val="00165905"/>
    <w:rsid w:val="00165A74"/>
    <w:rsid w:val="00165B33"/>
    <w:rsid w:val="001662AD"/>
    <w:rsid w:val="00166314"/>
    <w:rsid w:val="001664B2"/>
    <w:rsid w:val="00166EBC"/>
    <w:rsid w:val="00167257"/>
    <w:rsid w:val="001672D4"/>
    <w:rsid w:val="00167F36"/>
    <w:rsid w:val="001710BB"/>
    <w:rsid w:val="00171238"/>
    <w:rsid w:val="0017168D"/>
    <w:rsid w:val="00171755"/>
    <w:rsid w:val="00171B3C"/>
    <w:rsid w:val="00171D70"/>
    <w:rsid w:val="001721B7"/>
    <w:rsid w:val="00172BAB"/>
    <w:rsid w:val="00173523"/>
    <w:rsid w:val="001741AB"/>
    <w:rsid w:val="001750D2"/>
    <w:rsid w:val="001753FC"/>
    <w:rsid w:val="00175B15"/>
    <w:rsid w:val="00176B71"/>
    <w:rsid w:val="00177C94"/>
    <w:rsid w:val="00177FE9"/>
    <w:rsid w:val="001801A0"/>
    <w:rsid w:val="00180528"/>
    <w:rsid w:val="00180BF3"/>
    <w:rsid w:val="00180D02"/>
    <w:rsid w:val="00181541"/>
    <w:rsid w:val="001829A9"/>
    <w:rsid w:val="00182B01"/>
    <w:rsid w:val="00182D9E"/>
    <w:rsid w:val="001830C1"/>
    <w:rsid w:val="001831D4"/>
    <w:rsid w:val="00183C42"/>
    <w:rsid w:val="00184301"/>
    <w:rsid w:val="00185623"/>
    <w:rsid w:val="00185BAF"/>
    <w:rsid w:val="00185C42"/>
    <w:rsid w:val="00185E18"/>
    <w:rsid w:val="00186137"/>
    <w:rsid w:val="001870F5"/>
    <w:rsid w:val="00187AA3"/>
    <w:rsid w:val="00187C39"/>
    <w:rsid w:val="00187D71"/>
    <w:rsid w:val="00190D85"/>
    <w:rsid w:val="00190F93"/>
    <w:rsid w:val="00191C05"/>
    <w:rsid w:val="0019278C"/>
    <w:rsid w:val="00193343"/>
    <w:rsid w:val="0019455F"/>
    <w:rsid w:val="00195F43"/>
    <w:rsid w:val="00196052"/>
    <w:rsid w:val="00197206"/>
    <w:rsid w:val="00197FA2"/>
    <w:rsid w:val="001A0D2C"/>
    <w:rsid w:val="001A1C83"/>
    <w:rsid w:val="001A1CAE"/>
    <w:rsid w:val="001A1D98"/>
    <w:rsid w:val="001A1E3D"/>
    <w:rsid w:val="001A2810"/>
    <w:rsid w:val="001A2FBF"/>
    <w:rsid w:val="001A3184"/>
    <w:rsid w:val="001A38D9"/>
    <w:rsid w:val="001A391A"/>
    <w:rsid w:val="001A3F9C"/>
    <w:rsid w:val="001A4AAB"/>
    <w:rsid w:val="001A4E30"/>
    <w:rsid w:val="001A5CCA"/>
    <w:rsid w:val="001A6871"/>
    <w:rsid w:val="001A72A9"/>
    <w:rsid w:val="001B0024"/>
    <w:rsid w:val="001B0193"/>
    <w:rsid w:val="001B0B0A"/>
    <w:rsid w:val="001B146B"/>
    <w:rsid w:val="001B19C5"/>
    <w:rsid w:val="001B2FCD"/>
    <w:rsid w:val="001B3308"/>
    <w:rsid w:val="001B36BA"/>
    <w:rsid w:val="001B3B5C"/>
    <w:rsid w:val="001B3BC2"/>
    <w:rsid w:val="001B4800"/>
    <w:rsid w:val="001B5043"/>
    <w:rsid w:val="001B54A1"/>
    <w:rsid w:val="001B5B01"/>
    <w:rsid w:val="001B6731"/>
    <w:rsid w:val="001B7436"/>
    <w:rsid w:val="001B7FE1"/>
    <w:rsid w:val="001C0462"/>
    <w:rsid w:val="001C04CD"/>
    <w:rsid w:val="001C0DB1"/>
    <w:rsid w:val="001C11CF"/>
    <w:rsid w:val="001C11D2"/>
    <w:rsid w:val="001C1CF6"/>
    <w:rsid w:val="001C2799"/>
    <w:rsid w:val="001C29A5"/>
    <w:rsid w:val="001C2F88"/>
    <w:rsid w:val="001C3310"/>
    <w:rsid w:val="001C3F38"/>
    <w:rsid w:val="001C4357"/>
    <w:rsid w:val="001C4361"/>
    <w:rsid w:val="001C45C5"/>
    <w:rsid w:val="001C49EC"/>
    <w:rsid w:val="001C4E0C"/>
    <w:rsid w:val="001C4EEC"/>
    <w:rsid w:val="001C5F43"/>
    <w:rsid w:val="001C5FA5"/>
    <w:rsid w:val="001C72F2"/>
    <w:rsid w:val="001D07E0"/>
    <w:rsid w:val="001D09A1"/>
    <w:rsid w:val="001D0E73"/>
    <w:rsid w:val="001D0ED1"/>
    <w:rsid w:val="001D277E"/>
    <w:rsid w:val="001D3CB7"/>
    <w:rsid w:val="001D58B3"/>
    <w:rsid w:val="001D6464"/>
    <w:rsid w:val="001D6578"/>
    <w:rsid w:val="001D7845"/>
    <w:rsid w:val="001D7BA6"/>
    <w:rsid w:val="001E0C58"/>
    <w:rsid w:val="001E0E78"/>
    <w:rsid w:val="001E0F50"/>
    <w:rsid w:val="001E102D"/>
    <w:rsid w:val="001E1463"/>
    <w:rsid w:val="001E2575"/>
    <w:rsid w:val="001E272C"/>
    <w:rsid w:val="001E273D"/>
    <w:rsid w:val="001E27F8"/>
    <w:rsid w:val="001E2C72"/>
    <w:rsid w:val="001E3024"/>
    <w:rsid w:val="001E34D8"/>
    <w:rsid w:val="001E3D54"/>
    <w:rsid w:val="001E4555"/>
    <w:rsid w:val="001E4C05"/>
    <w:rsid w:val="001E58F2"/>
    <w:rsid w:val="001E60DC"/>
    <w:rsid w:val="001E6850"/>
    <w:rsid w:val="001E6FEC"/>
    <w:rsid w:val="001F043C"/>
    <w:rsid w:val="001F08B0"/>
    <w:rsid w:val="001F1215"/>
    <w:rsid w:val="001F1321"/>
    <w:rsid w:val="001F27A1"/>
    <w:rsid w:val="001F2FB4"/>
    <w:rsid w:val="001F31F3"/>
    <w:rsid w:val="001F352C"/>
    <w:rsid w:val="001F360F"/>
    <w:rsid w:val="001F3F84"/>
    <w:rsid w:val="001F4C7B"/>
    <w:rsid w:val="001F4CDF"/>
    <w:rsid w:val="001F4EE7"/>
    <w:rsid w:val="001F5694"/>
    <w:rsid w:val="001F592D"/>
    <w:rsid w:val="001F5B36"/>
    <w:rsid w:val="001F5FC9"/>
    <w:rsid w:val="001F644D"/>
    <w:rsid w:val="001F64A9"/>
    <w:rsid w:val="001F665A"/>
    <w:rsid w:val="001F67CC"/>
    <w:rsid w:val="001F68E4"/>
    <w:rsid w:val="001F718E"/>
    <w:rsid w:val="001F724C"/>
    <w:rsid w:val="001F7383"/>
    <w:rsid w:val="00200687"/>
    <w:rsid w:val="00200C0D"/>
    <w:rsid w:val="00200D9B"/>
    <w:rsid w:val="00202369"/>
    <w:rsid w:val="00202CFA"/>
    <w:rsid w:val="00203043"/>
    <w:rsid w:val="002048B0"/>
    <w:rsid w:val="00204FFD"/>
    <w:rsid w:val="002055F1"/>
    <w:rsid w:val="0020682E"/>
    <w:rsid w:val="00210227"/>
    <w:rsid w:val="00210AFB"/>
    <w:rsid w:val="00210EF4"/>
    <w:rsid w:val="002129A6"/>
    <w:rsid w:val="002133D0"/>
    <w:rsid w:val="002139AC"/>
    <w:rsid w:val="00213B0A"/>
    <w:rsid w:val="00213D3B"/>
    <w:rsid w:val="002148E3"/>
    <w:rsid w:val="00215551"/>
    <w:rsid w:val="00215723"/>
    <w:rsid w:val="0021589E"/>
    <w:rsid w:val="00215A93"/>
    <w:rsid w:val="00215E9C"/>
    <w:rsid w:val="00216053"/>
    <w:rsid w:val="00216993"/>
    <w:rsid w:val="00216D1E"/>
    <w:rsid w:val="00217266"/>
    <w:rsid w:val="002178CF"/>
    <w:rsid w:val="002179C3"/>
    <w:rsid w:val="002204E3"/>
    <w:rsid w:val="00220F8C"/>
    <w:rsid w:val="00221053"/>
    <w:rsid w:val="00221F34"/>
    <w:rsid w:val="00222186"/>
    <w:rsid w:val="00222296"/>
    <w:rsid w:val="0022248B"/>
    <w:rsid w:val="002236DA"/>
    <w:rsid w:val="0022430B"/>
    <w:rsid w:val="00224584"/>
    <w:rsid w:val="00225C5E"/>
    <w:rsid w:val="00226277"/>
    <w:rsid w:val="00226646"/>
    <w:rsid w:val="002267F4"/>
    <w:rsid w:val="00226DC3"/>
    <w:rsid w:val="00227421"/>
    <w:rsid w:val="002275DB"/>
    <w:rsid w:val="002279EE"/>
    <w:rsid w:val="00227B5C"/>
    <w:rsid w:val="00227D3B"/>
    <w:rsid w:val="0023077D"/>
    <w:rsid w:val="00230C28"/>
    <w:rsid w:val="0023164B"/>
    <w:rsid w:val="00231D69"/>
    <w:rsid w:val="00231ED4"/>
    <w:rsid w:val="002324ED"/>
    <w:rsid w:val="0023490D"/>
    <w:rsid w:val="00235220"/>
    <w:rsid w:val="00235231"/>
    <w:rsid w:val="00235DA0"/>
    <w:rsid w:val="002361D6"/>
    <w:rsid w:val="00236D69"/>
    <w:rsid w:val="00236DFB"/>
    <w:rsid w:val="00237DA5"/>
    <w:rsid w:val="002400D2"/>
    <w:rsid w:val="00240282"/>
    <w:rsid w:val="00240312"/>
    <w:rsid w:val="0024035C"/>
    <w:rsid w:val="00240592"/>
    <w:rsid w:val="00242165"/>
    <w:rsid w:val="00242191"/>
    <w:rsid w:val="00243DFE"/>
    <w:rsid w:val="00244698"/>
    <w:rsid w:val="002457B0"/>
    <w:rsid w:val="00245A96"/>
    <w:rsid w:val="00245F07"/>
    <w:rsid w:val="002464FC"/>
    <w:rsid w:val="00246CA1"/>
    <w:rsid w:val="00246D33"/>
    <w:rsid w:val="00247072"/>
    <w:rsid w:val="0024767C"/>
    <w:rsid w:val="00247963"/>
    <w:rsid w:val="00250301"/>
    <w:rsid w:val="0025068A"/>
    <w:rsid w:val="00250ACD"/>
    <w:rsid w:val="00250E74"/>
    <w:rsid w:val="00251034"/>
    <w:rsid w:val="00252B34"/>
    <w:rsid w:val="00252C11"/>
    <w:rsid w:val="00252D72"/>
    <w:rsid w:val="00252EFA"/>
    <w:rsid w:val="00253012"/>
    <w:rsid w:val="00253B44"/>
    <w:rsid w:val="00254E59"/>
    <w:rsid w:val="00255E49"/>
    <w:rsid w:val="00256326"/>
    <w:rsid w:val="0025752E"/>
    <w:rsid w:val="00257D35"/>
    <w:rsid w:val="00260C77"/>
    <w:rsid w:val="00260F70"/>
    <w:rsid w:val="002613B8"/>
    <w:rsid w:val="002616CD"/>
    <w:rsid w:val="00262081"/>
    <w:rsid w:val="002633B6"/>
    <w:rsid w:val="00263EFE"/>
    <w:rsid w:val="002648B2"/>
    <w:rsid w:val="00264AA3"/>
    <w:rsid w:val="002654B8"/>
    <w:rsid w:val="00266A87"/>
    <w:rsid w:val="0027068F"/>
    <w:rsid w:val="002714AE"/>
    <w:rsid w:val="002714B4"/>
    <w:rsid w:val="00272398"/>
    <w:rsid w:val="00272F07"/>
    <w:rsid w:val="0027376D"/>
    <w:rsid w:val="00273E38"/>
    <w:rsid w:val="00273FA4"/>
    <w:rsid w:val="00274527"/>
    <w:rsid w:val="00274A86"/>
    <w:rsid w:val="00274B73"/>
    <w:rsid w:val="002760F7"/>
    <w:rsid w:val="002776CD"/>
    <w:rsid w:val="00280D49"/>
    <w:rsid w:val="00281543"/>
    <w:rsid w:val="00281791"/>
    <w:rsid w:val="00282D36"/>
    <w:rsid w:val="00282FF3"/>
    <w:rsid w:val="00283820"/>
    <w:rsid w:val="00283935"/>
    <w:rsid w:val="00283C6F"/>
    <w:rsid w:val="00284404"/>
    <w:rsid w:val="00284555"/>
    <w:rsid w:val="00285230"/>
    <w:rsid w:val="00285A6F"/>
    <w:rsid w:val="0028617F"/>
    <w:rsid w:val="0028783B"/>
    <w:rsid w:val="002902A6"/>
    <w:rsid w:val="002907F7"/>
    <w:rsid w:val="00290A13"/>
    <w:rsid w:val="002919A7"/>
    <w:rsid w:val="00291B39"/>
    <w:rsid w:val="00291C80"/>
    <w:rsid w:val="00292319"/>
    <w:rsid w:val="00292465"/>
    <w:rsid w:val="002929E6"/>
    <w:rsid w:val="00293637"/>
    <w:rsid w:val="00293642"/>
    <w:rsid w:val="00293D96"/>
    <w:rsid w:val="00293EA3"/>
    <w:rsid w:val="00295D4D"/>
    <w:rsid w:val="00295F8B"/>
    <w:rsid w:val="00296D7C"/>
    <w:rsid w:val="002A09A1"/>
    <w:rsid w:val="002A13B9"/>
    <w:rsid w:val="002A1586"/>
    <w:rsid w:val="002A1E0D"/>
    <w:rsid w:val="002A1FB3"/>
    <w:rsid w:val="002A2717"/>
    <w:rsid w:val="002A2B3F"/>
    <w:rsid w:val="002A3273"/>
    <w:rsid w:val="002A3683"/>
    <w:rsid w:val="002A3C84"/>
    <w:rsid w:val="002A447E"/>
    <w:rsid w:val="002A4898"/>
    <w:rsid w:val="002A5380"/>
    <w:rsid w:val="002A5916"/>
    <w:rsid w:val="002A5E4D"/>
    <w:rsid w:val="002A6560"/>
    <w:rsid w:val="002A6845"/>
    <w:rsid w:val="002A73BB"/>
    <w:rsid w:val="002A7771"/>
    <w:rsid w:val="002A79E3"/>
    <w:rsid w:val="002B0B40"/>
    <w:rsid w:val="002B10C1"/>
    <w:rsid w:val="002B15A1"/>
    <w:rsid w:val="002B3CDF"/>
    <w:rsid w:val="002B4308"/>
    <w:rsid w:val="002B51A2"/>
    <w:rsid w:val="002B5ED6"/>
    <w:rsid w:val="002B6335"/>
    <w:rsid w:val="002B67F8"/>
    <w:rsid w:val="002B6D82"/>
    <w:rsid w:val="002C0BEC"/>
    <w:rsid w:val="002C0F01"/>
    <w:rsid w:val="002C2277"/>
    <w:rsid w:val="002C2C3D"/>
    <w:rsid w:val="002C2DE7"/>
    <w:rsid w:val="002C35D5"/>
    <w:rsid w:val="002C3792"/>
    <w:rsid w:val="002C3FD5"/>
    <w:rsid w:val="002C4EE9"/>
    <w:rsid w:val="002C6310"/>
    <w:rsid w:val="002C635F"/>
    <w:rsid w:val="002C6956"/>
    <w:rsid w:val="002C7BC7"/>
    <w:rsid w:val="002D0532"/>
    <w:rsid w:val="002D0983"/>
    <w:rsid w:val="002D1546"/>
    <w:rsid w:val="002D1BB1"/>
    <w:rsid w:val="002D2106"/>
    <w:rsid w:val="002D2260"/>
    <w:rsid w:val="002D2521"/>
    <w:rsid w:val="002D2EDD"/>
    <w:rsid w:val="002D3B6A"/>
    <w:rsid w:val="002D498A"/>
    <w:rsid w:val="002D4B04"/>
    <w:rsid w:val="002D54C1"/>
    <w:rsid w:val="002D6619"/>
    <w:rsid w:val="002D7692"/>
    <w:rsid w:val="002E09FF"/>
    <w:rsid w:val="002E16C4"/>
    <w:rsid w:val="002E1B0A"/>
    <w:rsid w:val="002E272F"/>
    <w:rsid w:val="002E2E6D"/>
    <w:rsid w:val="002E3A9D"/>
    <w:rsid w:val="002E40A4"/>
    <w:rsid w:val="002E4631"/>
    <w:rsid w:val="002E4CA4"/>
    <w:rsid w:val="002E4CFE"/>
    <w:rsid w:val="002E551C"/>
    <w:rsid w:val="002E58F7"/>
    <w:rsid w:val="002E594D"/>
    <w:rsid w:val="002E63EB"/>
    <w:rsid w:val="002E67E7"/>
    <w:rsid w:val="002E6D68"/>
    <w:rsid w:val="002F0BC8"/>
    <w:rsid w:val="002F1270"/>
    <w:rsid w:val="002F1474"/>
    <w:rsid w:val="002F162C"/>
    <w:rsid w:val="002F1911"/>
    <w:rsid w:val="002F230E"/>
    <w:rsid w:val="002F2DC6"/>
    <w:rsid w:val="002F2F29"/>
    <w:rsid w:val="002F334B"/>
    <w:rsid w:val="002F3AB3"/>
    <w:rsid w:val="002F400F"/>
    <w:rsid w:val="002F5F24"/>
    <w:rsid w:val="00300994"/>
    <w:rsid w:val="00301067"/>
    <w:rsid w:val="0030185F"/>
    <w:rsid w:val="003018D1"/>
    <w:rsid w:val="003021C3"/>
    <w:rsid w:val="003026A7"/>
    <w:rsid w:val="00302CB9"/>
    <w:rsid w:val="00302D6A"/>
    <w:rsid w:val="003039E2"/>
    <w:rsid w:val="00303A8C"/>
    <w:rsid w:val="00303B55"/>
    <w:rsid w:val="003043DA"/>
    <w:rsid w:val="00304848"/>
    <w:rsid w:val="00304F2C"/>
    <w:rsid w:val="00305886"/>
    <w:rsid w:val="00305BEF"/>
    <w:rsid w:val="00305FAE"/>
    <w:rsid w:val="00306BF0"/>
    <w:rsid w:val="00307BFA"/>
    <w:rsid w:val="00310473"/>
    <w:rsid w:val="003106FF"/>
    <w:rsid w:val="0031090D"/>
    <w:rsid w:val="003121BB"/>
    <w:rsid w:val="00312DD8"/>
    <w:rsid w:val="00314819"/>
    <w:rsid w:val="00316FBD"/>
    <w:rsid w:val="00317011"/>
    <w:rsid w:val="00317953"/>
    <w:rsid w:val="00320B03"/>
    <w:rsid w:val="00321C8C"/>
    <w:rsid w:val="0032259B"/>
    <w:rsid w:val="00323160"/>
    <w:rsid w:val="00323425"/>
    <w:rsid w:val="00323D57"/>
    <w:rsid w:val="00323E60"/>
    <w:rsid w:val="003256A3"/>
    <w:rsid w:val="0032618B"/>
    <w:rsid w:val="0032660C"/>
    <w:rsid w:val="003267C9"/>
    <w:rsid w:val="00327E05"/>
    <w:rsid w:val="00327F28"/>
    <w:rsid w:val="0033013D"/>
    <w:rsid w:val="00331015"/>
    <w:rsid w:val="00331D03"/>
    <w:rsid w:val="003329DC"/>
    <w:rsid w:val="00333EDF"/>
    <w:rsid w:val="003343BD"/>
    <w:rsid w:val="00334B33"/>
    <w:rsid w:val="00337B70"/>
    <w:rsid w:val="003405D9"/>
    <w:rsid w:val="00340EDD"/>
    <w:rsid w:val="003415EC"/>
    <w:rsid w:val="0034202A"/>
    <w:rsid w:val="0034241F"/>
    <w:rsid w:val="0034261A"/>
    <w:rsid w:val="00342EAE"/>
    <w:rsid w:val="003430B1"/>
    <w:rsid w:val="003432BE"/>
    <w:rsid w:val="00343CF9"/>
    <w:rsid w:val="00344B71"/>
    <w:rsid w:val="00344D35"/>
    <w:rsid w:val="003458C8"/>
    <w:rsid w:val="00345ADC"/>
    <w:rsid w:val="003462D1"/>
    <w:rsid w:val="003465D6"/>
    <w:rsid w:val="00347387"/>
    <w:rsid w:val="003474AD"/>
    <w:rsid w:val="00347544"/>
    <w:rsid w:val="00350084"/>
    <w:rsid w:val="003500F0"/>
    <w:rsid w:val="0035045A"/>
    <w:rsid w:val="00353B21"/>
    <w:rsid w:val="00353BF0"/>
    <w:rsid w:val="00354539"/>
    <w:rsid w:val="00354BEF"/>
    <w:rsid w:val="00355D5D"/>
    <w:rsid w:val="00355E36"/>
    <w:rsid w:val="003563E6"/>
    <w:rsid w:val="00356A78"/>
    <w:rsid w:val="00356C09"/>
    <w:rsid w:val="00356D42"/>
    <w:rsid w:val="00357028"/>
    <w:rsid w:val="00357B26"/>
    <w:rsid w:val="003607B0"/>
    <w:rsid w:val="003609C3"/>
    <w:rsid w:val="00360E8B"/>
    <w:rsid w:val="003613B0"/>
    <w:rsid w:val="00361915"/>
    <w:rsid w:val="003621D7"/>
    <w:rsid w:val="003626C6"/>
    <w:rsid w:val="003626F3"/>
    <w:rsid w:val="003628EA"/>
    <w:rsid w:val="00363CBE"/>
    <w:rsid w:val="00364278"/>
    <w:rsid w:val="003646FF"/>
    <w:rsid w:val="003650F0"/>
    <w:rsid w:val="003655FB"/>
    <w:rsid w:val="003658FC"/>
    <w:rsid w:val="00365991"/>
    <w:rsid w:val="0036645F"/>
    <w:rsid w:val="00366948"/>
    <w:rsid w:val="00366DBE"/>
    <w:rsid w:val="00366FD1"/>
    <w:rsid w:val="00370118"/>
    <w:rsid w:val="003701C2"/>
    <w:rsid w:val="00370CE5"/>
    <w:rsid w:val="00371B72"/>
    <w:rsid w:val="00371DB5"/>
    <w:rsid w:val="00371FE6"/>
    <w:rsid w:val="003726FA"/>
    <w:rsid w:val="00373140"/>
    <w:rsid w:val="0037357D"/>
    <w:rsid w:val="00373717"/>
    <w:rsid w:val="00373DC4"/>
    <w:rsid w:val="00374123"/>
    <w:rsid w:val="00374F8B"/>
    <w:rsid w:val="0037511D"/>
    <w:rsid w:val="00375197"/>
    <w:rsid w:val="003757A8"/>
    <w:rsid w:val="00375E2A"/>
    <w:rsid w:val="00375F0B"/>
    <w:rsid w:val="00376D72"/>
    <w:rsid w:val="00377DB3"/>
    <w:rsid w:val="00380559"/>
    <w:rsid w:val="003806CD"/>
    <w:rsid w:val="0038091C"/>
    <w:rsid w:val="00381458"/>
    <w:rsid w:val="00381AA2"/>
    <w:rsid w:val="00381B76"/>
    <w:rsid w:val="003826AA"/>
    <w:rsid w:val="0038322D"/>
    <w:rsid w:val="00383728"/>
    <w:rsid w:val="003838FA"/>
    <w:rsid w:val="00384465"/>
    <w:rsid w:val="0038483D"/>
    <w:rsid w:val="003848F4"/>
    <w:rsid w:val="00384E6F"/>
    <w:rsid w:val="00385256"/>
    <w:rsid w:val="00385691"/>
    <w:rsid w:val="0038595B"/>
    <w:rsid w:val="00385B85"/>
    <w:rsid w:val="00386654"/>
    <w:rsid w:val="00386C3A"/>
    <w:rsid w:val="00387BF7"/>
    <w:rsid w:val="003905C7"/>
    <w:rsid w:val="003906FD"/>
    <w:rsid w:val="00390DEB"/>
    <w:rsid w:val="003911A7"/>
    <w:rsid w:val="00391937"/>
    <w:rsid w:val="0039198B"/>
    <w:rsid w:val="00392AE5"/>
    <w:rsid w:val="00392CE1"/>
    <w:rsid w:val="00392D12"/>
    <w:rsid w:val="003939C2"/>
    <w:rsid w:val="00393D5E"/>
    <w:rsid w:val="0039499E"/>
    <w:rsid w:val="0039534A"/>
    <w:rsid w:val="00395479"/>
    <w:rsid w:val="00395A8B"/>
    <w:rsid w:val="003960E5"/>
    <w:rsid w:val="00396558"/>
    <w:rsid w:val="003A1334"/>
    <w:rsid w:val="003A13C8"/>
    <w:rsid w:val="003A1731"/>
    <w:rsid w:val="003A2160"/>
    <w:rsid w:val="003A21EB"/>
    <w:rsid w:val="003A2667"/>
    <w:rsid w:val="003A2E54"/>
    <w:rsid w:val="003A3A61"/>
    <w:rsid w:val="003A3EEE"/>
    <w:rsid w:val="003A41D8"/>
    <w:rsid w:val="003A5C40"/>
    <w:rsid w:val="003A5C86"/>
    <w:rsid w:val="003A5ECD"/>
    <w:rsid w:val="003A7281"/>
    <w:rsid w:val="003A7727"/>
    <w:rsid w:val="003B173E"/>
    <w:rsid w:val="003B1CB5"/>
    <w:rsid w:val="003B1EA3"/>
    <w:rsid w:val="003B2BD1"/>
    <w:rsid w:val="003B2C8C"/>
    <w:rsid w:val="003B3452"/>
    <w:rsid w:val="003B4610"/>
    <w:rsid w:val="003B5E9D"/>
    <w:rsid w:val="003B69EA"/>
    <w:rsid w:val="003B7D35"/>
    <w:rsid w:val="003C1016"/>
    <w:rsid w:val="003C123B"/>
    <w:rsid w:val="003C147A"/>
    <w:rsid w:val="003C1C51"/>
    <w:rsid w:val="003C26BF"/>
    <w:rsid w:val="003C2734"/>
    <w:rsid w:val="003C3409"/>
    <w:rsid w:val="003C4156"/>
    <w:rsid w:val="003C4FB6"/>
    <w:rsid w:val="003C55EA"/>
    <w:rsid w:val="003C57BD"/>
    <w:rsid w:val="003C5FB5"/>
    <w:rsid w:val="003C639F"/>
    <w:rsid w:val="003C6718"/>
    <w:rsid w:val="003C6DC1"/>
    <w:rsid w:val="003C772F"/>
    <w:rsid w:val="003C7B93"/>
    <w:rsid w:val="003D0704"/>
    <w:rsid w:val="003D0BFD"/>
    <w:rsid w:val="003D0DB3"/>
    <w:rsid w:val="003D1CFF"/>
    <w:rsid w:val="003D1D35"/>
    <w:rsid w:val="003D2283"/>
    <w:rsid w:val="003D2982"/>
    <w:rsid w:val="003D29DA"/>
    <w:rsid w:val="003D2C43"/>
    <w:rsid w:val="003D3A4D"/>
    <w:rsid w:val="003D42B5"/>
    <w:rsid w:val="003D50D6"/>
    <w:rsid w:val="003D5605"/>
    <w:rsid w:val="003D6618"/>
    <w:rsid w:val="003D6F14"/>
    <w:rsid w:val="003E027A"/>
    <w:rsid w:val="003E0AB9"/>
    <w:rsid w:val="003E1B38"/>
    <w:rsid w:val="003E1BBF"/>
    <w:rsid w:val="003E1FC2"/>
    <w:rsid w:val="003E23C3"/>
    <w:rsid w:val="003E2686"/>
    <w:rsid w:val="003E29A7"/>
    <w:rsid w:val="003E2CCF"/>
    <w:rsid w:val="003E2E97"/>
    <w:rsid w:val="003E354B"/>
    <w:rsid w:val="003E3F8B"/>
    <w:rsid w:val="003E41A9"/>
    <w:rsid w:val="003E4789"/>
    <w:rsid w:val="003E4A88"/>
    <w:rsid w:val="003E4D70"/>
    <w:rsid w:val="003E5BB8"/>
    <w:rsid w:val="003E6346"/>
    <w:rsid w:val="003E644A"/>
    <w:rsid w:val="003E64E1"/>
    <w:rsid w:val="003E68B5"/>
    <w:rsid w:val="003E7304"/>
    <w:rsid w:val="003E7BB6"/>
    <w:rsid w:val="003E7F74"/>
    <w:rsid w:val="003F031A"/>
    <w:rsid w:val="003F0495"/>
    <w:rsid w:val="003F0D3A"/>
    <w:rsid w:val="003F1157"/>
    <w:rsid w:val="003F1224"/>
    <w:rsid w:val="003F1BFE"/>
    <w:rsid w:val="003F26E0"/>
    <w:rsid w:val="003F26FB"/>
    <w:rsid w:val="003F2ED3"/>
    <w:rsid w:val="003F35CD"/>
    <w:rsid w:val="003F4990"/>
    <w:rsid w:val="003F62DC"/>
    <w:rsid w:val="003F6B24"/>
    <w:rsid w:val="003F71ED"/>
    <w:rsid w:val="003F72AF"/>
    <w:rsid w:val="00400110"/>
    <w:rsid w:val="004008BF"/>
    <w:rsid w:val="004008FA"/>
    <w:rsid w:val="00400AE2"/>
    <w:rsid w:val="004014FB"/>
    <w:rsid w:val="00402143"/>
    <w:rsid w:val="004024E8"/>
    <w:rsid w:val="00402526"/>
    <w:rsid w:val="00403C27"/>
    <w:rsid w:val="0040421F"/>
    <w:rsid w:val="00404305"/>
    <w:rsid w:val="00404B9F"/>
    <w:rsid w:val="00404E06"/>
    <w:rsid w:val="004051AC"/>
    <w:rsid w:val="0040610B"/>
    <w:rsid w:val="004075B4"/>
    <w:rsid w:val="00410AD2"/>
    <w:rsid w:val="004119C2"/>
    <w:rsid w:val="00411CFD"/>
    <w:rsid w:val="00411D1E"/>
    <w:rsid w:val="00411E80"/>
    <w:rsid w:val="00412125"/>
    <w:rsid w:val="00412B62"/>
    <w:rsid w:val="00412E95"/>
    <w:rsid w:val="00413190"/>
    <w:rsid w:val="004150C9"/>
    <w:rsid w:val="00415265"/>
    <w:rsid w:val="0041578D"/>
    <w:rsid w:val="00415AC2"/>
    <w:rsid w:val="00416E8F"/>
    <w:rsid w:val="00417334"/>
    <w:rsid w:val="00420440"/>
    <w:rsid w:val="00421084"/>
    <w:rsid w:val="00421366"/>
    <w:rsid w:val="0042196B"/>
    <w:rsid w:val="004219F8"/>
    <w:rsid w:val="0042221C"/>
    <w:rsid w:val="004222CE"/>
    <w:rsid w:val="00422B43"/>
    <w:rsid w:val="00422CAA"/>
    <w:rsid w:val="00422D1B"/>
    <w:rsid w:val="004241D1"/>
    <w:rsid w:val="00424701"/>
    <w:rsid w:val="00424712"/>
    <w:rsid w:val="004248BA"/>
    <w:rsid w:val="00424E3E"/>
    <w:rsid w:val="00426023"/>
    <w:rsid w:val="004268DD"/>
    <w:rsid w:val="0042690D"/>
    <w:rsid w:val="004272E9"/>
    <w:rsid w:val="00427AA2"/>
    <w:rsid w:val="00430202"/>
    <w:rsid w:val="00430408"/>
    <w:rsid w:val="00431397"/>
    <w:rsid w:val="004322A8"/>
    <w:rsid w:val="00432B7E"/>
    <w:rsid w:val="00432F60"/>
    <w:rsid w:val="00433E3F"/>
    <w:rsid w:val="00434C9E"/>
    <w:rsid w:val="00435AF5"/>
    <w:rsid w:val="00435B2C"/>
    <w:rsid w:val="00435F26"/>
    <w:rsid w:val="0043622A"/>
    <w:rsid w:val="00436788"/>
    <w:rsid w:val="00437952"/>
    <w:rsid w:val="00437CC5"/>
    <w:rsid w:val="00441320"/>
    <w:rsid w:val="004417F9"/>
    <w:rsid w:val="00441948"/>
    <w:rsid w:val="00442457"/>
    <w:rsid w:val="004424CD"/>
    <w:rsid w:val="0044282E"/>
    <w:rsid w:val="0044299E"/>
    <w:rsid w:val="00442DC2"/>
    <w:rsid w:val="00443785"/>
    <w:rsid w:val="0044380A"/>
    <w:rsid w:val="004445DF"/>
    <w:rsid w:val="0044533B"/>
    <w:rsid w:val="00445606"/>
    <w:rsid w:val="00446003"/>
    <w:rsid w:val="0044608A"/>
    <w:rsid w:val="004463BC"/>
    <w:rsid w:val="00446642"/>
    <w:rsid w:val="00446A9B"/>
    <w:rsid w:val="00447261"/>
    <w:rsid w:val="00450B96"/>
    <w:rsid w:val="00451032"/>
    <w:rsid w:val="00452B34"/>
    <w:rsid w:val="00452F55"/>
    <w:rsid w:val="00453453"/>
    <w:rsid w:val="004536E0"/>
    <w:rsid w:val="004552A5"/>
    <w:rsid w:val="004560E0"/>
    <w:rsid w:val="004564EA"/>
    <w:rsid w:val="004574C1"/>
    <w:rsid w:val="004612E2"/>
    <w:rsid w:val="00461CFD"/>
    <w:rsid w:val="00462091"/>
    <w:rsid w:val="004622E6"/>
    <w:rsid w:val="004625B5"/>
    <w:rsid w:val="00462A5B"/>
    <w:rsid w:val="004636B8"/>
    <w:rsid w:val="00463B53"/>
    <w:rsid w:val="004641B3"/>
    <w:rsid w:val="00464ACE"/>
    <w:rsid w:val="00464E1C"/>
    <w:rsid w:val="00464E8C"/>
    <w:rsid w:val="00464FC0"/>
    <w:rsid w:val="00465279"/>
    <w:rsid w:val="004659FA"/>
    <w:rsid w:val="00465BCD"/>
    <w:rsid w:val="0046601D"/>
    <w:rsid w:val="004667F7"/>
    <w:rsid w:val="00466B4E"/>
    <w:rsid w:val="00467379"/>
    <w:rsid w:val="00467681"/>
    <w:rsid w:val="00467865"/>
    <w:rsid w:val="0046793A"/>
    <w:rsid w:val="004710C4"/>
    <w:rsid w:val="004714E0"/>
    <w:rsid w:val="00471638"/>
    <w:rsid w:val="0047169D"/>
    <w:rsid w:val="004718D5"/>
    <w:rsid w:val="00471C63"/>
    <w:rsid w:val="00471D65"/>
    <w:rsid w:val="00472AC5"/>
    <w:rsid w:val="004732B6"/>
    <w:rsid w:val="00473D8E"/>
    <w:rsid w:val="0047462B"/>
    <w:rsid w:val="004766EA"/>
    <w:rsid w:val="004768D5"/>
    <w:rsid w:val="0047690F"/>
    <w:rsid w:val="00477209"/>
    <w:rsid w:val="00477218"/>
    <w:rsid w:val="0048013A"/>
    <w:rsid w:val="00480169"/>
    <w:rsid w:val="004801A9"/>
    <w:rsid w:val="00480DAA"/>
    <w:rsid w:val="004815FA"/>
    <w:rsid w:val="004820F7"/>
    <w:rsid w:val="00482199"/>
    <w:rsid w:val="004823E7"/>
    <w:rsid w:val="00482FEC"/>
    <w:rsid w:val="004848C0"/>
    <w:rsid w:val="00485097"/>
    <w:rsid w:val="00485AD4"/>
    <w:rsid w:val="00486455"/>
    <w:rsid w:val="0048740F"/>
    <w:rsid w:val="004908FD"/>
    <w:rsid w:val="004914C9"/>
    <w:rsid w:val="00491725"/>
    <w:rsid w:val="00491A3E"/>
    <w:rsid w:val="00491CEB"/>
    <w:rsid w:val="00492169"/>
    <w:rsid w:val="00492B0D"/>
    <w:rsid w:val="00493599"/>
    <w:rsid w:val="00493B0E"/>
    <w:rsid w:val="004945B5"/>
    <w:rsid w:val="00494828"/>
    <w:rsid w:val="00496961"/>
    <w:rsid w:val="00496ED3"/>
    <w:rsid w:val="00497361"/>
    <w:rsid w:val="00497B90"/>
    <w:rsid w:val="004A0336"/>
    <w:rsid w:val="004A075A"/>
    <w:rsid w:val="004A0C81"/>
    <w:rsid w:val="004A0D1C"/>
    <w:rsid w:val="004A160A"/>
    <w:rsid w:val="004A1B50"/>
    <w:rsid w:val="004A297A"/>
    <w:rsid w:val="004A3866"/>
    <w:rsid w:val="004A399A"/>
    <w:rsid w:val="004A42FE"/>
    <w:rsid w:val="004A46E3"/>
    <w:rsid w:val="004A488C"/>
    <w:rsid w:val="004A493F"/>
    <w:rsid w:val="004A58FE"/>
    <w:rsid w:val="004A5F8B"/>
    <w:rsid w:val="004A6013"/>
    <w:rsid w:val="004A6512"/>
    <w:rsid w:val="004A7C4A"/>
    <w:rsid w:val="004A7C82"/>
    <w:rsid w:val="004A7CA1"/>
    <w:rsid w:val="004B063D"/>
    <w:rsid w:val="004B0761"/>
    <w:rsid w:val="004B0945"/>
    <w:rsid w:val="004B10E2"/>
    <w:rsid w:val="004B12C8"/>
    <w:rsid w:val="004B1369"/>
    <w:rsid w:val="004B1DCC"/>
    <w:rsid w:val="004B2F61"/>
    <w:rsid w:val="004B30DF"/>
    <w:rsid w:val="004B32A1"/>
    <w:rsid w:val="004B3549"/>
    <w:rsid w:val="004B3C1D"/>
    <w:rsid w:val="004B42A9"/>
    <w:rsid w:val="004B5E12"/>
    <w:rsid w:val="004B7EBA"/>
    <w:rsid w:val="004C002D"/>
    <w:rsid w:val="004C002E"/>
    <w:rsid w:val="004C06EF"/>
    <w:rsid w:val="004C1220"/>
    <w:rsid w:val="004C1745"/>
    <w:rsid w:val="004C224B"/>
    <w:rsid w:val="004C27CF"/>
    <w:rsid w:val="004C27E6"/>
    <w:rsid w:val="004C4ACB"/>
    <w:rsid w:val="004C504E"/>
    <w:rsid w:val="004C6421"/>
    <w:rsid w:val="004C7879"/>
    <w:rsid w:val="004C78BA"/>
    <w:rsid w:val="004D0548"/>
    <w:rsid w:val="004D0742"/>
    <w:rsid w:val="004D0783"/>
    <w:rsid w:val="004D0EA7"/>
    <w:rsid w:val="004D1312"/>
    <w:rsid w:val="004D238B"/>
    <w:rsid w:val="004D34F2"/>
    <w:rsid w:val="004D36AA"/>
    <w:rsid w:val="004D57B9"/>
    <w:rsid w:val="004D6680"/>
    <w:rsid w:val="004D6DAE"/>
    <w:rsid w:val="004D6E98"/>
    <w:rsid w:val="004D77F6"/>
    <w:rsid w:val="004E077E"/>
    <w:rsid w:val="004E12A3"/>
    <w:rsid w:val="004E1BB2"/>
    <w:rsid w:val="004E1D6F"/>
    <w:rsid w:val="004E2D1D"/>
    <w:rsid w:val="004E3467"/>
    <w:rsid w:val="004E3A50"/>
    <w:rsid w:val="004E418A"/>
    <w:rsid w:val="004E4888"/>
    <w:rsid w:val="004E6135"/>
    <w:rsid w:val="004E7029"/>
    <w:rsid w:val="004E7DE0"/>
    <w:rsid w:val="004E7F6B"/>
    <w:rsid w:val="004F0C56"/>
    <w:rsid w:val="004F0D03"/>
    <w:rsid w:val="004F0D4D"/>
    <w:rsid w:val="004F1B39"/>
    <w:rsid w:val="004F2322"/>
    <w:rsid w:val="004F2726"/>
    <w:rsid w:val="004F3699"/>
    <w:rsid w:val="004F434D"/>
    <w:rsid w:val="004F47C1"/>
    <w:rsid w:val="004F4A3B"/>
    <w:rsid w:val="004F61A8"/>
    <w:rsid w:val="004F61E3"/>
    <w:rsid w:val="004F64DC"/>
    <w:rsid w:val="004F7513"/>
    <w:rsid w:val="004F75B6"/>
    <w:rsid w:val="004F768B"/>
    <w:rsid w:val="004F7AF3"/>
    <w:rsid w:val="00500A1A"/>
    <w:rsid w:val="00500B35"/>
    <w:rsid w:val="00500C8C"/>
    <w:rsid w:val="00501395"/>
    <w:rsid w:val="0050164C"/>
    <w:rsid w:val="00501AC9"/>
    <w:rsid w:val="005025DC"/>
    <w:rsid w:val="00502E81"/>
    <w:rsid w:val="00503921"/>
    <w:rsid w:val="00504B33"/>
    <w:rsid w:val="005060F8"/>
    <w:rsid w:val="005065B1"/>
    <w:rsid w:val="0050710C"/>
    <w:rsid w:val="00507976"/>
    <w:rsid w:val="00507C51"/>
    <w:rsid w:val="00507F24"/>
    <w:rsid w:val="00510F9D"/>
    <w:rsid w:val="00511204"/>
    <w:rsid w:val="0051163A"/>
    <w:rsid w:val="0051163F"/>
    <w:rsid w:val="00511AC7"/>
    <w:rsid w:val="00511DB4"/>
    <w:rsid w:val="00512325"/>
    <w:rsid w:val="00512528"/>
    <w:rsid w:val="005129EE"/>
    <w:rsid w:val="00513434"/>
    <w:rsid w:val="00513EF2"/>
    <w:rsid w:val="005140E6"/>
    <w:rsid w:val="00514A38"/>
    <w:rsid w:val="0051503E"/>
    <w:rsid w:val="00515B11"/>
    <w:rsid w:val="00515D95"/>
    <w:rsid w:val="005164B6"/>
    <w:rsid w:val="0051772B"/>
    <w:rsid w:val="005202FF"/>
    <w:rsid w:val="0052280E"/>
    <w:rsid w:val="00522F35"/>
    <w:rsid w:val="0052402C"/>
    <w:rsid w:val="00524878"/>
    <w:rsid w:val="00524E4E"/>
    <w:rsid w:val="005252B5"/>
    <w:rsid w:val="0052551B"/>
    <w:rsid w:val="00526068"/>
    <w:rsid w:val="00526FFD"/>
    <w:rsid w:val="0052731A"/>
    <w:rsid w:val="00527A0E"/>
    <w:rsid w:val="00530099"/>
    <w:rsid w:val="00531556"/>
    <w:rsid w:val="0053183E"/>
    <w:rsid w:val="005318CF"/>
    <w:rsid w:val="00532BB4"/>
    <w:rsid w:val="00532F2A"/>
    <w:rsid w:val="00533D1C"/>
    <w:rsid w:val="00533E75"/>
    <w:rsid w:val="00534420"/>
    <w:rsid w:val="005345F9"/>
    <w:rsid w:val="00534F53"/>
    <w:rsid w:val="00536316"/>
    <w:rsid w:val="005373F0"/>
    <w:rsid w:val="00537C71"/>
    <w:rsid w:val="00540FB3"/>
    <w:rsid w:val="0054155C"/>
    <w:rsid w:val="005416DC"/>
    <w:rsid w:val="00542274"/>
    <w:rsid w:val="00542785"/>
    <w:rsid w:val="00542B7E"/>
    <w:rsid w:val="00543A80"/>
    <w:rsid w:val="00544396"/>
    <w:rsid w:val="0054473C"/>
    <w:rsid w:val="00544B3F"/>
    <w:rsid w:val="0054502F"/>
    <w:rsid w:val="00545F41"/>
    <w:rsid w:val="005471B0"/>
    <w:rsid w:val="00547555"/>
    <w:rsid w:val="00550078"/>
    <w:rsid w:val="00550ADC"/>
    <w:rsid w:val="00550F37"/>
    <w:rsid w:val="0055149B"/>
    <w:rsid w:val="005528EC"/>
    <w:rsid w:val="00553047"/>
    <w:rsid w:val="005531C7"/>
    <w:rsid w:val="00553C8E"/>
    <w:rsid w:val="00554225"/>
    <w:rsid w:val="005546CE"/>
    <w:rsid w:val="005551FC"/>
    <w:rsid w:val="005552E8"/>
    <w:rsid w:val="00555A0A"/>
    <w:rsid w:val="005562A9"/>
    <w:rsid w:val="00556BE4"/>
    <w:rsid w:val="00556C0C"/>
    <w:rsid w:val="00557479"/>
    <w:rsid w:val="005579A7"/>
    <w:rsid w:val="00557DFE"/>
    <w:rsid w:val="005601C5"/>
    <w:rsid w:val="00560218"/>
    <w:rsid w:val="00560C3B"/>
    <w:rsid w:val="00560E90"/>
    <w:rsid w:val="00561251"/>
    <w:rsid w:val="00561CFB"/>
    <w:rsid w:val="00562329"/>
    <w:rsid w:val="005635DC"/>
    <w:rsid w:val="0056398D"/>
    <w:rsid w:val="00563CAA"/>
    <w:rsid w:val="00564349"/>
    <w:rsid w:val="00564DB2"/>
    <w:rsid w:val="00566219"/>
    <w:rsid w:val="00566418"/>
    <w:rsid w:val="00567BD4"/>
    <w:rsid w:val="00571591"/>
    <w:rsid w:val="00571E10"/>
    <w:rsid w:val="00571FFD"/>
    <w:rsid w:val="00572331"/>
    <w:rsid w:val="0057289D"/>
    <w:rsid w:val="005730D8"/>
    <w:rsid w:val="005737A4"/>
    <w:rsid w:val="00573DC7"/>
    <w:rsid w:val="00574895"/>
    <w:rsid w:val="00574A54"/>
    <w:rsid w:val="00574AD5"/>
    <w:rsid w:val="00574C8F"/>
    <w:rsid w:val="00574D35"/>
    <w:rsid w:val="00575A7F"/>
    <w:rsid w:val="00575C91"/>
    <w:rsid w:val="005765EC"/>
    <w:rsid w:val="005766DF"/>
    <w:rsid w:val="00577418"/>
    <w:rsid w:val="0057763C"/>
    <w:rsid w:val="00577C80"/>
    <w:rsid w:val="00577FCD"/>
    <w:rsid w:val="00580207"/>
    <w:rsid w:val="0058036A"/>
    <w:rsid w:val="00580A8B"/>
    <w:rsid w:val="00581203"/>
    <w:rsid w:val="005817B4"/>
    <w:rsid w:val="00581926"/>
    <w:rsid w:val="00581B7B"/>
    <w:rsid w:val="00581EFB"/>
    <w:rsid w:val="005821E1"/>
    <w:rsid w:val="0058276A"/>
    <w:rsid w:val="00582B66"/>
    <w:rsid w:val="0058334D"/>
    <w:rsid w:val="00583C54"/>
    <w:rsid w:val="00584072"/>
    <w:rsid w:val="00585D67"/>
    <w:rsid w:val="00586202"/>
    <w:rsid w:val="005863BB"/>
    <w:rsid w:val="0058722B"/>
    <w:rsid w:val="005876E0"/>
    <w:rsid w:val="00591D9B"/>
    <w:rsid w:val="005922E9"/>
    <w:rsid w:val="00593029"/>
    <w:rsid w:val="005932D4"/>
    <w:rsid w:val="00593D24"/>
    <w:rsid w:val="005949B9"/>
    <w:rsid w:val="00595CF6"/>
    <w:rsid w:val="00596369"/>
    <w:rsid w:val="005963D2"/>
    <w:rsid w:val="005965AA"/>
    <w:rsid w:val="0059709F"/>
    <w:rsid w:val="00597B37"/>
    <w:rsid w:val="005A04EC"/>
    <w:rsid w:val="005A0CE8"/>
    <w:rsid w:val="005A17B7"/>
    <w:rsid w:val="005A2B02"/>
    <w:rsid w:val="005A32C9"/>
    <w:rsid w:val="005A3A04"/>
    <w:rsid w:val="005A3B2C"/>
    <w:rsid w:val="005A3DF8"/>
    <w:rsid w:val="005A4D6E"/>
    <w:rsid w:val="005A5556"/>
    <w:rsid w:val="005A58F3"/>
    <w:rsid w:val="005A646C"/>
    <w:rsid w:val="005A6F4F"/>
    <w:rsid w:val="005A7099"/>
    <w:rsid w:val="005A76A8"/>
    <w:rsid w:val="005A7C73"/>
    <w:rsid w:val="005B060B"/>
    <w:rsid w:val="005B0E77"/>
    <w:rsid w:val="005B1067"/>
    <w:rsid w:val="005B15D6"/>
    <w:rsid w:val="005B1E68"/>
    <w:rsid w:val="005B2A73"/>
    <w:rsid w:val="005B2E56"/>
    <w:rsid w:val="005B330E"/>
    <w:rsid w:val="005B346E"/>
    <w:rsid w:val="005B3873"/>
    <w:rsid w:val="005B46DF"/>
    <w:rsid w:val="005B47E6"/>
    <w:rsid w:val="005B5193"/>
    <w:rsid w:val="005B589C"/>
    <w:rsid w:val="005B5C85"/>
    <w:rsid w:val="005B6782"/>
    <w:rsid w:val="005C0634"/>
    <w:rsid w:val="005C1233"/>
    <w:rsid w:val="005C16D8"/>
    <w:rsid w:val="005C1E16"/>
    <w:rsid w:val="005C2025"/>
    <w:rsid w:val="005C3C3A"/>
    <w:rsid w:val="005C444F"/>
    <w:rsid w:val="005C4709"/>
    <w:rsid w:val="005C486A"/>
    <w:rsid w:val="005C489B"/>
    <w:rsid w:val="005C4D0E"/>
    <w:rsid w:val="005C65AB"/>
    <w:rsid w:val="005C6756"/>
    <w:rsid w:val="005C6827"/>
    <w:rsid w:val="005D012A"/>
    <w:rsid w:val="005D0F58"/>
    <w:rsid w:val="005D122E"/>
    <w:rsid w:val="005D1D51"/>
    <w:rsid w:val="005D1DE3"/>
    <w:rsid w:val="005D262C"/>
    <w:rsid w:val="005D2D56"/>
    <w:rsid w:val="005D2F59"/>
    <w:rsid w:val="005D33EB"/>
    <w:rsid w:val="005D372C"/>
    <w:rsid w:val="005D5868"/>
    <w:rsid w:val="005D5B41"/>
    <w:rsid w:val="005D5E98"/>
    <w:rsid w:val="005D6C89"/>
    <w:rsid w:val="005D6CA9"/>
    <w:rsid w:val="005D74CE"/>
    <w:rsid w:val="005D75F5"/>
    <w:rsid w:val="005D7F2B"/>
    <w:rsid w:val="005E070B"/>
    <w:rsid w:val="005E1316"/>
    <w:rsid w:val="005E24A9"/>
    <w:rsid w:val="005E24B7"/>
    <w:rsid w:val="005E255B"/>
    <w:rsid w:val="005E2E4F"/>
    <w:rsid w:val="005E2F22"/>
    <w:rsid w:val="005E3143"/>
    <w:rsid w:val="005E316A"/>
    <w:rsid w:val="005E3271"/>
    <w:rsid w:val="005E4B07"/>
    <w:rsid w:val="005E5A03"/>
    <w:rsid w:val="005E5C0D"/>
    <w:rsid w:val="005E6B20"/>
    <w:rsid w:val="005E71B5"/>
    <w:rsid w:val="005E7527"/>
    <w:rsid w:val="005F00A5"/>
    <w:rsid w:val="005F0AF2"/>
    <w:rsid w:val="005F109A"/>
    <w:rsid w:val="005F1EF2"/>
    <w:rsid w:val="005F29DE"/>
    <w:rsid w:val="005F2EFF"/>
    <w:rsid w:val="005F3D40"/>
    <w:rsid w:val="005F58F9"/>
    <w:rsid w:val="005F5D39"/>
    <w:rsid w:val="005F5E53"/>
    <w:rsid w:val="005F621F"/>
    <w:rsid w:val="005F710E"/>
    <w:rsid w:val="005F7DD1"/>
    <w:rsid w:val="005F7E6E"/>
    <w:rsid w:val="005F7EB9"/>
    <w:rsid w:val="005F7FB9"/>
    <w:rsid w:val="0060032A"/>
    <w:rsid w:val="00600637"/>
    <w:rsid w:val="00600FBF"/>
    <w:rsid w:val="0060201F"/>
    <w:rsid w:val="006027DE"/>
    <w:rsid w:val="00602A20"/>
    <w:rsid w:val="00603B9C"/>
    <w:rsid w:val="00603CF0"/>
    <w:rsid w:val="00603DBA"/>
    <w:rsid w:val="00605286"/>
    <w:rsid w:val="00605F39"/>
    <w:rsid w:val="006060F7"/>
    <w:rsid w:val="00606CF8"/>
    <w:rsid w:val="00607327"/>
    <w:rsid w:val="00607996"/>
    <w:rsid w:val="00607A86"/>
    <w:rsid w:val="00607BFA"/>
    <w:rsid w:val="00607C6B"/>
    <w:rsid w:val="00607E9D"/>
    <w:rsid w:val="006104C8"/>
    <w:rsid w:val="006105E5"/>
    <w:rsid w:val="00610FD3"/>
    <w:rsid w:val="00611662"/>
    <w:rsid w:val="00611CAE"/>
    <w:rsid w:val="00611D04"/>
    <w:rsid w:val="00612B53"/>
    <w:rsid w:val="00612DF0"/>
    <w:rsid w:val="00613E31"/>
    <w:rsid w:val="00614552"/>
    <w:rsid w:val="00615F6E"/>
    <w:rsid w:val="006165F7"/>
    <w:rsid w:val="00617979"/>
    <w:rsid w:val="0062099E"/>
    <w:rsid w:val="00621136"/>
    <w:rsid w:val="00621157"/>
    <w:rsid w:val="00621930"/>
    <w:rsid w:val="0062246C"/>
    <w:rsid w:val="006225C3"/>
    <w:rsid w:val="0062300D"/>
    <w:rsid w:val="00623055"/>
    <w:rsid w:val="006241FF"/>
    <w:rsid w:val="00624D24"/>
    <w:rsid w:val="00625164"/>
    <w:rsid w:val="00626AE7"/>
    <w:rsid w:val="00626C16"/>
    <w:rsid w:val="00627E62"/>
    <w:rsid w:val="00627F5E"/>
    <w:rsid w:val="0063079C"/>
    <w:rsid w:val="00630B3F"/>
    <w:rsid w:val="00630CB8"/>
    <w:rsid w:val="00630D5C"/>
    <w:rsid w:val="00630FCC"/>
    <w:rsid w:val="00635683"/>
    <w:rsid w:val="00635708"/>
    <w:rsid w:val="00635AC9"/>
    <w:rsid w:val="00636AC6"/>
    <w:rsid w:val="00636DE0"/>
    <w:rsid w:val="0063730E"/>
    <w:rsid w:val="00637558"/>
    <w:rsid w:val="00637CD3"/>
    <w:rsid w:val="00640E76"/>
    <w:rsid w:val="0064151C"/>
    <w:rsid w:val="006422F6"/>
    <w:rsid w:val="00642997"/>
    <w:rsid w:val="00643098"/>
    <w:rsid w:val="006434A9"/>
    <w:rsid w:val="00644351"/>
    <w:rsid w:val="00644710"/>
    <w:rsid w:val="006454F0"/>
    <w:rsid w:val="00645CB3"/>
    <w:rsid w:val="00646514"/>
    <w:rsid w:val="00650A83"/>
    <w:rsid w:val="006514EE"/>
    <w:rsid w:val="00652FDB"/>
    <w:rsid w:val="00653ACA"/>
    <w:rsid w:val="006543D7"/>
    <w:rsid w:val="00654E9B"/>
    <w:rsid w:val="00654F58"/>
    <w:rsid w:val="006551B0"/>
    <w:rsid w:val="00655B07"/>
    <w:rsid w:val="00656C25"/>
    <w:rsid w:val="0065705A"/>
    <w:rsid w:val="00657147"/>
    <w:rsid w:val="00657201"/>
    <w:rsid w:val="006610FC"/>
    <w:rsid w:val="0066117E"/>
    <w:rsid w:val="00661E55"/>
    <w:rsid w:val="0066208D"/>
    <w:rsid w:val="00663B69"/>
    <w:rsid w:val="0066406D"/>
    <w:rsid w:val="00664468"/>
    <w:rsid w:val="00664D80"/>
    <w:rsid w:val="00664DD8"/>
    <w:rsid w:val="00665081"/>
    <w:rsid w:val="006650A7"/>
    <w:rsid w:val="00665BD7"/>
    <w:rsid w:val="00666C22"/>
    <w:rsid w:val="00667F39"/>
    <w:rsid w:val="00667F7D"/>
    <w:rsid w:val="00671120"/>
    <w:rsid w:val="00672029"/>
    <w:rsid w:val="00676260"/>
    <w:rsid w:val="006800F6"/>
    <w:rsid w:val="0068057A"/>
    <w:rsid w:val="00680979"/>
    <w:rsid w:val="0068124B"/>
    <w:rsid w:val="00681A7E"/>
    <w:rsid w:val="00681BCE"/>
    <w:rsid w:val="00682672"/>
    <w:rsid w:val="006829EB"/>
    <w:rsid w:val="00682B43"/>
    <w:rsid w:val="00683151"/>
    <w:rsid w:val="0068377E"/>
    <w:rsid w:val="00683CA1"/>
    <w:rsid w:val="00683F7A"/>
    <w:rsid w:val="00684699"/>
    <w:rsid w:val="00684C40"/>
    <w:rsid w:val="00684D19"/>
    <w:rsid w:val="00684E8F"/>
    <w:rsid w:val="0068518C"/>
    <w:rsid w:val="00686E03"/>
    <w:rsid w:val="00687976"/>
    <w:rsid w:val="00691C57"/>
    <w:rsid w:val="00692118"/>
    <w:rsid w:val="006926DC"/>
    <w:rsid w:val="00692A2C"/>
    <w:rsid w:val="00693691"/>
    <w:rsid w:val="00693ACF"/>
    <w:rsid w:val="00693E43"/>
    <w:rsid w:val="006945EE"/>
    <w:rsid w:val="00694AA2"/>
    <w:rsid w:val="00695202"/>
    <w:rsid w:val="0069546A"/>
    <w:rsid w:val="00696C01"/>
    <w:rsid w:val="00696D07"/>
    <w:rsid w:val="00697095"/>
    <w:rsid w:val="006A1384"/>
    <w:rsid w:val="006A1A19"/>
    <w:rsid w:val="006A2308"/>
    <w:rsid w:val="006A237D"/>
    <w:rsid w:val="006A2B33"/>
    <w:rsid w:val="006A30E9"/>
    <w:rsid w:val="006A338B"/>
    <w:rsid w:val="006A3D49"/>
    <w:rsid w:val="006A5174"/>
    <w:rsid w:val="006A529F"/>
    <w:rsid w:val="006A5319"/>
    <w:rsid w:val="006A66BD"/>
    <w:rsid w:val="006A732A"/>
    <w:rsid w:val="006A74EE"/>
    <w:rsid w:val="006A7E30"/>
    <w:rsid w:val="006B002A"/>
    <w:rsid w:val="006B027D"/>
    <w:rsid w:val="006B09AC"/>
    <w:rsid w:val="006B1AB7"/>
    <w:rsid w:val="006B1CF6"/>
    <w:rsid w:val="006B25E0"/>
    <w:rsid w:val="006B2870"/>
    <w:rsid w:val="006B299F"/>
    <w:rsid w:val="006B392E"/>
    <w:rsid w:val="006B3C6D"/>
    <w:rsid w:val="006B3CB0"/>
    <w:rsid w:val="006B4B89"/>
    <w:rsid w:val="006B4E13"/>
    <w:rsid w:val="006B5182"/>
    <w:rsid w:val="006B5351"/>
    <w:rsid w:val="006B54DB"/>
    <w:rsid w:val="006B5896"/>
    <w:rsid w:val="006B5D8B"/>
    <w:rsid w:val="006B6189"/>
    <w:rsid w:val="006B6D4D"/>
    <w:rsid w:val="006B701D"/>
    <w:rsid w:val="006B7E0A"/>
    <w:rsid w:val="006C03E7"/>
    <w:rsid w:val="006C057D"/>
    <w:rsid w:val="006C0925"/>
    <w:rsid w:val="006C1814"/>
    <w:rsid w:val="006C1C78"/>
    <w:rsid w:val="006C24D8"/>
    <w:rsid w:val="006C27E6"/>
    <w:rsid w:val="006C49F8"/>
    <w:rsid w:val="006C61AB"/>
    <w:rsid w:val="006C661B"/>
    <w:rsid w:val="006C6D36"/>
    <w:rsid w:val="006C7055"/>
    <w:rsid w:val="006D0A12"/>
    <w:rsid w:val="006D0FE1"/>
    <w:rsid w:val="006D186A"/>
    <w:rsid w:val="006D18DF"/>
    <w:rsid w:val="006D1906"/>
    <w:rsid w:val="006D1E2B"/>
    <w:rsid w:val="006D22F0"/>
    <w:rsid w:val="006D28D6"/>
    <w:rsid w:val="006D32BE"/>
    <w:rsid w:val="006D474B"/>
    <w:rsid w:val="006D4ACB"/>
    <w:rsid w:val="006D5381"/>
    <w:rsid w:val="006E0218"/>
    <w:rsid w:val="006E13F8"/>
    <w:rsid w:val="006E1F10"/>
    <w:rsid w:val="006E213A"/>
    <w:rsid w:val="006E2436"/>
    <w:rsid w:val="006E4B8E"/>
    <w:rsid w:val="006E508A"/>
    <w:rsid w:val="006E6B80"/>
    <w:rsid w:val="006E6E53"/>
    <w:rsid w:val="006E76F1"/>
    <w:rsid w:val="006E771F"/>
    <w:rsid w:val="006F11A3"/>
    <w:rsid w:val="006F11E1"/>
    <w:rsid w:val="006F17BA"/>
    <w:rsid w:val="006F1C3A"/>
    <w:rsid w:val="006F1D12"/>
    <w:rsid w:val="006F2230"/>
    <w:rsid w:val="006F27C7"/>
    <w:rsid w:val="006F2F10"/>
    <w:rsid w:val="006F31C8"/>
    <w:rsid w:val="006F3CCC"/>
    <w:rsid w:val="006F4496"/>
    <w:rsid w:val="006F44F8"/>
    <w:rsid w:val="006F51B1"/>
    <w:rsid w:val="006F5656"/>
    <w:rsid w:val="006F5C88"/>
    <w:rsid w:val="006F64D0"/>
    <w:rsid w:val="006F660B"/>
    <w:rsid w:val="006F664D"/>
    <w:rsid w:val="006F69C1"/>
    <w:rsid w:val="006F6BC7"/>
    <w:rsid w:val="006F72EF"/>
    <w:rsid w:val="006F7DCA"/>
    <w:rsid w:val="006F7F69"/>
    <w:rsid w:val="00700BD1"/>
    <w:rsid w:val="00701672"/>
    <w:rsid w:val="0070203A"/>
    <w:rsid w:val="0070218E"/>
    <w:rsid w:val="007043F1"/>
    <w:rsid w:val="0070489F"/>
    <w:rsid w:val="00705CFF"/>
    <w:rsid w:val="00705E36"/>
    <w:rsid w:val="00705F57"/>
    <w:rsid w:val="0070670B"/>
    <w:rsid w:val="0070724A"/>
    <w:rsid w:val="007108F7"/>
    <w:rsid w:val="00711756"/>
    <w:rsid w:val="00711AA6"/>
    <w:rsid w:val="0071202B"/>
    <w:rsid w:val="007128DB"/>
    <w:rsid w:val="007128E8"/>
    <w:rsid w:val="00712F94"/>
    <w:rsid w:val="00713043"/>
    <w:rsid w:val="00713177"/>
    <w:rsid w:val="0071368C"/>
    <w:rsid w:val="0071373F"/>
    <w:rsid w:val="00713AD8"/>
    <w:rsid w:val="00713D8A"/>
    <w:rsid w:val="007146A9"/>
    <w:rsid w:val="0071505F"/>
    <w:rsid w:val="0071575C"/>
    <w:rsid w:val="00716301"/>
    <w:rsid w:val="00716647"/>
    <w:rsid w:val="0071685E"/>
    <w:rsid w:val="007168DB"/>
    <w:rsid w:val="00717277"/>
    <w:rsid w:val="007178F4"/>
    <w:rsid w:val="007200B1"/>
    <w:rsid w:val="007202A8"/>
    <w:rsid w:val="00720857"/>
    <w:rsid w:val="00720DB8"/>
    <w:rsid w:val="00721C2B"/>
    <w:rsid w:val="007220E0"/>
    <w:rsid w:val="00722225"/>
    <w:rsid w:val="00722274"/>
    <w:rsid w:val="00722670"/>
    <w:rsid w:val="00722950"/>
    <w:rsid w:val="00723625"/>
    <w:rsid w:val="00724272"/>
    <w:rsid w:val="0072492A"/>
    <w:rsid w:val="007258A6"/>
    <w:rsid w:val="00725E28"/>
    <w:rsid w:val="00726393"/>
    <w:rsid w:val="00726C8E"/>
    <w:rsid w:val="007273CD"/>
    <w:rsid w:val="00730642"/>
    <w:rsid w:val="00730DA5"/>
    <w:rsid w:val="007314A9"/>
    <w:rsid w:val="00731A05"/>
    <w:rsid w:val="00732420"/>
    <w:rsid w:val="00732563"/>
    <w:rsid w:val="00732704"/>
    <w:rsid w:val="00732723"/>
    <w:rsid w:val="007333C3"/>
    <w:rsid w:val="0073367D"/>
    <w:rsid w:val="00733FA7"/>
    <w:rsid w:val="00733FC0"/>
    <w:rsid w:val="0073420F"/>
    <w:rsid w:val="00735468"/>
    <w:rsid w:val="00735D47"/>
    <w:rsid w:val="007361E0"/>
    <w:rsid w:val="0073649E"/>
    <w:rsid w:val="00736A8B"/>
    <w:rsid w:val="007376CF"/>
    <w:rsid w:val="007379BA"/>
    <w:rsid w:val="00737A9C"/>
    <w:rsid w:val="00737CEA"/>
    <w:rsid w:val="007412E7"/>
    <w:rsid w:val="007414FF"/>
    <w:rsid w:val="00741830"/>
    <w:rsid w:val="007418DF"/>
    <w:rsid w:val="0074201B"/>
    <w:rsid w:val="00742174"/>
    <w:rsid w:val="00743334"/>
    <w:rsid w:val="0074412F"/>
    <w:rsid w:val="00744916"/>
    <w:rsid w:val="007457B8"/>
    <w:rsid w:val="00746E80"/>
    <w:rsid w:val="00750AC3"/>
    <w:rsid w:val="007515E9"/>
    <w:rsid w:val="00751EA8"/>
    <w:rsid w:val="00752212"/>
    <w:rsid w:val="0075250E"/>
    <w:rsid w:val="007528FB"/>
    <w:rsid w:val="00752C0F"/>
    <w:rsid w:val="00752D70"/>
    <w:rsid w:val="00753D8A"/>
    <w:rsid w:val="00753E8E"/>
    <w:rsid w:val="00754A93"/>
    <w:rsid w:val="00754D3B"/>
    <w:rsid w:val="00756984"/>
    <w:rsid w:val="007569DE"/>
    <w:rsid w:val="00756F14"/>
    <w:rsid w:val="00756FF6"/>
    <w:rsid w:val="00757930"/>
    <w:rsid w:val="0076091C"/>
    <w:rsid w:val="00760B4F"/>
    <w:rsid w:val="00761533"/>
    <w:rsid w:val="00761BD3"/>
    <w:rsid w:val="00761D97"/>
    <w:rsid w:val="00762A95"/>
    <w:rsid w:val="00762D82"/>
    <w:rsid w:val="00762F43"/>
    <w:rsid w:val="0076329C"/>
    <w:rsid w:val="00763F8D"/>
    <w:rsid w:val="00764063"/>
    <w:rsid w:val="00764771"/>
    <w:rsid w:val="00766C5F"/>
    <w:rsid w:val="00766F63"/>
    <w:rsid w:val="00766F6C"/>
    <w:rsid w:val="00767759"/>
    <w:rsid w:val="007706C7"/>
    <w:rsid w:val="00770E36"/>
    <w:rsid w:val="00771F6C"/>
    <w:rsid w:val="0077259D"/>
    <w:rsid w:val="00772705"/>
    <w:rsid w:val="00772AE4"/>
    <w:rsid w:val="00772B0B"/>
    <w:rsid w:val="007733FF"/>
    <w:rsid w:val="00773633"/>
    <w:rsid w:val="007747AA"/>
    <w:rsid w:val="00775783"/>
    <w:rsid w:val="00775AA4"/>
    <w:rsid w:val="0077613F"/>
    <w:rsid w:val="007761A8"/>
    <w:rsid w:val="00776967"/>
    <w:rsid w:val="007769F4"/>
    <w:rsid w:val="00776A7A"/>
    <w:rsid w:val="00776E6A"/>
    <w:rsid w:val="00777655"/>
    <w:rsid w:val="00780299"/>
    <w:rsid w:val="00780D46"/>
    <w:rsid w:val="007812D8"/>
    <w:rsid w:val="00781313"/>
    <w:rsid w:val="00781E67"/>
    <w:rsid w:val="007831E1"/>
    <w:rsid w:val="007851B5"/>
    <w:rsid w:val="00785D39"/>
    <w:rsid w:val="00785E1E"/>
    <w:rsid w:val="00785E8E"/>
    <w:rsid w:val="007874E4"/>
    <w:rsid w:val="007875EC"/>
    <w:rsid w:val="00791153"/>
    <w:rsid w:val="0079177F"/>
    <w:rsid w:val="007919AD"/>
    <w:rsid w:val="00791B91"/>
    <w:rsid w:val="00792247"/>
    <w:rsid w:val="00792ED8"/>
    <w:rsid w:val="00794329"/>
    <w:rsid w:val="007949B7"/>
    <w:rsid w:val="00795C0B"/>
    <w:rsid w:val="00797966"/>
    <w:rsid w:val="007979C1"/>
    <w:rsid w:val="007A04E7"/>
    <w:rsid w:val="007A09AE"/>
    <w:rsid w:val="007A0A95"/>
    <w:rsid w:val="007A1214"/>
    <w:rsid w:val="007A1422"/>
    <w:rsid w:val="007A199B"/>
    <w:rsid w:val="007A26D0"/>
    <w:rsid w:val="007A29B1"/>
    <w:rsid w:val="007A2B79"/>
    <w:rsid w:val="007A2C45"/>
    <w:rsid w:val="007A2F94"/>
    <w:rsid w:val="007A3BF5"/>
    <w:rsid w:val="007A537B"/>
    <w:rsid w:val="007A5966"/>
    <w:rsid w:val="007A689B"/>
    <w:rsid w:val="007A6AEF"/>
    <w:rsid w:val="007A6F0E"/>
    <w:rsid w:val="007A759F"/>
    <w:rsid w:val="007A778F"/>
    <w:rsid w:val="007A7873"/>
    <w:rsid w:val="007A7C4E"/>
    <w:rsid w:val="007B0019"/>
    <w:rsid w:val="007B04C0"/>
    <w:rsid w:val="007B0749"/>
    <w:rsid w:val="007B10AA"/>
    <w:rsid w:val="007B1EA3"/>
    <w:rsid w:val="007B246F"/>
    <w:rsid w:val="007B2501"/>
    <w:rsid w:val="007B2F82"/>
    <w:rsid w:val="007B321B"/>
    <w:rsid w:val="007B33A1"/>
    <w:rsid w:val="007B392B"/>
    <w:rsid w:val="007B4442"/>
    <w:rsid w:val="007B445C"/>
    <w:rsid w:val="007B4697"/>
    <w:rsid w:val="007B5A75"/>
    <w:rsid w:val="007B698A"/>
    <w:rsid w:val="007B69BC"/>
    <w:rsid w:val="007B6E78"/>
    <w:rsid w:val="007B7285"/>
    <w:rsid w:val="007B7470"/>
    <w:rsid w:val="007B7886"/>
    <w:rsid w:val="007B7B3F"/>
    <w:rsid w:val="007C0593"/>
    <w:rsid w:val="007C0B37"/>
    <w:rsid w:val="007C16F0"/>
    <w:rsid w:val="007C3484"/>
    <w:rsid w:val="007C35C0"/>
    <w:rsid w:val="007C3FD9"/>
    <w:rsid w:val="007C5E27"/>
    <w:rsid w:val="007C604E"/>
    <w:rsid w:val="007C6261"/>
    <w:rsid w:val="007C6581"/>
    <w:rsid w:val="007C6A4D"/>
    <w:rsid w:val="007C6D1B"/>
    <w:rsid w:val="007C7BCE"/>
    <w:rsid w:val="007C7DE0"/>
    <w:rsid w:val="007C7F78"/>
    <w:rsid w:val="007D031E"/>
    <w:rsid w:val="007D1A96"/>
    <w:rsid w:val="007D296F"/>
    <w:rsid w:val="007D2E25"/>
    <w:rsid w:val="007D307F"/>
    <w:rsid w:val="007D3852"/>
    <w:rsid w:val="007D3E9E"/>
    <w:rsid w:val="007D4101"/>
    <w:rsid w:val="007D5A3B"/>
    <w:rsid w:val="007D6240"/>
    <w:rsid w:val="007D67B6"/>
    <w:rsid w:val="007D7014"/>
    <w:rsid w:val="007D7641"/>
    <w:rsid w:val="007D7C09"/>
    <w:rsid w:val="007E03AB"/>
    <w:rsid w:val="007E1346"/>
    <w:rsid w:val="007E19A0"/>
    <w:rsid w:val="007E1DEC"/>
    <w:rsid w:val="007E1ED7"/>
    <w:rsid w:val="007E219F"/>
    <w:rsid w:val="007E24B1"/>
    <w:rsid w:val="007E2866"/>
    <w:rsid w:val="007E2C73"/>
    <w:rsid w:val="007E33BD"/>
    <w:rsid w:val="007E34D7"/>
    <w:rsid w:val="007E364E"/>
    <w:rsid w:val="007E3F80"/>
    <w:rsid w:val="007E44EF"/>
    <w:rsid w:val="007E467F"/>
    <w:rsid w:val="007E47DA"/>
    <w:rsid w:val="007E5078"/>
    <w:rsid w:val="007E51A8"/>
    <w:rsid w:val="007E54A1"/>
    <w:rsid w:val="007E5B3D"/>
    <w:rsid w:val="007E632D"/>
    <w:rsid w:val="007E6D3D"/>
    <w:rsid w:val="007E70E7"/>
    <w:rsid w:val="007E7989"/>
    <w:rsid w:val="007F08BA"/>
    <w:rsid w:val="007F150D"/>
    <w:rsid w:val="007F193E"/>
    <w:rsid w:val="007F1E76"/>
    <w:rsid w:val="007F21BD"/>
    <w:rsid w:val="007F27C9"/>
    <w:rsid w:val="007F4255"/>
    <w:rsid w:val="007F4569"/>
    <w:rsid w:val="007F48E3"/>
    <w:rsid w:val="007F492A"/>
    <w:rsid w:val="007F5223"/>
    <w:rsid w:val="007F5600"/>
    <w:rsid w:val="007F5B2A"/>
    <w:rsid w:val="007F5B4B"/>
    <w:rsid w:val="007F5CD2"/>
    <w:rsid w:val="007F65BF"/>
    <w:rsid w:val="007F6611"/>
    <w:rsid w:val="007F67E7"/>
    <w:rsid w:val="007F6A7E"/>
    <w:rsid w:val="007F7359"/>
    <w:rsid w:val="007F7643"/>
    <w:rsid w:val="007F7A5E"/>
    <w:rsid w:val="007F7DC6"/>
    <w:rsid w:val="008005EB"/>
    <w:rsid w:val="00800A41"/>
    <w:rsid w:val="008014EB"/>
    <w:rsid w:val="00801E96"/>
    <w:rsid w:val="00802581"/>
    <w:rsid w:val="00803566"/>
    <w:rsid w:val="00803D2A"/>
    <w:rsid w:val="00804A8F"/>
    <w:rsid w:val="008053D3"/>
    <w:rsid w:val="008056F5"/>
    <w:rsid w:val="008061A1"/>
    <w:rsid w:val="008065EE"/>
    <w:rsid w:val="00811D6C"/>
    <w:rsid w:val="00812950"/>
    <w:rsid w:val="008129BA"/>
    <w:rsid w:val="0081369D"/>
    <w:rsid w:val="008141D8"/>
    <w:rsid w:val="00815481"/>
    <w:rsid w:val="0081553D"/>
    <w:rsid w:val="008157EB"/>
    <w:rsid w:val="008159DF"/>
    <w:rsid w:val="00815CCD"/>
    <w:rsid w:val="00815D66"/>
    <w:rsid w:val="0081639E"/>
    <w:rsid w:val="0081654F"/>
    <w:rsid w:val="00816AE2"/>
    <w:rsid w:val="00816EC3"/>
    <w:rsid w:val="0081723D"/>
    <w:rsid w:val="00817910"/>
    <w:rsid w:val="00817AFA"/>
    <w:rsid w:val="00820477"/>
    <w:rsid w:val="00820862"/>
    <w:rsid w:val="00820951"/>
    <w:rsid w:val="00820B02"/>
    <w:rsid w:val="00821711"/>
    <w:rsid w:val="0082199A"/>
    <w:rsid w:val="008224AE"/>
    <w:rsid w:val="00822932"/>
    <w:rsid w:val="008230F1"/>
    <w:rsid w:val="00824D20"/>
    <w:rsid w:val="0082567F"/>
    <w:rsid w:val="00825C13"/>
    <w:rsid w:val="008263BD"/>
    <w:rsid w:val="008267B5"/>
    <w:rsid w:val="00826A62"/>
    <w:rsid w:val="00826DDD"/>
    <w:rsid w:val="0083011C"/>
    <w:rsid w:val="00830161"/>
    <w:rsid w:val="0083060B"/>
    <w:rsid w:val="00830CAA"/>
    <w:rsid w:val="00831595"/>
    <w:rsid w:val="00833B0C"/>
    <w:rsid w:val="008343E1"/>
    <w:rsid w:val="0083455F"/>
    <w:rsid w:val="008348E8"/>
    <w:rsid w:val="00834A91"/>
    <w:rsid w:val="00834BC2"/>
    <w:rsid w:val="00834C8F"/>
    <w:rsid w:val="008354C4"/>
    <w:rsid w:val="008354C8"/>
    <w:rsid w:val="008354D0"/>
    <w:rsid w:val="00836071"/>
    <w:rsid w:val="00836B65"/>
    <w:rsid w:val="00836ED6"/>
    <w:rsid w:val="00837239"/>
    <w:rsid w:val="00837373"/>
    <w:rsid w:val="0083766B"/>
    <w:rsid w:val="00840069"/>
    <w:rsid w:val="008400C7"/>
    <w:rsid w:val="008404C3"/>
    <w:rsid w:val="008404E9"/>
    <w:rsid w:val="00840D16"/>
    <w:rsid w:val="00840EE8"/>
    <w:rsid w:val="00841BA8"/>
    <w:rsid w:val="00842012"/>
    <w:rsid w:val="00842938"/>
    <w:rsid w:val="0084375A"/>
    <w:rsid w:val="008438E5"/>
    <w:rsid w:val="008438E9"/>
    <w:rsid w:val="00843A8C"/>
    <w:rsid w:val="00843EA2"/>
    <w:rsid w:val="00844DB1"/>
    <w:rsid w:val="00846218"/>
    <w:rsid w:val="0084629D"/>
    <w:rsid w:val="00847E34"/>
    <w:rsid w:val="00847F36"/>
    <w:rsid w:val="0085006C"/>
    <w:rsid w:val="0085013C"/>
    <w:rsid w:val="00851406"/>
    <w:rsid w:val="00851B26"/>
    <w:rsid w:val="0085218B"/>
    <w:rsid w:val="0085238D"/>
    <w:rsid w:val="00852D07"/>
    <w:rsid w:val="0085357A"/>
    <w:rsid w:val="0085386E"/>
    <w:rsid w:val="00853D2A"/>
    <w:rsid w:val="008546FB"/>
    <w:rsid w:val="008569AE"/>
    <w:rsid w:val="00856CB1"/>
    <w:rsid w:val="00857B51"/>
    <w:rsid w:val="00860012"/>
    <w:rsid w:val="00860594"/>
    <w:rsid w:val="00860847"/>
    <w:rsid w:val="0086132D"/>
    <w:rsid w:val="00861566"/>
    <w:rsid w:val="00861D16"/>
    <w:rsid w:val="00862F08"/>
    <w:rsid w:val="0086376D"/>
    <w:rsid w:val="0086487D"/>
    <w:rsid w:val="008648EF"/>
    <w:rsid w:val="008652D8"/>
    <w:rsid w:val="008657E4"/>
    <w:rsid w:val="00865E73"/>
    <w:rsid w:val="008660BE"/>
    <w:rsid w:val="00866938"/>
    <w:rsid w:val="00866EDF"/>
    <w:rsid w:val="00867C2D"/>
    <w:rsid w:val="00867EC1"/>
    <w:rsid w:val="00870291"/>
    <w:rsid w:val="008705D3"/>
    <w:rsid w:val="008708BD"/>
    <w:rsid w:val="00871118"/>
    <w:rsid w:val="008712EC"/>
    <w:rsid w:val="00871331"/>
    <w:rsid w:val="00871857"/>
    <w:rsid w:val="00873ABD"/>
    <w:rsid w:val="00873D3D"/>
    <w:rsid w:val="00873E04"/>
    <w:rsid w:val="00873E6D"/>
    <w:rsid w:val="00875005"/>
    <w:rsid w:val="0087507F"/>
    <w:rsid w:val="008758C7"/>
    <w:rsid w:val="00877660"/>
    <w:rsid w:val="0088011B"/>
    <w:rsid w:val="00881433"/>
    <w:rsid w:val="00881F1D"/>
    <w:rsid w:val="00882AFC"/>
    <w:rsid w:val="00883183"/>
    <w:rsid w:val="00883CA0"/>
    <w:rsid w:val="00884141"/>
    <w:rsid w:val="00884B8D"/>
    <w:rsid w:val="00884DF4"/>
    <w:rsid w:val="008855EB"/>
    <w:rsid w:val="0088599A"/>
    <w:rsid w:val="00885ACA"/>
    <w:rsid w:val="00886CE7"/>
    <w:rsid w:val="008870D1"/>
    <w:rsid w:val="00890F09"/>
    <w:rsid w:val="008913E9"/>
    <w:rsid w:val="008918CD"/>
    <w:rsid w:val="00892D57"/>
    <w:rsid w:val="00893858"/>
    <w:rsid w:val="0089397D"/>
    <w:rsid w:val="00893C79"/>
    <w:rsid w:val="0089467C"/>
    <w:rsid w:val="0089502E"/>
    <w:rsid w:val="00895341"/>
    <w:rsid w:val="008953B3"/>
    <w:rsid w:val="00895A65"/>
    <w:rsid w:val="00896005"/>
    <w:rsid w:val="00896714"/>
    <w:rsid w:val="0089708E"/>
    <w:rsid w:val="008A033E"/>
    <w:rsid w:val="008A16C4"/>
    <w:rsid w:val="008A283C"/>
    <w:rsid w:val="008A34FE"/>
    <w:rsid w:val="008A3E0C"/>
    <w:rsid w:val="008A5F49"/>
    <w:rsid w:val="008A6601"/>
    <w:rsid w:val="008A6F26"/>
    <w:rsid w:val="008A7BB3"/>
    <w:rsid w:val="008A7FF8"/>
    <w:rsid w:val="008B0DB7"/>
    <w:rsid w:val="008B1089"/>
    <w:rsid w:val="008B27A7"/>
    <w:rsid w:val="008B2A88"/>
    <w:rsid w:val="008B2FCC"/>
    <w:rsid w:val="008B45E4"/>
    <w:rsid w:val="008B4731"/>
    <w:rsid w:val="008B4B8B"/>
    <w:rsid w:val="008B520E"/>
    <w:rsid w:val="008B52C7"/>
    <w:rsid w:val="008B553A"/>
    <w:rsid w:val="008B5656"/>
    <w:rsid w:val="008B56FD"/>
    <w:rsid w:val="008B5744"/>
    <w:rsid w:val="008B5D0D"/>
    <w:rsid w:val="008B6BF7"/>
    <w:rsid w:val="008B6C95"/>
    <w:rsid w:val="008B6D64"/>
    <w:rsid w:val="008B7510"/>
    <w:rsid w:val="008B7BB4"/>
    <w:rsid w:val="008C0CC9"/>
    <w:rsid w:val="008C24D3"/>
    <w:rsid w:val="008C266A"/>
    <w:rsid w:val="008C2AF1"/>
    <w:rsid w:val="008C2F72"/>
    <w:rsid w:val="008C4113"/>
    <w:rsid w:val="008C51D5"/>
    <w:rsid w:val="008C5EDB"/>
    <w:rsid w:val="008C79EA"/>
    <w:rsid w:val="008C7E95"/>
    <w:rsid w:val="008C7F6F"/>
    <w:rsid w:val="008C7F95"/>
    <w:rsid w:val="008D0957"/>
    <w:rsid w:val="008D0C0E"/>
    <w:rsid w:val="008D101E"/>
    <w:rsid w:val="008D13F1"/>
    <w:rsid w:val="008D21F0"/>
    <w:rsid w:val="008D223E"/>
    <w:rsid w:val="008D4138"/>
    <w:rsid w:val="008D4464"/>
    <w:rsid w:val="008D44D6"/>
    <w:rsid w:val="008D5010"/>
    <w:rsid w:val="008D57EB"/>
    <w:rsid w:val="008D685C"/>
    <w:rsid w:val="008D7646"/>
    <w:rsid w:val="008D77EC"/>
    <w:rsid w:val="008D790F"/>
    <w:rsid w:val="008D7AC1"/>
    <w:rsid w:val="008D7B4D"/>
    <w:rsid w:val="008D7D74"/>
    <w:rsid w:val="008D7F0F"/>
    <w:rsid w:val="008D7F10"/>
    <w:rsid w:val="008E078C"/>
    <w:rsid w:val="008E0D02"/>
    <w:rsid w:val="008E1E4B"/>
    <w:rsid w:val="008E1F21"/>
    <w:rsid w:val="008E2474"/>
    <w:rsid w:val="008E330C"/>
    <w:rsid w:val="008E3777"/>
    <w:rsid w:val="008E3FF1"/>
    <w:rsid w:val="008E4370"/>
    <w:rsid w:val="008E4BF3"/>
    <w:rsid w:val="008E6A1F"/>
    <w:rsid w:val="008E79BE"/>
    <w:rsid w:val="008E79D3"/>
    <w:rsid w:val="008F0243"/>
    <w:rsid w:val="008F1077"/>
    <w:rsid w:val="008F11CB"/>
    <w:rsid w:val="008F1A4A"/>
    <w:rsid w:val="008F240F"/>
    <w:rsid w:val="008F2EFF"/>
    <w:rsid w:val="008F30A9"/>
    <w:rsid w:val="008F321E"/>
    <w:rsid w:val="008F3A12"/>
    <w:rsid w:val="008F456C"/>
    <w:rsid w:val="008F5319"/>
    <w:rsid w:val="008F5899"/>
    <w:rsid w:val="008F5CD2"/>
    <w:rsid w:val="008F6523"/>
    <w:rsid w:val="008F65F4"/>
    <w:rsid w:val="008F6C1F"/>
    <w:rsid w:val="008F6D7F"/>
    <w:rsid w:val="008F76EB"/>
    <w:rsid w:val="008F774E"/>
    <w:rsid w:val="008F794D"/>
    <w:rsid w:val="008F7C42"/>
    <w:rsid w:val="00900304"/>
    <w:rsid w:val="009014E2"/>
    <w:rsid w:val="009027D6"/>
    <w:rsid w:val="00902D5A"/>
    <w:rsid w:val="00902F13"/>
    <w:rsid w:val="0090349D"/>
    <w:rsid w:val="00905EFF"/>
    <w:rsid w:val="00906262"/>
    <w:rsid w:val="00906455"/>
    <w:rsid w:val="00906D07"/>
    <w:rsid w:val="00906E20"/>
    <w:rsid w:val="009128D1"/>
    <w:rsid w:val="00912AEF"/>
    <w:rsid w:val="00915223"/>
    <w:rsid w:val="0091569E"/>
    <w:rsid w:val="009168F0"/>
    <w:rsid w:val="00916DF2"/>
    <w:rsid w:val="00916FAB"/>
    <w:rsid w:val="00920224"/>
    <w:rsid w:val="0092044E"/>
    <w:rsid w:val="00920943"/>
    <w:rsid w:val="0092140C"/>
    <w:rsid w:val="00921576"/>
    <w:rsid w:val="00922262"/>
    <w:rsid w:val="00924437"/>
    <w:rsid w:val="0092470D"/>
    <w:rsid w:val="00925910"/>
    <w:rsid w:val="00926277"/>
    <w:rsid w:val="009264A4"/>
    <w:rsid w:val="00927CCC"/>
    <w:rsid w:val="009304DE"/>
    <w:rsid w:val="009305E4"/>
    <w:rsid w:val="00930A3E"/>
    <w:rsid w:val="00930B52"/>
    <w:rsid w:val="00931EE3"/>
    <w:rsid w:val="009330A1"/>
    <w:rsid w:val="00933D85"/>
    <w:rsid w:val="009341A2"/>
    <w:rsid w:val="009344C5"/>
    <w:rsid w:val="0093452D"/>
    <w:rsid w:val="00934E26"/>
    <w:rsid w:val="009355EA"/>
    <w:rsid w:val="00935B93"/>
    <w:rsid w:val="00935FCE"/>
    <w:rsid w:val="009362B8"/>
    <w:rsid w:val="009372D2"/>
    <w:rsid w:val="0093779A"/>
    <w:rsid w:val="00937A16"/>
    <w:rsid w:val="00937C18"/>
    <w:rsid w:val="00937C81"/>
    <w:rsid w:val="00940487"/>
    <w:rsid w:val="009404C1"/>
    <w:rsid w:val="0094066D"/>
    <w:rsid w:val="0094201F"/>
    <w:rsid w:val="009427E5"/>
    <w:rsid w:val="009432E4"/>
    <w:rsid w:val="0094342C"/>
    <w:rsid w:val="009435AC"/>
    <w:rsid w:val="00944FC8"/>
    <w:rsid w:val="00944FF0"/>
    <w:rsid w:val="009476E4"/>
    <w:rsid w:val="00947AF7"/>
    <w:rsid w:val="00947BDB"/>
    <w:rsid w:val="00950483"/>
    <w:rsid w:val="00950628"/>
    <w:rsid w:val="00950A4E"/>
    <w:rsid w:val="00952076"/>
    <w:rsid w:val="00952316"/>
    <w:rsid w:val="00952581"/>
    <w:rsid w:val="00952AB1"/>
    <w:rsid w:val="00952CEC"/>
    <w:rsid w:val="00952F78"/>
    <w:rsid w:val="0095338B"/>
    <w:rsid w:val="0095485E"/>
    <w:rsid w:val="00954BE3"/>
    <w:rsid w:val="009554C9"/>
    <w:rsid w:val="009557BC"/>
    <w:rsid w:val="00956117"/>
    <w:rsid w:val="00956432"/>
    <w:rsid w:val="00956910"/>
    <w:rsid w:val="00956F1A"/>
    <w:rsid w:val="009570A4"/>
    <w:rsid w:val="00957AD6"/>
    <w:rsid w:val="00957EDC"/>
    <w:rsid w:val="00957FB6"/>
    <w:rsid w:val="00960947"/>
    <w:rsid w:val="009617AB"/>
    <w:rsid w:val="0096199E"/>
    <w:rsid w:val="00961E36"/>
    <w:rsid w:val="00961E5B"/>
    <w:rsid w:val="00964593"/>
    <w:rsid w:val="00964639"/>
    <w:rsid w:val="00964BC0"/>
    <w:rsid w:val="00965E38"/>
    <w:rsid w:val="00967949"/>
    <w:rsid w:val="00967B11"/>
    <w:rsid w:val="00970B89"/>
    <w:rsid w:val="00972546"/>
    <w:rsid w:val="00972ACF"/>
    <w:rsid w:val="00975C2B"/>
    <w:rsid w:val="0097622E"/>
    <w:rsid w:val="00976418"/>
    <w:rsid w:val="00977C5E"/>
    <w:rsid w:val="009801E2"/>
    <w:rsid w:val="00980B72"/>
    <w:rsid w:val="00980E90"/>
    <w:rsid w:val="009815F3"/>
    <w:rsid w:val="00981DC9"/>
    <w:rsid w:val="009822EB"/>
    <w:rsid w:val="009831E2"/>
    <w:rsid w:val="00983B7B"/>
    <w:rsid w:val="00985984"/>
    <w:rsid w:val="00985A09"/>
    <w:rsid w:val="00986ADF"/>
    <w:rsid w:val="00986B2E"/>
    <w:rsid w:val="00990F10"/>
    <w:rsid w:val="00992162"/>
    <w:rsid w:val="00993394"/>
    <w:rsid w:val="009937E9"/>
    <w:rsid w:val="0099464F"/>
    <w:rsid w:val="009961F4"/>
    <w:rsid w:val="009966B0"/>
    <w:rsid w:val="009967CD"/>
    <w:rsid w:val="009977E2"/>
    <w:rsid w:val="00997A37"/>
    <w:rsid w:val="009A0043"/>
    <w:rsid w:val="009A1335"/>
    <w:rsid w:val="009A156C"/>
    <w:rsid w:val="009A1B40"/>
    <w:rsid w:val="009A2AC5"/>
    <w:rsid w:val="009A2B1E"/>
    <w:rsid w:val="009A2B20"/>
    <w:rsid w:val="009A3348"/>
    <w:rsid w:val="009A37CF"/>
    <w:rsid w:val="009A38A6"/>
    <w:rsid w:val="009A3B5E"/>
    <w:rsid w:val="009A4DB8"/>
    <w:rsid w:val="009A5113"/>
    <w:rsid w:val="009A62FC"/>
    <w:rsid w:val="009A663D"/>
    <w:rsid w:val="009A72A8"/>
    <w:rsid w:val="009B0047"/>
    <w:rsid w:val="009B086A"/>
    <w:rsid w:val="009B0941"/>
    <w:rsid w:val="009B0AEF"/>
    <w:rsid w:val="009B11FB"/>
    <w:rsid w:val="009B1610"/>
    <w:rsid w:val="009B2151"/>
    <w:rsid w:val="009B2707"/>
    <w:rsid w:val="009B3546"/>
    <w:rsid w:val="009B3C23"/>
    <w:rsid w:val="009B3EB3"/>
    <w:rsid w:val="009B41AE"/>
    <w:rsid w:val="009B42A2"/>
    <w:rsid w:val="009B4911"/>
    <w:rsid w:val="009B53FC"/>
    <w:rsid w:val="009B5498"/>
    <w:rsid w:val="009B5EB6"/>
    <w:rsid w:val="009B5F76"/>
    <w:rsid w:val="009B625E"/>
    <w:rsid w:val="009B632F"/>
    <w:rsid w:val="009B6DE8"/>
    <w:rsid w:val="009B711D"/>
    <w:rsid w:val="009B7FDF"/>
    <w:rsid w:val="009C04B3"/>
    <w:rsid w:val="009C0D93"/>
    <w:rsid w:val="009C2300"/>
    <w:rsid w:val="009C2CD8"/>
    <w:rsid w:val="009C2F01"/>
    <w:rsid w:val="009C35A6"/>
    <w:rsid w:val="009C4C23"/>
    <w:rsid w:val="009C56DE"/>
    <w:rsid w:val="009C6675"/>
    <w:rsid w:val="009C6D93"/>
    <w:rsid w:val="009C7153"/>
    <w:rsid w:val="009C724B"/>
    <w:rsid w:val="009C7C49"/>
    <w:rsid w:val="009C7E42"/>
    <w:rsid w:val="009D0594"/>
    <w:rsid w:val="009D080A"/>
    <w:rsid w:val="009D09B7"/>
    <w:rsid w:val="009D13B3"/>
    <w:rsid w:val="009D1403"/>
    <w:rsid w:val="009D163A"/>
    <w:rsid w:val="009D2AA5"/>
    <w:rsid w:val="009D33D2"/>
    <w:rsid w:val="009D3522"/>
    <w:rsid w:val="009D362D"/>
    <w:rsid w:val="009D36DC"/>
    <w:rsid w:val="009D3D76"/>
    <w:rsid w:val="009D43E1"/>
    <w:rsid w:val="009D4894"/>
    <w:rsid w:val="009D58A1"/>
    <w:rsid w:val="009D5993"/>
    <w:rsid w:val="009D5B77"/>
    <w:rsid w:val="009D6AD7"/>
    <w:rsid w:val="009D6C83"/>
    <w:rsid w:val="009D7139"/>
    <w:rsid w:val="009D7278"/>
    <w:rsid w:val="009D72D3"/>
    <w:rsid w:val="009D7459"/>
    <w:rsid w:val="009D799F"/>
    <w:rsid w:val="009E00CD"/>
    <w:rsid w:val="009E1FA8"/>
    <w:rsid w:val="009E1FD9"/>
    <w:rsid w:val="009E21B7"/>
    <w:rsid w:val="009E24D5"/>
    <w:rsid w:val="009E4196"/>
    <w:rsid w:val="009E4BAE"/>
    <w:rsid w:val="009E56FD"/>
    <w:rsid w:val="009E5A6D"/>
    <w:rsid w:val="009E5E69"/>
    <w:rsid w:val="009E6037"/>
    <w:rsid w:val="009E610C"/>
    <w:rsid w:val="009E66AE"/>
    <w:rsid w:val="009E676E"/>
    <w:rsid w:val="009E695E"/>
    <w:rsid w:val="009E69CF"/>
    <w:rsid w:val="009E7272"/>
    <w:rsid w:val="009E7DB6"/>
    <w:rsid w:val="009F09E2"/>
    <w:rsid w:val="009F1382"/>
    <w:rsid w:val="009F2534"/>
    <w:rsid w:val="009F3544"/>
    <w:rsid w:val="009F432F"/>
    <w:rsid w:val="009F5262"/>
    <w:rsid w:val="009F582E"/>
    <w:rsid w:val="009F5EA5"/>
    <w:rsid w:val="009F768F"/>
    <w:rsid w:val="00A008AA"/>
    <w:rsid w:val="00A00B87"/>
    <w:rsid w:val="00A01099"/>
    <w:rsid w:val="00A014A0"/>
    <w:rsid w:val="00A02452"/>
    <w:rsid w:val="00A02E6B"/>
    <w:rsid w:val="00A030C4"/>
    <w:rsid w:val="00A03CBC"/>
    <w:rsid w:val="00A04AB9"/>
    <w:rsid w:val="00A067CB"/>
    <w:rsid w:val="00A06B08"/>
    <w:rsid w:val="00A06D5A"/>
    <w:rsid w:val="00A06D91"/>
    <w:rsid w:val="00A079B5"/>
    <w:rsid w:val="00A079BE"/>
    <w:rsid w:val="00A10240"/>
    <w:rsid w:val="00A10693"/>
    <w:rsid w:val="00A11568"/>
    <w:rsid w:val="00A11B9A"/>
    <w:rsid w:val="00A12F7C"/>
    <w:rsid w:val="00A139AD"/>
    <w:rsid w:val="00A13B7B"/>
    <w:rsid w:val="00A13E82"/>
    <w:rsid w:val="00A141E0"/>
    <w:rsid w:val="00A152A5"/>
    <w:rsid w:val="00A152FB"/>
    <w:rsid w:val="00A16349"/>
    <w:rsid w:val="00A17871"/>
    <w:rsid w:val="00A201B1"/>
    <w:rsid w:val="00A205FE"/>
    <w:rsid w:val="00A208C3"/>
    <w:rsid w:val="00A219D2"/>
    <w:rsid w:val="00A21F19"/>
    <w:rsid w:val="00A2266A"/>
    <w:rsid w:val="00A23486"/>
    <w:rsid w:val="00A24646"/>
    <w:rsid w:val="00A24CC2"/>
    <w:rsid w:val="00A24CD1"/>
    <w:rsid w:val="00A251E8"/>
    <w:rsid w:val="00A25D4B"/>
    <w:rsid w:val="00A25ED9"/>
    <w:rsid w:val="00A26804"/>
    <w:rsid w:val="00A276D0"/>
    <w:rsid w:val="00A27B5F"/>
    <w:rsid w:val="00A27E41"/>
    <w:rsid w:val="00A30EF5"/>
    <w:rsid w:val="00A31298"/>
    <w:rsid w:val="00A32E8D"/>
    <w:rsid w:val="00A34ADB"/>
    <w:rsid w:val="00A359D4"/>
    <w:rsid w:val="00A35BC9"/>
    <w:rsid w:val="00A35BF7"/>
    <w:rsid w:val="00A363E4"/>
    <w:rsid w:val="00A371DB"/>
    <w:rsid w:val="00A405EA"/>
    <w:rsid w:val="00A40A28"/>
    <w:rsid w:val="00A40B47"/>
    <w:rsid w:val="00A40DE7"/>
    <w:rsid w:val="00A41D10"/>
    <w:rsid w:val="00A42330"/>
    <w:rsid w:val="00A42C22"/>
    <w:rsid w:val="00A44863"/>
    <w:rsid w:val="00A4498E"/>
    <w:rsid w:val="00A449D5"/>
    <w:rsid w:val="00A451A7"/>
    <w:rsid w:val="00A4588C"/>
    <w:rsid w:val="00A462BD"/>
    <w:rsid w:val="00A46BBE"/>
    <w:rsid w:val="00A46E2A"/>
    <w:rsid w:val="00A4760D"/>
    <w:rsid w:val="00A47A11"/>
    <w:rsid w:val="00A47B9C"/>
    <w:rsid w:val="00A509EE"/>
    <w:rsid w:val="00A50CF4"/>
    <w:rsid w:val="00A5121F"/>
    <w:rsid w:val="00A51292"/>
    <w:rsid w:val="00A51B45"/>
    <w:rsid w:val="00A52EF0"/>
    <w:rsid w:val="00A52FA0"/>
    <w:rsid w:val="00A52FBB"/>
    <w:rsid w:val="00A54BDC"/>
    <w:rsid w:val="00A54CF5"/>
    <w:rsid w:val="00A556C4"/>
    <w:rsid w:val="00A55E3C"/>
    <w:rsid w:val="00A56F92"/>
    <w:rsid w:val="00A6025C"/>
    <w:rsid w:val="00A60C77"/>
    <w:rsid w:val="00A60FD1"/>
    <w:rsid w:val="00A624C4"/>
    <w:rsid w:val="00A634C1"/>
    <w:rsid w:val="00A64BB9"/>
    <w:rsid w:val="00A65B2B"/>
    <w:rsid w:val="00A65FE0"/>
    <w:rsid w:val="00A66844"/>
    <w:rsid w:val="00A66B38"/>
    <w:rsid w:val="00A66E21"/>
    <w:rsid w:val="00A67034"/>
    <w:rsid w:val="00A67820"/>
    <w:rsid w:val="00A70078"/>
    <w:rsid w:val="00A70187"/>
    <w:rsid w:val="00A704FF"/>
    <w:rsid w:val="00A70545"/>
    <w:rsid w:val="00A70E98"/>
    <w:rsid w:val="00A71374"/>
    <w:rsid w:val="00A71C4D"/>
    <w:rsid w:val="00A72083"/>
    <w:rsid w:val="00A7257A"/>
    <w:rsid w:val="00A72E95"/>
    <w:rsid w:val="00A73818"/>
    <w:rsid w:val="00A73D29"/>
    <w:rsid w:val="00A73F5E"/>
    <w:rsid w:val="00A7402F"/>
    <w:rsid w:val="00A7507B"/>
    <w:rsid w:val="00A75100"/>
    <w:rsid w:val="00A7570E"/>
    <w:rsid w:val="00A75987"/>
    <w:rsid w:val="00A7676D"/>
    <w:rsid w:val="00A770D9"/>
    <w:rsid w:val="00A773F7"/>
    <w:rsid w:val="00A77495"/>
    <w:rsid w:val="00A7757F"/>
    <w:rsid w:val="00A801C6"/>
    <w:rsid w:val="00A80BE4"/>
    <w:rsid w:val="00A80E9C"/>
    <w:rsid w:val="00A816E4"/>
    <w:rsid w:val="00A8186B"/>
    <w:rsid w:val="00A81C74"/>
    <w:rsid w:val="00A821D8"/>
    <w:rsid w:val="00A82FC1"/>
    <w:rsid w:val="00A83549"/>
    <w:rsid w:val="00A835AD"/>
    <w:rsid w:val="00A8389E"/>
    <w:rsid w:val="00A8454D"/>
    <w:rsid w:val="00A84801"/>
    <w:rsid w:val="00A85616"/>
    <w:rsid w:val="00A85D4C"/>
    <w:rsid w:val="00A86680"/>
    <w:rsid w:val="00A8770D"/>
    <w:rsid w:val="00A87726"/>
    <w:rsid w:val="00A87D96"/>
    <w:rsid w:val="00A90683"/>
    <w:rsid w:val="00A90C1A"/>
    <w:rsid w:val="00A912E8"/>
    <w:rsid w:val="00A915E1"/>
    <w:rsid w:val="00A916E1"/>
    <w:rsid w:val="00A91C66"/>
    <w:rsid w:val="00A9292B"/>
    <w:rsid w:val="00A9343B"/>
    <w:rsid w:val="00A9344F"/>
    <w:rsid w:val="00A93EAF"/>
    <w:rsid w:val="00A940BA"/>
    <w:rsid w:val="00A941FB"/>
    <w:rsid w:val="00A944D7"/>
    <w:rsid w:val="00A94C7B"/>
    <w:rsid w:val="00A95929"/>
    <w:rsid w:val="00A95AB6"/>
    <w:rsid w:val="00A95FBC"/>
    <w:rsid w:val="00A9686A"/>
    <w:rsid w:val="00AA1174"/>
    <w:rsid w:val="00AA2564"/>
    <w:rsid w:val="00AA26F6"/>
    <w:rsid w:val="00AA2A96"/>
    <w:rsid w:val="00AA2EF3"/>
    <w:rsid w:val="00AA2FD1"/>
    <w:rsid w:val="00AA3765"/>
    <w:rsid w:val="00AA39BA"/>
    <w:rsid w:val="00AA435A"/>
    <w:rsid w:val="00AA4CCD"/>
    <w:rsid w:val="00AA6167"/>
    <w:rsid w:val="00AA6571"/>
    <w:rsid w:val="00AA7339"/>
    <w:rsid w:val="00AB088E"/>
    <w:rsid w:val="00AB098B"/>
    <w:rsid w:val="00AB0B97"/>
    <w:rsid w:val="00AB1197"/>
    <w:rsid w:val="00AB142F"/>
    <w:rsid w:val="00AB189E"/>
    <w:rsid w:val="00AB2518"/>
    <w:rsid w:val="00AB29E6"/>
    <w:rsid w:val="00AB305E"/>
    <w:rsid w:val="00AB318C"/>
    <w:rsid w:val="00AB36D7"/>
    <w:rsid w:val="00AB38B9"/>
    <w:rsid w:val="00AB3EE8"/>
    <w:rsid w:val="00AB41E3"/>
    <w:rsid w:val="00AB437F"/>
    <w:rsid w:val="00AB4A9E"/>
    <w:rsid w:val="00AB500C"/>
    <w:rsid w:val="00AB6169"/>
    <w:rsid w:val="00AB6A40"/>
    <w:rsid w:val="00AB6C6B"/>
    <w:rsid w:val="00AB6F12"/>
    <w:rsid w:val="00AB6F87"/>
    <w:rsid w:val="00AB7307"/>
    <w:rsid w:val="00AB7932"/>
    <w:rsid w:val="00AB7B1F"/>
    <w:rsid w:val="00AC11DB"/>
    <w:rsid w:val="00AC17F7"/>
    <w:rsid w:val="00AC2009"/>
    <w:rsid w:val="00AC23FB"/>
    <w:rsid w:val="00AC2498"/>
    <w:rsid w:val="00AC2D14"/>
    <w:rsid w:val="00AC2FD8"/>
    <w:rsid w:val="00AC3591"/>
    <w:rsid w:val="00AC3AFF"/>
    <w:rsid w:val="00AC3DC7"/>
    <w:rsid w:val="00AC4C64"/>
    <w:rsid w:val="00AC4FE9"/>
    <w:rsid w:val="00AC593E"/>
    <w:rsid w:val="00AC5CB5"/>
    <w:rsid w:val="00AC645D"/>
    <w:rsid w:val="00AC69EA"/>
    <w:rsid w:val="00AC6F0A"/>
    <w:rsid w:val="00AC6F17"/>
    <w:rsid w:val="00AC6F55"/>
    <w:rsid w:val="00AC6FFD"/>
    <w:rsid w:val="00AC7946"/>
    <w:rsid w:val="00AD13C6"/>
    <w:rsid w:val="00AD2A18"/>
    <w:rsid w:val="00AD3D30"/>
    <w:rsid w:val="00AD3DEB"/>
    <w:rsid w:val="00AD4530"/>
    <w:rsid w:val="00AD4F0A"/>
    <w:rsid w:val="00AD5398"/>
    <w:rsid w:val="00AD54E2"/>
    <w:rsid w:val="00AD5554"/>
    <w:rsid w:val="00AD591D"/>
    <w:rsid w:val="00AD5F4D"/>
    <w:rsid w:val="00AD6FC6"/>
    <w:rsid w:val="00AD7EF6"/>
    <w:rsid w:val="00AE0159"/>
    <w:rsid w:val="00AE0625"/>
    <w:rsid w:val="00AE1129"/>
    <w:rsid w:val="00AE12A0"/>
    <w:rsid w:val="00AE18EF"/>
    <w:rsid w:val="00AE1907"/>
    <w:rsid w:val="00AE1C55"/>
    <w:rsid w:val="00AE230E"/>
    <w:rsid w:val="00AE2A48"/>
    <w:rsid w:val="00AE31C0"/>
    <w:rsid w:val="00AE3289"/>
    <w:rsid w:val="00AE3432"/>
    <w:rsid w:val="00AE4194"/>
    <w:rsid w:val="00AE4601"/>
    <w:rsid w:val="00AE4A63"/>
    <w:rsid w:val="00AE5D7F"/>
    <w:rsid w:val="00AE5F4F"/>
    <w:rsid w:val="00AE6AF0"/>
    <w:rsid w:val="00AE7158"/>
    <w:rsid w:val="00AE76A0"/>
    <w:rsid w:val="00AE7F20"/>
    <w:rsid w:val="00AF0189"/>
    <w:rsid w:val="00AF0C70"/>
    <w:rsid w:val="00AF1021"/>
    <w:rsid w:val="00AF2878"/>
    <w:rsid w:val="00AF31C7"/>
    <w:rsid w:val="00AF589C"/>
    <w:rsid w:val="00AF669B"/>
    <w:rsid w:val="00AF74A1"/>
    <w:rsid w:val="00AF7858"/>
    <w:rsid w:val="00B00CB5"/>
    <w:rsid w:val="00B01166"/>
    <w:rsid w:val="00B01B49"/>
    <w:rsid w:val="00B02056"/>
    <w:rsid w:val="00B02119"/>
    <w:rsid w:val="00B02B42"/>
    <w:rsid w:val="00B03317"/>
    <w:rsid w:val="00B04023"/>
    <w:rsid w:val="00B05049"/>
    <w:rsid w:val="00B057C3"/>
    <w:rsid w:val="00B06265"/>
    <w:rsid w:val="00B0644F"/>
    <w:rsid w:val="00B0706E"/>
    <w:rsid w:val="00B076B3"/>
    <w:rsid w:val="00B07ECE"/>
    <w:rsid w:val="00B07F96"/>
    <w:rsid w:val="00B1064E"/>
    <w:rsid w:val="00B1095A"/>
    <w:rsid w:val="00B11140"/>
    <w:rsid w:val="00B11619"/>
    <w:rsid w:val="00B11713"/>
    <w:rsid w:val="00B11EF4"/>
    <w:rsid w:val="00B120FD"/>
    <w:rsid w:val="00B12275"/>
    <w:rsid w:val="00B1260E"/>
    <w:rsid w:val="00B12778"/>
    <w:rsid w:val="00B13A0D"/>
    <w:rsid w:val="00B146FC"/>
    <w:rsid w:val="00B14C6A"/>
    <w:rsid w:val="00B1522B"/>
    <w:rsid w:val="00B152A5"/>
    <w:rsid w:val="00B15861"/>
    <w:rsid w:val="00B15FD6"/>
    <w:rsid w:val="00B1744F"/>
    <w:rsid w:val="00B17A15"/>
    <w:rsid w:val="00B200FE"/>
    <w:rsid w:val="00B219C1"/>
    <w:rsid w:val="00B23D52"/>
    <w:rsid w:val="00B24FB3"/>
    <w:rsid w:val="00B252DC"/>
    <w:rsid w:val="00B25387"/>
    <w:rsid w:val="00B25F6B"/>
    <w:rsid w:val="00B26E93"/>
    <w:rsid w:val="00B27704"/>
    <w:rsid w:val="00B27C8C"/>
    <w:rsid w:val="00B27F3F"/>
    <w:rsid w:val="00B307BD"/>
    <w:rsid w:val="00B310D3"/>
    <w:rsid w:val="00B311B6"/>
    <w:rsid w:val="00B31BBE"/>
    <w:rsid w:val="00B32097"/>
    <w:rsid w:val="00B32664"/>
    <w:rsid w:val="00B32D99"/>
    <w:rsid w:val="00B33135"/>
    <w:rsid w:val="00B348B7"/>
    <w:rsid w:val="00B34932"/>
    <w:rsid w:val="00B34D02"/>
    <w:rsid w:val="00B3648F"/>
    <w:rsid w:val="00B36AAE"/>
    <w:rsid w:val="00B36CBE"/>
    <w:rsid w:val="00B37332"/>
    <w:rsid w:val="00B37806"/>
    <w:rsid w:val="00B4018C"/>
    <w:rsid w:val="00B4138A"/>
    <w:rsid w:val="00B41FB9"/>
    <w:rsid w:val="00B428CC"/>
    <w:rsid w:val="00B42BEE"/>
    <w:rsid w:val="00B443AD"/>
    <w:rsid w:val="00B44A84"/>
    <w:rsid w:val="00B4552E"/>
    <w:rsid w:val="00B45A85"/>
    <w:rsid w:val="00B45F85"/>
    <w:rsid w:val="00B46DAA"/>
    <w:rsid w:val="00B4730B"/>
    <w:rsid w:val="00B47C53"/>
    <w:rsid w:val="00B50E63"/>
    <w:rsid w:val="00B50F26"/>
    <w:rsid w:val="00B51084"/>
    <w:rsid w:val="00B51103"/>
    <w:rsid w:val="00B54408"/>
    <w:rsid w:val="00B54520"/>
    <w:rsid w:val="00B54ED9"/>
    <w:rsid w:val="00B55321"/>
    <w:rsid w:val="00B5693A"/>
    <w:rsid w:val="00B57136"/>
    <w:rsid w:val="00B605A8"/>
    <w:rsid w:val="00B60A13"/>
    <w:rsid w:val="00B60BEC"/>
    <w:rsid w:val="00B61236"/>
    <w:rsid w:val="00B61C4B"/>
    <w:rsid w:val="00B630B0"/>
    <w:rsid w:val="00B636E7"/>
    <w:rsid w:val="00B653FD"/>
    <w:rsid w:val="00B65465"/>
    <w:rsid w:val="00B65753"/>
    <w:rsid w:val="00B65C28"/>
    <w:rsid w:val="00B66222"/>
    <w:rsid w:val="00B6649B"/>
    <w:rsid w:val="00B66EBA"/>
    <w:rsid w:val="00B670CE"/>
    <w:rsid w:val="00B679FC"/>
    <w:rsid w:val="00B67A17"/>
    <w:rsid w:val="00B67B7C"/>
    <w:rsid w:val="00B67FEE"/>
    <w:rsid w:val="00B703F6"/>
    <w:rsid w:val="00B704E8"/>
    <w:rsid w:val="00B704F4"/>
    <w:rsid w:val="00B706B8"/>
    <w:rsid w:val="00B70A05"/>
    <w:rsid w:val="00B70D0D"/>
    <w:rsid w:val="00B7116F"/>
    <w:rsid w:val="00B71313"/>
    <w:rsid w:val="00B7205B"/>
    <w:rsid w:val="00B72181"/>
    <w:rsid w:val="00B72183"/>
    <w:rsid w:val="00B72461"/>
    <w:rsid w:val="00B727FB"/>
    <w:rsid w:val="00B72D8F"/>
    <w:rsid w:val="00B730BD"/>
    <w:rsid w:val="00B74D49"/>
    <w:rsid w:val="00B75140"/>
    <w:rsid w:val="00B75601"/>
    <w:rsid w:val="00B76BB3"/>
    <w:rsid w:val="00B76FE6"/>
    <w:rsid w:val="00B7718F"/>
    <w:rsid w:val="00B778C7"/>
    <w:rsid w:val="00B802A8"/>
    <w:rsid w:val="00B8064F"/>
    <w:rsid w:val="00B80AA9"/>
    <w:rsid w:val="00B81002"/>
    <w:rsid w:val="00B811E7"/>
    <w:rsid w:val="00B813CC"/>
    <w:rsid w:val="00B81641"/>
    <w:rsid w:val="00B817DB"/>
    <w:rsid w:val="00B824A1"/>
    <w:rsid w:val="00B82B1E"/>
    <w:rsid w:val="00B82ED1"/>
    <w:rsid w:val="00B83FEA"/>
    <w:rsid w:val="00B84C10"/>
    <w:rsid w:val="00B85067"/>
    <w:rsid w:val="00B850F3"/>
    <w:rsid w:val="00B852D0"/>
    <w:rsid w:val="00B860B5"/>
    <w:rsid w:val="00B86857"/>
    <w:rsid w:val="00B86B71"/>
    <w:rsid w:val="00B86F0D"/>
    <w:rsid w:val="00B870CF"/>
    <w:rsid w:val="00B9024D"/>
    <w:rsid w:val="00B90437"/>
    <w:rsid w:val="00B90554"/>
    <w:rsid w:val="00B91376"/>
    <w:rsid w:val="00B91582"/>
    <w:rsid w:val="00B91596"/>
    <w:rsid w:val="00B9292A"/>
    <w:rsid w:val="00B92DA8"/>
    <w:rsid w:val="00B93731"/>
    <w:rsid w:val="00B93D78"/>
    <w:rsid w:val="00B94BD9"/>
    <w:rsid w:val="00B953FD"/>
    <w:rsid w:val="00B9591F"/>
    <w:rsid w:val="00B968EF"/>
    <w:rsid w:val="00B97103"/>
    <w:rsid w:val="00B97AD0"/>
    <w:rsid w:val="00BA0059"/>
    <w:rsid w:val="00BA027E"/>
    <w:rsid w:val="00BA1685"/>
    <w:rsid w:val="00BA1FC7"/>
    <w:rsid w:val="00BA22F8"/>
    <w:rsid w:val="00BA2FAE"/>
    <w:rsid w:val="00BA35D5"/>
    <w:rsid w:val="00BA44C6"/>
    <w:rsid w:val="00BA46D1"/>
    <w:rsid w:val="00BA501A"/>
    <w:rsid w:val="00BA5ACC"/>
    <w:rsid w:val="00BA63A1"/>
    <w:rsid w:val="00BA7106"/>
    <w:rsid w:val="00BA714F"/>
    <w:rsid w:val="00BA7198"/>
    <w:rsid w:val="00BA77AC"/>
    <w:rsid w:val="00BB0637"/>
    <w:rsid w:val="00BB07D5"/>
    <w:rsid w:val="00BB0BE2"/>
    <w:rsid w:val="00BB131B"/>
    <w:rsid w:val="00BB139A"/>
    <w:rsid w:val="00BB1B75"/>
    <w:rsid w:val="00BB1CF2"/>
    <w:rsid w:val="00BB2DE0"/>
    <w:rsid w:val="00BB31A9"/>
    <w:rsid w:val="00BB33F2"/>
    <w:rsid w:val="00BB388C"/>
    <w:rsid w:val="00BB4027"/>
    <w:rsid w:val="00BB436B"/>
    <w:rsid w:val="00BB5825"/>
    <w:rsid w:val="00BB5D64"/>
    <w:rsid w:val="00BB65E5"/>
    <w:rsid w:val="00BB6DA0"/>
    <w:rsid w:val="00BB776F"/>
    <w:rsid w:val="00BC0685"/>
    <w:rsid w:val="00BC2E20"/>
    <w:rsid w:val="00BC3A02"/>
    <w:rsid w:val="00BC421C"/>
    <w:rsid w:val="00BC462D"/>
    <w:rsid w:val="00BC47A2"/>
    <w:rsid w:val="00BC4FA4"/>
    <w:rsid w:val="00BC52AC"/>
    <w:rsid w:val="00BC56DB"/>
    <w:rsid w:val="00BC5B03"/>
    <w:rsid w:val="00BC5BF0"/>
    <w:rsid w:val="00BC5E85"/>
    <w:rsid w:val="00BC5F83"/>
    <w:rsid w:val="00BC6D59"/>
    <w:rsid w:val="00BD0544"/>
    <w:rsid w:val="00BD0B78"/>
    <w:rsid w:val="00BD1E78"/>
    <w:rsid w:val="00BD2859"/>
    <w:rsid w:val="00BD297E"/>
    <w:rsid w:val="00BD2D6B"/>
    <w:rsid w:val="00BD36CB"/>
    <w:rsid w:val="00BD3993"/>
    <w:rsid w:val="00BD3C3A"/>
    <w:rsid w:val="00BD5290"/>
    <w:rsid w:val="00BD5A12"/>
    <w:rsid w:val="00BD5D26"/>
    <w:rsid w:val="00BD62EB"/>
    <w:rsid w:val="00BD643A"/>
    <w:rsid w:val="00BD69AE"/>
    <w:rsid w:val="00BD7C7A"/>
    <w:rsid w:val="00BE0060"/>
    <w:rsid w:val="00BE014D"/>
    <w:rsid w:val="00BE03AD"/>
    <w:rsid w:val="00BE0419"/>
    <w:rsid w:val="00BE13B3"/>
    <w:rsid w:val="00BE1777"/>
    <w:rsid w:val="00BE22C5"/>
    <w:rsid w:val="00BE27AB"/>
    <w:rsid w:val="00BE2E63"/>
    <w:rsid w:val="00BE38EF"/>
    <w:rsid w:val="00BE4590"/>
    <w:rsid w:val="00BE59C5"/>
    <w:rsid w:val="00BE63BE"/>
    <w:rsid w:val="00BE67F0"/>
    <w:rsid w:val="00BE7ED2"/>
    <w:rsid w:val="00BF0073"/>
    <w:rsid w:val="00BF052E"/>
    <w:rsid w:val="00BF0A8F"/>
    <w:rsid w:val="00BF0AAE"/>
    <w:rsid w:val="00BF0AB1"/>
    <w:rsid w:val="00BF115B"/>
    <w:rsid w:val="00BF1AB0"/>
    <w:rsid w:val="00BF35CD"/>
    <w:rsid w:val="00BF373E"/>
    <w:rsid w:val="00BF37AB"/>
    <w:rsid w:val="00BF3879"/>
    <w:rsid w:val="00BF3ABC"/>
    <w:rsid w:val="00BF3FCC"/>
    <w:rsid w:val="00BF47F7"/>
    <w:rsid w:val="00BF4B03"/>
    <w:rsid w:val="00BF4B39"/>
    <w:rsid w:val="00BF6375"/>
    <w:rsid w:val="00BF7493"/>
    <w:rsid w:val="00BF7D32"/>
    <w:rsid w:val="00C0164E"/>
    <w:rsid w:val="00C02A25"/>
    <w:rsid w:val="00C02A36"/>
    <w:rsid w:val="00C03399"/>
    <w:rsid w:val="00C03DCF"/>
    <w:rsid w:val="00C04498"/>
    <w:rsid w:val="00C049F7"/>
    <w:rsid w:val="00C04AC1"/>
    <w:rsid w:val="00C04D7E"/>
    <w:rsid w:val="00C06472"/>
    <w:rsid w:val="00C07DC2"/>
    <w:rsid w:val="00C07E3C"/>
    <w:rsid w:val="00C10AAE"/>
    <w:rsid w:val="00C11A62"/>
    <w:rsid w:val="00C11C8E"/>
    <w:rsid w:val="00C11D29"/>
    <w:rsid w:val="00C121F6"/>
    <w:rsid w:val="00C1283C"/>
    <w:rsid w:val="00C13A65"/>
    <w:rsid w:val="00C14B91"/>
    <w:rsid w:val="00C15579"/>
    <w:rsid w:val="00C1593A"/>
    <w:rsid w:val="00C16091"/>
    <w:rsid w:val="00C16740"/>
    <w:rsid w:val="00C17271"/>
    <w:rsid w:val="00C17766"/>
    <w:rsid w:val="00C20BAD"/>
    <w:rsid w:val="00C215F2"/>
    <w:rsid w:val="00C23AC2"/>
    <w:rsid w:val="00C23D5C"/>
    <w:rsid w:val="00C24940"/>
    <w:rsid w:val="00C25378"/>
    <w:rsid w:val="00C25609"/>
    <w:rsid w:val="00C2656C"/>
    <w:rsid w:val="00C2677C"/>
    <w:rsid w:val="00C27563"/>
    <w:rsid w:val="00C27EB6"/>
    <w:rsid w:val="00C313CB"/>
    <w:rsid w:val="00C316FE"/>
    <w:rsid w:val="00C32694"/>
    <w:rsid w:val="00C32E29"/>
    <w:rsid w:val="00C33337"/>
    <w:rsid w:val="00C334D2"/>
    <w:rsid w:val="00C33FA1"/>
    <w:rsid w:val="00C348AC"/>
    <w:rsid w:val="00C35A16"/>
    <w:rsid w:val="00C35A5D"/>
    <w:rsid w:val="00C35A68"/>
    <w:rsid w:val="00C3671E"/>
    <w:rsid w:val="00C367A0"/>
    <w:rsid w:val="00C3697F"/>
    <w:rsid w:val="00C369E5"/>
    <w:rsid w:val="00C36F07"/>
    <w:rsid w:val="00C37433"/>
    <w:rsid w:val="00C37553"/>
    <w:rsid w:val="00C37A9D"/>
    <w:rsid w:val="00C37E31"/>
    <w:rsid w:val="00C40503"/>
    <w:rsid w:val="00C410C9"/>
    <w:rsid w:val="00C41936"/>
    <w:rsid w:val="00C4199A"/>
    <w:rsid w:val="00C4252F"/>
    <w:rsid w:val="00C43BBB"/>
    <w:rsid w:val="00C43F39"/>
    <w:rsid w:val="00C4445C"/>
    <w:rsid w:val="00C447F6"/>
    <w:rsid w:val="00C449FE"/>
    <w:rsid w:val="00C44B19"/>
    <w:rsid w:val="00C455C3"/>
    <w:rsid w:val="00C46000"/>
    <w:rsid w:val="00C462D2"/>
    <w:rsid w:val="00C4642B"/>
    <w:rsid w:val="00C46864"/>
    <w:rsid w:val="00C46C7D"/>
    <w:rsid w:val="00C5060F"/>
    <w:rsid w:val="00C50868"/>
    <w:rsid w:val="00C50C34"/>
    <w:rsid w:val="00C5120F"/>
    <w:rsid w:val="00C51C59"/>
    <w:rsid w:val="00C51D6F"/>
    <w:rsid w:val="00C52537"/>
    <w:rsid w:val="00C52F64"/>
    <w:rsid w:val="00C53079"/>
    <w:rsid w:val="00C540CC"/>
    <w:rsid w:val="00C54719"/>
    <w:rsid w:val="00C55D18"/>
    <w:rsid w:val="00C56A0E"/>
    <w:rsid w:val="00C56B9A"/>
    <w:rsid w:val="00C56E10"/>
    <w:rsid w:val="00C57158"/>
    <w:rsid w:val="00C5733B"/>
    <w:rsid w:val="00C57466"/>
    <w:rsid w:val="00C578D9"/>
    <w:rsid w:val="00C57FB1"/>
    <w:rsid w:val="00C60361"/>
    <w:rsid w:val="00C609BD"/>
    <w:rsid w:val="00C62B79"/>
    <w:rsid w:val="00C630CA"/>
    <w:rsid w:val="00C63847"/>
    <w:rsid w:val="00C63926"/>
    <w:rsid w:val="00C63BEA"/>
    <w:rsid w:val="00C64064"/>
    <w:rsid w:val="00C64689"/>
    <w:rsid w:val="00C64AD9"/>
    <w:rsid w:val="00C660E1"/>
    <w:rsid w:val="00C6648A"/>
    <w:rsid w:val="00C66596"/>
    <w:rsid w:val="00C66CEB"/>
    <w:rsid w:val="00C67008"/>
    <w:rsid w:val="00C67290"/>
    <w:rsid w:val="00C67775"/>
    <w:rsid w:val="00C714C9"/>
    <w:rsid w:val="00C72E11"/>
    <w:rsid w:val="00C73DCD"/>
    <w:rsid w:val="00C73DE6"/>
    <w:rsid w:val="00C73EFD"/>
    <w:rsid w:val="00C749A8"/>
    <w:rsid w:val="00C754DA"/>
    <w:rsid w:val="00C763B1"/>
    <w:rsid w:val="00C76ACD"/>
    <w:rsid w:val="00C76B9A"/>
    <w:rsid w:val="00C774BF"/>
    <w:rsid w:val="00C77876"/>
    <w:rsid w:val="00C80290"/>
    <w:rsid w:val="00C804BF"/>
    <w:rsid w:val="00C8069A"/>
    <w:rsid w:val="00C8110F"/>
    <w:rsid w:val="00C81249"/>
    <w:rsid w:val="00C817DC"/>
    <w:rsid w:val="00C82090"/>
    <w:rsid w:val="00C824BF"/>
    <w:rsid w:val="00C82F66"/>
    <w:rsid w:val="00C8332E"/>
    <w:rsid w:val="00C84BD1"/>
    <w:rsid w:val="00C855A9"/>
    <w:rsid w:val="00C85647"/>
    <w:rsid w:val="00C85658"/>
    <w:rsid w:val="00C85805"/>
    <w:rsid w:val="00C85DC1"/>
    <w:rsid w:val="00C85EC5"/>
    <w:rsid w:val="00C865CD"/>
    <w:rsid w:val="00C86895"/>
    <w:rsid w:val="00C8723D"/>
    <w:rsid w:val="00C87258"/>
    <w:rsid w:val="00C876E5"/>
    <w:rsid w:val="00C87776"/>
    <w:rsid w:val="00C91AAB"/>
    <w:rsid w:val="00C91BD6"/>
    <w:rsid w:val="00C91FA1"/>
    <w:rsid w:val="00C921C9"/>
    <w:rsid w:val="00C92FCC"/>
    <w:rsid w:val="00C94114"/>
    <w:rsid w:val="00C9438A"/>
    <w:rsid w:val="00C9439B"/>
    <w:rsid w:val="00C94EF2"/>
    <w:rsid w:val="00C952FB"/>
    <w:rsid w:val="00C961C8"/>
    <w:rsid w:val="00C975A4"/>
    <w:rsid w:val="00CA0272"/>
    <w:rsid w:val="00CA1643"/>
    <w:rsid w:val="00CA1706"/>
    <w:rsid w:val="00CA1B79"/>
    <w:rsid w:val="00CA1D4D"/>
    <w:rsid w:val="00CA2349"/>
    <w:rsid w:val="00CA2740"/>
    <w:rsid w:val="00CA4186"/>
    <w:rsid w:val="00CA45F2"/>
    <w:rsid w:val="00CA4600"/>
    <w:rsid w:val="00CA4E8B"/>
    <w:rsid w:val="00CA5D9E"/>
    <w:rsid w:val="00CA6FE6"/>
    <w:rsid w:val="00CB1523"/>
    <w:rsid w:val="00CB214E"/>
    <w:rsid w:val="00CB27FB"/>
    <w:rsid w:val="00CB29F9"/>
    <w:rsid w:val="00CB3CF1"/>
    <w:rsid w:val="00CB5425"/>
    <w:rsid w:val="00CB762F"/>
    <w:rsid w:val="00CB7999"/>
    <w:rsid w:val="00CB7A6F"/>
    <w:rsid w:val="00CC0422"/>
    <w:rsid w:val="00CC0D9A"/>
    <w:rsid w:val="00CC1CE1"/>
    <w:rsid w:val="00CC215D"/>
    <w:rsid w:val="00CC3108"/>
    <w:rsid w:val="00CC3BE4"/>
    <w:rsid w:val="00CC400E"/>
    <w:rsid w:val="00CC4A47"/>
    <w:rsid w:val="00CC4CCE"/>
    <w:rsid w:val="00CC4FC1"/>
    <w:rsid w:val="00CC5AAE"/>
    <w:rsid w:val="00CC5B85"/>
    <w:rsid w:val="00CC5BB0"/>
    <w:rsid w:val="00CC6337"/>
    <w:rsid w:val="00CC75B5"/>
    <w:rsid w:val="00CD0F06"/>
    <w:rsid w:val="00CD1A1A"/>
    <w:rsid w:val="00CD202A"/>
    <w:rsid w:val="00CD24C5"/>
    <w:rsid w:val="00CD3877"/>
    <w:rsid w:val="00CD470D"/>
    <w:rsid w:val="00CD57FB"/>
    <w:rsid w:val="00CD5E35"/>
    <w:rsid w:val="00CD5FD4"/>
    <w:rsid w:val="00CD6888"/>
    <w:rsid w:val="00CD71ED"/>
    <w:rsid w:val="00CD7971"/>
    <w:rsid w:val="00CD79ED"/>
    <w:rsid w:val="00CD7A37"/>
    <w:rsid w:val="00CD7BB3"/>
    <w:rsid w:val="00CE01E4"/>
    <w:rsid w:val="00CE045F"/>
    <w:rsid w:val="00CE0DC9"/>
    <w:rsid w:val="00CE11D4"/>
    <w:rsid w:val="00CE2028"/>
    <w:rsid w:val="00CE299A"/>
    <w:rsid w:val="00CE29C8"/>
    <w:rsid w:val="00CE3A06"/>
    <w:rsid w:val="00CE3F90"/>
    <w:rsid w:val="00CE4B80"/>
    <w:rsid w:val="00CE533A"/>
    <w:rsid w:val="00CE55C6"/>
    <w:rsid w:val="00CE5BBE"/>
    <w:rsid w:val="00CE5CD4"/>
    <w:rsid w:val="00CE6E71"/>
    <w:rsid w:val="00CE7342"/>
    <w:rsid w:val="00CE7416"/>
    <w:rsid w:val="00CE776D"/>
    <w:rsid w:val="00CE7CF8"/>
    <w:rsid w:val="00CF068F"/>
    <w:rsid w:val="00CF128E"/>
    <w:rsid w:val="00CF1CEA"/>
    <w:rsid w:val="00CF37AA"/>
    <w:rsid w:val="00CF4EA8"/>
    <w:rsid w:val="00CF4EE1"/>
    <w:rsid w:val="00CF5057"/>
    <w:rsid w:val="00CF5454"/>
    <w:rsid w:val="00CF61AD"/>
    <w:rsid w:val="00CF6212"/>
    <w:rsid w:val="00CF64D9"/>
    <w:rsid w:val="00CF6845"/>
    <w:rsid w:val="00D000BA"/>
    <w:rsid w:val="00D002DE"/>
    <w:rsid w:val="00D00C34"/>
    <w:rsid w:val="00D00D65"/>
    <w:rsid w:val="00D0180C"/>
    <w:rsid w:val="00D01C7D"/>
    <w:rsid w:val="00D0266C"/>
    <w:rsid w:val="00D02A80"/>
    <w:rsid w:val="00D02AAE"/>
    <w:rsid w:val="00D03AB9"/>
    <w:rsid w:val="00D0413C"/>
    <w:rsid w:val="00D047D7"/>
    <w:rsid w:val="00D04AC9"/>
    <w:rsid w:val="00D055DD"/>
    <w:rsid w:val="00D05675"/>
    <w:rsid w:val="00D065BB"/>
    <w:rsid w:val="00D06B33"/>
    <w:rsid w:val="00D071FC"/>
    <w:rsid w:val="00D0775F"/>
    <w:rsid w:val="00D07761"/>
    <w:rsid w:val="00D1026F"/>
    <w:rsid w:val="00D1083F"/>
    <w:rsid w:val="00D10E37"/>
    <w:rsid w:val="00D11A44"/>
    <w:rsid w:val="00D11B86"/>
    <w:rsid w:val="00D11F5F"/>
    <w:rsid w:val="00D12499"/>
    <w:rsid w:val="00D129A9"/>
    <w:rsid w:val="00D12ECC"/>
    <w:rsid w:val="00D12F28"/>
    <w:rsid w:val="00D1321B"/>
    <w:rsid w:val="00D13AA9"/>
    <w:rsid w:val="00D13B0A"/>
    <w:rsid w:val="00D13F2E"/>
    <w:rsid w:val="00D1428E"/>
    <w:rsid w:val="00D1435D"/>
    <w:rsid w:val="00D1469C"/>
    <w:rsid w:val="00D14FE6"/>
    <w:rsid w:val="00D1533C"/>
    <w:rsid w:val="00D154DF"/>
    <w:rsid w:val="00D15905"/>
    <w:rsid w:val="00D15B89"/>
    <w:rsid w:val="00D17595"/>
    <w:rsid w:val="00D1789F"/>
    <w:rsid w:val="00D17F48"/>
    <w:rsid w:val="00D2008B"/>
    <w:rsid w:val="00D20CD4"/>
    <w:rsid w:val="00D20D7C"/>
    <w:rsid w:val="00D2138A"/>
    <w:rsid w:val="00D2159F"/>
    <w:rsid w:val="00D21633"/>
    <w:rsid w:val="00D217D1"/>
    <w:rsid w:val="00D2193A"/>
    <w:rsid w:val="00D22D05"/>
    <w:rsid w:val="00D2324E"/>
    <w:rsid w:val="00D23C2D"/>
    <w:rsid w:val="00D2438B"/>
    <w:rsid w:val="00D248CA"/>
    <w:rsid w:val="00D24CCD"/>
    <w:rsid w:val="00D24D60"/>
    <w:rsid w:val="00D25A50"/>
    <w:rsid w:val="00D2616F"/>
    <w:rsid w:val="00D26271"/>
    <w:rsid w:val="00D269D2"/>
    <w:rsid w:val="00D2714B"/>
    <w:rsid w:val="00D2767C"/>
    <w:rsid w:val="00D27A57"/>
    <w:rsid w:val="00D27AFE"/>
    <w:rsid w:val="00D27F47"/>
    <w:rsid w:val="00D30E90"/>
    <w:rsid w:val="00D30E97"/>
    <w:rsid w:val="00D313F8"/>
    <w:rsid w:val="00D314A1"/>
    <w:rsid w:val="00D31BEA"/>
    <w:rsid w:val="00D31C10"/>
    <w:rsid w:val="00D328FE"/>
    <w:rsid w:val="00D3328A"/>
    <w:rsid w:val="00D337C3"/>
    <w:rsid w:val="00D33A0D"/>
    <w:rsid w:val="00D33C67"/>
    <w:rsid w:val="00D33FDC"/>
    <w:rsid w:val="00D34067"/>
    <w:rsid w:val="00D3444C"/>
    <w:rsid w:val="00D3556A"/>
    <w:rsid w:val="00D35DCF"/>
    <w:rsid w:val="00D35E68"/>
    <w:rsid w:val="00D3646E"/>
    <w:rsid w:val="00D36FA0"/>
    <w:rsid w:val="00D36FD6"/>
    <w:rsid w:val="00D37ECD"/>
    <w:rsid w:val="00D37F11"/>
    <w:rsid w:val="00D37FAC"/>
    <w:rsid w:val="00D4042A"/>
    <w:rsid w:val="00D40715"/>
    <w:rsid w:val="00D412AF"/>
    <w:rsid w:val="00D41EC0"/>
    <w:rsid w:val="00D42197"/>
    <w:rsid w:val="00D422D7"/>
    <w:rsid w:val="00D422F3"/>
    <w:rsid w:val="00D4236F"/>
    <w:rsid w:val="00D4296A"/>
    <w:rsid w:val="00D42EC8"/>
    <w:rsid w:val="00D43066"/>
    <w:rsid w:val="00D43110"/>
    <w:rsid w:val="00D440C5"/>
    <w:rsid w:val="00D4416A"/>
    <w:rsid w:val="00D44D0E"/>
    <w:rsid w:val="00D4554B"/>
    <w:rsid w:val="00D45A16"/>
    <w:rsid w:val="00D45D95"/>
    <w:rsid w:val="00D470C0"/>
    <w:rsid w:val="00D4743F"/>
    <w:rsid w:val="00D47ED2"/>
    <w:rsid w:val="00D50A6A"/>
    <w:rsid w:val="00D50A99"/>
    <w:rsid w:val="00D515F8"/>
    <w:rsid w:val="00D51D39"/>
    <w:rsid w:val="00D52AF6"/>
    <w:rsid w:val="00D5400A"/>
    <w:rsid w:val="00D5456A"/>
    <w:rsid w:val="00D55157"/>
    <w:rsid w:val="00D55812"/>
    <w:rsid w:val="00D561E5"/>
    <w:rsid w:val="00D57542"/>
    <w:rsid w:val="00D577F3"/>
    <w:rsid w:val="00D579B4"/>
    <w:rsid w:val="00D605D8"/>
    <w:rsid w:val="00D62184"/>
    <w:rsid w:val="00D64E82"/>
    <w:rsid w:val="00D67183"/>
    <w:rsid w:val="00D67547"/>
    <w:rsid w:val="00D67E2A"/>
    <w:rsid w:val="00D7023B"/>
    <w:rsid w:val="00D7023C"/>
    <w:rsid w:val="00D70785"/>
    <w:rsid w:val="00D71116"/>
    <w:rsid w:val="00D714C2"/>
    <w:rsid w:val="00D718FB"/>
    <w:rsid w:val="00D7422E"/>
    <w:rsid w:val="00D753E1"/>
    <w:rsid w:val="00D774F8"/>
    <w:rsid w:val="00D7786B"/>
    <w:rsid w:val="00D80E61"/>
    <w:rsid w:val="00D8129D"/>
    <w:rsid w:val="00D81523"/>
    <w:rsid w:val="00D81AAD"/>
    <w:rsid w:val="00D8314E"/>
    <w:rsid w:val="00D842CE"/>
    <w:rsid w:val="00D8471F"/>
    <w:rsid w:val="00D84933"/>
    <w:rsid w:val="00D85833"/>
    <w:rsid w:val="00D85FFB"/>
    <w:rsid w:val="00D86A5A"/>
    <w:rsid w:val="00D86D82"/>
    <w:rsid w:val="00D87325"/>
    <w:rsid w:val="00D90109"/>
    <w:rsid w:val="00D9058E"/>
    <w:rsid w:val="00D90B8E"/>
    <w:rsid w:val="00D91485"/>
    <w:rsid w:val="00D91A60"/>
    <w:rsid w:val="00D91AFA"/>
    <w:rsid w:val="00D91DDB"/>
    <w:rsid w:val="00D91ECF"/>
    <w:rsid w:val="00D94213"/>
    <w:rsid w:val="00D94C0F"/>
    <w:rsid w:val="00D94E69"/>
    <w:rsid w:val="00D95283"/>
    <w:rsid w:val="00D95683"/>
    <w:rsid w:val="00D96115"/>
    <w:rsid w:val="00D96223"/>
    <w:rsid w:val="00D97366"/>
    <w:rsid w:val="00DA19C9"/>
    <w:rsid w:val="00DA1FE2"/>
    <w:rsid w:val="00DA2382"/>
    <w:rsid w:val="00DA25FE"/>
    <w:rsid w:val="00DA3570"/>
    <w:rsid w:val="00DA3802"/>
    <w:rsid w:val="00DA39A5"/>
    <w:rsid w:val="00DA3CA2"/>
    <w:rsid w:val="00DA3D36"/>
    <w:rsid w:val="00DA43B0"/>
    <w:rsid w:val="00DA488E"/>
    <w:rsid w:val="00DA52A4"/>
    <w:rsid w:val="00DA54F9"/>
    <w:rsid w:val="00DA63C5"/>
    <w:rsid w:val="00DA647B"/>
    <w:rsid w:val="00DA64B3"/>
    <w:rsid w:val="00DA64D1"/>
    <w:rsid w:val="00DA6A4D"/>
    <w:rsid w:val="00DA6A77"/>
    <w:rsid w:val="00DA76FF"/>
    <w:rsid w:val="00DA774A"/>
    <w:rsid w:val="00DA7E6B"/>
    <w:rsid w:val="00DA7E92"/>
    <w:rsid w:val="00DB099A"/>
    <w:rsid w:val="00DB0A15"/>
    <w:rsid w:val="00DB14D7"/>
    <w:rsid w:val="00DB18E5"/>
    <w:rsid w:val="00DB22DF"/>
    <w:rsid w:val="00DB24EE"/>
    <w:rsid w:val="00DB40E8"/>
    <w:rsid w:val="00DB4106"/>
    <w:rsid w:val="00DB44D9"/>
    <w:rsid w:val="00DB4B45"/>
    <w:rsid w:val="00DB529B"/>
    <w:rsid w:val="00DB6098"/>
    <w:rsid w:val="00DB724E"/>
    <w:rsid w:val="00DB75D9"/>
    <w:rsid w:val="00DC014F"/>
    <w:rsid w:val="00DC0233"/>
    <w:rsid w:val="00DC0488"/>
    <w:rsid w:val="00DC0DD0"/>
    <w:rsid w:val="00DC1733"/>
    <w:rsid w:val="00DC1C77"/>
    <w:rsid w:val="00DC2422"/>
    <w:rsid w:val="00DC2861"/>
    <w:rsid w:val="00DC3985"/>
    <w:rsid w:val="00DC3B4A"/>
    <w:rsid w:val="00DC4C03"/>
    <w:rsid w:val="00DC4C97"/>
    <w:rsid w:val="00DC50C9"/>
    <w:rsid w:val="00DC64A0"/>
    <w:rsid w:val="00DC711D"/>
    <w:rsid w:val="00DC72D1"/>
    <w:rsid w:val="00DD1386"/>
    <w:rsid w:val="00DD1F7E"/>
    <w:rsid w:val="00DD24F0"/>
    <w:rsid w:val="00DD2665"/>
    <w:rsid w:val="00DD267B"/>
    <w:rsid w:val="00DD2A20"/>
    <w:rsid w:val="00DD2F50"/>
    <w:rsid w:val="00DD4515"/>
    <w:rsid w:val="00DD5012"/>
    <w:rsid w:val="00DD56A5"/>
    <w:rsid w:val="00DD591D"/>
    <w:rsid w:val="00DD594F"/>
    <w:rsid w:val="00DD5F3F"/>
    <w:rsid w:val="00DD7065"/>
    <w:rsid w:val="00DD7549"/>
    <w:rsid w:val="00DD7929"/>
    <w:rsid w:val="00DE0599"/>
    <w:rsid w:val="00DE26E1"/>
    <w:rsid w:val="00DE2708"/>
    <w:rsid w:val="00DE2FE2"/>
    <w:rsid w:val="00DE3013"/>
    <w:rsid w:val="00DE327C"/>
    <w:rsid w:val="00DE3816"/>
    <w:rsid w:val="00DE452B"/>
    <w:rsid w:val="00DE5249"/>
    <w:rsid w:val="00DE550E"/>
    <w:rsid w:val="00DE5E8D"/>
    <w:rsid w:val="00DE617F"/>
    <w:rsid w:val="00DE6335"/>
    <w:rsid w:val="00DE6F68"/>
    <w:rsid w:val="00DE740D"/>
    <w:rsid w:val="00DE7F0C"/>
    <w:rsid w:val="00DF0E03"/>
    <w:rsid w:val="00DF0ED6"/>
    <w:rsid w:val="00DF0EEA"/>
    <w:rsid w:val="00DF12DF"/>
    <w:rsid w:val="00DF1BF7"/>
    <w:rsid w:val="00DF2385"/>
    <w:rsid w:val="00DF28F8"/>
    <w:rsid w:val="00DF4130"/>
    <w:rsid w:val="00DF45AC"/>
    <w:rsid w:val="00DF475A"/>
    <w:rsid w:val="00DF487F"/>
    <w:rsid w:val="00DF501E"/>
    <w:rsid w:val="00DF61A8"/>
    <w:rsid w:val="00DF643C"/>
    <w:rsid w:val="00DF6C1E"/>
    <w:rsid w:val="00DF7FB8"/>
    <w:rsid w:val="00E0149C"/>
    <w:rsid w:val="00E01951"/>
    <w:rsid w:val="00E01A2D"/>
    <w:rsid w:val="00E030EA"/>
    <w:rsid w:val="00E03441"/>
    <w:rsid w:val="00E03A10"/>
    <w:rsid w:val="00E03AC1"/>
    <w:rsid w:val="00E03FDB"/>
    <w:rsid w:val="00E044A7"/>
    <w:rsid w:val="00E04EB2"/>
    <w:rsid w:val="00E05355"/>
    <w:rsid w:val="00E05689"/>
    <w:rsid w:val="00E05770"/>
    <w:rsid w:val="00E069A5"/>
    <w:rsid w:val="00E07318"/>
    <w:rsid w:val="00E07AA3"/>
    <w:rsid w:val="00E10431"/>
    <w:rsid w:val="00E10AC5"/>
    <w:rsid w:val="00E10F9A"/>
    <w:rsid w:val="00E1112D"/>
    <w:rsid w:val="00E11CAA"/>
    <w:rsid w:val="00E122A1"/>
    <w:rsid w:val="00E1327C"/>
    <w:rsid w:val="00E13AF0"/>
    <w:rsid w:val="00E13E3A"/>
    <w:rsid w:val="00E14070"/>
    <w:rsid w:val="00E14788"/>
    <w:rsid w:val="00E1489B"/>
    <w:rsid w:val="00E14A4F"/>
    <w:rsid w:val="00E14E6F"/>
    <w:rsid w:val="00E158AC"/>
    <w:rsid w:val="00E1595B"/>
    <w:rsid w:val="00E15CE2"/>
    <w:rsid w:val="00E15D98"/>
    <w:rsid w:val="00E160FA"/>
    <w:rsid w:val="00E20812"/>
    <w:rsid w:val="00E213A1"/>
    <w:rsid w:val="00E21576"/>
    <w:rsid w:val="00E22D43"/>
    <w:rsid w:val="00E2425C"/>
    <w:rsid w:val="00E25322"/>
    <w:rsid w:val="00E25B78"/>
    <w:rsid w:val="00E25C5B"/>
    <w:rsid w:val="00E260D5"/>
    <w:rsid w:val="00E263BC"/>
    <w:rsid w:val="00E2664B"/>
    <w:rsid w:val="00E26731"/>
    <w:rsid w:val="00E26B09"/>
    <w:rsid w:val="00E27B32"/>
    <w:rsid w:val="00E27D3D"/>
    <w:rsid w:val="00E27F3A"/>
    <w:rsid w:val="00E300D6"/>
    <w:rsid w:val="00E30D22"/>
    <w:rsid w:val="00E329C8"/>
    <w:rsid w:val="00E33361"/>
    <w:rsid w:val="00E33B5C"/>
    <w:rsid w:val="00E33F31"/>
    <w:rsid w:val="00E347C5"/>
    <w:rsid w:val="00E34A6F"/>
    <w:rsid w:val="00E34FE7"/>
    <w:rsid w:val="00E3571A"/>
    <w:rsid w:val="00E371F4"/>
    <w:rsid w:val="00E400A0"/>
    <w:rsid w:val="00E409BD"/>
    <w:rsid w:val="00E41CF8"/>
    <w:rsid w:val="00E41CF9"/>
    <w:rsid w:val="00E42D07"/>
    <w:rsid w:val="00E42ED0"/>
    <w:rsid w:val="00E431B3"/>
    <w:rsid w:val="00E43E70"/>
    <w:rsid w:val="00E44B14"/>
    <w:rsid w:val="00E463E1"/>
    <w:rsid w:val="00E46C10"/>
    <w:rsid w:val="00E46DED"/>
    <w:rsid w:val="00E46F3A"/>
    <w:rsid w:val="00E47104"/>
    <w:rsid w:val="00E47863"/>
    <w:rsid w:val="00E50E5B"/>
    <w:rsid w:val="00E51785"/>
    <w:rsid w:val="00E5181F"/>
    <w:rsid w:val="00E51972"/>
    <w:rsid w:val="00E51E0C"/>
    <w:rsid w:val="00E52373"/>
    <w:rsid w:val="00E5291C"/>
    <w:rsid w:val="00E52CED"/>
    <w:rsid w:val="00E5320E"/>
    <w:rsid w:val="00E535D2"/>
    <w:rsid w:val="00E53AC8"/>
    <w:rsid w:val="00E540E3"/>
    <w:rsid w:val="00E54794"/>
    <w:rsid w:val="00E55246"/>
    <w:rsid w:val="00E5571A"/>
    <w:rsid w:val="00E55AA7"/>
    <w:rsid w:val="00E55B4F"/>
    <w:rsid w:val="00E55F5B"/>
    <w:rsid w:val="00E56165"/>
    <w:rsid w:val="00E56B8F"/>
    <w:rsid w:val="00E56F11"/>
    <w:rsid w:val="00E60937"/>
    <w:rsid w:val="00E621BF"/>
    <w:rsid w:val="00E6247B"/>
    <w:rsid w:val="00E628C4"/>
    <w:rsid w:val="00E64B44"/>
    <w:rsid w:val="00E64BD7"/>
    <w:rsid w:val="00E65301"/>
    <w:rsid w:val="00E65EF6"/>
    <w:rsid w:val="00E661D3"/>
    <w:rsid w:val="00E66DB0"/>
    <w:rsid w:val="00E6797C"/>
    <w:rsid w:val="00E72A38"/>
    <w:rsid w:val="00E72D13"/>
    <w:rsid w:val="00E73297"/>
    <w:rsid w:val="00E74913"/>
    <w:rsid w:val="00E74A51"/>
    <w:rsid w:val="00E74E47"/>
    <w:rsid w:val="00E750B1"/>
    <w:rsid w:val="00E750D0"/>
    <w:rsid w:val="00E767BD"/>
    <w:rsid w:val="00E76A59"/>
    <w:rsid w:val="00E76A9A"/>
    <w:rsid w:val="00E77197"/>
    <w:rsid w:val="00E8032E"/>
    <w:rsid w:val="00E80ED2"/>
    <w:rsid w:val="00E81DC4"/>
    <w:rsid w:val="00E820B2"/>
    <w:rsid w:val="00E82127"/>
    <w:rsid w:val="00E825B5"/>
    <w:rsid w:val="00E8277A"/>
    <w:rsid w:val="00E83666"/>
    <w:rsid w:val="00E83684"/>
    <w:rsid w:val="00E83C38"/>
    <w:rsid w:val="00E8403C"/>
    <w:rsid w:val="00E84224"/>
    <w:rsid w:val="00E842F0"/>
    <w:rsid w:val="00E84405"/>
    <w:rsid w:val="00E84E0F"/>
    <w:rsid w:val="00E8513A"/>
    <w:rsid w:val="00E858A6"/>
    <w:rsid w:val="00E86330"/>
    <w:rsid w:val="00E86FD0"/>
    <w:rsid w:val="00E9118A"/>
    <w:rsid w:val="00E915F4"/>
    <w:rsid w:val="00E920B4"/>
    <w:rsid w:val="00E9211F"/>
    <w:rsid w:val="00E9213B"/>
    <w:rsid w:val="00E923F1"/>
    <w:rsid w:val="00E934B7"/>
    <w:rsid w:val="00E93D3C"/>
    <w:rsid w:val="00E96718"/>
    <w:rsid w:val="00E96977"/>
    <w:rsid w:val="00E977F4"/>
    <w:rsid w:val="00EA157D"/>
    <w:rsid w:val="00EA19CB"/>
    <w:rsid w:val="00EA3237"/>
    <w:rsid w:val="00EA3A9C"/>
    <w:rsid w:val="00EA3CAE"/>
    <w:rsid w:val="00EA435F"/>
    <w:rsid w:val="00EA442B"/>
    <w:rsid w:val="00EA455D"/>
    <w:rsid w:val="00EA4932"/>
    <w:rsid w:val="00EA55F8"/>
    <w:rsid w:val="00EA5E26"/>
    <w:rsid w:val="00EA5F6D"/>
    <w:rsid w:val="00EA6067"/>
    <w:rsid w:val="00EA7ADC"/>
    <w:rsid w:val="00EA7EFD"/>
    <w:rsid w:val="00EB0291"/>
    <w:rsid w:val="00EB0331"/>
    <w:rsid w:val="00EB05AA"/>
    <w:rsid w:val="00EB0AEE"/>
    <w:rsid w:val="00EB0F5B"/>
    <w:rsid w:val="00EB0FFD"/>
    <w:rsid w:val="00EB112A"/>
    <w:rsid w:val="00EB27D7"/>
    <w:rsid w:val="00EB2F04"/>
    <w:rsid w:val="00EB3743"/>
    <w:rsid w:val="00EB3F94"/>
    <w:rsid w:val="00EB5846"/>
    <w:rsid w:val="00EB5EA2"/>
    <w:rsid w:val="00EB6A4D"/>
    <w:rsid w:val="00EB73CA"/>
    <w:rsid w:val="00EC00D2"/>
    <w:rsid w:val="00EC046D"/>
    <w:rsid w:val="00EC0EE5"/>
    <w:rsid w:val="00EC1411"/>
    <w:rsid w:val="00EC21B7"/>
    <w:rsid w:val="00EC2B57"/>
    <w:rsid w:val="00EC305D"/>
    <w:rsid w:val="00EC31A0"/>
    <w:rsid w:val="00EC42A9"/>
    <w:rsid w:val="00EC6D6E"/>
    <w:rsid w:val="00EC6F7D"/>
    <w:rsid w:val="00EC70E9"/>
    <w:rsid w:val="00EC7149"/>
    <w:rsid w:val="00EC76F0"/>
    <w:rsid w:val="00EC78A3"/>
    <w:rsid w:val="00EC7938"/>
    <w:rsid w:val="00ED00AB"/>
    <w:rsid w:val="00ED0907"/>
    <w:rsid w:val="00ED1892"/>
    <w:rsid w:val="00ED1DFF"/>
    <w:rsid w:val="00ED2104"/>
    <w:rsid w:val="00ED226F"/>
    <w:rsid w:val="00ED379E"/>
    <w:rsid w:val="00ED418C"/>
    <w:rsid w:val="00ED4600"/>
    <w:rsid w:val="00ED470A"/>
    <w:rsid w:val="00ED4AA0"/>
    <w:rsid w:val="00ED55A0"/>
    <w:rsid w:val="00ED58EF"/>
    <w:rsid w:val="00ED63CA"/>
    <w:rsid w:val="00ED6E53"/>
    <w:rsid w:val="00ED7E8C"/>
    <w:rsid w:val="00EE017C"/>
    <w:rsid w:val="00EE0B01"/>
    <w:rsid w:val="00EE0F5C"/>
    <w:rsid w:val="00EE1624"/>
    <w:rsid w:val="00EE3911"/>
    <w:rsid w:val="00EE427F"/>
    <w:rsid w:val="00EE4D66"/>
    <w:rsid w:val="00EE5438"/>
    <w:rsid w:val="00EE5BA8"/>
    <w:rsid w:val="00EE711C"/>
    <w:rsid w:val="00EE772D"/>
    <w:rsid w:val="00EF2FDE"/>
    <w:rsid w:val="00EF3EF3"/>
    <w:rsid w:val="00EF3F7B"/>
    <w:rsid w:val="00EF5097"/>
    <w:rsid w:val="00EF5166"/>
    <w:rsid w:val="00EF5CBC"/>
    <w:rsid w:val="00EF5DA4"/>
    <w:rsid w:val="00EF5DEE"/>
    <w:rsid w:val="00EF60F5"/>
    <w:rsid w:val="00EF7617"/>
    <w:rsid w:val="00EF78A1"/>
    <w:rsid w:val="00EF7F1F"/>
    <w:rsid w:val="00EF7FB3"/>
    <w:rsid w:val="00F0028E"/>
    <w:rsid w:val="00F007E0"/>
    <w:rsid w:val="00F01238"/>
    <w:rsid w:val="00F0172C"/>
    <w:rsid w:val="00F01C5C"/>
    <w:rsid w:val="00F01CCB"/>
    <w:rsid w:val="00F022BC"/>
    <w:rsid w:val="00F02753"/>
    <w:rsid w:val="00F02AB2"/>
    <w:rsid w:val="00F02CA6"/>
    <w:rsid w:val="00F03454"/>
    <w:rsid w:val="00F03E9D"/>
    <w:rsid w:val="00F04D56"/>
    <w:rsid w:val="00F04E24"/>
    <w:rsid w:val="00F0559C"/>
    <w:rsid w:val="00F059AF"/>
    <w:rsid w:val="00F05A2F"/>
    <w:rsid w:val="00F065C7"/>
    <w:rsid w:val="00F06EAB"/>
    <w:rsid w:val="00F072B9"/>
    <w:rsid w:val="00F07375"/>
    <w:rsid w:val="00F0798A"/>
    <w:rsid w:val="00F07ACA"/>
    <w:rsid w:val="00F10E71"/>
    <w:rsid w:val="00F11745"/>
    <w:rsid w:val="00F11DB1"/>
    <w:rsid w:val="00F121EB"/>
    <w:rsid w:val="00F12761"/>
    <w:rsid w:val="00F12B0A"/>
    <w:rsid w:val="00F12C5F"/>
    <w:rsid w:val="00F15C88"/>
    <w:rsid w:val="00F15E5C"/>
    <w:rsid w:val="00F16247"/>
    <w:rsid w:val="00F164E6"/>
    <w:rsid w:val="00F1718C"/>
    <w:rsid w:val="00F1753C"/>
    <w:rsid w:val="00F22030"/>
    <w:rsid w:val="00F221EA"/>
    <w:rsid w:val="00F22765"/>
    <w:rsid w:val="00F236D4"/>
    <w:rsid w:val="00F239EF"/>
    <w:rsid w:val="00F26B45"/>
    <w:rsid w:val="00F3042A"/>
    <w:rsid w:val="00F312C2"/>
    <w:rsid w:val="00F31890"/>
    <w:rsid w:val="00F31984"/>
    <w:rsid w:val="00F32026"/>
    <w:rsid w:val="00F32E81"/>
    <w:rsid w:val="00F33468"/>
    <w:rsid w:val="00F33705"/>
    <w:rsid w:val="00F337A4"/>
    <w:rsid w:val="00F33D88"/>
    <w:rsid w:val="00F340A7"/>
    <w:rsid w:val="00F34553"/>
    <w:rsid w:val="00F3492C"/>
    <w:rsid w:val="00F35002"/>
    <w:rsid w:val="00F35267"/>
    <w:rsid w:val="00F35830"/>
    <w:rsid w:val="00F35836"/>
    <w:rsid w:val="00F36764"/>
    <w:rsid w:val="00F37C18"/>
    <w:rsid w:val="00F403A1"/>
    <w:rsid w:val="00F406EB"/>
    <w:rsid w:val="00F40987"/>
    <w:rsid w:val="00F420A2"/>
    <w:rsid w:val="00F42170"/>
    <w:rsid w:val="00F429B5"/>
    <w:rsid w:val="00F43B3D"/>
    <w:rsid w:val="00F440E8"/>
    <w:rsid w:val="00F441DE"/>
    <w:rsid w:val="00F441EF"/>
    <w:rsid w:val="00F443A1"/>
    <w:rsid w:val="00F44CB0"/>
    <w:rsid w:val="00F452CD"/>
    <w:rsid w:val="00F45467"/>
    <w:rsid w:val="00F4546E"/>
    <w:rsid w:val="00F466E4"/>
    <w:rsid w:val="00F46741"/>
    <w:rsid w:val="00F47EE9"/>
    <w:rsid w:val="00F51195"/>
    <w:rsid w:val="00F5133E"/>
    <w:rsid w:val="00F51E4D"/>
    <w:rsid w:val="00F5214F"/>
    <w:rsid w:val="00F529F0"/>
    <w:rsid w:val="00F5363C"/>
    <w:rsid w:val="00F5489D"/>
    <w:rsid w:val="00F54E40"/>
    <w:rsid w:val="00F55F2B"/>
    <w:rsid w:val="00F5627A"/>
    <w:rsid w:val="00F56578"/>
    <w:rsid w:val="00F5686B"/>
    <w:rsid w:val="00F576FF"/>
    <w:rsid w:val="00F579EF"/>
    <w:rsid w:val="00F60C15"/>
    <w:rsid w:val="00F61812"/>
    <w:rsid w:val="00F62BED"/>
    <w:rsid w:val="00F62BFB"/>
    <w:rsid w:val="00F635FF"/>
    <w:rsid w:val="00F637FE"/>
    <w:rsid w:val="00F63AB1"/>
    <w:rsid w:val="00F64A5A"/>
    <w:rsid w:val="00F64E0F"/>
    <w:rsid w:val="00F65DA8"/>
    <w:rsid w:val="00F662E9"/>
    <w:rsid w:val="00F66738"/>
    <w:rsid w:val="00F669E2"/>
    <w:rsid w:val="00F66AE8"/>
    <w:rsid w:val="00F66DF9"/>
    <w:rsid w:val="00F66ECE"/>
    <w:rsid w:val="00F67C82"/>
    <w:rsid w:val="00F70A36"/>
    <w:rsid w:val="00F712B4"/>
    <w:rsid w:val="00F713C8"/>
    <w:rsid w:val="00F72155"/>
    <w:rsid w:val="00F727CA"/>
    <w:rsid w:val="00F72D73"/>
    <w:rsid w:val="00F73625"/>
    <w:rsid w:val="00F73B2C"/>
    <w:rsid w:val="00F73B62"/>
    <w:rsid w:val="00F74555"/>
    <w:rsid w:val="00F7459B"/>
    <w:rsid w:val="00F75AC1"/>
    <w:rsid w:val="00F75B13"/>
    <w:rsid w:val="00F75F06"/>
    <w:rsid w:val="00F7656F"/>
    <w:rsid w:val="00F773DD"/>
    <w:rsid w:val="00F77665"/>
    <w:rsid w:val="00F802A4"/>
    <w:rsid w:val="00F80FAE"/>
    <w:rsid w:val="00F813E6"/>
    <w:rsid w:val="00F816A9"/>
    <w:rsid w:val="00F81EB2"/>
    <w:rsid w:val="00F8304C"/>
    <w:rsid w:val="00F8327D"/>
    <w:rsid w:val="00F856B2"/>
    <w:rsid w:val="00F86700"/>
    <w:rsid w:val="00F8692F"/>
    <w:rsid w:val="00F87BE9"/>
    <w:rsid w:val="00F903D7"/>
    <w:rsid w:val="00F90EB7"/>
    <w:rsid w:val="00F91235"/>
    <w:rsid w:val="00F91B1B"/>
    <w:rsid w:val="00F91C08"/>
    <w:rsid w:val="00F92E90"/>
    <w:rsid w:val="00F93140"/>
    <w:rsid w:val="00F93EC1"/>
    <w:rsid w:val="00F94454"/>
    <w:rsid w:val="00F94CBF"/>
    <w:rsid w:val="00F95AD1"/>
    <w:rsid w:val="00F95CA0"/>
    <w:rsid w:val="00F95FFE"/>
    <w:rsid w:val="00F962F9"/>
    <w:rsid w:val="00F96CDC"/>
    <w:rsid w:val="00F96D9E"/>
    <w:rsid w:val="00F978A0"/>
    <w:rsid w:val="00FA00E9"/>
    <w:rsid w:val="00FA1516"/>
    <w:rsid w:val="00FA166D"/>
    <w:rsid w:val="00FA1DE8"/>
    <w:rsid w:val="00FA292B"/>
    <w:rsid w:val="00FA2C8B"/>
    <w:rsid w:val="00FA3633"/>
    <w:rsid w:val="00FA3D6B"/>
    <w:rsid w:val="00FA3F4E"/>
    <w:rsid w:val="00FA4265"/>
    <w:rsid w:val="00FA42BA"/>
    <w:rsid w:val="00FA4315"/>
    <w:rsid w:val="00FA5075"/>
    <w:rsid w:val="00FA50A4"/>
    <w:rsid w:val="00FA5485"/>
    <w:rsid w:val="00FA550B"/>
    <w:rsid w:val="00FA56F4"/>
    <w:rsid w:val="00FA572B"/>
    <w:rsid w:val="00FA6B8D"/>
    <w:rsid w:val="00FB0628"/>
    <w:rsid w:val="00FB2759"/>
    <w:rsid w:val="00FB2EA4"/>
    <w:rsid w:val="00FB2FD9"/>
    <w:rsid w:val="00FB311C"/>
    <w:rsid w:val="00FB3780"/>
    <w:rsid w:val="00FB3A11"/>
    <w:rsid w:val="00FB3F4C"/>
    <w:rsid w:val="00FB48F0"/>
    <w:rsid w:val="00FB4BE1"/>
    <w:rsid w:val="00FB4F10"/>
    <w:rsid w:val="00FB5D03"/>
    <w:rsid w:val="00FB6883"/>
    <w:rsid w:val="00FB7A21"/>
    <w:rsid w:val="00FB7C88"/>
    <w:rsid w:val="00FB7C94"/>
    <w:rsid w:val="00FB7D66"/>
    <w:rsid w:val="00FC020A"/>
    <w:rsid w:val="00FC0256"/>
    <w:rsid w:val="00FC05D2"/>
    <w:rsid w:val="00FC1B16"/>
    <w:rsid w:val="00FC244A"/>
    <w:rsid w:val="00FC2581"/>
    <w:rsid w:val="00FC2B08"/>
    <w:rsid w:val="00FC3179"/>
    <w:rsid w:val="00FC4BCE"/>
    <w:rsid w:val="00FC5212"/>
    <w:rsid w:val="00FC54CB"/>
    <w:rsid w:val="00FC5BB5"/>
    <w:rsid w:val="00FC76E5"/>
    <w:rsid w:val="00FD000C"/>
    <w:rsid w:val="00FD0E01"/>
    <w:rsid w:val="00FD1AD0"/>
    <w:rsid w:val="00FD27C8"/>
    <w:rsid w:val="00FD2CF2"/>
    <w:rsid w:val="00FD3106"/>
    <w:rsid w:val="00FD31EA"/>
    <w:rsid w:val="00FD4096"/>
    <w:rsid w:val="00FD4385"/>
    <w:rsid w:val="00FD54FF"/>
    <w:rsid w:val="00FD61BE"/>
    <w:rsid w:val="00FD6363"/>
    <w:rsid w:val="00FD6626"/>
    <w:rsid w:val="00FD68D7"/>
    <w:rsid w:val="00FE00EA"/>
    <w:rsid w:val="00FE01CA"/>
    <w:rsid w:val="00FE033F"/>
    <w:rsid w:val="00FE140C"/>
    <w:rsid w:val="00FE1540"/>
    <w:rsid w:val="00FE1E0F"/>
    <w:rsid w:val="00FE1EB5"/>
    <w:rsid w:val="00FE2C3A"/>
    <w:rsid w:val="00FE2F94"/>
    <w:rsid w:val="00FE330F"/>
    <w:rsid w:val="00FE3A27"/>
    <w:rsid w:val="00FE3C17"/>
    <w:rsid w:val="00FE42C7"/>
    <w:rsid w:val="00FE43FF"/>
    <w:rsid w:val="00FE4414"/>
    <w:rsid w:val="00FE4C52"/>
    <w:rsid w:val="00FE4F09"/>
    <w:rsid w:val="00FE568E"/>
    <w:rsid w:val="00FE56D1"/>
    <w:rsid w:val="00FE6FAB"/>
    <w:rsid w:val="00FE74FD"/>
    <w:rsid w:val="00FF0512"/>
    <w:rsid w:val="00FF059C"/>
    <w:rsid w:val="00FF0D99"/>
    <w:rsid w:val="00FF0E3C"/>
    <w:rsid w:val="00FF0F9C"/>
    <w:rsid w:val="00FF115B"/>
    <w:rsid w:val="00FF1AC2"/>
    <w:rsid w:val="00FF27DB"/>
    <w:rsid w:val="00FF2D4D"/>
    <w:rsid w:val="00FF301E"/>
    <w:rsid w:val="00FF31EB"/>
    <w:rsid w:val="00FF3883"/>
    <w:rsid w:val="00FF3FC1"/>
    <w:rsid w:val="00FF44BB"/>
    <w:rsid w:val="00FF5053"/>
    <w:rsid w:val="00FF5232"/>
    <w:rsid w:val="00FF5FC1"/>
    <w:rsid w:val="00FF61B5"/>
    <w:rsid w:val="00FF6AC8"/>
    <w:rsid w:val="00FF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E959ECD"/>
  <w15:docId w15:val="{FF9DFE97-AE95-4D5D-85C0-0C647D4D4E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1575C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</w:rPr>
  </w:style>
  <w:style w:type="paragraph" w:styleId="1">
    <w:name w:val="heading 1"/>
    <w:basedOn w:val="a0"/>
    <w:next w:val="a0"/>
    <w:link w:val="13"/>
    <w:autoRedefine/>
    <w:qFormat/>
    <w:rsid w:val="00D01C7D"/>
    <w:pPr>
      <w:keepNext/>
      <w:numPr>
        <w:numId w:val="8"/>
      </w:numPr>
      <w:overflowPunct w:val="0"/>
      <w:autoSpaceDE w:val="0"/>
      <w:autoSpaceDN w:val="0"/>
      <w:adjustRightInd w:val="0"/>
      <w:spacing w:before="360" w:after="120"/>
      <w:ind w:left="0" w:firstLine="0"/>
      <w:textAlignment w:val="baseline"/>
      <w:outlineLvl w:val="0"/>
    </w:pPr>
    <w:rPr>
      <w:rFonts w:ascii="Arial" w:hAnsi="Arial" w:cs="Arial"/>
      <w:b/>
      <w:bCs/>
      <w:caps/>
      <w:kern w:val="32"/>
      <w:sz w:val="28"/>
      <w:szCs w:val="32"/>
    </w:rPr>
  </w:style>
  <w:style w:type="paragraph" w:styleId="23">
    <w:name w:val="heading 2"/>
    <w:aliases w:val="2 Заголовок 2"/>
    <w:basedOn w:val="a0"/>
    <w:next w:val="a0"/>
    <w:link w:val="24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">
    <w:name w:val="heading 3"/>
    <w:aliases w:val="3 Заголовок 3"/>
    <w:basedOn w:val="a0"/>
    <w:next w:val="a0"/>
    <w:link w:val="33"/>
    <w:autoRedefine/>
    <w:qFormat/>
    <w:rsid w:val="00D01C7D"/>
    <w:pPr>
      <w:keepNext/>
      <w:keepLines/>
      <w:numPr>
        <w:ilvl w:val="2"/>
        <w:numId w:val="8"/>
      </w:numPr>
      <w:spacing w:before="160" w:after="120" w:line="276" w:lineRule="auto"/>
      <w:outlineLvl w:val="2"/>
    </w:pPr>
    <w:rPr>
      <w:rFonts w:ascii="Arial" w:hAnsi="Arial" w:eastAsia="Calibri"/>
      <w:b/>
      <w:caps/>
      <w:sz w:val="20"/>
      <w:szCs w:val="20"/>
    </w:rPr>
  </w:style>
  <w:style w:type="paragraph" w:styleId="4">
    <w:name w:val="heading 4"/>
    <w:basedOn w:val="a0"/>
    <w:next w:val="a0"/>
    <w:link w:val="42"/>
    <w:qFormat/>
    <w:rsid w:val="006C0925"/>
    <w:pPr>
      <w:keepNext/>
      <w:numPr>
        <w:ilvl w:val="3"/>
        <w:numId w:val="8"/>
      </w:numPr>
      <w:outlineLvl w:val="3"/>
    </w:pPr>
    <w:rPr>
      <w:rFonts w:ascii="Arial" w:hAnsi="Arial" w:eastAsia="Calibri"/>
      <w:i/>
      <w:caps/>
      <w:sz w:val="20"/>
      <w:szCs w:val="20"/>
    </w:rPr>
  </w:style>
  <w:style w:type="paragraph" w:styleId="5">
    <w:name w:val="heading 5"/>
    <w:basedOn w:val="a0"/>
    <w:next w:val="a0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3">
    <w:name w:val="Заголовок 1 Знак"/>
    <w:basedOn w:val="a1"/>
    <w:link w:val="1"/>
    <w:rsid w:val="00D01C7D"/>
    <w:rPr>
      <w:rFonts w:ascii="Arial" w:hAnsi="Arial" w:eastAsia="Times New Roman" w:cs="Arial"/>
      <w:b/>
      <w:bCs/>
      <w:caps/>
      <w:kern w:val="32"/>
      <w:sz w:val="28"/>
      <w:szCs w:val="32"/>
    </w:rPr>
  </w:style>
  <w:style w:type="character" w:customStyle="1" w:styleId="24">
    <w:name w:val="Заголовок 2 Знак"/>
    <w:aliases w:val="2 Заголовок 2 Знак"/>
    <w:basedOn w:val="a1"/>
    <w:link w:val="23"/>
    <w:uiPriority w:val="9"/>
    <w:rsid w:val="00E11CAA"/>
    <w:rPr>
      <w:rFonts w:ascii="Arial" w:hAnsi="Arial" w:eastAsia="Times New Roman" w:cs="Times New Roman"/>
      <w:b/>
      <w:bCs/>
      <w:iCs/>
      <w:caps/>
      <w:sz w:val="24"/>
      <w:szCs w:val="28"/>
    </w:rPr>
  </w:style>
  <w:style w:type="character" w:customStyle="1" w:styleId="33">
    <w:name w:val="Заголовок 3 Знак"/>
    <w:aliases w:val="3 Заголовок 3 Знак"/>
    <w:basedOn w:val="a1"/>
    <w:link w:val="3"/>
    <w:rsid w:val="00D01C7D"/>
    <w:rPr>
      <w:rFonts w:ascii="Arial" w:hAnsi="Arial" w:eastAsia="Calibri" w:cs="Times New Roman"/>
      <w:b/>
      <w:caps/>
      <w:sz w:val="20"/>
      <w:szCs w:val="20"/>
    </w:rPr>
  </w:style>
  <w:style w:type="character" w:customStyle="1" w:styleId="42">
    <w:name w:val="Заголовок 4 Знак"/>
    <w:basedOn w:val="a1"/>
    <w:link w:val="4"/>
    <w:rsid w:val="006C0925"/>
    <w:rPr>
      <w:rFonts w:ascii="Arial" w:hAnsi="Arial" w:eastAsia="Calibri" w:cs="Times New Roman"/>
      <w:i/>
      <w:caps/>
      <w:sz w:val="20"/>
      <w:szCs w:val="20"/>
    </w:rPr>
  </w:style>
  <w:style w:type="paragraph" w:styleId="a4">
    <w:name w:val="header"/>
    <w:basedOn w:val="a0"/>
    <w:link w:val="a5"/>
    <w:rsid w:val="006C0925"/>
    <w:pPr>
      <w:tabs>
        <w:tab w:val="center" w:pos="4677"/>
        <w:tab w:val="right" w:pos="9355"/>
      </w:tabs>
    </w:pPr>
    <w:rPr>
      <w:rFonts w:ascii="Calibri" w:hAnsi="Calibri" w:eastAsia="Calibri"/>
      <w:sz w:val="20"/>
      <w:szCs w:val="20"/>
    </w:rPr>
  </w:style>
  <w:style w:type="character" w:customStyle="1" w:styleId="a5">
    <w:name w:val="Верхний колонтитул Знак"/>
    <w:basedOn w:val="a1"/>
    <w:link w:val="a4"/>
    <w:rsid w:val="006C0925"/>
    <w:rPr>
      <w:rFonts w:ascii="Calibri" w:hAnsi="Calibri" w:eastAsia="Calibri" w:cs="Times New Roman"/>
      <w:sz w:val="20"/>
      <w:szCs w:val="20"/>
    </w:rPr>
  </w:style>
  <w:style w:type="paragraph" w:styleId="a6">
    <w:name w:val="footer"/>
    <w:basedOn w:val="a0"/>
    <w:link w:val="a7"/>
    <w:uiPriority w:val="99"/>
    <w:rsid w:val="006C0925"/>
    <w:pPr>
      <w:tabs>
        <w:tab w:val="center" w:pos="4677"/>
        <w:tab w:val="right" w:pos="9355"/>
      </w:tabs>
    </w:pPr>
    <w:rPr>
      <w:rFonts w:ascii="Calibri" w:hAnsi="Calibri" w:eastAsia="Calibri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6C0925"/>
    <w:rPr>
      <w:rFonts w:ascii="Calibri" w:hAnsi="Calibri" w:eastAsia="Calibri" w:cs="Times New Roman"/>
      <w:sz w:val="20"/>
      <w:szCs w:val="20"/>
    </w:rPr>
  </w:style>
  <w:style w:type="paragraph" w:customStyle="1" w:styleId="14">
    <w:name w:val="Без интервала1"/>
    <w:rsid w:val="006C0925"/>
    <w:pPr>
      <w:spacing w:after="0" w:line="240" w:lineRule="auto"/>
    </w:pPr>
    <w:rPr>
      <w:rFonts w:ascii="Calibri" w:hAnsi="Calibri" w:eastAsia="Times New Roman" w:cs="Times New Roman"/>
    </w:rPr>
  </w:style>
  <w:style w:type="paragraph" w:styleId="a8">
    <w:name w:val="caption"/>
    <w:aliases w:val="МИ_Caption"/>
    <w:basedOn w:val="a0"/>
    <w:uiPriority w:val="35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5">
    <w:name w:val="toc 1"/>
    <w:basedOn w:val="a0"/>
    <w:next w:val="a0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5">
    <w:name w:val="toc 2"/>
    <w:basedOn w:val="a0"/>
    <w:next w:val="a0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4">
    <w:name w:val="toc 3"/>
    <w:basedOn w:val="a0"/>
    <w:next w:val="a0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0"/>
    <w:next w:val="a0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0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6C0925"/>
    <w:rPr>
      <w:rFonts w:ascii="Times New Roman" w:hAnsi="Times New Roman" w:eastAsia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uiPriority w:val="99"/>
    <w:rsid w:val="006C0925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uiPriority w:val="99"/>
    <w:rsid w:val="006C0925"/>
    <w:rPr>
      <w:b/>
      <w:bCs/>
    </w:rPr>
  </w:style>
  <w:style w:type="character" w:customStyle="1" w:styleId="ae">
    <w:name w:val="Текст выноски Знак"/>
    <w:basedOn w:val="a1"/>
    <w:link w:val="af"/>
    <w:semiHidden/>
    <w:rsid w:val="006C0925"/>
    <w:rPr>
      <w:rFonts w:ascii="Tahoma" w:hAnsi="Tahoma" w:eastAsia="Times New Roman" w:cs="Tahoma"/>
      <w:sz w:val="16"/>
      <w:szCs w:val="16"/>
    </w:rPr>
  </w:style>
  <w:style w:type="paragraph" w:styleId="af">
    <w:name w:val="Balloon Text"/>
    <w:basedOn w:val="a0"/>
    <w:link w:val="ae"/>
    <w:semiHidden/>
    <w:rsid w:val="006C0925"/>
    <w:rPr>
      <w:rFonts w:ascii="Tahoma" w:hAnsi="Tahoma" w:cs="Tahoma"/>
      <w:sz w:val="16"/>
      <w:szCs w:val="16"/>
    </w:rPr>
  </w:style>
  <w:style w:type="paragraph" w:styleId="35">
    <w:name w:val="Body Text 3"/>
    <w:basedOn w:val="a0"/>
    <w:link w:val="36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6">
    <w:name w:val="Основной текст 3 Знак"/>
    <w:basedOn w:val="a1"/>
    <w:link w:val="35"/>
    <w:rsid w:val="006C0925"/>
    <w:rPr>
      <w:rFonts w:ascii="Times New Roman" w:hAnsi="Times New Roman" w:eastAsia="Calibri" w:cs="Times New Roman"/>
      <w:sz w:val="24"/>
      <w:szCs w:val="24"/>
      <w:lang w:eastAsia="ru-RU"/>
    </w:rPr>
  </w:style>
  <w:style w:type="paragraph" w:customStyle="1" w:styleId="af0">
    <w:name w:val="ФИО"/>
    <w:basedOn w:val="a0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0"/>
    <w:link w:val="af2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1"/>
    <w:link w:val="af1"/>
    <w:uiPriority w:val="99"/>
    <w:semiHidden/>
    <w:rsid w:val="006C0925"/>
    <w:rPr>
      <w:rFonts w:ascii="Times New Roman" w:hAnsi="Times New Roman" w:eastAsia="Calibri" w:cs="Times New Roman"/>
      <w:sz w:val="20"/>
      <w:szCs w:val="20"/>
      <w:lang w:eastAsia="ru-RU"/>
    </w:rPr>
  </w:style>
  <w:style w:type="paragraph" w:customStyle="1" w:styleId="af3">
    <w:name w:val="Текст таблица"/>
    <w:basedOn w:val="a0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rsid w:val="006C0925"/>
    <w:rPr>
      <w:vertAlign w:val="superscript"/>
    </w:rPr>
  </w:style>
  <w:style w:type="paragraph" w:styleId="22">
    <w:name w:val="List 2"/>
    <w:basedOn w:val="a0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qFormat/>
    <w:rsid w:val="006C0925"/>
    <w:rPr>
      <w:b/>
    </w:rPr>
  </w:style>
  <w:style w:type="paragraph" w:styleId="37">
    <w:name w:val="Body Text Indent 3"/>
    <w:basedOn w:val="a0"/>
    <w:link w:val="38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8">
    <w:name w:val="Основной текст с отступом 3 Знак"/>
    <w:basedOn w:val="a1"/>
    <w:link w:val="37"/>
    <w:rsid w:val="006C0925"/>
    <w:rPr>
      <w:rFonts w:ascii="Times New Roman" w:hAnsi="Times New Roman" w:eastAsia="Calibri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0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6">
    <w:name w:val="Абзац списка1"/>
    <w:basedOn w:val="a0"/>
    <w:rsid w:val="006C0925"/>
    <w:pPr>
      <w:ind w:left="708"/>
    </w:pPr>
  </w:style>
  <w:style w:type="paragraph" w:customStyle="1" w:styleId="S0">
    <w:name w:val="S_Обычный"/>
    <w:basedOn w:val="a0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0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0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hAnsi="Calibri" w:eastAsia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hAnsi="Calibri" w:eastAsia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6">
    <w:name w:val="Абзац списка2"/>
    <w:basedOn w:val="a0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hAnsi="Calibri" w:eastAsia="Calibri" w:cs="Times New Roman"/>
    </w:rPr>
  </w:style>
  <w:style w:type="paragraph" w:customStyle="1" w:styleId="S7">
    <w:name w:val="S_СписокМ_Обычный"/>
    <w:basedOn w:val="a0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hAnsi="Times New Roman" w:eastAsia="Calibri" w:cs="Times New Roman"/>
      <w:sz w:val="24"/>
      <w:szCs w:val="20"/>
    </w:rPr>
  </w:style>
  <w:style w:type="table" w:customStyle="1" w:styleId="17">
    <w:name w:val="Сетка таблицы1"/>
    <w:rsid w:val="006C0925"/>
    <w:pPr>
      <w:spacing w:after="0" w:line="240" w:lineRule="auto"/>
    </w:pPr>
    <w:rPr>
      <w:rFonts w:ascii="Calibri" w:hAnsi="Calibri" w:eastAsia="Times New Roman" w:cs="Times New Roman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2"/>
    <w:uiPriority w:val="39"/>
    <w:rsid w:val="006C0925"/>
    <w:pPr>
      <w:spacing w:after="0" w:line="240" w:lineRule="auto"/>
    </w:pPr>
    <w:rPr>
      <w:rFonts w:ascii="Calibri" w:hAnsi="Calibri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af8">
    <w:name w:val="Текст концевой сноски Знак"/>
    <w:basedOn w:val="a1"/>
    <w:link w:val="af9"/>
    <w:semiHidden/>
    <w:rsid w:val="006C0925"/>
    <w:rPr>
      <w:rFonts w:ascii="Times New Roman" w:hAnsi="Times New Roman" w:eastAsia="Calibri" w:cs="Times New Roman"/>
      <w:sz w:val="20"/>
      <w:szCs w:val="20"/>
    </w:rPr>
  </w:style>
  <w:style w:type="paragraph" w:styleId="af9">
    <w:name w:val="endnote text"/>
    <w:basedOn w:val="a0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paragraph" w:customStyle="1" w:styleId="ColorfulList-Accent11">
    <w:name w:val="Colorful List - Accent 11"/>
    <w:basedOn w:val="a0"/>
    <w:uiPriority w:val="99"/>
    <w:qFormat/>
    <w:rsid w:val="006C0925"/>
    <w:pPr>
      <w:spacing w:after="200" w:line="276" w:lineRule="auto"/>
      <w:ind w:left="720"/>
      <w:contextualSpacing/>
    </w:pPr>
    <w:rPr>
      <w:rFonts w:ascii="Calibri" w:hAnsi="Calibri" w:eastAsia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0"/>
    <w:link w:val="18"/>
    <w:uiPriority w:val="34"/>
    <w:qFormat/>
    <w:rsid w:val="006C0925"/>
    <w:pPr>
      <w:ind w:left="708"/>
    </w:pPr>
  </w:style>
  <w:style w:type="character" w:customStyle="1" w:styleId="18">
    <w:name w:val="Абзац списка Знак1"/>
    <w:aliases w:val="Заголовок_3 Знак1,1 Знак1,UL Знак1,Абзац маркированнный Знак1,Bullet List Знак1,FooterText Знак1,numbered Знак1,Bullet Number Знак1,Figure_name Знак1,List Paragraph1 Знак1,Paragraphe de liste1 Знак1,Bulletr List Paragraph Знак1"/>
    <w:basedOn w:val="a1"/>
    <w:link w:val="afa"/>
    <w:uiPriority w:val="34"/>
    <w:locked/>
    <w:rsid w:val="006C0925"/>
    <w:rPr>
      <w:rFonts w:ascii="Times New Roman" w:hAnsi="Times New Roman" w:eastAsia="Times New Roman" w:cs="Times New Roman"/>
      <w:sz w:val="24"/>
    </w:rPr>
  </w:style>
  <w:style w:type="paragraph" w:styleId="afb">
    <w:name w:val="TOC Heading"/>
    <w:basedOn w:val="1"/>
    <w:next w:val="a0"/>
    <w:uiPriority w:val="39"/>
    <w:unhideWhenUsed/>
    <w:qFormat/>
    <w:rsid w:val="006C0925"/>
    <w:pPr>
      <w:keepLines/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kern w:val="0"/>
      <w:szCs w:val="28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hAnsi="Arial" w:eastAsia="Calibri" w:cs="Arial"/>
      <w:color w:val="000000"/>
      <w:sz w:val="24"/>
      <w:szCs w:val="24"/>
      <w:lang w:eastAsia="ru-RU"/>
    </w:rPr>
  </w:style>
  <w:style w:type="paragraph" w:styleId="19">
    <w:name w:val="index 1"/>
    <w:basedOn w:val="a0"/>
    <w:next w:val="a0"/>
    <w:autoRedefine/>
    <w:rsid w:val="006C0925"/>
    <w:rPr>
      <w:rFonts w:cs="Arial"/>
      <w:i/>
      <w:sz w:val="20"/>
      <w:szCs w:val="24"/>
      <w:lang w:eastAsia="ru-RU"/>
    </w:rPr>
  </w:style>
  <w:style w:type="paragraph" w:styleId="afc">
    <w:name w:val="Normal Indent"/>
    <w:basedOn w:val="a0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hAnsi="Arial" w:eastAsia="MS Mincho"/>
      <w:szCs w:val="20"/>
      <w:lang w:val="en-US"/>
    </w:rPr>
  </w:style>
  <w:style w:type="paragraph" w:styleId="27">
    <w:name w:val="Body Text 2"/>
    <w:basedOn w:val="a0"/>
    <w:link w:val="28"/>
    <w:rsid w:val="006C0925"/>
    <w:pPr>
      <w:spacing w:after="120" w:line="480" w:lineRule="auto"/>
    </w:pPr>
  </w:style>
  <w:style w:type="character" w:customStyle="1" w:styleId="28">
    <w:name w:val="Основной текст 2 Знак"/>
    <w:basedOn w:val="a1"/>
    <w:link w:val="27"/>
    <w:rsid w:val="006C0925"/>
    <w:rPr>
      <w:rFonts w:ascii="Times New Roman" w:hAnsi="Times New Roman" w:eastAsia="Times New Roman" w:cs="Times New Roman"/>
      <w:sz w:val="24"/>
    </w:rPr>
  </w:style>
  <w:style w:type="paragraph" w:styleId="afd">
    <w:name w:val="Subtitle"/>
    <w:basedOn w:val="a0"/>
    <w:next w:val="a0"/>
    <w:link w:val="afe"/>
    <w:qFormat/>
    <w:rsid w:val="006C0925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afe">
    <w:name w:val="Подзаголовок Знак"/>
    <w:basedOn w:val="a1"/>
    <w:link w:val="afd"/>
    <w:rsid w:val="006C0925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customStyle="1" w:styleId="1a">
    <w:name w:val="Название объекта1"/>
    <w:basedOn w:val="a0"/>
    <w:next w:val="a0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">
    <w:name w:val="No Spacing"/>
    <w:aliases w:val="Table text"/>
    <w:link w:val="aff0"/>
    <w:uiPriority w:val="1"/>
    <w:qFormat/>
    <w:rsid w:val="006C0925"/>
    <w:pPr>
      <w:spacing w:after="0" w:line="240" w:lineRule="auto"/>
    </w:pPr>
    <w:rPr>
      <w:rFonts w:ascii="Calibri" w:hAnsi="Calibri" w:eastAsia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1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1">
    <w:name w:val="Body Text"/>
    <w:basedOn w:val="a0"/>
    <w:link w:val="aff2"/>
    <w:rsid w:val="006C0925"/>
    <w:pPr>
      <w:spacing w:after="120"/>
    </w:pPr>
  </w:style>
  <w:style w:type="character" w:customStyle="1" w:styleId="aff2">
    <w:name w:val="Основной текст Знак"/>
    <w:basedOn w:val="a1"/>
    <w:link w:val="aff1"/>
    <w:rsid w:val="006C0925"/>
    <w:rPr>
      <w:rFonts w:ascii="Times New Roman" w:hAnsi="Times New Roman" w:eastAsia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hAnsi="EuropeDemiC" w:eastAsia="Times New Roman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0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0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0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0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3">
    <w:name w:val="FollowedHyperlink"/>
    <w:basedOn w:val="a1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Char">
    <w:name w:val="Char"/>
    <w:basedOn w:val="a0"/>
    <w:rsid w:val="009F5EA5"/>
    <w:pPr>
      <w:keepLines/>
      <w:spacing w:after="160" w:line="240" w:lineRule="exact"/>
      <w:jc w:val="left"/>
    </w:pPr>
    <w:rPr>
      <w:rFonts w:ascii="Verdana" w:hAnsi="Verdana" w:eastAsia="MS Mincho" w:cs="Franklin Gothic Book"/>
      <w:szCs w:val="24"/>
      <w:lang w:val="en-US" w:eastAsia="ru-RU"/>
    </w:rPr>
  </w:style>
  <w:style w:type="character" w:styleId="aff4">
    <w:name w:val="annotation reference"/>
    <w:basedOn w:val="a1"/>
    <w:semiHidden/>
    <w:unhideWhenUsed/>
    <w:rsid w:val="00C85EC5"/>
    <w:rPr>
      <w:sz w:val="16"/>
      <w:szCs w:val="16"/>
    </w:rPr>
  </w:style>
  <w:style w:type="paragraph" w:styleId="aff5">
    <w:name w:val="Revision"/>
    <w:hidden/>
    <w:uiPriority w:val="99"/>
    <w:semiHidden/>
    <w:rsid w:val="009B3546"/>
    <w:pPr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paragraph" w:customStyle="1" w:styleId="aff6">
    <w:name w:val="Шапка таблицы"/>
    <w:basedOn w:val="a0"/>
    <w:link w:val="aff7"/>
    <w:qFormat/>
    <w:rsid w:val="00F022BC"/>
    <w:pPr>
      <w:spacing w:before="60" w:after="60"/>
      <w:jc w:val="left"/>
    </w:pPr>
    <w:rPr>
      <w:rFonts w:ascii="Arial" w:hAnsi="Arial" w:eastAsia="Calibri" w:cs="Arial"/>
      <w:b/>
      <w:szCs w:val="24"/>
      <w:lang w:eastAsia="ru-RU"/>
    </w:rPr>
  </w:style>
  <w:style w:type="character" w:customStyle="1" w:styleId="aff7">
    <w:name w:val="Шапка таблицы Знак"/>
    <w:basedOn w:val="a1"/>
    <w:link w:val="aff6"/>
    <w:rsid w:val="00F022BC"/>
    <w:rPr>
      <w:rFonts w:ascii="Arial" w:hAnsi="Arial" w:eastAsia="Calibri" w:cs="Arial"/>
      <w:b/>
      <w:sz w:val="24"/>
      <w:szCs w:val="24"/>
      <w:lang w:eastAsia="ru-RU"/>
    </w:rPr>
  </w:style>
  <w:style w:type="paragraph" w:styleId="aff8">
    <w:name w:val="Body Text Indent"/>
    <w:basedOn w:val="a0"/>
    <w:link w:val="aff9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9">
    <w:name w:val="Основной текст с отступом Знак"/>
    <w:basedOn w:val="a1"/>
    <w:link w:val="aff8"/>
    <w:uiPriority w:val="99"/>
    <w:rsid w:val="00F022BC"/>
    <w:rPr>
      <w:rFonts w:ascii="Arial" w:hAnsi="Arial" w:eastAsia="Times New Roman" w:cs="Times New Roman"/>
      <w:sz w:val="24"/>
      <w:szCs w:val="24"/>
    </w:rPr>
  </w:style>
  <w:style w:type="character" w:customStyle="1" w:styleId="aff0">
    <w:name w:val="Без интервала Знак"/>
    <w:aliases w:val="Table text Знак"/>
    <w:basedOn w:val="a1"/>
    <w:link w:val="aff"/>
    <w:uiPriority w:val="1"/>
    <w:rsid w:val="00D42EC8"/>
    <w:rPr>
      <w:rFonts w:ascii="Calibri" w:hAnsi="Calibri" w:eastAsia="Calibri" w:cs="Times New Roman"/>
    </w:rPr>
  </w:style>
  <w:style w:type="character" w:customStyle="1" w:styleId="50">
    <w:name w:val="Заголовок 5 Знак"/>
    <w:basedOn w:val="a1"/>
    <w:link w:val="5"/>
    <w:rsid w:val="00EC7938"/>
    <w:rPr>
      <w:rFonts w:asciiTheme="majorHAnsi" w:hAnsiTheme="majorHAnsi" w:eastAsiaTheme="majorEastAsia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1"/>
    <w:link w:val="6"/>
    <w:rsid w:val="00EC7938"/>
    <w:rPr>
      <w:rFonts w:asciiTheme="majorHAnsi" w:hAnsiTheme="majorHAnsi" w:eastAsiaTheme="majorEastAsia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rsid w:val="00EC7938"/>
    <w:rPr>
      <w:rFonts w:asciiTheme="majorHAnsi" w:hAnsiTheme="majorHAnsi" w:eastAsiaTheme="majorEastAsia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1"/>
    <w:link w:val="8"/>
    <w:rsid w:val="00EC7938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EC7938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0"/>
    <w:rsid w:val="004F64DC"/>
    <w:pPr>
      <w:numPr>
        <w:numId w:val="9"/>
      </w:numPr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szCs w:val="24"/>
      <w:lang w:val="en-US"/>
    </w:rPr>
  </w:style>
  <w:style w:type="paragraph" w:customStyle="1" w:styleId="10">
    <w:name w:val="САП_Заголовок 1"/>
    <w:basedOn w:val="a0"/>
    <w:next w:val="a0"/>
    <w:link w:val="1b"/>
    <w:autoRedefine/>
    <w:qFormat/>
    <w:rsid w:val="00BA77AC"/>
    <w:pPr>
      <w:widowControl w:val="0"/>
      <w:numPr>
        <w:numId w:val="10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0"/>
    <w:next w:val="a0"/>
    <w:link w:val="29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0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0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9">
    <w:name w:val="САП_Заголовок 2 Знак"/>
    <w:link w:val="2"/>
    <w:locked/>
    <w:rsid w:val="00BA77AC"/>
    <w:rPr>
      <w:rFonts w:ascii="Times New Roman" w:hAnsi="Times New Roman" w:eastAsia="Times New Roman" w:cs="Times New Roman"/>
      <w:b/>
      <w:kern w:val="28"/>
      <w:sz w:val="26"/>
      <w:szCs w:val="24"/>
      <w:lang w:eastAsia="ru-RU"/>
    </w:rPr>
  </w:style>
  <w:style w:type="character" w:customStyle="1" w:styleId="1b">
    <w:name w:val="САП_Заголовок 1 Знак"/>
    <w:link w:val="10"/>
    <w:rsid w:val="0092044E"/>
    <w:rPr>
      <w:rFonts w:ascii="Times New Roman" w:hAnsi="Times New Roman" w:eastAsia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hAnsi="Times New Roman" w:eastAsia="Times New Roman" w:cs="Times New Roman"/>
      <w:b/>
      <w:sz w:val="26"/>
      <w:szCs w:val="20"/>
      <w:lang w:eastAsia="ru-RU"/>
    </w:rPr>
  </w:style>
  <w:style w:type="paragraph" w:customStyle="1" w:styleId="affa">
    <w:name w:val="САП_ТаблицаЗаголовок"/>
    <w:basedOn w:val="a0"/>
    <w:link w:val="affb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b">
    <w:name w:val="САП_ТаблицаЗаголовок Знак"/>
    <w:link w:val="affa"/>
    <w:rsid w:val="004A493F"/>
    <w:rPr>
      <w:rFonts w:ascii="Times New Roman" w:hAnsi="Times New Roman" w:eastAsia="Times New Roman" w:cs="Times New Roman"/>
      <w:b/>
      <w:sz w:val="20"/>
      <w:szCs w:val="20"/>
    </w:rPr>
  </w:style>
  <w:style w:type="paragraph" w:styleId="affc">
    <w:name w:val="Document Map"/>
    <w:basedOn w:val="a0"/>
    <w:link w:val="affd"/>
    <w:uiPriority w:val="99"/>
    <w:semiHidden/>
    <w:unhideWhenUsed/>
    <w:rsid w:val="00D15905"/>
    <w:rPr>
      <w:szCs w:val="24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D15905"/>
    <w:rPr>
      <w:rFonts w:ascii="Times New Roman" w:hAnsi="Times New Roman" w:eastAsia="Times New Roman" w:cs="Times New Roman"/>
      <w:sz w:val="24"/>
      <w:szCs w:val="24"/>
    </w:rPr>
  </w:style>
  <w:style w:type="paragraph" w:customStyle="1" w:styleId="affe">
    <w:name w:val="ЗагТабл"/>
    <w:basedOn w:val="a0"/>
    <w:link w:val="afff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hAnsi="Arial" w:eastAsiaTheme="minorHAnsi" w:cstheme="minorBidi"/>
      <w:b/>
      <w:color w:val="FFFFFF" w:themeColor="background1"/>
      <w:spacing w:val="-10"/>
      <w:sz w:val="20"/>
    </w:rPr>
  </w:style>
  <w:style w:type="character" w:customStyle="1" w:styleId="afff">
    <w:name w:val="ЗагТабл Знак"/>
    <w:basedOn w:val="a1"/>
    <w:link w:val="affe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0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1"/>
    <w:link w:val="1KD-Normal"/>
    <w:rsid w:val="00F239EF"/>
    <w:rPr>
      <w:rFonts w:ascii="Arial" w:hAnsi="Arial" w:eastAsia="Times New Roman" w:cs="Times New Roman"/>
      <w:sz w:val="18"/>
      <w:szCs w:val="24"/>
      <w:lang w:eastAsia="ru-RU"/>
    </w:rPr>
  </w:style>
  <w:style w:type="paragraph" w:customStyle="1" w:styleId="afff0">
    <w:name w:val="САП_Текст простой"/>
    <w:basedOn w:val="a0"/>
    <w:link w:val="afff1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1">
    <w:name w:val="САП_Текст простой Знак"/>
    <w:link w:val="afff0"/>
    <w:rsid w:val="003C7B93"/>
    <w:rPr>
      <w:rFonts w:ascii="Times New Roman" w:hAnsi="Times New Roman" w:eastAsia="Times New Roman" w:cs="Times New Roman"/>
      <w:sz w:val="26"/>
      <w:szCs w:val="20"/>
    </w:rPr>
  </w:style>
  <w:style w:type="character" w:customStyle="1" w:styleId="afff2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0"/>
    <w:autoRedefine/>
    <w:qFormat/>
    <w:rsid w:val="00916FAB"/>
    <w:pPr>
      <w:spacing w:after="240" w:line="276" w:lineRule="auto"/>
      <w:ind w:left="57" w:firstLine="567"/>
      <w:jc w:val="right"/>
    </w:pPr>
    <w:rPr>
      <w:rFonts w:ascii="Arial" w:hAnsi="Arial" w:cs="Arial" w:eastAsiaTheme="minorHAnsi"/>
      <w:b/>
      <w:bCs/>
      <w:sz w:val="20"/>
      <w:szCs w:val="24"/>
    </w:rPr>
  </w:style>
  <w:style w:type="paragraph" w:styleId="afff3">
    <w:name w:val="table of figures"/>
    <w:basedOn w:val="a0"/>
    <w:next w:val="a0"/>
    <w:uiPriority w:val="99"/>
    <w:unhideWhenUsed/>
    <w:rsid w:val="00732420"/>
  </w:style>
  <w:style w:type="paragraph" w:customStyle="1" w:styleId="afff4">
    <w:name w:val="КД обычный текст"/>
    <w:basedOn w:val="a0"/>
    <w:link w:val="afff5"/>
    <w:uiPriority w:val="99"/>
    <w:qFormat/>
    <w:rsid w:val="004A488C"/>
    <w:pPr>
      <w:overflowPunct w:val="0"/>
      <w:autoSpaceDE w:val="0"/>
      <w:autoSpaceDN w:val="0"/>
      <w:adjustRightInd w:val="0"/>
      <w:spacing w:before="120" w:after="120"/>
      <w:ind w:left="360"/>
      <w:textAlignment w:val="baseline"/>
    </w:pPr>
    <w:rPr>
      <w:rFonts w:ascii="Meta Offc Pro" w:hAnsi="Meta Offc Pro" w:cstheme="minorBidi"/>
      <w:szCs w:val="24"/>
    </w:rPr>
  </w:style>
  <w:style w:type="character" w:customStyle="1" w:styleId="afff5">
    <w:name w:val="КД обычный текст Знак"/>
    <w:basedOn w:val="a1"/>
    <w:link w:val="afff4"/>
    <w:uiPriority w:val="99"/>
    <w:rsid w:val="004A488C"/>
    <w:rPr>
      <w:rFonts w:ascii="Meta Offc Pro" w:hAnsi="Meta Offc Pro" w:eastAsia="Times New Roman"/>
      <w:sz w:val="24"/>
      <w:szCs w:val="24"/>
    </w:rPr>
  </w:style>
  <w:style w:type="paragraph" w:customStyle="1" w:styleId="afff6">
    <w:name w:val="МИ_Текст"/>
    <w:basedOn w:val="a0"/>
    <w:link w:val="afff7"/>
    <w:qFormat/>
    <w:rsid w:val="00FB3A11"/>
    <w:pPr>
      <w:spacing w:after="120" w:line="276" w:lineRule="auto"/>
      <w:ind w:firstLine="709"/>
    </w:pPr>
    <w:rPr>
      <w:rFonts w:ascii="Meta Offc Pro" w:hAnsi="Meta Offc Pro" w:cstheme="minorBidi"/>
    </w:rPr>
  </w:style>
  <w:style w:type="character" w:customStyle="1" w:styleId="afff7">
    <w:name w:val="МИ_Текст Знак"/>
    <w:basedOn w:val="a1"/>
    <w:link w:val="afff6"/>
    <w:locked/>
    <w:rsid w:val="00FB3A11"/>
    <w:rPr>
      <w:rFonts w:ascii="Meta Offc Pro" w:hAnsi="Meta Offc Pro" w:eastAsia="Times New Roman"/>
      <w:sz w:val="24"/>
    </w:rPr>
  </w:style>
  <w:style w:type="paragraph" w:customStyle="1" w:styleId="1c">
    <w:name w:val="Выделенный 1"/>
    <w:basedOn w:val="a0"/>
    <w:link w:val="1Char"/>
    <w:qFormat/>
    <w:rsid w:val="00B66222"/>
    <w:pPr>
      <w:widowControl w:val="0"/>
      <w:spacing w:after="100" w:afterAutospacing="1" w:line="360" w:lineRule="auto"/>
      <w:ind w:left="984" w:hanging="360"/>
    </w:pPr>
    <w:rPr>
      <w:rFonts w:ascii="Arial" w:hAnsi="Arial"/>
      <w:szCs w:val="24"/>
      <w:lang w:eastAsia="ru-RU"/>
    </w:rPr>
  </w:style>
  <w:style w:type="character" w:customStyle="1" w:styleId="1Char">
    <w:name w:val="Выделенный 1 Char"/>
    <w:basedOn w:val="a1"/>
    <w:link w:val="1c"/>
    <w:rsid w:val="00B66222"/>
    <w:rPr>
      <w:rFonts w:ascii="Arial" w:hAnsi="Arial" w:eastAsia="Times New Roman" w:cs="Times New Roman"/>
      <w:sz w:val="24"/>
      <w:szCs w:val="24"/>
      <w:lang w:eastAsia="ru-RU"/>
    </w:rPr>
  </w:style>
  <w:style w:type="paragraph" w:customStyle="1" w:styleId="Numbered0r">
    <w:name w:val="Numbered0_r"/>
    <w:basedOn w:val="a0"/>
    <w:rsid w:val="00B66222"/>
    <w:pPr>
      <w:numPr>
        <w:numId w:val="15"/>
      </w:numPr>
      <w:spacing w:after="160" w:line="259" w:lineRule="auto"/>
      <w:jc w:val="left"/>
    </w:pPr>
    <w:rPr>
      <w:rFonts w:asciiTheme="minorHAnsi" w:hAnsiTheme="minorHAnsi" w:eastAsiaTheme="minorHAnsi" w:cstheme="minorBidi"/>
      <w:sz w:val="22"/>
    </w:rPr>
  </w:style>
  <w:style w:type="paragraph" w:customStyle="1" w:styleId="Numberedr">
    <w:name w:val="Numbered_r"/>
    <w:basedOn w:val="a0"/>
    <w:rsid w:val="00B66222"/>
    <w:pPr>
      <w:numPr>
        <w:ilvl w:val="1"/>
        <w:numId w:val="15"/>
      </w:numPr>
      <w:spacing w:after="160" w:line="259" w:lineRule="auto"/>
      <w:jc w:val="left"/>
    </w:pPr>
    <w:rPr>
      <w:rFonts w:asciiTheme="minorHAnsi" w:hAnsiTheme="minorHAnsi" w:eastAsiaTheme="minorHAnsi" w:cstheme="minorBidi"/>
      <w:sz w:val="22"/>
    </w:rPr>
  </w:style>
  <w:style w:type="paragraph" w:customStyle="1" w:styleId="Numbered2r">
    <w:name w:val="Numbered2_r"/>
    <w:basedOn w:val="a0"/>
    <w:rsid w:val="00B66222"/>
    <w:pPr>
      <w:numPr>
        <w:ilvl w:val="2"/>
        <w:numId w:val="15"/>
      </w:numPr>
      <w:spacing w:after="160" w:line="259" w:lineRule="auto"/>
      <w:jc w:val="left"/>
    </w:pPr>
    <w:rPr>
      <w:rFonts w:asciiTheme="minorHAnsi" w:hAnsiTheme="minorHAnsi" w:eastAsiaTheme="minorHAnsi" w:cstheme="minorBidi"/>
      <w:sz w:val="22"/>
    </w:rPr>
  </w:style>
  <w:style w:type="paragraph" w:customStyle="1" w:styleId="Bullet1">
    <w:name w:val="МИ_Bullet 1"/>
    <w:basedOn w:val="afff6"/>
    <w:qFormat/>
    <w:rsid w:val="001B2FCD"/>
    <w:pPr>
      <w:numPr>
        <w:numId w:val="17"/>
      </w:numPr>
    </w:pPr>
  </w:style>
  <w:style w:type="paragraph" w:customStyle="1" w:styleId="Bullet2">
    <w:name w:val="МИ_Bullet 2"/>
    <w:basedOn w:val="afff6"/>
    <w:qFormat/>
    <w:rsid w:val="001B2FCD"/>
    <w:pPr>
      <w:numPr>
        <w:ilvl w:val="1"/>
        <w:numId w:val="17"/>
      </w:numPr>
    </w:pPr>
  </w:style>
  <w:style w:type="paragraph" w:customStyle="1" w:styleId="afff8">
    <w:name w:val="МИ_Таблица Заголовок"/>
    <w:basedOn w:val="afff6"/>
    <w:qFormat/>
    <w:rsid w:val="001B2FCD"/>
    <w:pPr>
      <w:spacing w:before="120" w:line="240" w:lineRule="auto"/>
      <w:ind w:firstLine="0"/>
      <w:jc w:val="center"/>
    </w:pPr>
    <w:rPr>
      <w:b/>
      <w:sz w:val="20"/>
    </w:rPr>
  </w:style>
  <w:style w:type="paragraph" w:customStyle="1" w:styleId="afff9">
    <w:name w:val="МИ_Таблица текст"/>
    <w:basedOn w:val="afff6"/>
    <w:link w:val="Char0"/>
    <w:qFormat/>
    <w:rsid w:val="001B2FCD"/>
    <w:pPr>
      <w:spacing w:after="0" w:line="240" w:lineRule="auto"/>
      <w:ind w:firstLine="0"/>
    </w:pPr>
    <w:rPr>
      <w:sz w:val="20"/>
    </w:rPr>
  </w:style>
  <w:style w:type="table" w:customStyle="1" w:styleId="StandardTable">
    <w:name w:val="Standard Table"/>
    <w:basedOn w:val="a2"/>
    <w:uiPriority w:val="99"/>
    <w:rsid w:val="001B2FCD"/>
    <w:pPr>
      <w:spacing w:after="0" w:line="240" w:lineRule="auto"/>
      <w:ind w:left="113" w:right="113"/>
      <w:jc w:val="both"/>
    </w:pPr>
    <w:rPr>
      <w:rFonts w:eastAsiaTheme="minorEastAsia"/>
      <w:sz w:val="20"/>
      <w:lang w:eastAsia="ru-RU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0" w:type="dxa"/>
        <w:right w:w="0" w:type="dxa"/>
      </w:tblCellMar>
    </w:tblPr>
    <w:tblStylePr w:type="firstRow">
      <w:rPr>
        <w:rFonts w:asciiTheme="minorHAnsi" w:hAnsiTheme="minorHAnsi"/>
        <w:b/>
        <w:sz w:val="20"/>
      </w:rPr>
      <w:tblPr/>
      <w:trPr>
        <w:cantSplit/>
        <w:tblHeader/>
      </w:trPr>
      <w:tcPr>
        <w:shd w:val="clear" w:color="auto" w:fill="F2DBDB" w:themeFill="accent2" w:themeFillTint="33"/>
      </w:tcPr>
    </w:tblStylePr>
  </w:style>
  <w:style w:type="character" w:customStyle="1" w:styleId="Char0">
    <w:name w:val="МИ_Таблица текст Char"/>
    <w:basedOn w:val="a1"/>
    <w:link w:val="afff9"/>
    <w:rsid w:val="001B2FCD"/>
    <w:rPr>
      <w:rFonts w:ascii="Meta Offc Pro" w:hAnsi="Meta Offc Pro" w:eastAsia="Times New Roman"/>
      <w:sz w:val="20"/>
    </w:rPr>
  </w:style>
  <w:style w:type="table" w:customStyle="1" w:styleId="afffa">
    <w:name w:val="ТаблицаСТП"/>
    <w:basedOn w:val="a2"/>
    <w:rsid w:val="001B2FCD"/>
    <w:pPr>
      <w:keepLines/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ru-RU"/>
    </w:rPr>
    <w:tblPr>
      <w:tblStyleRowBandSize w:val="1"/>
      <w:tblStyleColBandSize w:val="1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28" w:type="dxa"/>
        <w:right w:w="28" w:type="dxa"/>
      </w:tblCellMar>
    </w:tblPr>
    <w:trPr>
      <w:cantSplit/>
      <w:jc w:val="center"/>
    </w:trPr>
    <w:tcPr>
      <w:shd w:val="clear" w:color="auto" w:fill="auto"/>
      <w:noWrap/>
      <w:vAlign w:val="center"/>
    </w:tcPr>
    <w:tblStylePr w:type="firstRow">
      <w:pPr>
        <w:keepNext/>
        <w:keepLines/>
        <w:wordWrap/>
        <w:spacing w:before="0" w:beforeLines="0" w:beforeAutospacing="0" w:after="0" w:afterLines="0" w:afterAutospacing="0" w:line="240" w:lineRule="auto"/>
        <w:contextualSpacing w:val="0"/>
        <w:jc w:val="center"/>
      </w:pPr>
      <w:rPr>
        <w:rFonts w:ascii="Times New Roman" w:hAnsi="Times New Roman"/>
        <w:caps w:val="0"/>
        <w:smallCaps w:val="0"/>
        <w:strike w:val="0"/>
        <w:dstrike w:val="0"/>
        <w:vanish w:val="0"/>
        <w:color w:va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  <w:tblPr/>
      <w:trPr>
        <w:tblHeader/>
      </w:trPr>
      <w:tcPr>
        <w:shd w:val="clear" w:color="auto" w:fill="D9D9D9"/>
      </w:tcPr>
    </w:tblStylePr>
  </w:style>
  <w:style w:type="paragraph" w:customStyle="1" w:styleId="afffb">
    <w:name w:val="ТаблицаПодзаголовок"/>
    <w:basedOn w:val="a0"/>
    <w:autoRedefine/>
    <w:uiPriority w:val="99"/>
    <w:qFormat/>
    <w:rsid w:val="001B2FCD"/>
    <w:pPr>
      <w:keepNext/>
      <w:keepLines/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b/>
      <w:spacing w:val="-2"/>
      <w:sz w:val="22"/>
      <w:szCs w:val="20"/>
      <w:lang w:eastAsia="ru-RU"/>
    </w:rPr>
  </w:style>
  <w:style w:type="paragraph" w:customStyle="1" w:styleId="afffc">
    <w:name w:val="ВНИИАЭС обычный текст"/>
    <w:basedOn w:val="a0"/>
    <w:link w:val="afffd"/>
    <w:rsid w:val="008D7F0F"/>
    <w:pPr>
      <w:ind w:firstLine="851"/>
    </w:pPr>
    <w:rPr>
      <w:rFonts w:eastAsia="MS Mincho"/>
      <w:kern w:val="32"/>
      <w:sz w:val="26"/>
      <w:szCs w:val="24"/>
      <w:lang w:eastAsia="ja-JP"/>
    </w:rPr>
  </w:style>
  <w:style w:type="character" w:customStyle="1" w:styleId="afffd">
    <w:name w:val="ВНИИАЭС обычный текст Знак"/>
    <w:link w:val="afffc"/>
    <w:locked/>
    <w:rsid w:val="008D7F0F"/>
    <w:rPr>
      <w:rFonts w:ascii="Times New Roman" w:hAnsi="Times New Roman" w:eastAsia="MS Mincho" w:cs="Times New Roman"/>
      <w:kern w:val="32"/>
      <w:sz w:val="26"/>
      <w:szCs w:val="24"/>
      <w:lang w:eastAsia="ja-JP"/>
    </w:rPr>
  </w:style>
  <w:style w:type="character" w:customStyle="1" w:styleId="14Comment">
    <w:name w:val="14_Comment"/>
    <w:rsid w:val="007A09AE"/>
    <w:rPr>
      <w:i/>
      <w:color w:val="FF0000"/>
    </w:rPr>
  </w:style>
  <w:style w:type="paragraph" w:customStyle="1" w:styleId="bbb">
    <w:name w:val="bbb"/>
    <w:rsid w:val="000522F1"/>
    <w:pPr>
      <w:spacing w:after="0" w:line="240" w:lineRule="auto"/>
    </w:pPr>
    <w:rPr>
      <w:rFonts w:ascii="Arial" w:hAnsi="Arial" w:eastAsia="Arial" w:cs="Arial"/>
      <w:color w:val="000000"/>
      <w:sz w:val="18"/>
      <w:szCs w:val="20"/>
      <w:lang w:eastAsia="ru-RU"/>
    </w:rPr>
  </w:style>
  <w:style w:type="paragraph" w:customStyle="1" w:styleId="s02">
    <w:name w:val="s02 подРАЗДЕЛ"/>
    <w:basedOn w:val="a0"/>
    <w:rsid w:val="000522F1"/>
    <w:pPr>
      <w:numPr>
        <w:ilvl w:val="1"/>
        <w:numId w:val="22"/>
      </w:numPr>
      <w:jc w:val="left"/>
    </w:pPr>
    <w:rPr>
      <w:rFonts w:ascii="Arial" w:hAnsi="Arial"/>
      <w:szCs w:val="24"/>
      <w:lang w:eastAsia="ko-KR"/>
    </w:rPr>
  </w:style>
  <w:style w:type="paragraph" w:customStyle="1" w:styleId="s01">
    <w:name w:val="s01 РАЗДЕЛ"/>
    <w:basedOn w:val="a0"/>
    <w:next w:val="s02"/>
    <w:rsid w:val="000522F1"/>
    <w:pPr>
      <w:keepNext/>
      <w:keepLines/>
      <w:numPr>
        <w:numId w:val="22"/>
      </w:numPr>
      <w:spacing w:before="240" w:after="120"/>
      <w:outlineLvl w:val="0"/>
    </w:pPr>
    <w:rPr>
      <w:rFonts w:ascii="Arial" w:hAnsi="Arial"/>
      <w:b/>
      <w:bCs/>
      <w:sz w:val="18"/>
      <w:szCs w:val="28"/>
      <w:lang w:eastAsia="ko-KR"/>
    </w:rPr>
  </w:style>
  <w:style w:type="paragraph" w:customStyle="1" w:styleId="s121">
    <w:name w:val="s12 графа 1 таблицы"/>
    <w:basedOn w:val="a0"/>
    <w:rsid w:val="000522F1"/>
    <w:pPr>
      <w:keepNext/>
      <w:keepLines/>
      <w:numPr>
        <w:ilvl w:val="7"/>
        <w:numId w:val="22"/>
      </w:numPr>
      <w:overflowPunct w:val="0"/>
      <w:autoSpaceDE w:val="0"/>
      <w:autoSpaceDN w:val="0"/>
      <w:adjustRightInd w:val="0"/>
      <w:spacing w:before="20"/>
      <w:jc w:val="left"/>
    </w:pPr>
    <w:rPr>
      <w:rFonts w:ascii="Arial" w:hAnsi="Arial"/>
      <w:sz w:val="22"/>
      <w:lang w:eastAsia="ko-KR"/>
    </w:rPr>
  </w:style>
  <w:style w:type="paragraph" w:customStyle="1" w:styleId="s131">
    <w:name w:val="s13 графы таблицы &gt; 1"/>
    <w:basedOn w:val="s121"/>
    <w:rsid w:val="000522F1"/>
    <w:pPr>
      <w:numPr>
        <w:ilvl w:val="5"/>
      </w:numPr>
      <w:ind w:left="0" w:hanging="57"/>
      <w:outlineLvl w:val="7"/>
    </w:pPr>
  </w:style>
  <w:style w:type="paragraph" w:customStyle="1" w:styleId="s03">
    <w:name w:val="s03 Пункт"/>
    <w:basedOn w:val="s02"/>
    <w:rsid w:val="000522F1"/>
    <w:pPr>
      <w:numPr>
        <w:ilvl w:val="2"/>
      </w:numPr>
      <w:tabs>
        <w:tab w:val="left" w:pos="851"/>
      </w:tabs>
      <w:spacing w:before="60"/>
      <w:jc w:val="both"/>
      <w:outlineLvl w:val="2"/>
    </w:pPr>
  </w:style>
  <w:style w:type="paragraph" w:customStyle="1" w:styleId="s04">
    <w:name w:val="s04 подПункт"/>
    <w:basedOn w:val="s03"/>
    <w:rsid w:val="000522F1"/>
    <w:pPr>
      <w:numPr>
        <w:ilvl w:val="3"/>
      </w:numPr>
      <w:tabs>
        <w:tab w:val="left" w:pos="1276"/>
      </w:tabs>
      <w:ind w:left="3915" w:hanging="1080"/>
      <w:outlineLvl w:val="3"/>
    </w:pPr>
  </w:style>
  <w:style w:type="paragraph" w:customStyle="1" w:styleId="s08">
    <w:name w:val="s08 Список а)"/>
    <w:basedOn w:val="s03"/>
    <w:rsid w:val="000522F1"/>
    <w:pPr>
      <w:numPr>
        <w:ilvl w:val="4"/>
      </w:numPr>
      <w:ind w:left="4624" w:hanging="1080"/>
      <w:outlineLvl w:val="4"/>
    </w:pPr>
  </w:style>
  <w:style w:type="paragraph" w:customStyle="1" w:styleId="s141">
    <w:name w:val="s14 табл.список 1."/>
    <w:basedOn w:val="s08"/>
    <w:rsid w:val="000522F1"/>
    <w:pPr>
      <w:keepNext/>
      <w:numPr>
        <w:ilvl w:val="8"/>
      </w:numPr>
      <w:spacing w:before="20"/>
      <w:ind w:left="8540" w:hanging="2160"/>
      <w:outlineLvl w:val="8"/>
    </w:pPr>
    <w:rPr>
      <w:sz w:val="22"/>
      <w:szCs w:val="22"/>
    </w:rPr>
  </w:style>
  <w:style w:type="paragraph" w:customStyle="1" w:styleId="12">
    <w:name w:val="МИ_Заголовок 1"/>
    <w:basedOn w:val="1"/>
    <w:qFormat/>
    <w:rsid w:val="008C7F6F"/>
    <w:pPr>
      <w:keepLines/>
      <w:pageBreakBefore/>
      <w:numPr>
        <w:numId w:val="23"/>
      </w:numPr>
      <w:spacing w:before="0" w:line="276" w:lineRule="auto"/>
    </w:pPr>
    <w:rPr>
      <w:rFonts w:ascii="Meta Offc Pro" w:hAnsi="Meta Offc Pro" w:eastAsiaTheme="majorEastAsia" w:cstheme="majorBidi"/>
      <w:bCs w:val="0"/>
      <w:caps w:val="0"/>
      <w:kern w:val="0"/>
      <w:sz w:val="32"/>
    </w:rPr>
  </w:style>
  <w:style w:type="paragraph" w:customStyle="1" w:styleId="21">
    <w:name w:val="МИ_Заголовок 2"/>
    <w:basedOn w:val="23"/>
    <w:qFormat/>
    <w:rsid w:val="008C7F6F"/>
    <w:pPr>
      <w:keepNext/>
      <w:keepLines/>
      <w:numPr>
        <w:ilvl w:val="1"/>
        <w:numId w:val="23"/>
      </w:numPr>
      <w:spacing w:before="120" w:after="120" w:line="276" w:lineRule="auto"/>
    </w:pPr>
    <w:rPr>
      <w:rFonts w:ascii="Meta Offc Pro" w:hAnsi="Meta Offc Pro" w:eastAsiaTheme="majorEastAsia" w:cstheme="majorBidi"/>
      <w:bCs w:val="0"/>
      <w:iCs w:val="0"/>
      <w:caps w:val="0"/>
      <w:sz w:val="28"/>
      <w:szCs w:val="26"/>
    </w:rPr>
  </w:style>
  <w:style w:type="paragraph" w:customStyle="1" w:styleId="32">
    <w:name w:val="МИ_Заголовок 3"/>
    <w:basedOn w:val="3"/>
    <w:qFormat/>
    <w:rsid w:val="008C7F6F"/>
    <w:pPr>
      <w:numPr>
        <w:numId w:val="23"/>
      </w:numPr>
      <w:spacing w:before="120"/>
      <w:jc w:val="left"/>
    </w:pPr>
    <w:rPr>
      <w:rFonts w:ascii="Meta Offc Pro" w:hAnsi="Meta Offc Pro" w:eastAsiaTheme="majorEastAsia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8C7F6F"/>
    <w:pPr>
      <w:keepLines/>
      <w:numPr>
        <w:numId w:val="23"/>
      </w:numPr>
      <w:spacing w:before="120" w:after="120" w:line="276" w:lineRule="auto"/>
      <w:jc w:val="left"/>
    </w:pPr>
    <w:rPr>
      <w:rFonts w:ascii="Meta Offc Pro" w:hAnsi="Meta Offc Pro" w:eastAsiaTheme="majorEastAsia" w:cstheme="majorBidi"/>
      <w:b/>
      <w:iCs/>
      <w:caps w:val="0"/>
      <w:sz w:val="24"/>
      <w:szCs w:val="22"/>
    </w:rPr>
  </w:style>
  <w:style w:type="paragraph" w:customStyle="1" w:styleId="afffe">
    <w:name w:val="САП_Комментарий"/>
    <w:basedOn w:val="a0"/>
    <w:link w:val="affff"/>
    <w:uiPriority w:val="99"/>
    <w:rsid w:val="008C7F6F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color w:val="548DD4"/>
      <w:sz w:val="26"/>
      <w:szCs w:val="20"/>
    </w:rPr>
  </w:style>
  <w:style w:type="character" w:customStyle="1" w:styleId="affff">
    <w:name w:val="САП_Комментарий Знак"/>
    <w:link w:val="afffe"/>
    <w:uiPriority w:val="99"/>
    <w:rsid w:val="008C7F6F"/>
    <w:rPr>
      <w:rFonts w:ascii="Times New Roman" w:hAnsi="Times New Roman" w:eastAsia="Times New Roman" w:cs="Times New Roman"/>
      <w:color w:val="548DD4"/>
      <w:sz w:val="26"/>
      <w:szCs w:val="20"/>
    </w:rPr>
  </w:style>
  <w:style w:type="paragraph" w:customStyle="1" w:styleId="20">
    <w:name w:val="Заголовки 2"/>
    <w:basedOn w:val="23"/>
    <w:uiPriority w:val="1"/>
    <w:qFormat/>
    <w:rsid w:val="005876E0"/>
    <w:pPr>
      <w:keepNext/>
      <w:keepLines/>
      <w:widowControl w:val="0"/>
      <w:numPr>
        <w:ilvl w:val="1"/>
        <w:numId w:val="25"/>
      </w:numPr>
      <w:tabs>
        <w:tab w:val="num" w:pos="360"/>
        <w:tab w:val="left" w:pos="709"/>
      </w:tabs>
      <w:suppressAutoHyphens/>
      <w:autoSpaceDE w:val="0"/>
      <w:autoSpaceDN w:val="0"/>
      <w:adjustRightInd w:val="0"/>
      <w:spacing w:before="0" w:after="120"/>
      <w:ind w:right="61"/>
    </w:pPr>
    <w:rPr>
      <w:rFonts w:eastAsiaTheme="majorEastAsia" w:cstheme="majorBidi"/>
      <w:bCs w:val="0"/>
      <w:iCs w:val="0"/>
      <w:caps w:val="0"/>
      <w:szCs w:val="26"/>
      <w:lang w:eastAsia="ru-RU"/>
    </w:rPr>
  </w:style>
  <w:style w:type="paragraph" w:customStyle="1" w:styleId="11">
    <w:name w:val="Уровень 1"/>
    <w:basedOn w:val="1"/>
    <w:uiPriority w:val="1"/>
    <w:qFormat/>
    <w:rsid w:val="005876E0"/>
    <w:pPr>
      <w:keepLines/>
      <w:widowControl w:val="0"/>
      <w:numPr>
        <w:numId w:val="25"/>
      </w:numPr>
      <w:tabs>
        <w:tab w:val="num" w:pos="360"/>
        <w:tab w:val="left" w:pos="709"/>
        <w:tab w:val="left" w:pos="851"/>
      </w:tabs>
      <w:suppressAutoHyphens/>
      <w:spacing w:after="0"/>
      <w:jc w:val="left"/>
    </w:pPr>
    <w:rPr>
      <w:rFonts w:eastAsiaTheme="majorEastAsia" w:cstheme="majorBidi"/>
      <w:bCs w:val="0"/>
      <w:caps w:val="0"/>
      <w:kern w:val="0"/>
      <w:sz w:val="32"/>
      <w:lang w:eastAsia="ru-RU"/>
    </w:rPr>
  </w:style>
  <w:style w:type="paragraph" w:customStyle="1" w:styleId="a">
    <w:name w:val="Четвертый уровень"/>
    <w:basedOn w:val="a0"/>
    <w:link w:val="Char1"/>
    <w:uiPriority w:val="99"/>
    <w:qFormat/>
    <w:rsid w:val="005876E0"/>
    <w:pPr>
      <w:widowControl w:val="0"/>
      <w:numPr>
        <w:ilvl w:val="3"/>
        <w:numId w:val="25"/>
      </w:numPr>
      <w:tabs>
        <w:tab w:val="left" w:pos="709"/>
      </w:tabs>
      <w:autoSpaceDE w:val="0"/>
      <w:autoSpaceDN w:val="0"/>
      <w:adjustRightInd w:val="0"/>
      <w:spacing w:before="120" w:after="120"/>
    </w:pPr>
    <w:rPr>
      <w:rFonts w:ascii="Arial" w:hAnsi="Arial" w:cs="Arial" w:eastAsiaTheme="minorEastAsia"/>
      <w:szCs w:val="24"/>
      <w:lang w:eastAsia="ru-RU"/>
    </w:rPr>
  </w:style>
  <w:style w:type="character" w:customStyle="1" w:styleId="Char1">
    <w:name w:val="Четвертый уровень Char"/>
    <w:basedOn w:val="a1"/>
    <w:link w:val="a"/>
    <w:uiPriority w:val="99"/>
    <w:rsid w:val="005876E0"/>
    <w:rPr>
      <w:rFonts w:ascii="Arial" w:hAnsi="Arial" w:cs="Arial" w:eastAsiaTheme="minorEastAsia"/>
      <w:sz w:val="24"/>
      <w:szCs w:val="24"/>
      <w:lang w:eastAsia="ru-RU"/>
    </w:rPr>
  </w:style>
  <w:style w:type="paragraph" w:customStyle="1" w:styleId="31">
    <w:name w:val="Уровень 3_"/>
    <w:basedOn w:val="a0"/>
    <w:uiPriority w:val="1"/>
    <w:qFormat/>
    <w:rsid w:val="005876E0"/>
    <w:pPr>
      <w:widowControl w:val="0"/>
      <w:numPr>
        <w:ilvl w:val="2"/>
        <w:numId w:val="25"/>
      </w:numPr>
      <w:tabs>
        <w:tab w:val="left" w:pos="851"/>
      </w:tabs>
      <w:autoSpaceDE w:val="0"/>
      <w:autoSpaceDN w:val="0"/>
      <w:adjustRightInd w:val="0"/>
      <w:spacing w:before="120" w:after="120"/>
      <w:ind w:left="0" w:right="360"/>
    </w:pPr>
    <w:rPr>
      <w:rFonts w:ascii="Arial" w:hAnsi="Arial" w:cs="Arial" w:eastAsiaTheme="minorEastAsia"/>
      <w:b/>
      <w:szCs w:val="24"/>
      <w:lang w:eastAsia="ru-RU"/>
    </w:rPr>
  </w:style>
  <w:style w:type="character" w:customStyle="1" w:styleId="affff0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1"/>
    <w:uiPriority w:val="34"/>
    <w:locked/>
    <w:rsid w:val="00804A8F"/>
  </w:style>
  <w:style w:type="paragraph" w:customStyle="1" w:styleId="affff1">
    <w:name w:val="САП_ТаблицаТекстЛ"/>
    <w:basedOn w:val="a0"/>
    <w:link w:val="affff2"/>
    <w:qFormat/>
    <w:rsid w:val="00D269D2"/>
    <w:pPr>
      <w:numPr>
        <w:ilvl w:val="12"/>
      </w:numPr>
      <w:spacing w:before="60"/>
    </w:pPr>
    <w:rPr>
      <w:iCs/>
      <w:sz w:val="22"/>
      <w:szCs w:val="20"/>
    </w:rPr>
  </w:style>
  <w:style w:type="character" w:customStyle="1" w:styleId="affff2">
    <w:name w:val="САП_ТаблицаТекстЛ Знак"/>
    <w:link w:val="affff1"/>
    <w:locked/>
    <w:rsid w:val="00D269D2"/>
    <w:rPr>
      <w:rFonts w:ascii="Times New Roman" w:hAnsi="Times New Roman" w:eastAsia="Times New Roman" w:cs="Times New Roman"/>
      <w:i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9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23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1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63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1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6.xml"/><Relationship Id="rId21" Type="http://schemas.openxmlformats.org/officeDocument/2006/relationships/image" Target="media/image6.png"/><Relationship Id="rId34" Type="http://schemas.openxmlformats.org/officeDocument/2006/relationships/package" Target="embeddings/_____Microsoft_Excel3.xlsx"/><Relationship Id="rId42" Type="http://schemas.openxmlformats.org/officeDocument/2006/relationships/oleObject" Target="embeddings/_________Microsoft_Word_97_20032.doc"/><Relationship Id="rId47" Type="http://schemas.openxmlformats.org/officeDocument/2006/relationships/image" Target="media/image20.emf"/><Relationship Id="rId50" Type="http://schemas.openxmlformats.org/officeDocument/2006/relationships/oleObject" Target="embeddings/_________Microsoft_Word_97_20036.doc"/><Relationship Id="rId55" Type="http://schemas.openxmlformats.org/officeDocument/2006/relationships/package" Target="embeddings/_____Microsoft_Excel6.xlsx"/><Relationship Id="rId63" Type="http://schemas.openxmlformats.org/officeDocument/2006/relationships/package" Target="embeddings/_____Microsoft_Excel10.xlsx"/><Relationship Id="rId68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9" Type="http://schemas.openxmlformats.org/officeDocument/2006/relationships/image" Target="media/image11.emf"/><Relationship Id="rId11" Type="http://schemas.openxmlformats.org/officeDocument/2006/relationships/header" Target="header1.xml"/><Relationship Id="rId24" Type="http://schemas.openxmlformats.org/officeDocument/2006/relationships/image" Target="media/image9.png"/><Relationship Id="rId32" Type="http://schemas.openxmlformats.org/officeDocument/2006/relationships/package" Target="embeddings/_____Microsoft_Excel2.xlsx"/><Relationship Id="rId37" Type="http://schemas.openxmlformats.org/officeDocument/2006/relationships/image" Target="media/image15.emf"/><Relationship Id="rId40" Type="http://schemas.openxmlformats.org/officeDocument/2006/relationships/oleObject" Target="embeddings/_________Microsoft_Word_97_20031.doc"/><Relationship Id="rId45" Type="http://schemas.openxmlformats.org/officeDocument/2006/relationships/image" Target="media/image19.emf"/><Relationship Id="rId53" Type="http://schemas.openxmlformats.org/officeDocument/2006/relationships/image" Target="media/image23.emf"/><Relationship Id="rId58" Type="http://schemas.openxmlformats.org/officeDocument/2006/relationships/image" Target="media/image25.emf"/><Relationship Id="rId66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package" Target="embeddings/_____Microsoft_Excel9.xlsx"/><Relationship Id="rId19" Type="http://schemas.openxmlformats.org/officeDocument/2006/relationships/image" Target="media/image4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0.emf"/><Relationship Id="rId30" Type="http://schemas.openxmlformats.org/officeDocument/2006/relationships/package" Target="embeddings/_____Microsoft_Excel1.xlsx"/><Relationship Id="rId35" Type="http://schemas.openxmlformats.org/officeDocument/2006/relationships/image" Target="media/image14.emf"/><Relationship Id="rId43" Type="http://schemas.openxmlformats.org/officeDocument/2006/relationships/image" Target="media/image18.emf"/><Relationship Id="rId48" Type="http://schemas.openxmlformats.org/officeDocument/2006/relationships/oleObject" Target="embeddings/_________Microsoft_Word_97_20035.doc"/><Relationship Id="rId56" Type="http://schemas.openxmlformats.org/officeDocument/2006/relationships/image" Target="media/image24.emf"/><Relationship Id="rId64" Type="http://schemas.openxmlformats.org/officeDocument/2006/relationships/image" Target="media/image28.emf"/><Relationship Id="rId8" Type="http://schemas.openxmlformats.org/officeDocument/2006/relationships/webSettings" Target="webSettings.xml"/><Relationship Id="rId51" Type="http://schemas.openxmlformats.org/officeDocument/2006/relationships/image" Target="media/image22.emf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hyperlink" Target="https://corp.polyus.com/ERP/ERPDocuments/00_&#1059;&#1087;&#1088;&#1072;&#1074;&#1083;&#1077;&#1085;&#1080;&#1077;%20&#1087;&#1088;&#1086;&#1077;&#1082;&#1090;&#1086;&#1084;/02_&#1056;&#1077;&#1077;&#1089;&#1090;&#1088;&#1099;%20&#1080;%20&#1089;&#1087;&#1080;&#1089;&#1082;&#1080;/04_&#1043;&#1083;&#1086;&#1089;&#1089;&#1072;&#1088;&#1080;&#1081;" TargetMode="External"/><Relationship Id="rId25" Type="http://schemas.openxmlformats.org/officeDocument/2006/relationships/header" Target="header5.xml"/><Relationship Id="rId33" Type="http://schemas.openxmlformats.org/officeDocument/2006/relationships/image" Target="media/image13.emf"/><Relationship Id="rId38" Type="http://schemas.openxmlformats.org/officeDocument/2006/relationships/oleObject" Target="embeddings/_________Microsoft_Word_97_2003.doc"/><Relationship Id="rId46" Type="http://schemas.openxmlformats.org/officeDocument/2006/relationships/oleObject" Target="embeddings/_________Microsoft_Word_97_20034.doc"/><Relationship Id="rId59" Type="http://schemas.openxmlformats.org/officeDocument/2006/relationships/package" Target="embeddings/_____Microsoft_Excel8.xlsx"/><Relationship Id="rId67" Type="http://schemas.microsoft.com/office/2011/relationships/people" Target="people.xml"/><Relationship Id="rId20" Type="http://schemas.openxmlformats.org/officeDocument/2006/relationships/image" Target="media/image5.png"/><Relationship Id="rId41" Type="http://schemas.openxmlformats.org/officeDocument/2006/relationships/image" Target="media/image17.emf"/><Relationship Id="rId54" Type="http://schemas.openxmlformats.org/officeDocument/2006/relationships/package" Target="embeddings/_____Microsoft_Excel5.xlsx"/><Relationship Id="rId62" Type="http://schemas.openxmlformats.org/officeDocument/2006/relationships/image" Target="media/image27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image" Target="media/image8.png"/><Relationship Id="rId28" Type="http://schemas.openxmlformats.org/officeDocument/2006/relationships/package" Target="embeddings/_____Microsoft_Excel.xlsx"/><Relationship Id="rId36" Type="http://schemas.openxmlformats.org/officeDocument/2006/relationships/oleObject" Target="embeddings/_____Microsoft_Excel_97-2003.xls"/><Relationship Id="rId49" Type="http://schemas.openxmlformats.org/officeDocument/2006/relationships/image" Target="media/image21.emf"/><Relationship Id="rId57" Type="http://schemas.openxmlformats.org/officeDocument/2006/relationships/package" Target="embeddings/_____Microsoft_Excel7.xlsx"/><Relationship Id="rId10" Type="http://schemas.openxmlformats.org/officeDocument/2006/relationships/endnotes" Target="endnotes.xml"/><Relationship Id="rId31" Type="http://schemas.openxmlformats.org/officeDocument/2006/relationships/image" Target="media/image12.emf"/><Relationship Id="rId44" Type="http://schemas.openxmlformats.org/officeDocument/2006/relationships/oleObject" Target="embeddings/_________Microsoft_Word_97_20033.doc"/><Relationship Id="rId52" Type="http://schemas.openxmlformats.org/officeDocument/2006/relationships/package" Target="embeddings/_____Microsoft_Excel4.xlsx"/><Relationship Id="rId60" Type="http://schemas.openxmlformats.org/officeDocument/2006/relationships/image" Target="media/image26.emf"/><Relationship Id="rId65" Type="http://schemas.openxmlformats.org/officeDocument/2006/relationships/package" Target="embeddings/_____Microsoft_Excel11.xls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image" Target="media/image3.png"/><Relationship Id="rId39" Type="http://schemas.openxmlformats.org/officeDocument/2006/relationships/image" Target="media/image1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98B76A-4BA9-47EC-AB5F-D88C6486EC56}">
  <ds:schemaRefs>
    <ds:schemaRef ds:uri="http://schemas.openxmlformats.org/package/2006/metadata/core-properties"/>
    <ds:schemaRef ds:uri="http://purl.org/dc/terms/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9F1FD25-BBCD-416E-BFE0-14EF0C338C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BF2E8D-310B-4C34-B5DE-9441212E8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157</Pages>
  <Words>47791</Words>
  <Characters>272413</Characters>
  <Application>Microsoft Office Word</Application>
  <DocSecurity>0</DocSecurity>
  <Lines>2270</Lines>
  <Paragraphs>639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319565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PodlesnykhAYU</dc:creator>
  <cp:keywords/>
  <dc:description/>
  <cp:lastModifiedBy>ParamonovaEA</cp:lastModifiedBy>
  <cp:revision>5</cp:revision>
  <cp:lastPrinted>2018-02-09T14:40:00Z</cp:lastPrinted>
  <dcterms:created xsi:type="dcterms:W3CDTF">2021-04-07T13:22:00Z</dcterms:created>
  <dcterms:modified xsi:type="dcterms:W3CDTF">2021-04-16T05:44:00Z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</Properties>
</file>