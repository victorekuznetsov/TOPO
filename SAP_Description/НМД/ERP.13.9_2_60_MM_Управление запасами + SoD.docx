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doc" ContentType="application/msword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6B75E" w14:textId="77777777" w:rsidR="00F66ECE" w:rsidRPr="00A77240" w:rsidRDefault="00F66ECE" w:rsidP="00F66ECE">
      <w:pPr>
        <w:rPr>
          <w:rFonts w:ascii="Arial" w:hAnsi="Arial" w:cs="Arial"/>
          <w:lang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056556FC" w14:textId="77777777" w:rsidR="00F66ECE" w:rsidRPr="00A77240" w:rsidRDefault="00F66ECE" w:rsidP="00F66ECE">
      <w:pPr>
        <w:rPr>
          <w:rFonts w:ascii="Arial" w:hAnsi="Arial" w:cs="Arial"/>
          <w:lang w:eastAsia="ru-RU"/>
        </w:rPr>
      </w:pPr>
    </w:p>
    <w:p w14:paraId="1BC6C01D" w14:textId="77777777" w:rsidR="00F66ECE" w:rsidRPr="00A77240" w:rsidRDefault="00F66ECE" w:rsidP="00F66ECE">
      <w:pPr>
        <w:rPr>
          <w:rFonts w:ascii="Arial" w:hAnsi="Arial" w:cs="Arial"/>
          <w:lang w:eastAsia="ru-RU"/>
        </w:rPr>
      </w:pPr>
    </w:p>
    <w:p w14:paraId="32C4E5B6" w14:textId="77777777" w:rsidR="00F66ECE" w:rsidRPr="00A77240" w:rsidRDefault="00F66ECE" w:rsidP="00F66ECE">
      <w:pPr>
        <w:rPr>
          <w:rFonts w:ascii="Arial" w:hAnsi="Arial" w:cs="Arial"/>
          <w:lang w:eastAsia="ru-RU"/>
        </w:rPr>
      </w:pPr>
    </w:p>
    <w:p w14:paraId="46AD5467" w14:textId="77777777" w:rsidR="00F66ECE" w:rsidRPr="00A77240" w:rsidRDefault="00F66ECE" w:rsidP="00F66ECE">
      <w:pPr>
        <w:rPr>
          <w:rFonts w:ascii="Arial" w:hAnsi="Arial" w:cs="Arial"/>
          <w:lang w:eastAsia="ru-RU"/>
        </w:rPr>
      </w:pPr>
    </w:p>
    <w:p w14:paraId="028BD2BB" w14:textId="77777777" w:rsidR="00F66ECE" w:rsidRPr="00A77240" w:rsidRDefault="00F66ECE" w:rsidP="00F66ECE">
      <w:pPr>
        <w:rPr>
          <w:rFonts w:ascii="Arial" w:hAnsi="Arial" w:cs="Arial"/>
          <w:lang w:eastAsia="ru-RU"/>
        </w:rPr>
      </w:pPr>
    </w:p>
    <w:p w14:paraId="49200535" w14:textId="77777777" w:rsidR="00F66ECE" w:rsidRPr="00A77240" w:rsidRDefault="00F66ECE" w:rsidP="00F66ECE">
      <w:pPr>
        <w:rPr>
          <w:rFonts w:ascii="Arial" w:hAnsi="Arial" w:cs="Arial"/>
          <w:lang w:eastAsia="ru-RU"/>
        </w:rPr>
      </w:pPr>
    </w:p>
    <w:p w14:paraId="6C74A1B6" w14:textId="77777777" w:rsidR="00193343" w:rsidRPr="00A77240" w:rsidRDefault="00193343" w:rsidP="00F66ECE">
      <w:pPr>
        <w:rPr>
          <w:rFonts w:ascii="Arial" w:hAnsi="Arial" w:cs="Arial"/>
          <w:lang w:eastAsia="ru-RU"/>
        </w:rPr>
      </w:pPr>
    </w:p>
    <w:p w14:paraId="516CC3B2" w14:textId="77777777" w:rsidR="00193343" w:rsidRPr="00A77240" w:rsidRDefault="00193343" w:rsidP="00F66ECE">
      <w:pPr>
        <w:rPr>
          <w:rFonts w:ascii="Arial" w:hAnsi="Arial" w:cs="Arial"/>
          <w:lang w:eastAsia="ru-RU"/>
        </w:rPr>
      </w:pPr>
    </w:p>
    <w:p w14:paraId="549C51D0" w14:textId="77777777" w:rsidR="00193343" w:rsidRPr="00A77240" w:rsidRDefault="00193343" w:rsidP="00F66ECE">
      <w:pPr>
        <w:rPr>
          <w:rFonts w:ascii="Arial" w:hAnsi="Arial" w:cs="Arial"/>
          <w:lang w:eastAsia="ru-RU"/>
        </w:rPr>
      </w:pPr>
    </w:p>
    <w:p w14:paraId="0BFB83B7" w14:textId="77777777" w:rsidR="00193343" w:rsidRPr="00A77240" w:rsidRDefault="00193343" w:rsidP="00F66ECE">
      <w:pPr>
        <w:rPr>
          <w:rFonts w:ascii="Arial" w:hAnsi="Arial" w:cs="Arial"/>
          <w:lang w:eastAsia="ru-RU"/>
        </w:rPr>
      </w:pPr>
    </w:p>
    <w:p w14:paraId="4AF8AD37" w14:textId="77777777" w:rsidR="00193343" w:rsidRPr="00A77240" w:rsidRDefault="00193343" w:rsidP="00F66ECE">
      <w:pPr>
        <w:rPr>
          <w:rFonts w:ascii="Arial" w:hAnsi="Arial" w:cs="Arial"/>
          <w:lang w:eastAsia="ru-RU"/>
        </w:rPr>
      </w:pPr>
    </w:p>
    <w:p w14:paraId="4119F77D" w14:textId="77777777" w:rsidR="00F66ECE" w:rsidRPr="00A77240" w:rsidRDefault="00F66ECE" w:rsidP="00F66ECE">
      <w:pPr>
        <w:rPr>
          <w:rFonts w:ascii="Arial" w:hAnsi="Arial" w:cs="Arial"/>
          <w:lang w:eastAsia="ru-RU"/>
        </w:rPr>
      </w:pPr>
    </w:p>
    <w:p w14:paraId="1C384E74" w14:textId="77777777" w:rsidR="00F66ECE" w:rsidRPr="00A77240" w:rsidRDefault="00F66ECE" w:rsidP="00CD470D">
      <w:pPr>
        <w:rPr>
          <w:rFonts w:ascii="Arial" w:hAnsi="Arial" w:cs="Arial"/>
          <w:lang w:eastAsia="ru-RU"/>
        </w:rPr>
      </w:pPr>
      <w:r w:rsidRPr="00A77240">
        <w:rPr>
          <w:rFonts w:ascii="Arial" w:hAnsi="Arial" w:cs="Arial"/>
          <w:lang w:eastAsia="ru-RU"/>
        </w:rPr>
        <w:tab/>
      </w:r>
    </w:p>
    <w:p w14:paraId="37267C07" w14:textId="212A0DD7" w:rsidR="00F66ECE" w:rsidRPr="00A77240" w:rsidRDefault="00D000BA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A77240">
        <w:rPr>
          <w:rFonts w:ascii="Arial" w:hAnsi="Arial" w:cs="Arial"/>
          <w:b/>
          <w:sz w:val="32"/>
          <w:szCs w:val="32"/>
        </w:rPr>
        <w:t>КОНЦЕПТУАЛЬНЫЙ ДИЗАЙН</w:t>
      </w:r>
    </w:p>
    <w:p w14:paraId="6561AED8" w14:textId="77777777" w:rsidR="00916FAB" w:rsidRPr="00A77240" w:rsidRDefault="00916FAB" w:rsidP="007A6F0E">
      <w:pPr>
        <w:jc w:val="center"/>
        <w:rPr>
          <w:rFonts w:ascii="Arial" w:hAnsi="Arial" w:cs="Arial"/>
          <w:b/>
          <w:sz w:val="32"/>
          <w:szCs w:val="32"/>
        </w:rPr>
      </w:pPr>
    </w:p>
    <w:p w14:paraId="79A9CC71" w14:textId="7F36A45C" w:rsidR="00EC00D2" w:rsidRPr="00A77240" w:rsidRDefault="00FD74EE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A77240">
        <w:rPr>
          <w:rFonts w:ascii="Arial" w:hAnsi="Arial" w:cs="Arial"/>
          <w:bCs/>
          <w:kern w:val="32"/>
          <w:sz w:val="32"/>
          <w:szCs w:val="32"/>
        </w:rPr>
        <w:t>МАТЕРИАЛЬНО-ТЕХНИЧЕСКОЕ ОБЕСПЕЧЕНИЕ</w:t>
      </w:r>
    </w:p>
    <w:p w14:paraId="0678860B" w14:textId="57F1FDFE" w:rsidR="00EC00D2" w:rsidRPr="00A77240" w:rsidRDefault="00916FAB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A77240">
        <w:rPr>
          <w:rFonts w:ascii="Arial" w:hAnsi="Arial" w:cs="Arial"/>
          <w:bCs/>
          <w:kern w:val="32"/>
          <w:sz w:val="32"/>
          <w:szCs w:val="32"/>
        </w:rPr>
        <w:t xml:space="preserve"> </w:t>
      </w:r>
    </w:p>
    <w:p w14:paraId="5A56FA80" w14:textId="32081E72" w:rsidR="000F6264" w:rsidRPr="00A77240" w:rsidRDefault="00412804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A77240">
        <w:rPr>
          <w:rFonts w:ascii="Arial" w:hAnsi="Arial" w:cs="Arial"/>
          <w:bCs/>
          <w:kern w:val="32"/>
          <w:sz w:val="32"/>
          <w:szCs w:val="32"/>
        </w:rPr>
        <w:t>УПРАВЛЕНИЕ ЗАПАСАМИ</w:t>
      </w:r>
    </w:p>
    <w:p w14:paraId="3DDA71E2" w14:textId="004FC672" w:rsidR="00916FAB" w:rsidRPr="00A77240" w:rsidRDefault="00916FAB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</w:p>
    <w:p w14:paraId="0F7CA0A4" w14:textId="4ADF521C" w:rsidR="00916FAB" w:rsidRPr="00A77240" w:rsidRDefault="00916FAB" w:rsidP="00EA3237">
      <w:pPr>
        <w:jc w:val="center"/>
        <w:rPr>
          <w:rFonts w:ascii="Arial" w:hAnsi="Arial" w:cs="Arial"/>
          <w:color w:val="FF0000"/>
          <w:sz w:val="32"/>
          <w:szCs w:val="32"/>
        </w:rPr>
      </w:pPr>
      <w:r w:rsidRPr="00A77240">
        <w:rPr>
          <w:rFonts w:ascii="Arial" w:hAnsi="Arial" w:cs="Arial"/>
          <w:sz w:val="32"/>
          <w:szCs w:val="32"/>
          <w:lang w:val="en-US"/>
        </w:rPr>
        <w:t>ERP</w:t>
      </w:r>
      <w:r w:rsidR="001171BB">
        <w:rPr>
          <w:rFonts w:ascii="Arial" w:hAnsi="Arial" w:cs="Arial"/>
          <w:sz w:val="32"/>
          <w:szCs w:val="32"/>
        </w:rPr>
        <w:t>.</w:t>
      </w:r>
      <w:r w:rsidR="00F92878" w:rsidRPr="00AB244B">
        <w:rPr>
          <w:rFonts w:ascii="Arial" w:hAnsi="Arial" w:cs="Arial"/>
          <w:sz w:val="32"/>
          <w:szCs w:val="32"/>
        </w:rPr>
        <w:t>13.</w:t>
      </w:r>
      <w:r w:rsidR="001171BB">
        <w:rPr>
          <w:rFonts w:ascii="Arial" w:hAnsi="Arial" w:cs="Arial"/>
          <w:sz w:val="32"/>
          <w:szCs w:val="32"/>
        </w:rPr>
        <w:t>9</w:t>
      </w:r>
      <w:r w:rsidR="00F92878" w:rsidRPr="00AB244B">
        <w:rPr>
          <w:rFonts w:ascii="Arial" w:hAnsi="Arial" w:cs="Arial"/>
          <w:sz w:val="32"/>
          <w:szCs w:val="32"/>
        </w:rPr>
        <w:t>_2_</w:t>
      </w:r>
      <w:r w:rsidR="005B719C" w:rsidRPr="00A77240">
        <w:rPr>
          <w:rFonts w:ascii="Arial" w:hAnsi="Arial" w:cs="Arial"/>
          <w:sz w:val="32"/>
          <w:szCs w:val="32"/>
        </w:rPr>
        <w:t>6</w:t>
      </w:r>
      <w:r w:rsidR="00412804" w:rsidRPr="00A77240">
        <w:rPr>
          <w:rFonts w:ascii="Arial" w:hAnsi="Arial" w:cs="Arial"/>
          <w:sz w:val="32"/>
          <w:szCs w:val="32"/>
        </w:rPr>
        <w:t>0</w:t>
      </w:r>
      <w:r w:rsidR="00F92878" w:rsidRPr="00AB244B">
        <w:rPr>
          <w:rFonts w:ascii="Arial" w:hAnsi="Arial" w:cs="Arial"/>
          <w:sz w:val="32"/>
          <w:szCs w:val="32"/>
        </w:rPr>
        <w:t>_</w:t>
      </w:r>
      <w:r w:rsidR="00F92878">
        <w:rPr>
          <w:rFonts w:ascii="Arial" w:hAnsi="Arial" w:cs="Arial"/>
          <w:sz w:val="32"/>
          <w:szCs w:val="32"/>
          <w:lang w:val="en-US"/>
        </w:rPr>
        <w:t>MM</w:t>
      </w:r>
    </w:p>
    <w:p w14:paraId="2F2D3A9B" w14:textId="752E0FD1" w:rsidR="00916FAB" w:rsidRPr="00A77240" w:rsidRDefault="00916FAB" w:rsidP="00EA3237">
      <w:pPr>
        <w:jc w:val="center"/>
        <w:rPr>
          <w:rFonts w:ascii="Arial" w:hAnsi="Arial" w:cs="Arial"/>
          <w:color w:val="FF0000"/>
          <w:sz w:val="32"/>
          <w:szCs w:val="32"/>
        </w:rPr>
      </w:pPr>
    </w:p>
    <w:p w14:paraId="0321B805" w14:textId="33DF2B94" w:rsidR="00916FAB" w:rsidRPr="00A77240" w:rsidRDefault="00916FAB" w:rsidP="00EA3237">
      <w:pPr>
        <w:jc w:val="center"/>
        <w:rPr>
          <w:rFonts w:ascii="Arial" w:hAnsi="Arial" w:cs="Arial"/>
          <w:sz w:val="32"/>
          <w:szCs w:val="32"/>
        </w:rPr>
      </w:pPr>
    </w:p>
    <w:p w14:paraId="6E93158E" w14:textId="77777777" w:rsidR="00425DB8" w:rsidRPr="00337EBC" w:rsidRDefault="00425DB8" w:rsidP="00425DB8">
      <w:pPr>
        <w:jc w:val="center"/>
        <w:rPr>
          <w:ins w:id="4" w:author="Sintsova Margarita" w:date="2020-04-21T13:07:00Z"/>
          <w:rFonts w:ascii="Arial" w:hAnsi="Arial" w:cs="Arial"/>
          <w:sz w:val="32"/>
          <w:szCs w:val="32"/>
        </w:rPr>
      </w:pPr>
      <w:ins w:id="5" w:author="Sintsova Margarita" w:date="2020-04-21T13:07:00Z">
        <w:r w:rsidRPr="00337EBC">
          <w:rPr>
            <w:rFonts w:ascii="Arial" w:hAnsi="Arial" w:cs="Arial"/>
            <w:bCs/>
            <w:kern w:val="32"/>
            <w:sz w:val="32"/>
            <w:szCs w:val="32"/>
          </w:rPr>
          <w:t>317102. Внедрение «пилота» и стабилизация решения</w:t>
        </w:r>
      </w:ins>
    </w:p>
    <w:p w14:paraId="13978989" w14:textId="67E8F1DA" w:rsidR="00916FAB" w:rsidRPr="00A77240" w:rsidDel="00425DB8" w:rsidRDefault="00916FAB" w:rsidP="00EA3237">
      <w:pPr>
        <w:jc w:val="center"/>
        <w:rPr>
          <w:del w:id="6" w:author="Sintsova Margarita" w:date="2020-04-21T13:07:00Z"/>
          <w:rFonts w:ascii="Arial" w:hAnsi="Arial" w:cs="Arial"/>
          <w:sz w:val="32"/>
          <w:szCs w:val="32"/>
        </w:rPr>
      </w:pPr>
      <w:del w:id="7" w:author="Sintsova Margarita" w:date="2020-04-21T13:07:00Z">
        <w:r w:rsidRPr="00A77240" w:rsidDel="00425DB8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delText xml:space="preserve">317101. Проектирование </w:delText>
        </w:r>
        <w:r w:rsidRPr="00A77240" w:rsidDel="00425DB8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val="en-US" w:eastAsia="ru-RU"/>
          </w:rPr>
          <w:delText>SAP</w:delText>
        </w:r>
        <w:r w:rsidRPr="00A77240" w:rsidDel="00425DB8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delText xml:space="preserve"> </w:delText>
        </w:r>
        <w:r w:rsidRPr="00A77240" w:rsidDel="00425DB8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val="en-US" w:eastAsia="ru-RU"/>
          </w:rPr>
          <w:delText>ERP</w:delText>
        </w:r>
      </w:del>
    </w:p>
    <w:p w14:paraId="55D4DACA" w14:textId="77777777" w:rsidR="000F6264" w:rsidRPr="00A77240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61DA4C80" w14:textId="77777777" w:rsidR="00F66ECE" w:rsidRPr="00A77240" w:rsidRDefault="00F66ECE" w:rsidP="00CD470D">
      <w:pPr>
        <w:rPr>
          <w:rFonts w:ascii="Arial" w:hAnsi="Arial" w:cs="Arial"/>
        </w:rPr>
      </w:pPr>
    </w:p>
    <w:p w14:paraId="0EB5B188" w14:textId="77777777" w:rsidR="002E67E7" w:rsidRPr="00A77240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B685883" w14:textId="77777777" w:rsidR="00FA3F4E" w:rsidRPr="00A77240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D189CF1" w14:textId="77777777" w:rsidR="00FA3F4E" w:rsidRPr="00A77240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4498D0F" w14:textId="77777777" w:rsidR="00193343" w:rsidRPr="00A77240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4B56B8B" w14:textId="77777777" w:rsidR="00193343" w:rsidRPr="00A77240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473C677" w14:textId="77777777" w:rsidR="00193343" w:rsidRPr="00A77240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8918EFD" w14:textId="77777777" w:rsidR="00FA3F4E" w:rsidRPr="00A77240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3272586" w14:textId="77777777" w:rsidR="00FA3F4E" w:rsidRPr="00A77240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FD76690" w14:textId="77777777" w:rsidR="00FA3F4E" w:rsidRPr="00A77240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8D7A057" w14:textId="77777777" w:rsidR="00FA3F4E" w:rsidRPr="00A77240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32EFAC2" w14:textId="77777777" w:rsidR="00175B15" w:rsidRPr="00A77240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C568D17" w14:textId="77777777" w:rsidR="00175B15" w:rsidRPr="00A77240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F6F7010" w14:textId="77777777" w:rsidR="00175B15" w:rsidRPr="00A77240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18F8C66" w14:textId="77777777" w:rsidR="00175B15" w:rsidRPr="00A77240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B09EC77" w14:textId="77777777" w:rsidR="008F456C" w:rsidRPr="00A77240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6C148AD" w14:textId="77777777" w:rsidR="008F456C" w:rsidRPr="00A77240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00DFE93" w14:textId="77777777" w:rsidR="008F456C" w:rsidRPr="00A77240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3EC0C31" w14:textId="77777777" w:rsidR="008F456C" w:rsidRPr="00A77240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19C95E2" w14:textId="2B1AE8E1" w:rsidR="00D12ECC" w:rsidRPr="00A77240" w:rsidRDefault="00DF6E84" w:rsidP="00175B15">
      <w:pPr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Москва 202</w:t>
      </w:r>
      <w:r>
        <w:rPr>
          <w:rFonts w:ascii="Arial" w:hAnsi="Arial" w:cs="Arial"/>
          <w:b/>
          <w:sz w:val="22"/>
          <w:lang w:val="en-US"/>
        </w:rPr>
        <w:t>1</w:t>
      </w:r>
    </w:p>
    <w:p w14:paraId="0F2ED007" w14:textId="77777777" w:rsidR="00D12ECC" w:rsidRPr="00A77240" w:rsidRDefault="00D12ECC">
      <w:pPr>
        <w:spacing w:after="200" w:line="276" w:lineRule="auto"/>
        <w:jc w:val="left"/>
        <w:rPr>
          <w:rFonts w:ascii="Arial" w:hAnsi="Arial" w:cs="Arial"/>
          <w:b/>
          <w:sz w:val="20"/>
        </w:rPr>
      </w:pPr>
      <w:r w:rsidRPr="00A77240">
        <w:rPr>
          <w:rFonts w:ascii="Arial" w:hAnsi="Arial" w:cs="Arial"/>
          <w:b/>
          <w:sz w:val="20"/>
        </w:rPr>
        <w:br w:type="page"/>
      </w:r>
    </w:p>
    <w:p w14:paraId="11EF569E" w14:textId="59F2A2E5" w:rsidR="003701C2" w:rsidRPr="00A77240" w:rsidRDefault="003701C2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lastRenderedPageBreak/>
        <w:t xml:space="preserve">Таблица </w:t>
      </w:r>
      <w:r w:rsidR="00106AE3" w:rsidRPr="00A77240">
        <w:rPr>
          <w:rFonts w:ascii="Arial" w:hAnsi="Arial" w:cs="Arial"/>
          <w:b/>
          <w:sz w:val="22"/>
        </w:rPr>
        <w:fldChar w:fldCharType="begin"/>
      </w:r>
      <w:r w:rsidR="00106AE3"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1</w:t>
      </w:r>
      <w:r w:rsidR="00106AE3" w:rsidRPr="00A77240">
        <w:rPr>
          <w:rFonts w:ascii="Arial" w:hAnsi="Arial" w:cs="Arial"/>
          <w:b/>
          <w:noProof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>. История изменений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82"/>
        <w:gridCol w:w="1372"/>
        <w:gridCol w:w="5640"/>
        <w:gridCol w:w="1982"/>
      </w:tblGrid>
      <w:tr w:rsidR="00175B15" w:rsidRPr="00A77240" w14:paraId="4239B57A" w14:textId="77777777" w:rsidTr="009355EA">
        <w:trPr>
          <w:cantSplit/>
          <w:trHeight w:val="397"/>
          <w:tblHeader/>
        </w:trPr>
        <w:tc>
          <w:tcPr>
            <w:tcW w:w="581" w:type="pct"/>
            <w:shd w:val="clear" w:color="auto" w:fill="FFC000"/>
            <w:vAlign w:val="center"/>
          </w:tcPr>
          <w:p w14:paraId="25DA961C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Версия</w:t>
            </w:r>
          </w:p>
        </w:tc>
        <w:tc>
          <w:tcPr>
            <w:tcW w:w="674" w:type="pct"/>
            <w:shd w:val="clear" w:color="auto" w:fill="FFC000"/>
            <w:vAlign w:val="center"/>
          </w:tcPr>
          <w:p w14:paraId="4DBD782D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771" w:type="pct"/>
            <w:shd w:val="clear" w:color="auto" w:fill="FFC000"/>
            <w:vAlign w:val="center"/>
          </w:tcPr>
          <w:p w14:paraId="78B8458A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Комментарий</w:t>
            </w:r>
          </w:p>
        </w:tc>
        <w:tc>
          <w:tcPr>
            <w:tcW w:w="974" w:type="pct"/>
            <w:shd w:val="clear" w:color="auto" w:fill="FFC000"/>
            <w:vAlign w:val="center"/>
          </w:tcPr>
          <w:p w14:paraId="5050AE40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Автор</w:t>
            </w:r>
          </w:p>
        </w:tc>
      </w:tr>
      <w:tr w:rsidR="00175B15" w:rsidRPr="00A77240" w14:paraId="38C4B769" w14:textId="77777777" w:rsidTr="00927CCC">
        <w:trPr>
          <w:cantSplit/>
        </w:trPr>
        <w:tc>
          <w:tcPr>
            <w:tcW w:w="581" w:type="pct"/>
          </w:tcPr>
          <w:p w14:paraId="3AF3D633" w14:textId="2CA834EA" w:rsidR="00175B15" w:rsidRPr="002538B2" w:rsidRDefault="00452644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1.0</w:t>
            </w:r>
          </w:p>
        </w:tc>
        <w:tc>
          <w:tcPr>
            <w:tcW w:w="674" w:type="pct"/>
          </w:tcPr>
          <w:p w14:paraId="376D23F1" w14:textId="6729E6C2" w:rsidR="00175B15" w:rsidRPr="002538B2" w:rsidRDefault="00452644" w:rsidP="00B778C7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10</w:t>
            </w:r>
            <w:r w:rsidR="002538B2">
              <w:rPr>
                <w:rFonts w:ascii="Arial" w:hAnsi="Arial" w:cs="Arial"/>
                <w:sz w:val="20"/>
                <w:lang w:val="en-US"/>
              </w:rPr>
              <w:t>.08.2018</w:t>
            </w:r>
          </w:p>
        </w:tc>
        <w:tc>
          <w:tcPr>
            <w:tcW w:w="2771" w:type="pct"/>
          </w:tcPr>
          <w:p w14:paraId="71089DFA" w14:textId="2DB87620" w:rsidR="00175B15" w:rsidRPr="00452644" w:rsidRDefault="00452644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КД по Управлению запасами</w:t>
            </w:r>
          </w:p>
        </w:tc>
        <w:tc>
          <w:tcPr>
            <w:tcW w:w="974" w:type="pct"/>
          </w:tcPr>
          <w:p w14:paraId="4ECA0D4F" w14:textId="77777777" w:rsidR="00452644" w:rsidRDefault="00452644" w:rsidP="00452644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452644">
              <w:rPr>
                <w:rFonts w:ascii="Arial" w:hAnsi="Arial" w:cs="Arial"/>
                <w:sz w:val="20"/>
                <w:lang w:val="en-US"/>
              </w:rPr>
              <w:t>Худяков</w:t>
            </w:r>
            <w:proofErr w:type="spellEnd"/>
            <w:r w:rsidRPr="00452644">
              <w:rPr>
                <w:rFonts w:ascii="Arial" w:hAnsi="Arial" w:cs="Arial"/>
                <w:sz w:val="20"/>
                <w:lang w:val="en-US"/>
              </w:rPr>
              <w:t xml:space="preserve"> Р.</w:t>
            </w:r>
          </w:p>
          <w:p w14:paraId="72A18052" w14:textId="5BF49C95" w:rsidR="00175B15" w:rsidRPr="00452644" w:rsidRDefault="00452644" w:rsidP="00452644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452644">
              <w:rPr>
                <w:rFonts w:ascii="Arial" w:hAnsi="Arial" w:cs="Arial"/>
                <w:sz w:val="20"/>
                <w:lang w:val="en-US"/>
              </w:rPr>
              <w:t>Груздев</w:t>
            </w:r>
            <w:proofErr w:type="spellEnd"/>
            <w:r w:rsidRPr="00452644">
              <w:rPr>
                <w:rFonts w:ascii="Arial" w:hAnsi="Arial" w:cs="Arial"/>
                <w:sz w:val="20"/>
                <w:lang w:val="en-US"/>
              </w:rPr>
              <w:t xml:space="preserve"> А.</w:t>
            </w:r>
          </w:p>
        </w:tc>
      </w:tr>
      <w:tr w:rsidR="00175B15" w:rsidRPr="00A77240" w14:paraId="78A25781" w14:textId="77777777" w:rsidTr="00927CCC">
        <w:trPr>
          <w:cantSplit/>
        </w:trPr>
        <w:tc>
          <w:tcPr>
            <w:tcW w:w="581" w:type="pct"/>
          </w:tcPr>
          <w:p w14:paraId="6DBD0717" w14:textId="366D0D5D" w:rsidR="00175B15" w:rsidRPr="00A77240" w:rsidRDefault="001D7CB1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1.1</w:t>
            </w:r>
          </w:p>
        </w:tc>
        <w:tc>
          <w:tcPr>
            <w:tcW w:w="674" w:type="pct"/>
          </w:tcPr>
          <w:p w14:paraId="07C5F64B" w14:textId="580B1287" w:rsidR="00175B15" w:rsidRPr="00A77240" w:rsidRDefault="001D7CB1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15.08.2018</w:t>
            </w:r>
          </w:p>
        </w:tc>
        <w:tc>
          <w:tcPr>
            <w:tcW w:w="2771" w:type="pct"/>
          </w:tcPr>
          <w:p w14:paraId="50865551" w14:textId="1E90785E" w:rsidR="00175B15" w:rsidRPr="00A77240" w:rsidRDefault="001D7CB1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Корректировка разделов по рискам и контрольным процедурам</w:t>
            </w:r>
            <w:r w:rsidR="0024665A">
              <w:rPr>
                <w:rFonts w:ascii="Arial" w:hAnsi="Arial" w:cs="Arial"/>
                <w:sz w:val="20"/>
              </w:rPr>
              <w:t>, устранение замечаний</w:t>
            </w:r>
          </w:p>
        </w:tc>
        <w:tc>
          <w:tcPr>
            <w:tcW w:w="974" w:type="pct"/>
          </w:tcPr>
          <w:p w14:paraId="3A0621A3" w14:textId="77777777" w:rsidR="001D7CB1" w:rsidRDefault="001D7CB1" w:rsidP="001D7CB1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452644">
              <w:rPr>
                <w:rFonts w:ascii="Arial" w:hAnsi="Arial" w:cs="Arial"/>
                <w:sz w:val="20"/>
                <w:lang w:val="en-US"/>
              </w:rPr>
              <w:t>Худяков</w:t>
            </w:r>
            <w:proofErr w:type="spellEnd"/>
            <w:r w:rsidRPr="00452644">
              <w:rPr>
                <w:rFonts w:ascii="Arial" w:hAnsi="Arial" w:cs="Arial"/>
                <w:sz w:val="20"/>
                <w:lang w:val="en-US"/>
              </w:rPr>
              <w:t xml:space="preserve"> Р.</w:t>
            </w:r>
          </w:p>
          <w:p w14:paraId="4C83D57F" w14:textId="18453D8A" w:rsidR="00175B15" w:rsidRPr="00A77240" w:rsidRDefault="001D7CB1" w:rsidP="001D7CB1">
            <w:pPr>
              <w:rPr>
                <w:rFonts w:ascii="Arial" w:hAnsi="Arial" w:cs="Arial"/>
                <w:sz w:val="20"/>
              </w:rPr>
            </w:pPr>
            <w:proofErr w:type="spellStart"/>
            <w:r w:rsidRPr="00452644">
              <w:rPr>
                <w:rFonts w:ascii="Arial" w:hAnsi="Arial" w:cs="Arial"/>
                <w:sz w:val="20"/>
                <w:lang w:val="en-US"/>
              </w:rPr>
              <w:t>Груздев</w:t>
            </w:r>
            <w:proofErr w:type="spellEnd"/>
            <w:r w:rsidRPr="00452644">
              <w:rPr>
                <w:rFonts w:ascii="Arial" w:hAnsi="Arial" w:cs="Arial"/>
                <w:sz w:val="20"/>
                <w:lang w:val="en-US"/>
              </w:rPr>
              <w:t xml:space="preserve"> А.</w:t>
            </w:r>
          </w:p>
        </w:tc>
      </w:tr>
      <w:tr w:rsidR="00175B15" w:rsidRPr="00A77240" w14:paraId="32232AD1" w14:textId="77777777" w:rsidTr="00927CCC">
        <w:trPr>
          <w:cantSplit/>
        </w:trPr>
        <w:tc>
          <w:tcPr>
            <w:tcW w:w="581" w:type="pct"/>
          </w:tcPr>
          <w:p w14:paraId="0703DF10" w14:textId="34ABCFD9" w:rsidR="00175B15" w:rsidRPr="00996B27" w:rsidRDefault="00EE1565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1.4</w:t>
            </w:r>
          </w:p>
        </w:tc>
        <w:tc>
          <w:tcPr>
            <w:tcW w:w="674" w:type="pct"/>
          </w:tcPr>
          <w:p w14:paraId="3A910B35" w14:textId="0A19BA9A" w:rsidR="00175B15" w:rsidRPr="00A77240" w:rsidRDefault="00963CDF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04.09</w:t>
            </w:r>
            <w:r w:rsidR="00096D52">
              <w:rPr>
                <w:rFonts w:ascii="Arial" w:hAnsi="Arial" w:cs="Arial"/>
                <w:sz w:val="20"/>
              </w:rPr>
              <w:t>.2018</w:t>
            </w:r>
          </w:p>
        </w:tc>
        <w:tc>
          <w:tcPr>
            <w:tcW w:w="2771" w:type="pct"/>
          </w:tcPr>
          <w:p w14:paraId="6967B20A" w14:textId="6B144FF5" w:rsidR="00175B15" w:rsidRPr="00A77240" w:rsidRDefault="00096D52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Устранение замечаний</w:t>
            </w:r>
          </w:p>
        </w:tc>
        <w:tc>
          <w:tcPr>
            <w:tcW w:w="974" w:type="pct"/>
          </w:tcPr>
          <w:p w14:paraId="167CD3AA" w14:textId="77777777" w:rsidR="00096D52" w:rsidRDefault="00096D52" w:rsidP="00096D5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452644">
              <w:rPr>
                <w:rFonts w:ascii="Arial" w:hAnsi="Arial" w:cs="Arial"/>
                <w:sz w:val="20"/>
                <w:lang w:val="en-US"/>
              </w:rPr>
              <w:t>Худяков</w:t>
            </w:r>
            <w:proofErr w:type="spellEnd"/>
            <w:r w:rsidRPr="00452644">
              <w:rPr>
                <w:rFonts w:ascii="Arial" w:hAnsi="Arial" w:cs="Arial"/>
                <w:sz w:val="20"/>
                <w:lang w:val="en-US"/>
              </w:rPr>
              <w:t xml:space="preserve"> Р.</w:t>
            </w:r>
          </w:p>
          <w:p w14:paraId="4A2615E7" w14:textId="4DD0E5C4" w:rsidR="00175B15" w:rsidRPr="00A77240" w:rsidRDefault="00096D52" w:rsidP="00096D52">
            <w:pPr>
              <w:rPr>
                <w:rFonts w:ascii="Arial" w:hAnsi="Arial" w:cs="Arial"/>
                <w:sz w:val="20"/>
              </w:rPr>
            </w:pPr>
            <w:proofErr w:type="spellStart"/>
            <w:r w:rsidRPr="00452644">
              <w:rPr>
                <w:rFonts w:ascii="Arial" w:hAnsi="Arial" w:cs="Arial"/>
                <w:sz w:val="20"/>
                <w:lang w:val="en-US"/>
              </w:rPr>
              <w:t>Груздев</w:t>
            </w:r>
            <w:proofErr w:type="spellEnd"/>
            <w:r w:rsidRPr="00452644">
              <w:rPr>
                <w:rFonts w:ascii="Arial" w:hAnsi="Arial" w:cs="Arial"/>
                <w:sz w:val="20"/>
                <w:lang w:val="en-US"/>
              </w:rPr>
              <w:t xml:space="preserve"> А.</w:t>
            </w:r>
          </w:p>
        </w:tc>
      </w:tr>
      <w:tr w:rsidR="00425DB8" w:rsidRPr="00A77240" w14:paraId="416524FD" w14:textId="77777777" w:rsidTr="00927CCC">
        <w:trPr>
          <w:cantSplit/>
        </w:trPr>
        <w:tc>
          <w:tcPr>
            <w:tcW w:w="581" w:type="pct"/>
          </w:tcPr>
          <w:p w14:paraId="718B7BB5" w14:textId="4E9F7268" w:rsidR="00425DB8" w:rsidRDefault="00425DB8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2.0</w:t>
            </w:r>
          </w:p>
        </w:tc>
        <w:tc>
          <w:tcPr>
            <w:tcW w:w="674" w:type="pct"/>
          </w:tcPr>
          <w:p w14:paraId="0F15CA17" w14:textId="380B3307" w:rsidR="00425DB8" w:rsidRPr="00425DB8" w:rsidRDefault="00425DB8">
            <w:pPr>
              <w:rPr>
                <w:rFonts w:ascii="Arial" w:hAnsi="Arial" w:cs="Arial"/>
                <w:sz w:val="20"/>
                <w:lang w:val="en-US"/>
                <w:rPrChange w:id="8" w:author="Sintsova Margarita" w:date="2020-04-21T13:08:00Z">
                  <w:rPr>
                    <w:rFonts w:ascii="Arial" w:hAnsi="Arial" w:cs="Arial"/>
                    <w:sz w:val="20"/>
                  </w:rPr>
                </w:rPrChange>
              </w:rPr>
            </w:pPr>
            <w:ins w:id="9" w:author="Sintsova Margarita" w:date="2020-04-21T13:08:00Z">
              <w:r>
                <w:rPr>
                  <w:rFonts w:ascii="Arial" w:hAnsi="Arial" w:cs="Arial"/>
                  <w:sz w:val="20"/>
                  <w:lang w:val="en-US"/>
                </w:rPr>
                <w:t>21</w:t>
              </w:r>
            </w:ins>
            <w:ins w:id="10" w:author="Sintsova Margarita" w:date="2020-04-21T13:09:00Z">
              <w:r>
                <w:rPr>
                  <w:rFonts w:ascii="Arial" w:hAnsi="Arial" w:cs="Arial"/>
                  <w:sz w:val="20"/>
                  <w:lang w:val="en-US"/>
                </w:rPr>
                <w:t>.</w:t>
              </w:r>
            </w:ins>
            <w:ins w:id="11" w:author="Sintsova Margarita" w:date="2020-04-21T13:08:00Z">
              <w:r>
                <w:rPr>
                  <w:rFonts w:ascii="Arial" w:hAnsi="Arial" w:cs="Arial"/>
                  <w:sz w:val="20"/>
                  <w:lang w:val="en-US"/>
                </w:rPr>
                <w:t>04</w:t>
              </w:r>
            </w:ins>
            <w:ins w:id="12" w:author="Sintsova Margarita" w:date="2020-04-21T13:09:00Z">
              <w:r>
                <w:rPr>
                  <w:rFonts w:ascii="Arial" w:hAnsi="Arial" w:cs="Arial"/>
                  <w:sz w:val="20"/>
                  <w:lang w:val="en-US"/>
                </w:rPr>
                <w:t>.</w:t>
              </w:r>
            </w:ins>
            <w:ins w:id="13" w:author="Sintsova Margarita" w:date="2020-04-21T13:08:00Z">
              <w:r>
                <w:rPr>
                  <w:rFonts w:ascii="Arial" w:hAnsi="Arial" w:cs="Arial"/>
                  <w:sz w:val="20"/>
                  <w:lang w:val="en-US"/>
                </w:rPr>
                <w:t>2020</w:t>
              </w:r>
            </w:ins>
          </w:p>
        </w:tc>
        <w:tc>
          <w:tcPr>
            <w:tcW w:w="2771" w:type="pct"/>
          </w:tcPr>
          <w:p w14:paraId="51F6873B" w14:textId="6AB6F953" w:rsidR="00425DB8" w:rsidRPr="00425DB8" w:rsidRDefault="00425DB8" w:rsidP="00B778C7">
            <w:pPr>
              <w:rPr>
                <w:rFonts w:ascii="Arial" w:hAnsi="Arial" w:cs="Arial"/>
                <w:sz w:val="20"/>
              </w:rPr>
            </w:pPr>
            <w:ins w:id="14" w:author="Sintsova Margarita" w:date="2020-04-21T13:09:00Z">
              <w:r>
                <w:rPr>
                  <w:rFonts w:ascii="Arial" w:hAnsi="Arial" w:cs="Arial"/>
                  <w:sz w:val="20"/>
                </w:rPr>
                <w:t>Обновление по результатам ОПЭ ПЛ и ПВ</w:t>
              </w:r>
            </w:ins>
          </w:p>
        </w:tc>
        <w:tc>
          <w:tcPr>
            <w:tcW w:w="974" w:type="pct"/>
          </w:tcPr>
          <w:p w14:paraId="79AEC915" w14:textId="65064B44" w:rsidR="00425DB8" w:rsidRPr="00425DB8" w:rsidRDefault="00425DB8" w:rsidP="00096D52">
            <w:pPr>
              <w:rPr>
                <w:rFonts w:ascii="Arial" w:hAnsi="Arial" w:cs="Arial"/>
                <w:sz w:val="20"/>
                <w:rPrChange w:id="15" w:author="Sintsova Margarita" w:date="2020-04-21T13:09:00Z">
                  <w:rPr>
                    <w:rFonts w:ascii="Arial" w:hAnsi="Arial" w:cs="Arial"/>
                    <w:sz w:val="20"/>
                    <w:lang w:val="en-US"/>
                  </w:rPr>
                </w:rPrChange>
              </w:rPr>
            </w:pPr>
            <w:ins w:id="16" w:author="Sintsova Margarita" w:date="2020-04-21T13:09:00Z">
              <w:r>
                <w:rPr>
                  <w:rFonts w:ascii="Arial" w:hAnsi="Arial" w:cs="Arial"/>
                  <w:sz w:val="20"/>
                </w:rPr>
                <w:t>Фокина Е.</w:t>
              </w:r>
            </w:ins>
          </w:p>
        </w:tc>
      </w:tr>
      <w:tr w:rsidR="00A35036" w:rsidRPr="00A77240" w14:paraId="39DC5488" w14:textId="77777777" w:rsidTr="00927CCC">
        <w:trPr>
          <w:cantSplit/>
        </w:trPr>
        <w:tc>
          <w:tcPr>
            <w:tcW w:w="581" w:type="pct"/>
          </w:tcPr>
          <w:p w14:paraId="5C5E9FC1" w14:textId="7BCDE50B" w:rsidR="00A35036" w:rsidRPr="00A35036" w:rsidRDefault="00A35036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3.0</w:t>
            </w:r>
          </w:p>
        </w:tc>
        <w:tc>
          <w:tcPr>
            <w:tcW w:w="674" w:type="pct"/>
          </w:tcPr>
          <w:p w14:paraId="35238D73" w14:textId="245A5723" w:rsidR="00A35036" w:rsidRDefault="00A35036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16.03.2021</w:t>
            </w:r>
          </w:p>
        </w:tc>
        <w:tc>
          <w:tcPr>
            <w:tcW w:w="2771" w:type="pct"/>
          </w:tcPr>
          <w:p w14:paraId="2FF6428E" w14:textId="1568F3CF" w:rsidR="00A35036" w:rsidRPr="00A35036" w:rsidRDefault="00A35036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Обновление по результатам ОПЭ КБЕ</w:t>
            </w:r>
          </w:p>
        </w:tc>
        <w:tc>
          <w:tcPr>
            <w:tcW w:w="974" w:type="pct"/>
          </w:tcPr>
          <w:p w14:paraId="156409E5" w14:textId="7EC0EB4F" w:rsidR="00A35036" w:rsidRDefault="00A35036" w:rsidP="00096D52">
            <w:pPr>
              <w:rPr>
                <w:rFonts w:ascii="Arial" w:hAnsi="Arial" w:cs="Arial"/>
                <w:sz w:val="20"/>
              </w:rPr>
            </w:pPr>
            <w:ins w:id="17" w:author="Sintsova Margarita" w:date="2020-04-21T13:09:00Z">
              <w:r>
                <w:rPr>
                  <w:rFonts w:ascii="Arial" w:hAnsi="Arial" w:cs="Arial"/>
                  <w:sz w:val="20"/>
                </w:rPr>
                <w:t>Фокина Е.</w:t>
              </w:r>
            </w:ins>
          </w:p>
        </w:tc>
      </w:tr>
    </w:tbl>
    <w:p w14:paraId="0A2E5CFC" w14:textId="0F81470C" w:rsidR="00354BEF" w:rsidRPr="00A77240" w:rsidRDefault="00354BEF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="00106AE3" w:rsidRPr="00A77240">
        <w:rPr>
          <w:rFonts w:ascii="Arial" w:hAnsi="Arial" w:cs="Arial"/>
          <w:b/>
          <w:sz w:val="22"/>
        </w:rPr>
        <w:fldChar w:fldCharType="begin"/>
      </w:r>
      <w:r w:rsidR="00106AE3"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2</w:t>
      </w:r>
      <w:r w:rsidR="00106AE3"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>. Связанные документы (этот документ должен читаться вместе с)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517"/>
        <w:gridCol w:w="4279"/>
        <w:gridCol w:w="1380"/>
      </w:tblGrid>
      <w:tr w:rsidR="00175B15" w:rsidRPr="00A77240" w14:paraId="4C29550F" w14:textId="77777777" w:rsidTr="00116A93">
        <w:trPr>
          <w:cantSplit/>
          <w:trHeight w:val="397"/>
          <w:tblHeader/>
        </w:trPr>
        <w:tc>
          <w:tcPr>
            <w:tcW w:w="2219" w:type="pct"/>
            <w:shd w:val="clear" w:color="auto" w:fill="FFC000"/>
            <w:vAlign w:val="center"/>
          </w:tcPr>
          <w:p w14:paraId="2FB1E6D8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2102" w:type="pct"/>
            <w:shd w:val="clear" w:color="auto" w:fill="FFC000"/>
            <w:vAlign w:val="center"/>
          </w:tcPr>
          <w:p w14:paraId="56F1C841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Номер версии /</w:t>
            </w:r>
            <w:r w:rsidR="00354BEF" w:rsidRPr="00A77240">
              <w:rPr>
                <w:rFonts w:ascii="Arial" w:hAnsi="Arial" w:cs="Arial"/>
                <w:b/>
                <w:sz w:val="20"/>
              </w:rPr>
              <w:t xml:space="preserve"> и</w:t>
            </w:r>
            <w:r w:rsidRPr="00A77240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678" w:type="pct"/>
            <w:shd w:val="clear" w:color="auto" w:fill="FFC000"/>
            <w:vAlign w:val="center"/>
          </w:tcPr>
          <w:p w14:paraId="149C5303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0A7FF3" w:rsidRPr="00A77240" w14:paraId="1C6D3FF7" w14:textId="77777777" w:rsidTr="00116A93">
        <w:trPr>
          <w:cantSplit/>
        </w:trPr>
        <w:tc>
          <w:tcPr>
            <w:tcW w:w="2219" w:type="pct"/>
          </w:tcPr>
          <w:p w14:paraId="402080F2" w14:textId="23FDC7F0" w:rsidR="000A7FF3" w:rsidRDefault="000A7FF3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Глоссарий проекта</w:t>
            </w:r>
          </w:p>
        </w:tc>
        <w:tc>
          <w:tcPr>
            <w:tcW w:w="2102" w:type="pct"/>
          </w:tcPr>
          <w:p w14:paraId="39FFABC4" w14:textId="42435CB2" w:rsidR="000A7FF3" w:rsidRPr="00116A93" w:rsidRDefault="000A7FF3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</w:tcPr>
          <w:p w14:paraId="206D4E9A" w14:textId="77777777" w:rsidR="000A7FF3" w:rsidRPr="00A77240" w:rsidRDefault="000A7FF3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75B15" w:rsidRPr="00A77240" w14:paraId="15B619FB" w14:textId="77777777" w:rsidTr="00116A93">
        <w:trPr>
          <w:cantSplit/>
        </w:trPr>
        <w:tc>
          <w:tcPr>
            <w:tcW w:w="2219" w:type="pct"/>
          </w:tcPr>
          <w:p w14:paraId="68B0F86A" w14:textId="7DD46E70" w:rsidR="00175B15" w:rsidRPr="00A77240" w:rsidRDefault="00001038" w:rsidP="00630BD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ERP</w:t>
            </w:r>
            <w:r w:rsidR="005948BD">
              <w:rPr>
                <w:rFonts w:ascii="Arial" w:hAnsi="Arial" w:cs="Arial"/>
                <w:sz w:val="20"/>
              </w:rPr>
              <w:t>.</w:t>
            </w:r>
            <w:r w:rsidR="00630BD0">
              <w:rPr>
                <w:rFonts w:ascii="Arial" w:hAnsi="Arial" w:cs="Arial"/>
                <w:sz w:val="20"/>
              </w:rPr>
              <w:t>13.</w:t>
            </w:r>
            <w:r w:rsidR="005948BD">
              <w:rPr>
                <w:rFonts w:ascii="Arial" w:hAnsi="Arial" w:cs="Arial"/>
                <w:sz w:val="20"/>
              </w:rPr>
              <w:t>9</w:t>
            </w:r>
            <w:r w:rsidR="00630BD0">
              <w:rPr>
                <w:rFonts w:ascii="Arial" w:hAnsi="Arial" w:cs="Arial"/>
                <w:sz w:val="20"/>
              </w:rPr>
              <w:t>_2</w:t>
            </w:r>
            <w:r w:rsidR="00C13B3D">
              <w:rPr>
                <w:rFonts w:ascii="Arial" w:hAnsi="Arial" w:cs="Arial"/>
                <w:sz w:val="20"/>
              </w:rPr>
              <w:t>_</w:t>
            </w:r>
            <w:r w:rsidRPr="00116A93">
              <w:rPr>
                <w:rFonts w:ascii="Arial" w:hAnsi="Arial" w:cs="Arial"/>
                <w:sz w:val="20"/>
              </w:rPr>
              <w:t>62</w:t>
            </w:r>
            <w:r w:rsidR="00630BD0">
              <w:rPr>
                <w:rFonts w:ascii="Arial" w:hAnsi="Arial" w:cs="Arial"/>
                <w:sz w:val="20"/>
              </w:rPr>
              <w:t>_</w:t>
            </w:r>
            <w:r w:rsidR="00630BD0">
              <w:rPr>
                <w:rFonts w:ascii="Arial" w:hAnsi="Arial" w:cs="Arial"/>
                <w:sz w:val="20"/>
                <w:lang w:val="en-US"/>
              </w:rPr>
              <w:t>MM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116A93">
              <w:rPr>
                <w:rFonts w:ascii="Arial" w:hAnsi="Arial" w:cs="Arial"/>
                <w:sz w:val="20"/>
              </w:rPr>
              <w:t>КД Складская логистика</w:t>
            </w:r>
          </w:p>
        </w:tc>
        <w:tc>
          <w:tcPr>
            <w:tcW w:w="2102" w:type="pct"/>
          </w:tcPr>
          <w:p w14:paraId="6836DDC9" w14:textId="14C81DFD" w:rsidR="00175B15" w:rsidRPr="00116A93" w:rsidRDefault="00175B15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</w:tcPr>
          <w:p w14:paraId="1BE75BB6" w14:textId="77777777" w:rsidR="00175B15" w:rsidRPr="00A77240" w:rsidRDefault="00175B15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16A93" w:rsidRPr="00A77240" w14:paraId="3829A866" w14:textId="77777777" w:rsidTr="00116A93">
        <w:trPr>
          <w:cantSplit/>
        </w:trPr>
        <w:tc>
          <w:tcPr>
            <w:tcW w:w="2219" w:type="pct"/>
          </w:tcPr>
          <w:p w14:paraId="060F62E4" w14:textId="0CEB0EB3" w:rsidR="00116A93" w:rsidRPr="00A77240" w:rsidRDefault="005948BD" w:rsidP="00287FE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</w:t>
            </w:r>
            <w:r w:rsidR="00287FE2" w:rsidRPr="00287FE2">
              <w:rPr>
                <w:rFonts w:ascii="Arial" w:hAnsi="Arial" w:cs="Arial"/>
                <w:sz w:val="20"/>
              </w:rPr>
              <w:t>13.</w:t>
            </w:r>
            <w:r>
              <w:rPr>
                <w:rFonts w:ascii="Arial" w:hAnsi="Arial" w:cs="Arial"/>
                <w:sz w:val="20"/>
              </w:rPr>
              <w:t>9</w:t>
            </w:r>
            <w:r w:rsidR="00287FE2" w:rsidRPr="00287FE2">
              <w:rPr>
                <w:rFonts w:ascii="Arial" w:hAnsi="Arial" w:cs="Arial"/>
                <w:sz w:val="20"/>
              </w:rPr>
              <w:t>_2_</w:t>
            </w:r>
            <w:r w:rsidR="00001038" w:rsidRPr="00770C85">
              <w:rPr>
                <w:rFonts w:ascii="Arial" w:hAnsi="Arial" w:cs="Arial"/>
                <w:sz w:val="20"/>
              </w:rPr>
              <w:t>59</w:t>
            </w:r>
            <w:r w:rsidR="00287FE2" w:rsidRPr="00287FE2">
              <w:rPr>
                <w:rFonts w:ascii="Arial" w:hAnsi="Arial" w:cs="Arial"/>
                <w:sz w:val="20"/>
              </w:rPr>
              <w:t>_</w:t>
            </w:r>
            <w:r w:rsidR="00287FE2">
              <w:rPr>
                <w:rFonts w:ascii="Arial" w:hAnsi="Arial" w:cs="Arial"/>
                <w:sz w:val="20"/>
                <w:lang w:val="en-US"/>
              </w:rPr>
              <w:t>MM</w:t>
            </w:r>
            <w:r w:rsidR="00001038">
              <w:rPr>
                <w:rFonts w:ascii="Arial" w:hAnsi="Arial" w:cs="Arial"/>
                <w:sz w:val="20"/>
              </w:rPr>
              <w:t xml:space="preserve"> </w:t>
            </w:r>
            <w:r w:rsidR="00116A93">
              <w:rPr>
                <w:rFonts w:ascii="Arial" w:hAnsi="Arial" w:cs="Arial"/>
                <w:sz w:val="20"/>
              </w:rPr>
              <w:t xml:space="preserve">КД </w:t>
            </w:r>
            <w:r w:rsidR="00116A93" w:rsidRPr="00145A09">
              <w:rPr>
                <w:rFonts w:ascii="Arial" w:hAnsi="Arial" w:cs="Arial"/>
                <w:sz w:val="20"/>
              </w:rPr>
              <w:t>Закупка МТР, работ, услуг</w:t>
            </w:r>
          </w:p>
        </w:tc>
        <w:tc>
          <w:tcPr>
            <w:tcW w:w="2102" w:type="pct"/>
          </w:tcPr>
          <w:p w14:paraId="17517ADB" w14:textId="00438504" w:rsidR="00116A93" w:rsidRPr="00A77240" w:rsidRDefault="00116A93" w:rsidP="00116A9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</w:tcPr>
          <w:p w14:paraId="2BE2D59D" w14:textId="77777777" w:rsidR="00116A93" w:rsidRPr="00A77240" w:rsidRDefault="00116A93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16A93" w:rsidRPr="00A77240" w14:paraId="25CEAD1E" w14:textId="77777777" w:rsidTr="00116A93">
        <w:trPr>
          <w:cantSplit/>
        </w:trPr>
        <w:tc>
          <w:tcPr>
            <w:tcW w:w="2219" w:type="pct"/>
          </w:tcPr>
          <w:p w14:paraId="312E2C05" w14:textId="3673387F" w:rsidR="00116A93" w:rsidRPr="00A77240" w:rsidRDefault="005948BD" w:rsidP="00287FE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</w:t>
            </w:r>
            <w:r w:rsidR="00287FE2" w:rsidRPr="00287FE2">
              <w:rPr>
                <w:rFonts w:ascii="Arial" w:hAnsi="Arial" w:cs="Arial"/>
                <w:sz w:val="20"/>
              </w:rPr>
              <w:t>13.</w:t>
            </w:r>
            <w:r>
              <w:rPr>
                <w:rFonts w:ascii="Arial" w:hAnsi="Arial" w:cs="Arial"/>
                <w:sz w:val="20"/>
              </w:rPr>
              <w:t>9</w:t>
            </w:r>
            <w:r w:rsidR="00287FE2" w:rsidRPr="00287FE2">
              <w:rPr>
                <w:rFonts w:ascii="Arial" w:hAnsi="Arial" w:cs="Arial"/>
                <w:sz w:val="20"/>
              </w:rPr>
              <w:t>_2</w:t>
            </w:r>
            <w:r w:rsidR="00C13B3D">
              <w:rPr>
                <w:rFonts w:ascii="Arial" w:hAnsi="Arial" w:cs="Arial"/>
                <w:sz w:val="20"/>
              </w:rPr>
              <w:t>_</w:t>
            </w:r>
            <w:r w:rsidR="00001038" w:rsidRPr="00B41A69">
              <w:rPr>
                <w:rFonts w:ascii="Arial" w:hAnsi="Arial" w:cs="Arial"/>
                <w:sz w:val="20"/>
              </w:rPr>
              <w:t>63</w:t>
            </w:r>
            <w:r w:rsidR="00287FE2" w:rsidRPr="00287FE2">
              <w:rPr>
                <w:rFonts w:ascii="Arial" w:hAnsi="Arial" w:cs="Arial"/>
                <w:sz w:val="20"/>
              </w:rPr>
              <w:t>_</w:t>
            </w:r>
            <w:r w:rsidR="00287FE2">
              <w:rPr>
                <w:rFonts w:ascii="Arial" w:hAnsi="Arial" w:cs="Arial"/>
                <w:sz w:val="20"/>
                <w:lang w:val="en-US"/>
              </w:rPr>
              <w:t>MM</w:t>
            </w:r>
            <w:r w:rsidR="00001038">
              <w:rPr>
                <w:rFonts w:ascii="Arial" w:hAnsi="Arial" w:cs="Arial"/>
                <w:sz w:val="20"/>
              </w:rPr>
              <w:t xml:space="preserve"> </w:t>
            </w:r>
            <w:r w:rsidR="00116A93" w:rsidRPr="00145A09">
              <w:rPr>
                <w:rFonts w:ascii="Arial" w:hAnsi="Arial" w:cs="Arial"/>
                <w:sz w:val="20"/>
              </w:rPr>
              <w:t>КД Реализация МТР, услуг</w:t>
            </w:r>
          </w:p>
        </w:tc>
        <w:tc>
          <w:tcPr>
            <w:tcW w:w="2102" w:type="pct"/>
          </w:tcPr>
          <w:p w14:paraId="535B82EC" w14:textId="78DFA700" w:rsidR="00116A93" w:rsidRPr="00A77240" w:rsidRDefault="00116A93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</w:tcPr>
          <w:p w14:paraId="78BA8008" w14:textId="77777777" w:rsidR="00116A93" w:rsidRPr="00A77240" w:rsidRDefault="00116A93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16A93" w:rsidRPr="00A77240" w14:paraId="1D5F99A8" w14:textId="77777777" w:rsidTr="00116A93">
        <w:trPr>
          <w:cantSplit/>
        </w:trPr>
        <w:tc>
          <w:tcPr>
            <w:tcW w:w="2219" w:type="pct"/>
          </w:tcPr>
          <w:p w14:paraId="4CF6F462" w14:textId="714F9B43" w:rsidR="00116A93" w:rsidRPr="00145A09" w:rsidRDefault="005948BD" w:rsidP="00D7632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ERP</w:t>
            </w:r>
            <w:r w:rsidRPr="00D76326">
              <w:rPr>
                <w:rFonts w:ascii="Arial" w:hAnsi="Arial" w:cs="Arial"/>
                <w:sz w:val="20"/>
              </w:rPr>
              <w:t>.</w:t>
            </w:r>
            <w:r w:rsidR="00D76326" w:rsidRPr="00D76326">
              <w:rPr>
                <w:rFonts w:ascii="Arial" w:hAnsi="Arial" w:cs="Arial"/>
                <w:sz w:val="20"/>
              </w:rPr>
              <w:t>13.</w:t>
            </w:r>
            <w:r>
              <w:rPr>
                <w:rFonts w:ascii="Arial" w:hAnsi="Arial" w:cs="Arial"/>
                <w:sz w:val="20"/>
              </w:rPr>
              <w:t>9</w:t>
            </w:r>
            <w:r w:rsidR="00D76326" w:rsidRPr="00D76326">
              <w:rPr>
                <w:rFonts w:ascii="Arial" w:hAnsi="Arial" w:cs="Arial"/>
                <w:sz w:val="20"/>
              </w:rPr>
              <w:t>_2</w:t>
            </w:r>
            <w:r w:rsidR="00C13B3D" w:rsidRPr="00D76326">
              <w:rPr>
                <w:rFonts w:ascii="Arial" w:hAnsi="Arial" w:cs="Arial"/>
                <w:sz w:val="20"/>
              </w:rPr>
              <w:t>_</w:t>
            </w:r>
            <w:r w:rsidR="00001038" w:rsidRPr="00D76326">
              <w:rPr>
                <w:rFonts w:ascii="Arial" w:hAnsi="Arial" w:cs="Arial"/>
                <w:sz w:val="20"/>
              </w:rPr>
              <w:t>1</w:t>
            </w:r>
            <w:r w:rsidR="00D76326" w:rsidRPr="00D76326">
              <w:rPr>
                <w:rFonts w:ascii="Arial" w:hAnsi="Arial" w:cs="Arial"/>
                <w:sz w:val="20"/>
              </w:rPr>
              <w:t>_</w:t>
            </w:r>
            <w:r w:rsidR="00D76326">
              <w:rPr>
                <w:rFonts w:ascii="Arial" w:hAnsi="Arial" w:cs="Arial"/>
                <w:sz w:val="20"/>
                <w:lang w:val="en-US"/>
              </w:rPr>
              <w:t>ARC</w:t>
            </w:r>
            <w:r w:rsidR="00001038">
              <w:rPr>
                <w:rFonts w:ascii="Arial" w:hAnsi="Arial" w:cs="Arial"/>
                <w:sz w:val="20"/>
              </w:rPr>
              <w:t xml:space="preserve"> </w:t>
            </w:r>
            <w:r w:rsidR="00116A93" w:rsidRPr="001F7127">
              <w:rPr>
                <w:rFonts w:ascii="Arial" w:hAnsi="Arial" w:cs="Arial"/>
                <w:sz w:val="20"/>
              </w:rPr>
              <w:t>КД Организационная структура</w:t>
            </w:r>
          </w:p>
        </w:tc>
        <w:tc>
          <w:tcPr>
            <w:tcW w:w="2102" w:type="pct"/>
          </w:tcPr>
          <w:p w14:paraId="390A268C" w14:textId="7F5D2CA6" w:rsidR="00116A93" w:rsidRPr="00B41A69" w:rsidRDefault="00116A93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</w:tcPr>
          <w:p w14:paraId="5575A59F" w14:textId="77777777" w:rsidR="00116A93" w:rsidRPr="00A77240" w:rsidRDefault="00116A93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16A93" w:rsidRPr="00A77240" w14:paraId="5DBE626A" w14:textId="77777777" w:rsidTr="00116A93">
        <w:trPr>
          <w:cantSplit/>
        </w:trPr>
        <w:tc>
          <w:tcPr>
            <w:tcW w:w="2219" w:type="pct"/>
          </w:tcPr>
          <w:p w14:paraId="27976818" w14:textId="551FEF77" w:rsidR="00116A93" w:rsidRPr="001F7127" w:rsidRDefault="005948BD" w:rsidP="00116A9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ERP.9</w:t>
            </w:r>
            <w:r w:rsidR="00C13B3D">
              <w:rPr>
                <w:rFonts w:ascii="Arial" w:hAnsi="Arial" w:cs="Arial"/>
                <w:sz w:val="20"/>
              </w:rPr>
              <w:t>.1_</w:t>
            </w:r>
            <w:r w:rsidR="00001038" w:rsidRPr="00B41A69">
              <w:rPr>
                <w:rFonts w:ascii="Arial" w:hAnsi="Arial" w:cs="Arial"/>
                <w:sz w:val="20"/>
              </w:rPr>
              <w:t>47</w:t>
            </w:r>
            <w:r w:rsidR="00001038">
              <w:rPr>
                <w:rFonts w:ascii="Arial" w:hAnsi="Arial" w:cs="Arial"/>
                <w:sz w:val="20"/>
              </w:rPr>
              <w:t xml:space="preserve"> </w:t>
            </w:r>
            <w:r w:rsidR="00116A93" w:rsidRPr="001F7127">
              <w:rPr>
                <w:rFonts w:ascii="Arial" w:hAnsi="Arial" w:cs="Arial"/>
                <w:sz w:val="20"/>
              </w:rPr>
              <w:t>КД Концепция по нормативно-справочной информации</w:t>
            </w:r>
          </w:p>
        </w:tc>
        <w:tc>
          <w:tcPr>
            <w:tcW w:w="2102" w:type="pct"/>
          </w:tcPr>
          <w:p w14:paraId="768116BD" w14:textId="3486D52A" w:rsidR="00116A93" w:rsidRPr="00116A93" w:rsidRDefault="00116A93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</w:tcPr>
          <w:p w14:paraId="51524F70" w14:textId="77777777" w:rsidR="00116A93" w:rsidRPr="00A77240" w:rsidRDefault="00116A93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B976D1" w:rsidRPr="00A77240" w14:paraId="56C91AB1" w14:textId="77777777" w:rsidTr="00116A93">
        <w:trPr>
          <w:cantSplit/>
        </w:trPr>
        <w:tc>
          <w:tcPr>
            <w:tcW w:w="2219" w:type="pct"/>
          </w:tcPr>
          <w:p w14:paraId="6D4698D2" w14:textId="44D52E6A" w:rsidR="00C13B3D" w:rsidRPr="001F7127" w:rsidRDefault="005948BD" w:rsidP="00D7632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</w:t>
            </w:r>
            <w:r w:rsidR="00D76326" w:rsidRPr="00D76326">
              <w:rPr>
                <w:rFonts w:ascii="Arial" w:hAnsi="Arial" w:cs="Arial"/>
                <w:sz w:val="20"/>
              </w:rPr>
              <w:t>13.</w:t>
            </w:r>
            <w:r>
              <w:rPr>
                <w:rFonts w:ascii="Arial" w:hAnsi="Arial" w:cs="Arial"/>
                <w:sz w:val="20"/>
              </w:rPr>
              <w:t>9</w:t>
            </w:r>
            <w:r w:rsidR="00D76326" w:rsidRPr="00D76326">
              <w:rPr>
                <w:rFonts w:ascii="Arial" w:hAnsi="Arial" w:cs="Arial"/>
                <w:sz w:val="20"/>
              </w:rPr>
              <w:t>_2_</w:t>
            </w:r>
            <w:r w:rsidR="00001038" w:rsidRPr="00B41A69">
              <w:rPr>
                <w:rFonts w:ascii="Arial" w:hAnsi="Arial" w:cs="Arial"/>
                <w:sz w:val="20"/>
              </w:rPr>
              <w:t>58</w:t>
            </w:r>
            <w:r w:rsidR="00D76326" w:rsidRPr="00D76326">
              <w:rPr>
                <w:rFonts w:ascii="Arial" w:hAnsi="Arial" w:cs="Arial"/>
                <w:sz w:val="20"/>
              </w:rPr>
              <w:t>_</w:t>
            </w:r>
            <w:r w:rsidR="00D76326">
              <w:rPr>
                <w:rFonts w:ascii="Arial" w:hAnsi="Arial" w:cs="Arial"/>
                <w:sz w:val="20"/>
                <w:lang w:val="en-US"/>
              </w:rPr>
              <w:t>MM</w:t>
            </w:r>
            <w:r w:rsidR="00001038">
              <w:rPr>
                <w:rFonts w:ascii="Arial" w:hAnsi="Arial" w:cs="Arial"/>
                <w:sz w:val="20"/>
              </w:rPr>
              <w:t xml:space="preserve"> </w:t>
            </w:r>
            <w:r w:rsidR="00B976D1">
              <w:rPr>
                <w:rFonts w:ascii="Arial" w:hAnsi="Arial" w:cs="Arial"/>
                <w:sz w:val="20"/>
              </w:rPr>
              <w:t xml:space="preserve">КД </w:t>
            </w:r>
            <w:r w:rsidR="00B976D1" w:rsidRPr="00B976D1">
              <w:rPr>
                <w:rFonts w:ascii="Arial" w:hAnsi="Arial" w:cs="Arial"/>
                <w:sz w:val="20"/>
              </w:rPr>
              <w:t>Планирование обеспечения МТР, работами и услугами</w:t>
            </w:r>
          </w:p>
        </w:tc>
        <w:tc>
          <w:tcPr>
            <w:tcW w:w="2102" w:type="pct"/>
          </w:tcPr>
          <w:p w14:paraId="486199DD" w14:textId="77777777" w:rsidR="00B976D1" w:rsidRPr="00116A93" w:rsidRDefault="00B976D1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</w:tcPr>
          <w:p w14:paraId="63588A93" w14:textId="77777777" w:rsidR="00B976D1" w:rsidRPr="00A77240" w:rsidRDefault="00B976D1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13B3D" w:rsidRPr="00A77240" w14:paraId="05B07018" w14:textId="77777777" w:rsidTr="00116A93">
        <w:trPr>
          <w:cantSplit/>
        </w:trPr>
        <w:tc>
          <w:tcPr>
            <w:tcW w:w="2219" w:type="pct"/>
          </w:tcPr>
          <w:p w14:paraId="6EF69573" w14:textId="741F44B2" w:rsidR="00C13B3D" w:rsidRPr="00C13B3D" w:rsidRDefault="00C13B3D" w:rsidP="00D7632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ERP</w:t>
            </w:r>
            <w:r w:rsidRPr="00C13B3D">
              <w:rPr>
                <w:rFonts w:ascii="Arial" w:hAnsi="Arial" w:cs="Arial"/>
                <w:sz w:val="20"/>
              </w:rPr>
              <w:t>.</w:t>
            </w:r>
            <w:r w:rsidR="00D76326" w:rsidRPr="00D76326">
              <w:rPr>
                <w:rFonts w:ascii="Arial" w:hAnsi="Arial" w:cs="Arial"/>
                <w:sz w:val="20"/>
              </w:rPr>
              <w:t>13.</w:t>
            </w:r>
            <w:r w:rsidR="005948BD">
              <w:rPr>
                <w:rFonts w:ascii="Arial" w:hAnsi="Arial" w:cs="Arial"/>
                <w:sz w:val="20"/>
              </w:rPr>
              <w:t>9</w:t>
            </w:r>
            <w:r w:rsidR="00D76326" w:rsidRPr="00D76326">
              <w:rPr>
                <w:rFonts w:ascii="Arial" w:hAnsi="Arial" w:cs="Arial"/>
                <w:sz w:val="20"/>
              </w:rPr>
              <w:t>_2</w:t>
            </w:r>
            <w:r>
              <w:rPr>
                <w:rFonts w:ascii="Arial" w:hAnsi="Arial" w:cs="Arial"/>
                <w:sz w:val="20"/>
              </w:rPr>
              <w:t>_11</w:t>
            </w:r>
            <w:r w:rsidR="00D76326" w:rsidRPr="00D76326">
              <w:rPr>
                <w:rFonts w:ascii="Arial" w:hAnsi="Arial" w:cs="Arial"/>
                <w:sz w:val="20"/>
              </w:rPr>
              <w:t>_</w:t>
            </w:r>
            <w:r w:rsidR="00D76326">
              <w:rPr>
                <w:rFonts w:ascii="Arial" w:hAnsi="Arial" w:cs="Arial"/>
                <w:sz w:val="20"/>
                <w:lang w:val="en-US"/>
              </w:rPr>
              <w:t>MM</w:t>
            </w:r>
            <w:r w:rsidRPr="00C13B3D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Управление основными данными по направлению МТО</w:t>
            </w:r>
          </w:p>
        </w:tc>
        <w:tc>
          <w:tcPr>
            <w:tcW w:w="2102" w:type="pct"/>
          </w:tcPr>
          <w:p w14:paraId="04D0478E" w14:textId="77777777" w:rsidR="00C13B3D" w:rsidRPr="00116A93" w:rsidRDefault="00C13B3D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</w:tcPr>
          <w:p w14:paraId="4555BFEB" w14:textId="77777777" w:rsidR="00C13B3D" w:rsidRPr="00A77240" w:rsidRDefault="00C13B3D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01DB3" w:rsidRPr="00A77240" w14:paraId="402A4E07" w14:textId="77777777" w:rsidTr="00201DB3">
        <w:trPr>
          <w:cantSplit/>
          <w:trHeight w:val="64"/>
        </w:trPr>
        <w:tc>
          <w:tcPr>
            <w:tcW w:w="2219" w:type="pct"/>
          </w:tcPr>
          <w:p w14:paraId="53208A95" w14:textId="7B47F7CF" w:rsidR="00201DB3" w:rsidRPr="00201DB3" w:rsidRDefault="005948BD" w:rsidP="00D7632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</w:t>
            </w:r>
            <w:r w:rsidR="00D76326" w:rsidRPr="00D76326">
              <w:rPr>
                <w:rFonts w:ascii="Arial" w:hAnsi="Arial" w:cs="Arial"/>
                <w:sz w:val="20"/>
              </w:rPr>
              <w:t>13.</w:t>
            </w:r>
            <w:r>
              <w:rPr>
                <w:rFonts w:ascii="Arial" w:hAnsi="Arial" w:cs="Arial"/>
                <w:sz w:val="20"/>
              </w:rPr>
              <w:t>9</w:t>
            </w:r>
            <w:r w:rsidR="00D76326" w:rsidRPr="00D76326">
              <w:rPr>
                <w:rFonts w:ascii="Arial" w:hAnsi="Arial" w:cs="Arial"/>
                <w:sz w:val="20"/>
              </w:rPr>
              <w:t>_2_4</w:t>
            </w:r>
            <w:r w:rsidR="00201DB3" w:rsidRPr="00201DB3">
              <w:rPr>
                <w:rFonts w:ascii="Arial" w:hAnsi="Arial" w:cs="Arial"/>
                <w:sz w:val="20"/>
              </w:rPr>
              <w:t>8</w:t>
            </w:r>
            <w:r w:rsidR="00D76326" w:rsidRPr="00D76326">
              <w:rPr>
                <w:rFonts w:ascii="Arial" w:hAnsi="Arial" w:cs="Arial"/>
                <w:sz w:val="20"/>
              </w:rPr>
              <w:t>_</w:t>
            </w:r>
            <w:r w:rsidR="00D76326">
              <w:rPr>
                <w:rFonts w:ascii="Arial" w:hAnsi="Arial" w:cs="Arial"/>
                <w:sz w:val="20"/>
                <w:lang w:val="en-US"/>
              </w:rPr>
              <w:t>MM</w:t>
            </w:r>
            <w:r w:rsidR="00201DB3" w:rsidRPr="00201DB3">
              <w:rPr>
                <w:rFonts w:ascii="Arial" w:hAnsi="Arial" w:cs="Arial"/>
                <w:sz w:val="20"/>
              </w:rPr>
              <w:t xml:space="preserve"> Планирование и реализация проектов Капитального строительства и инвестиций</w:t>
            </w:r>
          </w:p>
        </w:tc>
        <w:tc>
          <w:tcPr>
            <w:tcW w:w="2102" w:type="pct"/>
          </w:tcPr>
          <w:p w14:paraId="22714AE0" w14:textId="77777777" w:rsidR="00201DB3" w:rsidRPr="00116A93" w:rsidRDefault="00201DB3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</w:tcPr>
          <w:p w14:paraId="6F52378F" w14:textId="77777777" w:rsidR="00201DB3" w:rsidRPr="00A77240" w:rsidRDefault="00201DB3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06D09" w:rsidRPr="00A77240" w14:paraId="25197C49" w14:textId="77777777" w:rsidTr="00201DB3">
        <w:trPr>
          <w:cantSplit/>
          <w:trHeight w:val="64"/>
        </w:trPr>
        <w:tc>
          <w:tcPr>
            <w:tcW w:w="2219" w:type="pct"/>
          </w:tcPr>
          <w:p w14:paraId="77236DDE" w14:textId="2B591F84" w:rsidR="00606D09" w:rsidRPr="00606D09" w:rsidRDefault="005948BD" w:rsidP="00DB032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ERP</w:t>
            </w:r>
            <w:r w:rsidRPr="00233B6B">
              <w:rPr>
                <w:rFonts w:ascii="Arial" w:hAnsi="Arial" w:cs="Arial"/>
                <w:sz w:val="20"/>
              </w:rPr>
              <w:t>.</w:t>
            </w:r>
            <w:r w:rsidR="00DB0326" w:rsidRPr="00233B6B">
              <w:rPr>
                <w:rFonts w:ascii="Arial" w:hAnsi="Arial" w:cs="Arial"/>
                <w:sz w:val="20"/>
              </w:rPr>
              <w:t>13.</w:t>
            </w:r>
            <w:r>
              <w:rPr>
                <w:rFonts w:ascii="Arial" w:hAnsi="Arial" w:cs="Arial"/>
                <w:sz w:val="20"/>
              </w:rPr>
              <w:t>9</w:t>
            </w:r>
            <w:r w:rsidR="00DB0326" w:rsidRPr="00233B6B">
              <w:rPr>
                <w:rFonts w:ascii="Arial" w:hAnsi="Arial" w:cs="Arial"/>
                <w:sz w:val="20"/>
              </w:rPr>
              <w:t>_2_</w:t>
            </w:r>
            <w:r w:rsidR="00606D09" w:rsidRPr="00233B6B">
              <w:rPr>
                <w:rFonts w:ascii="Arial" w:hAnsi="Arial" w:cs="Arial"/>
                <w:sz w:val="20"/>
              </w:rPr>
              <w:t>37_</w:t>
            </w:r>
            <w:r w:rsidR="00DB0326">
              <w:rPr>
                <w:rFonts w:ascii="Arial" w:hAnsi="Arial" w:cs="Arial"/>
                <w:sz w:val="20"/>
                <w:lang w:val="en-US"/>
              </w:rPr>
              <w:t>CO</w:t>
            </w:r>
            <w:r w:rsidR="00606D09" w:rsidRPr="00233B6B">
              <w:rPr>
                <w:rFonts w:ascii="Arial" w:hAnsi="Arial" w:cs="Arial"/>
                <w:sz w:val="20"/>
              </w:rPr>
              <w:t xml:space="preserve"> </w:t>
            </w:r>
            <w:r w:rsidR="00606D09">
              <w:rPr>
                <w:rFonts w:ascii="Arial" w:hAnsi="Arial" w:cs="Arial"/>
                <w:sz w:val="20"/>
              </w:rPr>
              <w:t>Обеспечение плановых данных</w:t>
            </w:r>
          </w:p>
        </w:tc>
        <w:tc>
          <w:tcPr>
            <w:tcW w:w="2102" w:type="pct"/>
          </w:tcPr>
          <w:p w14:paraId="253ADFA7" w14:textId="77777777" w:rsidR="00606D09" w:rsidRPr="00116A93" w:rsidRDefault="00606D09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</w:tcPr>
          <w:p w14:paraId="5EA2C2D6" w14:textId="77777777" w:rsidR="00606D09" w:rsidRPr="00A77240" w:rsidRDefault="00606D09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07824" w:rsidRPr="00A77240" w14:paraId="4C544F98" w14:textId="77777777" w:rsidTr="00201DB3">
        <w:trPr>
          <w:cantSplit/>
          <w:trHeight w:val="64"/>
        </w:trPr>
        <w:tc>
          <w:tcPr>
            <w:tcW w:w="2219" w:type="pct"/>
          </w:tcPr>
          <w:p w14:paraId="61097FC6" w14:textId="5584B7DB" w:rsidR="00507824" w:rsidRPr="00D5191E" w:rsidRDefault="00507824" w:rsidP="00D7632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ERP</w:t>
            </w:r>
            <w:r w:rsidR="005948BD">
              <w:rPr>
                <w:rFonts w:ascii="Arial" w:hAnsi="Arial" w:cs="Arial"/>
                <w:sz w:val="20"/>
              </w:rPr>
              <w:t>.</w:t>
            </w:r>
            <w:r w:rsidR="00D76326" w:rsidRPr="00D76326">
              <w:rPr>
                <w:rFonts w:ascii="Arial" w:hAnsi="Arial" w:cs="Arial"/>
                <w:sz w:val="20"/>
              </w:rPr>
              <w:t>13.</w:t>
            </w:r>
            <w:r w:rsidR="00D76326" w:rsidRPr="00DB0326">
              <w:rPr>
                <w:rFonts w:ascii="Arial" w:hAnsi="Arial" w:cs="Arial"/>
                <w:sz w:val="20"/>
              </w:rPr>
              <w:t>9_2_</w:t>
            </w:r>
            <w:r w:rsidRPr="00D5191E">
              <w:rPr>
                <w:rFonts w:ascii="Arial" w:hAnsi="Arial" w:cs="Arial"/>
                <w:sz w:val="20"/>
              </w:rPr>
              <w:t>28</w:t>
            </w:r>
            <w:r w:rsidR="00D76326" w:rsidRPr="00DB0326">
              <w:rPr>
                <w:rFonts w:ascii="Arial" w:hAnsi="Arial" w:cs="Arial"/>
                <w:sz w:val="20"/>
              </w:rPr>
              <w:t>_</w:t>
            </w:r>
            <w:r w:rsidR="00D76326">
              <w:rPr>
                <w:rFonts w:ascii="Arial" w:hAnsi="Arial" w:cs="Arial"/>
                <w:sz w:val="20"/>
                <w:lang w:val="en-US"/>
              </w:rPr>
              <w:t>FI</w:t>
            </w:r>
            <w:r w:rsidRPr="00D5191E">
              <w:rPr>
                <w:rFonts w:ascii="Arial" w:hAnsi="Arial" w:cs="Arial"/>
                <w:sz w:val="20"/>
              </w:rPr>
              <w:t>_</w:t>
            </w:r>
            <w:r>
              <w:rPr>
                <w:rFonts w:ascii="Arial" w:hAnsi="Arial" w:cs="Arial"/>
                <w:sz w:val="20"/>
              </w:rPr>
              <w:t>Учет МПЗ, товаров и готовой продукции</w:t>
            </w:r>
          </w:p>
        </w:tc>
        <w:tc>
          <w:tcPr>
            <w:tcW w:w="2102" w:type="pct"/>
          </w:tcPr>
          <w:p w14:paraId="4477C218" w14:textId="77777777" w:rsidR="00507824" w:rsidRPr="00116A93" w:rsidRDefault="00507824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</w:tcPr>
          <w:p w14:paraId="415DF387" w14:textId="77777777" w:rsidR="00507824" w:rsidRPr="00A77240" w:rsidRDefault="00507824" w:rsidP="00116A9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04D41545" w14:textId="429353BC" w:rsidR="00B81641" w:rsidRPr="00A77240" w:rsidRDefault="00B81641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="00106AE3" w:rsidRPr="00A77240">
        <w:rPr>
          <w:rFonts w:ascii="Arial" w:hAnsi="Arial" w:cs="Arial"/>
          <w:b/>
          <w:sz w:val="22"/>
        </w:rPr>
        <w:fldChar w:fldCharType="begin"/>
      </w:r>
      <w:r w:rsidR="00106AE3"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3</w:t>
      </w:r>
      <w:r w:rsidR="00106AE3"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>. Приложения (являются неотъемлемой частью документа)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A77240" w14:paraId="68F444C7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5740A27A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65A5F4D0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Номер версии /</w:t>
            </w:r>
            <w:r w:rsidR="00E6247B" w:rsidRPr="00A77240">
              <w:rPr>
                <w:rFonts w:ascii="Arial" w:hAnsi="Arial" w:cs="Arial"/>
                <w:b/>
                <w:sz w:val="20"/>
              </w:rPr>
              <w:t xml:space="preserve"> и</w:t>
            </w:r>
            <w:r w:rsidRPr="00A77240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2AADCF3E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2538B2" w:rsidRPr="00A77240" w14:paraId="054848FD" w14:textId="77777777" w:rsidTr="00927CCC">
        <w:trPr>
          <w:cantSplit/>
        </w:trPr>
        <w:tc>
          <w:tcPr>
            <w:tcW w:w="2500" w:type="pct"/>
          </w:tcPr>
          <w:p w14:paraId="7DFF7C87" w14:textId="38835A8A" w:rsidR="002538B2" w:rsidRPr="002538B2" w:rsidRDefault="002538B2" w:rsidP="002538B2">
            <w:pPr>
              <w:rPr>
                <w:rFonts w:ascii="Arial" w:hAnsi="Arial" w:cs="Arial"/>
                <w:color w:val="000000" w:themeColor="text1"/>
                <w:sz w:val="20"/>
              </w:rPr>
            </w:pPr>
            <w:r w:rsidRPr="002538B2">
              <w:rPr>
                <w:rFonts w:ascii="Arial" w:hAnsi="Arial" w:cs="Arial"/>
                <w:color w:val="000000" w:themeColor="text1"/>
                <w:sz w:val="20"/>
              </w:rPr>
              <w:t>Модели бизнес-процессов</w:t>
            </w:r>
          </w:p>
        </w:tc>
        <w:tc>
          <w:tcPr>
            <w:tcW w:w="1542" w:type="pct"/>
          </w:tcPr>
          <w:p w14:paraId="4D593902" w14:textId="77777777" w:rsidR="002538B2" w:rsidRPr="002538B2" w:rsidRDefault="002538B2" w:rsidP="002538B2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958" w:type="pct"/>
          </w:tcPr>
          <w:p w14:paraId="72ECE634" w14:textId="77777777" w:rsidR="002538B2" w:rsidRPr="002538B2" w:rsidRDefault="002538B2" w:rsidP="002538B2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2538B2" w:rsidRPr="00A77240" w14:paraId="6A28D2F5" w14:textId="77777777" w:rsidTr="00927CCC">
        <w:trPr>
          <w:cantSplit/>
        </w:trPr>
        <w:tc>
          <w:tcPr>
            <w:tcW w:w="2500" w:type="pct"/>
          </w:tcPr>
          <w:p w14:paraId="4124BB32" w14:textId="22352C90" w:rsidR="002538B2" w:rsidRPr="002538B2" w:rsidRDefault="002538B2" w:rsidP="002538B2">
            <w:pPr>
              <w:rPr>
                <w:rFonts w:ascii="Arial" w:hAnsi="Arial" w:cs="Arial"/>
                <w:color w:val="000000" w:themeColor="text1"/>
                <w:sz w:val="20"/>
              </w:rPr>
            </w:pPr>
            <w:r w:rsidRPr="002538B2">
              <w:rPr>
                <w:rFonts w:ascii="Arial" w:hAnsi="Arial" w:cs="Arial"/>
                <w:color w:val="000000" w:themeColor="text1"/>
                <w:sz w:val="20"/>
              </w:rPr>
              <w:t>Реестр бизнес-требований</w:t>
            </w:r>
          </w:p>
        </w:tc>
        <w:tc>
          <w:tcPr>
            <w:tcW w:w="1542" w:type="pct"/>
          </w:tcPr>
          <w:p w14:paraId="392E4A3A" w14:textId="77777777" w:rsidR="002538B2" w:rsidRPr="002538B2" w:rsidRDefault="002538B2" w:rsidP="002538B2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958" w:type="pct"/>
          </w:tcPr>
          <w:p w14:paraId="3FE25D79" w14:textId="77777777" w:rsidR="002538B2" w:rsidRPr="002538B2" w:rsidRDefault="002538B2" w:rsidP="002538B2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2538B2" w:rsidRPr="00A77240" w14:paraId="370A0DFD" w14:textId="77777777" w:rsidTr="00927CCC">
        <w:trPr>
          <w:cantSplit/>
        </w:trPr>
        <w:tc>
          <w:tcPr>
            <w:tcW w:w="2500" w:type="pct"/>
          </w:tcPr>
          <w:p w14:paraId="3B31DF57" w14:textId="6CFB4E47" w:rsidR="002538B2" w:rsidRPr="002538B2" w:rsidRDefault="002538B2" w:rsidP="002538B2">
            <w:pPr>
              <w:rPr>
                <w:rFonts w:ascii="Arial" w:hAnsi="Arial" w:cs="Arial"/>
                <w:color w:val="000000" w:themeColor="text1"/>
                <w:sz w:val="20"/>
              </w:rPr>
            </w:pPr>
            <w:r w:rsidRPr="002538B2">
              <w:rPr>
                <w:rFonts w:ascii="Arial" w:hAnsi="Arial" w:cs="Arial"/>
                <w:color w:val="000000" w:themeColor="text1"/>
                <w:sz w:val="20"/>
              </w:rPr>
              <w:t>Описание шагов бизнес-процессов</w:t>
            </w:r>
          </w:p>
        </w:tc>
        <w:tc>
          <w:tcPr>
            <w:tcW w:w="1542" w:type="pct"/>
          </w:tcPr>
          <w:p w14:paraId="0351DA63" w14:textId="77777777" w:rsidR="002538B2" w:rsidRPr="002538B2" w:rsidRDefault="002538B2" w:rsidP="002538B2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958" w:type="pct"/>
          </w:tcPr>
          <w:p w14:paraId="7633A9E8" w14:textId="77777777" w:rsidR="002538B2" w:rsidRPr="002538B2" w:rsidRDefault="002538B2" w:rsidP="002538B2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2538B2" w:rsidRPr="00A77240" w14:paraId="394FD9F5" w14:textId="77777777" w:rsidTr="00927CCC">
        <w:trPr>
          <w:cantSplit/>
        </w:trPr>
        <w:tc>
          <w:tcPr>
            <w:tcW w:w="2500" w:type="pct"/>
          </w:tcPr>
          <w:p w14:paraId="560109AB" w14:textId="7FF6DBF2" w:rsidR="002538B2" w:rsidRPr="002538B2" w:rsidRDefault="002538B2" w:rsidP="002538B2">
            <w:pPr>
              <w:rPr>
                <w:rFonts w:ascii="Arial" w:hAnsi="Arial" w:cs="Arial"/>
                <w:color w:val="000000" w:themeColor="text1"/>
                <w:sz w:val="20"/>
              </w:rPr>
            </w:pPr>
            <w:r w:rsidRPr="002538B2">
              <w:rPr>
                <w:rFonts w:ascii="Arial" w:hAnsi="Arial" w:cs="Arial"/>
                <w:color w:val="000000" w:themeColor="text1"/>
                <w:sz w:val="20"/>
              </w:rPr>
              <w:t>Роли и полномочия</w:t>
            </w:r>
          </w:p>
        </w:tc>
        <w:tc>
          <w:tcPr>
            <w:tcW w:w="1542" w:type="pct"/>
          </w:tcPr>
          <w:p w14:paraId="00DCD392" w14:textId="77777777" w:rsidR="002538B2" w:rsidRPr="002538B2" w:rsidRDefault="002538B2" w:rsidP="002538B2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958" w:type="pct"/>
          </w:tcPr>
          <w:p w14:paraId="32AD317A" w14:textId="77777777" w:rsidR="002538B2" w:rsidRPr="002538B2" w:rsidRDefault="002538B2" w:rsidP="002538B2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2538B2" w:rsidRPr="00A77240" w14:paraId="549CB9B2" w14:textId="77777777" w:rsidTr="00927CCC">
        <w:trPr>
          <w:cantSplit/>
        </w:trPr>
        <w:tc>
          <w:tcPr>
            <w:tcW w:w="2500" w:type="pct"/>
          </w:tcPr>
          <w:p w14:paraId="030744D2" w14:textId="3C60D152" w:rsidR="002538B2" w:rsidRPr="002538B2" w:rsidRDefault="002538B2" w:rsidP="002538B2">
            <w:pPr>
              <w:rPr>
                <w:rFonts w:ascii="Arial" w:hAnsi="Arial" w:cs="Arial"/>
                <w:color w:val="000000" w:themeColor="text1"/>
                <w:sz w:val="20"/>
              </w:rPr>
            </w:pPr>
            <w:r w:rsidRPr="002538B2">
              <w:rPr>
                <w:rFonts w:ascii="Arial" w:hAnsi="Arial" w:cs="Arial"/>
                <w:color w:val="000000" w:themeColor="text1"/>
                <w:sz w:val="20"/>
              </w:rPr>
              <w:t>Матрица рисков и контрольных процедур</w:t>
            </w:r>
          </w:p>
        </w:tc>
        <w:tc>
          <w:tcPr>
            <w:tcW w:w="1542" w:type="pct"/>
          </w:tcPr>
          <w:p w14:paraId="48E7CEAE" w14:textId="77777777" w:rsidR="002538B2" w:rsidRPr="002538B2" w:rsidRDefault="002538B2" w:rsidP="002538B2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958" w:type="pct"/>
          </w:tcPr>
          <w:p w14:paraId="7FF0D15C" w14:textId="77777777" w:rsidR="002538B2" w:rsidRPr="002538B2" w:rsidRDefault="002538B2" w:rsidP="002538B2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2538B2" w:rsidRPr="00A77240" w14:paraId="49638093" w14:textId="77777777" w:rsidTr="00927CCC">
        <w:trPr>
          <w:cantSplit/>
        </w:trPr>
        <w:tc>
          <w:tcPr>
            <w:tcW w:w="2500" w:type="pct"/>
          </w:tcPr>
          <w:p w14:paraId="75824573" w14:textId="694AFABF" w:rsidR="002538B2" w:rsidRPr="002538B2" w:rsidRDefault="002538B2" w:rsidP="002538B2">
            <w:pPr>
              <w:rPr>
                <w:rFonts w:ascii="Arial" w:hAnsi="Arial" w:cs="Arial"/>
                <w:color w:val="000000" w:themeColor="text1"/>
                <w:sz w:val="20"/>
              </w:rPr>
            </w:pPr>
            <w:r w:rsidRPr="002538B2">
              <w:rPr>
                <w:rFonts w:ascii="Arial" w:hAnsi="Arial" w:cs="Arial"/>
                <w:color w:val="000000" w:themeColor="text1"/>
                <w:sz w:val="20"/>
              </w:rPr>
              <w:t>Матрица конфликтов полномочий</w:t>
            </w:r>
          </w:p>
        </w:tc>
        <w:tc>
          <w:tcPr>
            <w:tcW w:w="1542" w:type="pct"/>
          </w:tcPr>
          <w:p w14:paraId="21AF5560" w14:textId="77777777" w:rsidR="002538B2" w:rsidRPr="002538B2" w:rsidRDefault="002538B2" w:rsidP="002538B2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958" w:type="pct"/>
          </w:tcPr>
          <w:p w14:paraId="5E6AFC72" w14:textId="77777777" w:rsidR="002538B2" w:rsidRPr="002538B2" w:rsidRDefault="002538B2" w:rsidP="002538B2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</w:tbl>
    <w:p w14:paraId="17C77243" w14:textId="77777777" w:rsidR="0033013D" w:rsidRPr="00A77240" w:rsidRDefault="0033013D" w:rsidP="00E0149C">
      <w:pPr>
        <w:pStyle w:val="a9"/>
        <w:keepNext/>
        <w:jc w:val="right"/>
        <w:rPr>
          <w:rFonts w:ascii="Arial" w:hAnsi="Arial" w:cs="Arial"/>
        </w:rPr>
      </w:pPr>
    </w:p>
    <w:p w14:paraId="59773587" w14:textId="77777777" w:rsidR="0033013D" w:rsidRPr="00A77240" w:rsidRDefault="0033013D">
      <w:pPr>
        <w:spacing w:after="200" w:line="276" w:lineRule="auto"/>
        <w:jc w:val="left"/>
        <w:rPr>
          <w:rFonts w:ascii="Arial" w:eastAsia="Calibri" w:hAnsi="Arial" w:cs="Arial"/>
          <w:szCs w:val="24"/>
          <w:lang w:eastAsia="ru-RU"/>
        </w:rPr>
      </w:pPr>
      <w:r w:rsidRPr="00A77240">
        <w:rPr>
          <w:rFonts w:ascii="Arial" w:hAnsi="Arial" w:cs="Arial"/>
        </w:rPr>
        <w:br w:type="page"/>
      </w:r>
    </w:p>
    <w:p w14:paraId="5196DB67" w14:textId="236BEE5D" w:rsidR="009355EA" w:rsidRPr="00A77240" w:rsidRDefault="009355EA" w:rsidP="009355EA">
      <w:pPr>
        <w:pStyle w:val="a9"/>
        <w:keepNext/>
        <w:spacing w:after="240" w:afterAutospacing="0" w:line="276" w:lineRule="auto"/>
        <w:jc w:val="left"/>
        <w:rPr>
          <w:rFonts w:ascii="Arial" w:hAnsi="Arial" w:cs="Arial"/>
          <w:b/>
          <w:sz w:val="22"/>
        </w:rPr>
      </w:pPr>
      <w:bookmarkStart w:id="18" w:name="_Toc392078586"/>
      <w:bookmarkStart w:id="19" w:name="_Toc392838968"/>
      <w:bookmarkStart w:id="20" w:name="_Toc393208389"/>
      <w:r w:rsidRPr="00A77240">
        <w:rPr>
          <w:rFonts w:ascii="Arial" w:hAnsi="Arial" w:cs="Arial"/>
          <w:b/>
          <w:sz w:val="28"/>
        </w:rPr>
        <w:lastRenderedPageBreak/>
        <w:t>ЛИСТ СОГЛАСОВАНИЯ</w:t>
      </w:r>
      <w:bookmarkEnd w:id="18"/>
      <w:bookmarkEnd w:id="19"/>
      <w:bookmarkEnd w:id="20"/>
    </w:p>
    <w:p w14:paraId="4D4D56EE" w14:textId="606BF200" w:rsidR="00E0149C" w:rsidRPr="00A77240" w:rsidRDefault="00E0149C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="00106AE3" w:rsidRPr="00A77240">
        <w:rPr>
          <w:rFonts w:ascii="Arial" w:hAnsi="Arial" w:cs="Arial"/>
          <w:b/>
          <w:sz w:val="22"/>
        </w:rPr>
        <w:fldChar w:fldCharType="begin"/>
      </w:r>
      <w:r w:rsidR="00106AE3"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4</w:t>
      </w:r>
      <w:r w:rsidR="00106AE3"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>. Документ утвержден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2693"/>
        <w:gridCol w:w="1395"/>
        <w:gridCol w:w="2167"/>
      </w:tblGrid>
      <w:tr w:rsidR="00175B15" w:rsidRPr="00A77240" w14:paraId="703A17EB" w14:textId="77777777" w:rsidTr="009355EA">
        <w:trPr>
          <w:cantSplit/>
          <w:trHeight w:val="397"/>
          <w:tblHeader/>
        </w:trPr>
        <w:tc>
          <w:tcPr>
            <w:tcW w:w="3936" w:type="dxa"/>
            <w:shd w:val="clear" w:color="auto" w:fill="FFC000"/>
            <w:vAlign w:val="center"/>
          </w:tcPr>
          <w:p w14:paraId="2B0CCEF7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Кто утвердил</w:t>
            </w:r>
          </w:p>
        </w:tc>
        <w:tc>
          <w:tcPr>
            <w:tcW w:w="2693" w:type="dxa"/>
            <w:shd w:val="clear" w:color="auto" w:fill="FFC000"/>
            <w:vAlign w:val="center"/>
          </w:tcPr>
          <w:p w14:paraId="256C9FCA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533ADBDA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14112160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175B15" w:rsidRPr="00A77240" w:rsidDel="009202B6" w14:paraId="1C72A2B7" w14:textId="37E63C06" w:rsidTr="009355EA">
        <w:trPr>
          <w:cantSplit/>
          <w:del w:id="21" w:author="Sintsova Margarita" w:date="2020-04-21T13:10:00Z"/>
        </w:trPr>
        <w:tc>
          <w:tcPr>
            <w:tcW w:w="3936" w:type="dxa"/>
          </w:tcPr>
          <w:p w14:paraId="7FB48D7A" w14:textId="7E530D56" w:rsidR="00175B15" w:rsidRPr="00A77240" w:rsidDel="009202B6" w:rsidRDefault="00175B15" w:rsidP="00A66844">
            <w:pPr>
              <w:jc w:val="left"/>
              <w:rPr>
                <w:del w:id="22" w:author="Sintsova Margarita" w:date="2020-04-21T13:10:00Z"/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4CA46BF1" w14:textId="5333A31D" w:rsidR="00175B15" w:rsidRPr="00A77240" w:rsidDel="009202B6" w:rsidRDefault="00175B15" w:rsidP="008708BD">
            <w:pPr>
              <w:jc w:val="center"/>
              <w:rPr>
                <w:del w:id="23" w:author="Sintsova Margarita" w:date="2020-04-21T13:10:00Z"/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5ACDE8AC" w14:textId="7F056793" w:rsidR="00175B15" w:rsidRPr="00A77240" w:rsidDel="009202B6" w:rsidRDefault="00175B15" w:rsidP="008708BD">
            <w:pPr>
              <w:jc w:val="center"/>
              <w:rPr>
                <w:del w:id="24" w:author="Sintsova Margarita" w:date="2020-04-21T13:10:00Z"/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863EC72" w14:textId="0D635CA7" w:rsidR="00175B15" w:rsidRPr="00A77240" w:rsidDel="009202B6" w:rsidRDefault="00175B15" w:rsidP="008708BD">
            <w:pPr>
              <w:jc w:val="center"/>
              <w:rPr>
                <w:del w:id="25" w:author="Sintsova Margarita" w:date="2020-04-21T13:10:00Z"/>
                <w:rFonts w:ascii="Arial" w:hAnsi="Arial" w:cs="Arial"/>
                <w:sz w:val="20"/>
              </w:rPr>
            </w:pPr>
          </w:p>
        </w:tc>
      </w:tr>
      <w:tr w:rsidR="00175B15" w:rsidRPr="00A77240" w14:paraId="0132DABE" w14:textId="77777777" w:rsidTr="009355EA">
        <w:trPr>
          <w:cantSplit/>
          <w:trHeight w:val="51"/>
        </w:trPr>
        <w:tc>
          <w:tcPr>
            <w:tcW w:w="3936" w:type="dxa"/>
          </w:tcPr>
          <w:p w14:paraId="74D8FD06" w14:textId="0CDDE6A5" w:rsidR="00175B15" w:rsidRPr="00A77240" w:rsidRDefault="00175B15" w:rsidP="00A66844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436FD860" w14:textId="3DD4195D" w:rsidR="00175B15" w:rsidRPr="00A77240" w:rsidRDefault="00175B15" w:rsidP="003D63D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34CCA4D5" w14:textId="77777777" w:rsidR="00175B15" w:rsidRPr="00A77240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9DC3D92" w14:textId="77777777" w:rsidR="00175B15" w:rsidRPr="00A77240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16FE5031" w14:textId="6CBA25A8" w:rsidR="00E0149C" w:rsidRPr="00A77240" w:rsidRDefault="00E0149C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="00106AE3" w:rsidRPr="00A77240">
        <w:rPr>
          <w:rFonts w:ascii="Arial" w:hAnsi="Arial" w:cs="Arial"/>
          <w:b/>
          <w:sz w:val="22"/>
        </w:rPr>
        <w:fldChar w:fldCharType="begin"/>
      </w:r>
      <w:r w:rsidR="00106AE3"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5</w:t>
      </w:r>
      <w:r w:rsidR="00106AE3"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>. Документ согласован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2552"/>
        <w:gridCol w:w="1395"/>
        <w:gridCol w:w="2167"/>
      </w:tblGrid>
      <w:tr w:rsidR="00175B15" w:rsidRPr="00A77240" w14:paraId="65370D95" w14:textId="77777777" w:rsidTr="009355EA">
        <w:trPr>
          <w:cantSplit/>
          <w:trHeight w:val="397"/>
          <w:tblHeader/>
        </w:trPr>
        <w:tc>
          <w:tcPr>
            <w:tcW w:w="4077" w:type="dxa"/>
            <w:shd w:val="clear" w:color="auto" w:fill="FFC000"/>
            <w:vAlign w:val="center"/>
          </w:tcPr>
          <w:p w14:paraId="35571EE0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Дополнительные визы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6A4849C2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72427984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7B3CC3F8" w14:textId="77777777" w:rsidR="00175B15" w:rsidRPr="00A77240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D63F21" w:rsidRPr="00A77240" w14:paraId="0C07C378" w14:textId="77777777" w:rsidTr="009355EA">
        <w:trPr>
          <w:cantSplit/>
        </w:trPr>
        <w:tc>
          <w:tcPr>
            <w:tcW w:w="4077" w:type="dxa"/>
          </w:tcPr>
          <w:p w14:paraId="0C10FD26" w14:textId="4431157D" w:rsidR="00D63F21" w:rsidRPr="00A77240" w:rsidRDefault="00D63F21" w:rsidP="00D63F21">
            <w:pPr>
              <w:jc w:val="left"/>
              <w:rPr>
                <w:rFonts w:ascii="Arial" w:hAnsi="Arial" w:cs="Arial"/>
                <w:sz w:val="20"/>
              </w:rPr>
            </w:pPr>
            <w:del w:id="26" w:author="Sintsova Margarita" w:date="2020-04-21T13:10:00Z">
              <w:r w:rsidRPr="00D63F21" w:rsidDel="009202B6">
                <w:rPr>
                  <w:rFonts w:ascii="Arial" w:hAnsi="Arial" w:cs="Arial"/>
                  <w:sz w:val="20"/>
                </w:rPr>
                <w:delText>Ответственный за проект</w:delText>
              </w:r>
            </w:del>
          </w:p>
        </w:tc>
        <w:tc>
          <w:tcPr>
            <w:tcW w:w="2552" w:type="dxa"/>
          </w:tcPr>
          <w:p w14:paraId="02CC637D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76116D3A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15983A78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63F21" w:rsidRPr="00A77240" w14:paraId="0B5747AE" w14:textId="77777777" w:rsidTr="009355EA">
        <w:trPr>
          <w:cantSplit/>
        </w:trPr>
        <w:tc>
          <w:tcPr>
            <w:tcW w:w="4077" w:type="dxa"/>
          </w:tcPr>
          <w:p w14:paraId="20E29D13" w14:textId="2A123CFF" w:rsidR="00D63F21" w:rsidRPr="00A77240" w:rsidRDefault="00D63F21" w:rsidP="00D63F21">
            <w:pPr>
              <w:jc w:val="left"/>
              <w:rPr>
                <w:rFonts w:ascii="Arial" w:hAnsi="Arial" w:cs="Arial"/>
                <w:sz w:val="20"/>
              </w:rPr>
            </w:pPr>
            <w:del w:id="27" w:author="Sintsova Margarita" w:date="2020-04-21T13:10:00Z">
              <w:r w:rsidRPr="00D63F21" w:rsidDel="009202B6">
                <w:rPr>
                  <w:rFonts w:ascii="Arial" w:hAnsi="Arial" w:cs="Arial"/>
                  <w:sz w:val="20"/>
                </w:rPr>
                <w:delText xml:space="preserve">Куратор проекта от Блока трансформации (Директор __________ Департамента </w:delText>
              </w:r>
            </w:del>
          </w:p>
        </w:tc>
        <w:tc>
          <w:tcPr>
            <w:tcW w:w="2552" w:type="dxa"/>
          </w:tcPr>
          <w:p w14:paraId="30B0AA82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048A1772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40B21834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63F21" w:rsidRPr="00A77240" w14:paraId="0F30B16B" w14:textId="77777777" w:rsidTr="009355EA">
        <w:trPr>
          <w:cantSplit/>
        </w:trPr>
        <w:tc>
          <w:tcPr>
            <w:tcW w:w="4077" w:type="dxa"/>
          </w:tcPr>
          <w:p w14:paraId="2E6587F3" w14:textId="18BABB49" w:rsidR="00D63F21" w:rsidRPr="00A77240" w:rsidRDefault="00D63F21" w:rsidP="00D63F21">
            <w:pPr>
              <w:jc w:val="left"/>
              <w:rPr>
                <w:rFonts w:ascii="Arial" w:hAnsi="Arial" w:cs="Arial"/>
                <w:sz w:val="20"/>
              </w:rPr>
            </w:pPr>
            <w:del w:id="28" w:author="Sintsova Margarita" w:date="2020-04-21T13:10:00Z">
              <w:r w:rsidRPr="00D63F21" w:rsidDel="009202B6">
                <w:rPr>
                  <w:rFonts w:ascii="Arial" w:hAnsi="Arial" w:cs="Arial"/>
                  <w:sz w:val="20"/>
                </w:rPr>
                <w:delText>Директор Департамента ИТ</w:delText>
              </w:r>
            </w:del>
          </w:p>
        </w:tc>
        <w:tc>
          <w:tcPr>
            <w:tcW w:w="2552" w:type="dxa"/>
          </w:tcPr>
          <w:p w14:paraId="081D2F6D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62B11A46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F49D9AE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63F21" w:rsidRPr="00A77240" w14:paraId="020F9F02" w14:textId="77777777" w:rsidTr="009355EA">
        <w:trPr>
          <w:cantSplit/>
        </w:trPr>
        <w:tc>
          <w:tcPr>
            <w:tcW w:w="4077" w:type="dxa"/>
          </w:tcPr>
          <w:p w14:paraId="22501508" w14:textId="0839E267" w:rsidR="00D63F21" w:rsidRPr="00A77240" w:rsidRDefault="00B277DC" w:rsidP="00D63F21">
            <w:pPr>
              <w:jc w:val="left"/>
              <w:rPr>
                <w:rFonts w:ascii="Arial" w:hAnsi="Arial" w:cs="Arial"/>
                <w:sz w:val="20"/>
              </w:rPr>
            </w:pPr>
            <w:del w:id="29" w:author="Sintsova Margarita" w:date="2020-04-21T13:10:00Z">
              <w:r w:rsidDel="009202B6">
                <w:rPr>
                  <w:rFonts w:ascii="Arial" w:hAnsi="Arial" w:cs="Arial"/>
                  <w:sz w:val="20"/>
                </w:rPr>
                <w:delText>Дире</w:delText>
              </w:r>
              <w:r w:rsidR="00D63F21" w:rsidRPr="00D63F21" w:rsidDel="009202B6">
                <w:rPr>
                  <w:rFonts w:ascii="Arial" w:hAnsi="Arial" w:cs="Arial"/>
                  <w:sz w:val="20"/>
                </w:rPr>
                <w:delText>к</w:delText>
              </w:r>
              <w:r w:rsidDel="009202B6">
                <w:rPr>
                  <w:rFonts w:ascii="Arial" w:hAnsi="Arial" w:cs="Arial"/>
                  <w:sz w:val="20"/>
                </w:rPr>
                <w:delText>т</w:delText>
              </w:r>
              <w:r w:rsidR="00D63F21" w:rsidRPr="00D63F21" w:rsidDel="009202B6">
                <w:rPr>
                  <w:rFonts w:ascii="Arial" w:hAnsi="Arial" w:cs="Arial"/>
                  <w:sz w:val="20"/>
                </w:rPr>
                <w:delText>ор департамента регламентации бизнес-процессов и проектов трансформации бизнеса</w:delText>
              </w:r>
            </w:del>
          </w:p>
        </w:tc>
        <w:tc>
          <w:tcPr>
            <w:tcW w:w="2552" w:type="dxa"/>
          </w:tcPr>
          <w:p w14:paraId="754392B1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3C5F98BF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A73A863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63F21" w:rsidRPr="00A77240" w14:paraId="5FF87251" w14:textId="77777777" w:rsidTr="009355EA">
        <w:trPr>
          <w:cantSplit/>
        </w:trPr>
        <w:tc>
          <w:tcPr>
            <w:tcW w:w="4077" w:type="dxa"/>
          </w:tcPr>
          <w:p w14:paraId="2F20E11E" w14:textId="2FAF2BBD" w:rsidR="00D63F21" w:rsidRPr="00A77240" w:rsidRDefault="00D63F21" w:rsidP="00D63F21">
            <w:pPr>
              <w:jc w:val="left"/>
              <w:rPr>
                <w:rFonts w:ascii="Arial" w:hAnsi="Arial" w:cs="Arial"/>
                <w:sz w:val="20"/>
              </w:rPr>
            </w:pPr>
            <w:del w:id="30" w:author="Sintsova Margarita" w:date="2020-04-21T13:10:00Z">
              <w:r w:rsidRPr="00D63F21" w:rsidDel="009202B6">
                <w:rPr>
                  <w:rFonts w:ascii="Arial" w:hAnsi="Arial" w:cs="Arial"/>
                  <w:sz w:val="20"/>
                </w:rPr>
                <w:delText>Начальник Управления по информационной безопасности ООО «УК Полюс»</w:delText>
              </w:r>
            </w:del>
          </w:p>
        </w:tc>
        <w:tc>
          <w:tcPr>
            <w:tcW w:w="2552" w:type="dxa"/>
          </w:tcPr>
          <w:p w14:paraId="1B69167D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2990840A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8264A2D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63F21" w:rsidRPr="00A77240" w14:paraId="6EA92F05" w14:textId="77777777" w:rsidTr="009355EA">
        <w:trPr>
          <w:cantSplit/>
        </w:trPr>
        <w:tc>
          <w:tcPr>
            <w:tcW w:w="4077" w:type="dxa"/>
          </w:tcPr>
          <w:p w14:paraId="3ACEEDCE" w14:textId="6E2DAC7A" w:rsidR="00D63F21" w:rsidRPr="00A77240" w:rsidRDefault="00D63F21" w:rsidP="00D63F21">
            <w:pPr>
              <w:jc w:val="left"/>
              <w:rPr>
                <w:rFonts w:ascii="Arial" w:hAnsi="Arial" w:cs="Arial"/>
                <w:sz w:val="20"/>
              </w:rPr>
            </w:pPr>
            <w:del w:id="31" w:author="Sintsova Margarita" w:date="2020-04-21T13:10:00Z">
              <w:r w:rsidRPr="00D63F21" w:rsidDel="009202B6">
                <w:rPr>
                  <w:rFonts w:ascii="Arial" w:hAnsi="Arial" w:cs="Arial"/>
                  <w:sz w:val="20"/>
                </w:rPr>
                <w:delText>Начальник Управления судебной защиты ООО «УК Полюс»</w:delText>
              </w:r>
            </w:del>
          </w:p>
        </w:tc>
        <w:tc>
          <w:tcPr>
            <w:tcW w:w="2552" w:type="dxa"/>
          </w:tcPr>
          <w:p w14:paraId="2F85D2CD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3BF4C995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8E61B11" w14:textId="77777777" w:rsidR="00D63F21" w:rsidRPr="00A77240" w:rsidRDefault="00D63F21" w:rsidP="00D63F2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5A131B1B" w14:textId="77777777" w:rsidR="001A2810" w:rsidRPr="00A77240" w:rsidRDefault="001A2810" w:rsidP="001A2810">
      <w:pPr>
        <w:ind w:firstLine="426"/>
        <w:rPr>
          <w:rFonts w:ascii="Arial" w:hAnsi="Arial" w:cs="Arial"/>
          <w:i/>
        </w:rPr>
      </w:pPr>
    </w:p>
    <w:p w14:paraId="56B301CC" w14:textId="77777777" w:rsidR="00175B15" w:rsidRPr="00A77240" w:rsidRDefault="00175B15" w:rsidP="00175B15">
      <w:pPr>
        <w:jc w:val="center"/>
        <w:rPr>
          <w:rFonts w:ascii="Arial" w:hAnsi="Arial" w:cs="Arial"/>
          <w:b/>
          <w:sz w:val="20"/>
        </w:rPr>
      </w:pPr>
    </w:p>
    <w:p w14:paraId="2C58C068" w14:textId="77777777" w:rsidR="00E6247B" w:rsidRPr="00A77240" w:rsidRDefault="00E6247B" w:rsidP="00895A65">
      <w:pPr>
        <w:pStyle w:val="S0"/>
        <w:rPr>
          <w:rFonts w:ascii="Arial" w:hAnsi="Arial" w:cs="Arial"/>
        </w:rPr>
        <w:sectPr w:rsidR="00E6247B" w:rsidRPr="00A77240" w:rsidSect="009355E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bookmarkStart w:id="35" w:name="_Toc512271224" w:displacedByCustomXml="next"/>
    <w:bookmarkStart w:id="36" w:name="_Toc66777861" w:displacedByCustomXml="next"/>
    <w:sdt>
      <w:sdtPr>
        <w:rPr>
          <w:rFonts w:ascii="Times New Roman" w:hAnsi="Times New Roman" w:cs="Times New Roman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>
        <w:rPr>
          <w:rFonts w:asciiTheme="minorHAnsi" w:hAnsiTheme="minorHAnsi"/>
          <w:sz w:val="22"/>
        </w:rPr>
      </w:sdtEndPr>
      <w:sdtContent>
        <w:p w14:paraId="63DA32B1" w14:textId="77777777" w:rsidR="00B778C7" w:rsidRPr="00A77240" w:rsidRDefault="00B778C7" w:rsidP="00637851">
          <w:pPr>
            <w:pStyle w:val="1"/>
            <w:numPr>
              <w:ilvl w:val="0"/>
              <w:numId w:val="0"/>
            </w:numPr>
            <w:ind w:left="431"/>
          </w:pPr>
          <w:r w:rsidRPr="00A77240">
            <w:t>Оглавление</w:t>
          </w:r>
          <w:bookmarkEnd w:id="36"/>
          <w:bookmarkEnd w:id="35"/>
        </w:p>
        <w:p w14:paraId="1E906E11" w14:textId="676C011D" w:rsidR="00233B6B" w:rsidRDefault="00B778C7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A77240">
            <w:fldChar w:fldCharType="begin"/>
          </w:r>
          <w:r w:rsidRPr="00A77240">
            <w:instrText xml:space="preserve"> TOC \o "1-3" \h \z \u </w:instrText>
          </w:r>
          <w:r w:rsidRPr="00A77240">
            <w:fldChar w:fldCharType="separate"/>
          </w:r>
          <w:hyperlink w:anchor="_Toc66777861" w:history="1">
            <w:r w:rsidR="00233B6B" w:rsidRPr="00E37DA0">
              <w:rPr>
                <w:rStyle w:val="aa"/>
              </w:rPr>
              <w:t>Оглавление</w:t>
            </w:r>
            <w:r w:rsidR="00233B6B">
              <w:rPr>
                <w:webHidden/>
              </w:rPr>
              <w:tab/>
            </w:r>
            <w:r w:rsidR="00233B6B">
              <w:rPr>
                <w:webHidden/>
              </w:rPr>
              <w:fldChar w:fldCharType="begin"/>
            </w:r>
            <w:r w:rsidR="00233B6B">
              <w:rPr>
                <w:webHidden/>
              </w:rPr>
              <w:instrText xml:space="preserve"> PAGEREF _Toc66777861 \h </w:instrText>
            </w:r>
            <w:r w:rsidR="00233B6B">
              <w:rPr>
                <w:webHidden/>
              </w:rPr>
            </w:r>
            <w:r w:rsidR="00233B6B">
              <w:rPr>
                <w:webHidden/>
              </w:rPr>
              <w:fldChar w:fldCharType="separate"/>
            </w:r>
            <w:r w:rsidR="00233B6B">
              <w:rPr>
                <w:webHidden/>
              </w:rPr>
              <w:t>4</w:t>
            </w:r>
            <w:r w:rsidR="00233B6B">
              <w:rPr>
                <w:webHidden/>
              </w:rPr>
              <w:fldChar w:fldCharType="end"/>
            </w:r>
          </w:hyperlink>
        </w:p>
        <w:p w14:paraId="25DB374D" w14:textId="5080A092" w:rsidR="00233B6B" w:rsidRDefault="00802868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777862" w:history="1">
            <w:r w:rsidR="00233B6B" w:rsidRPr="00E37DA0">
              <w:rPr>
                <w:rStyle w:val="aa"/>
              </w:rPr>
              <w:t>1</w:t>
            </w:r>
            <w:r w:rsidR="00233B6B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233B6B" w:rsidRPr="00E37DA0">
              <w:rPr>
                <w:rStyle w:val="aa"/>
              </w:rPr>
              <w:t>Глоссарий</w:t>
            </w:r>
            <w:r w:rsidR="00233B6B">
              <w:rPr>
                <w:webHidden/>
              </w:rPr>
              <w:tab/>
            </w:r>
            <w:r w:rsidR="00233B6B">
              <w:rPr>
                <w:webHidden/>
              </w:rPr>
              <w:fldChar w:fldCharType="begin"/>
            </w:r>
            <w:r w:rsidR="00233B6B">
              <w:rPr>
                <w:webHidden/>
              </w:rPr>
              <w:instrText xml:space="preserve"> PAGEREF _Toc66777862 \h </w:instrText>
            </w:r>
            <w:r w:rsidR="00233B6B">
              <w:rPr>
                <w:webHidden/>
              </w:rPr>
            </w:r>
            <w:r w:rsidR="00233B6B">
              <w:rPr>
                <w:webHidden/>
              </w:rPr>
              <w:fldChar w:fldCharType="separate"/>
            </w:r>
            <w:r w:rsidR="00233B6B">
              <w:rPr>
                <w:webHidden/>
              </w:rPr>
              <w:t>5</w:t>
            </w:r>
            <w:r w:rsidR="00233B6B">
              <w:rPr>
                <w:webHidden/>
              </w:rPr>
              <w:fldChar w:fldCharType="end"/>
            </w:r>
          </w:hyperlink>
        </w:p>
        <w:p w14:paraId="65E5567E" w14:textId="6D5E1E25" w:rsidR="00233B6B" w:rsidRDefault="00802868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777863" w:history="1">
            <w:r w:rsidR="00233B6B" w:rsidRPr="00E37DA0">
              <w:rPr>
                <w:rStyle w:val="aa"/>
              </w:rPr>
              <w:t>2</w:t>
            </w:r>
            <w:r w:rsidR="00233B6B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233B6B" w:rsidRPr="00E37DA0">
              <w:rPr>
                <w:rStyle w:val="aa"/>
              </w:rPr>
              <w:t>Назначение документа</w:t>
            </w:r>
            <w:r w:rsidR="00233B6B">
              <w:rPr>
                <w:webHidden/>
              </w:rPr>
              <w:tab/>
            </w:r>
            <w:r w:rsidR="00233B6B">
              <w:rPr>
                <w:webHidden/>
              </w:rPr>
              <w:fldChar w:fldCharType="begin"/>
            </w:r>
            <w:r w:rsidR="00233B6B">
              <w:rPr>
                <w:webHidden/>
              </w:rPr>
              <w:instrText xml:space="preserve"> PAGEREF _Toc66777863 \h </w:instrText>
            </w:r>
            <w:r w:rsidR="00233B6B">
              <w:rPr>
                <w:webHidden/>
              </w:rPr>
            </w:r>
            <w:r w:rsidR="00233B6B">
              <w:rPr>
                <w:webHidden/>
              </w:rPr>
              <w:fldChar w:fldCharType="separate"/>
            </w:r>
            <w:r w:rsidR="00233B6B">
              <w:rPr>
                <w:webHidden/>
              </w:rPr>
              <w:t>5</w:t>
            </w:r>
            <w:r w:rsidR="00233B6B">
              <w:rPr>
                <w:webHidden/>
              </w:rPr>
              <w:fldChar w:fldCharType="end"/>
            </w:r>
          </w:hyperlink>
        </w:p>
        <w:p w14:paraId="2A341197" w14:textId="4AAF3220" w:rsidR="00233B6B" w:rsidRDefault="00802868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777864" w:history="1">
            <w:r w:rsidR="00233B6B" w:rsidRPr="00E37DA0">
              <w:rPr>
                <w:rStyle w:val="aa"/>
              </w:rPr>
              <w:t>3</w:t>
            </w:r>
            <w:r w:rsidR="00233B6B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233B6B" w:rsidRPr="00E37DA0">
              <w:rPr>
                <w:rStyle w:val="aa"/>
              </w:rPr>
              <w:t>Предпосылки успешной реализации</w:t>
            </w:r>
            <w:r w:rsidR="00233B6B">
              <w:rPr>
                <w:webHidden/>
              </w:rPr>
              <w:tab/>
            </w:r>
            <w:r w:rsidR="00233B6B">
              <w:rPr>
                <w:webHidden/>
              </w:rPr>
              <w:fldChar w:fldCharType="begin"/>
            </w:r>
            <w:r w:rsidR="00233B6B">
              <w:rPr>
                <w:webHidden/>
              </w:rPr>
              <w:instrText xml:space="preserve"> PAGEREF _Toc66777864 \h </w:instrText>
            </w:r>
            <w:r w:rsidR="00233B6B">
              <w:rPr>
                <w:webHidden/>
              </w:rPr>
            </w:r>
            <w:r w:rsidR="00233B6B">
              <w:rPr>
                <w:webHidden/>
              </w:rPr>
              <w:fldChar w:fldCharType="separate"/>
            </w:r>
            <w:r w:rsidR="00233B6B">
              <w:rPr>
                <w:webHidden/>
              </w:rPr>
              <w:t>5</w:t>
            </w:r>
            <w:r w:rsidR="00233B6B">
              <w:rPr>
                <w:webHidden/>
              </w:rPr>
              <w:fldChar w:fldCharType="end"/>
            </w:r>
          </w:hyperlink>
        </w:p>
        <w:p w14:paraId="2A93A453" w14:textId="38495F35" w:rsidR="00233B6B" w:rsidRDefault="00802868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777865" w:history="1">
            <w:r w:rsidR="00233B6B" w:rsidRPr="00E37DA0">
              <w:rPr>
                <w:rStyle w:val="aa"/>
                <w:rFonts w:eastAsia="Calibri"/>
              </w:rPr>
              <w:t>4</w:t>
            </w:r>
            <w:r w:rsidR="00233B6B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233B6B" w:rsidRPr="00E37DA0">
              <w:rPr>
                <w:rStyle w:val="aa"/>
                <w:rFonts w:eastAsia="Calibri"/>
              </w:rPr>
              <w:t>Бизнес-требования</w:t>
            </w:r>
            <w:r w:rsidR="00233B6B">
              <w:rPr>
                <w:webHidden/>
              </w:rPr>
              <w:tab/>
            </w:r>
            <w:r w:rsidR="00233B6B">
              <w:rPr>
                <w:webHidden/>
              </w:rPr>
              <w:fldChar w:fldCharType="begin"/>
            </w:r>
            <w:r w:rsidR="00233B6B">
              <w:rPr>
                <w:webHidden/>
              </w:rPr>
              <w:instrText xml:space="preserve"> PAGEREF _Toc66777865 \h </w:instrText>
            </w:r>
            <w:r w:rsidR="00233B6B">
              <w:rPr>
                <w:webHidden/>
              </w:rPr>
            </w:r>
            <w:r w:rsidR="00233B6B">
              <w:rPr>
                <w:webHidden/>
              </w:rPr>
              <w:fldChar w:fldCharType="separate"/>
            </w:r>
            <w:r w:rsidR="00233B6B">
              <w:rPr>
                <w:webHidden/>
              </w:rPr>
              <w:t>5</w:t>
            </w:r>
            <w:r w:rsidR="00233B6B">
              <w:rPr>
                <w:webHidden/>
              </w:rPr>
              <w:fldChar w:fldCharType="end"/>
            </w:r>
          </w:hyperlink>
        </w:p>
        <w:p w14:paraId="7D13CF27" w14:textId="42F50637" w:rsidR="00233B6B" w:rsidRDefault="00802868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777866" w:history="1">
            <w:r w:rsidR="00233B6B" w:rsidRPr="00E37DA0">
              <w:rPr>
                <w:rStyle w:val="aa"/>
                <w:rFonts w:eastAsia="Calibri"/>
              </w:rPr>
              <w:t>5</w:t>
            </w:r>
            <w:r w:rsidR="00233B6B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233B6B" w:rsidRPr="00E37DA0">
              <w:rPr>
                <w:rStyle w:val="aa"/>
                <w:rFonts w:eastAsia="Calibri"/>
              </w:rPr>
              <w:t>Реализация бизнес-процессов</w:t>
            </w:r>
            <w:r w:rsidR="00233B6B">
              <w:rPr>
                <w:webHidden/>
              </w:rPr>
              <w:tab/>
            </w:r>
            <w:r w:rsidR="00233B6B">
              <w:rPr>
                <w:webHidden/>
              </w:rPr>
              <w:fldChar w:fldCharType="begin"/>
            </w:r>
            <w:r w:rsidR="00233B6B">
              <w:rPr>
                <w:webHidden/>
              </w:rPr>
              <w:instrText xml:space="preserve"> PAGEREF _Toc66777866 \h </w:instrText>
            </w:r>
            <w:r w:rsidR="00233B6B">
              <w:rPr>
                <w:webHidden/>
              </w:rPr>
            </w:r>
            <w:r w:rsidR="00233B6B">
              <w:rPr>
                <w:webHidden/>
              </w:rPr>
              <w:fldChar w:fldCharType="separate"/>
            </w:r>
            <w:r w:rsidR="00233B6B">
              <w:rPr>
                <w:webHidden/>
              </w:rPr>
              <w:t>6</w:t>
            </w:r>
            <w:r w:rsidR="00233B6B">
              <w:rPr>
                <w:webHidden/>
              </w:rPr>
              <w:fldChar w:fldCharType="end"/>
            </w:r>
          </w:hyperlink>
        </w:p>
        <w:p w14:paraId="7BFF048C" w14:textId="37AE430C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867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5.1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Описание бизнес-процессов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_Toc66777867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6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015E78F5" w14:textId="6C03E3D2" w:rsidR="00233B6B" w:rsidRDefault="00802868">
          <w:pPr>
            <w:pStyle w:val="33"/>
            <w:rPr>
              <w:rFonts w:eastAsiaTheme="minorEastAsia" w:cstheme="minorBidi"/>
              <w:noProof/>
              <w:lang w:eastAsia="ru-RU"/>
            </w:rPr>
          </w:pPr>
          <w:hyperlink w:anchor="_Toc66777868" w:history="1">
            <w:r w:rsidR="00233B6B" w:rsidRPr="00E37DA0">
              <w:rPr>
                <w:rStyle w:val="aa"/>
                <w:noProof/>
              </w:rPr>
              <w:t>5.1.1</w:t>
            </w:r>
            <w:r w:rsidR="00233B6B">
              <w:rPr>
                <w:rFonts w:eastAsiaTheme="minorEastAsia" w:cstheme="minorBidi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noProof/>
              </w:rPr>
              <w:t>Описание бизнес-процесса ПП-10.05.01-ERP Планирование использования запасов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_Toc66777868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6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2052F97E" w14:textId="7C0B0657" w:rsidR="00233B6B" w:rsidRDefault="00802868">
          <w:pPr>
            <w:pStyle w:val="33"/>
            <w:rPr>
              <w:rFonts w:eastAsiaTheme="minorEastAsia" w:cstheme="minorBidi"/>
              <w:noProof/>
              <w:lang w:eastAsia="ru-RU"/>
            </w:rPr>
          </w:pPr>
          <w:hyperlink w:anchor="_Toc66777871" w:history="1">
            <w:r w:rsidR="00233B6B" w:rsidRPr="00E37DA0">
              <w:rPr>
                <w:rStyle w:val="aa"/>
                <w:noProof/>
              </w:rPr>
              <w:t>5.1.2</w:t>
            </w:r>
            <w:r w:rsidR="00233B6B">
              <w:rPr>
                <w:rFonts w:eastAsiaTheme="minorEastAsia" w:cstheme="minorBidi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noProof/>
              </w:rPr>
              <w:t>Описание бизнес-процесса ПП-10.05.02-</w:t>
            </w:r>
            <w:r w:rsidR="00233B6B" w:rsidRPr="00E37DA0">
              <w:rPr>
                <w:rStyle w:val="aa"/>
                <w:noProof/>
                <w:lang w:val="en-US"/>
              </w:rPr>
              <w:t>ERP</w:t>
            </w:r>
            <w:r w:rsidR="00233B6B" w:rsidRPr="00E37DA0">
              <w:rPr>
                <w:rStyle w:val="aa"/>
                <w:noProof/>
              </w:rPr>
              <w:t xml:space="preserve"> Выявление НВИ/НЛИ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_Toc66777871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7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2A3A09E1" w14:textId="2140EADF" w:rsidR="00233B6B" w:rsidRDefault="00802868">
          <w:pPr>
            <w:pStyle w:val="33"/>
            <w:rPr>
              <w:rFonts w:eastAsiaTheme="minorEastAsia" w:cstheme="minorBidi"/>
              <w:noProof/>
              <w:lang w:eastAsia="ru-RU"/>
            </w:rPr>
          </w:pPr>
          <w:hyperlink w:anchor="_Toc66777874" w:history="1">
            <w:r w:rsidR="00233B6B" w:rsidRPr="00E37DA0">
              <w:rPr>
                <w:rStyle w:val="aa"/>
                <w:noProof/>
              </w:rPr>
              <w:t>5.1.3</w:t>
            </w:r>
            <w:r w:rsidR="00233B6B">
              <w:rPr>
                <w:rFonts w:eastAsiaTheme="minorEastAsia" w:cstheme="minorBidi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noProof/>
              </w:rPr>
              <w:t>Описание бизнес-процесса ПП-10.05.03-</w:t>
            </w:r>
            <w:r w:rsidR="00233B6B" w:rsidRPr="00E37DA0">
              <w:rPr>
                <w:rStyle w:val="aa"/>
                <w:noProof/>
                <w:lang w:val="en-US"/>
              </w:rPr>
              <w:t>ERP</w:t>
            </w:r>
            <w:r w:rsidR="00233B6B" w:rsidRPr="00E37DA0">
              <w:rPr>
                <w:rStyle w:val="aa"/>
                <w:noProof/>
              </w:rPr>
              <w:t xml:space="preserve"> Реклассификация запаса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_Toc66777874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10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0F99B713" w14:textId="445CB84F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878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5.2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Описание шагов бизнес-процессов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_Toc66777878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10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171103D2" w14:textId="1280F85C" w:rsidR="00233B6B" w:rsidRDefault="00802868">
          <w:pPr>
            <w:pStyle w:val="33"/>
            <w:rPr>
              <w:rFonts w:eastAsiaTheme="minorEastAsia" w:cstheme="minorBidi"/>
              <w:noProof/>
              <w:lang w:eastAsia="ru-RU"/>
            </w:rPr>
          </w:pPr>
          <w:hyperlink w:anchor="_Toc66777879" w:history="1">
            <w:r w:rsidR="00233B6B" w:rsidRPr="00E37DA0">
              <w:rPr>
                <w:rStyle w:val="aa"/>
                <w:noProof/>
              </w:rPr>
              <w:t>5.2.1</w:t>
            </w:r>
            <w:r w:rsidR="00233B6B">
              <w:rPr>
                <w:rFonts w:eastAsiaTheme="minorEastAsia" w:cstheme="minorBidi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noProof/>
              </w:rPr>
              <w:t>Описание шагов бизнес-процесса ПП-10.05.01-ERP Планирование использования запасов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_Toc66777879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10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02CC5C0F" w14:textId="488171E2" w:rsidR="00233B6B" w:rsidRDefault="00802868">
          <w:pPr>
            <w:pStyle w:val="33"/>
            <w:rPr>
              <w:rFonts w:eastAsiaTheme="minorEastAsia" w:cstheme="minorBidi"/>
              <w:noProof/>
              <w:lang w:eastAsia="ru-RU"/>
            </w:rPr>
          </w:pPr>
          <w:hyperlink w:anchor="_Toc66777880" w:history="1">
            <w:r w:rsidR="00233B6B" w:rsidRPr="00E37DA0">
              <w:rPr>
                <w:rStyle w:val="aa"/>
                <w:noProof/>
              </w:rPr>
              <w:t>5.2.2</w:t>
            </w:r>
            <w:r w:rsidR="00233B6B">
              <w:rPr>
                <w:rFonts w:eastAsiaTheme="minorEastAsia" w:cstheme="minorBidi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noProof/>
              </w:rPr>
              <w:t>Описание шагов бизнес-процесса ПП-10.05.02-ERP Выявление НВИ/НЛИ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_Toc66777880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15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74F44F39" w14:textId="583388D6" w:rsidR="00233B6B" w:rsidRDefault="00802868">
          <w:pPr>
            <w:pStyle w:val="33"/>
            <w:rPr>
              <w:rFonts w:eastAsiaTheme="minorEastAsia" w:cstheme="minorBidi"/>
              <w:noProof/>
              <w:lang w:eastAsia="ru-RU"/>
            </w:rPr>
          </w:pPr>
          <w:hyperlink w:anchor="_Toc66777881" w:history="1">
            <w:r w:rsidR="00233B6B" w:rsidRPr="00E37DA0">
              <w:rPr>
                <w:rStyle w:val="aa"/>
                <w:noProof/>
              </w:rPr>
              <w:t>5.2.3</w:t>
            </w:r>
            <w:r w:rsidR="00233B6B">
              <w:rPr>
                <w:rFonts w:eastAsiaTheme="minorEastAsia" w:cstheme="minorBidi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noProof/>
              </w:rPr>
              <w:t>Описание шагов бизнес-процесса ПП-10.05.03-ERP Реклассификация запаса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_Toc66777881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29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5B9046DD" w14:textId="2438B4B3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882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5.3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Роли и полномочия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_Toc66777882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35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48FB7CE7" w14:textId="1BD4103A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883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5.4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Риски и контрольные процедуры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_Toc66777883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35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72F383FB" w14:textId="5DD00CDE" w:rsidR="00233B6B" w:rsidRDefault="00802868">
          <w:pPr>
            <w:pStyle w:val="33"/>
            <w:rPr>
              <w:rFonts w:eastAsiaTheme="minorEastAsia" w:cstheme="minorBidi"/>
              <w:noProof/>
              <w:lang w:eastAsia="ru-RU"/>
            </w:rPr>
          </w:pPr>
          <w:hyperlink w:anchor="_Toc66777884" w:history="1">
            <w:r w:rsidR="00233B6B" w:rsidRPr="00E37DA0">
              <w:rPr>
                <w:rStyle w:val="aa"/>
                <w:noProof/>
              </w:rPr>
              <w:t>5.4.1</w:t>
            </w:r>
            <w:r w:rsidR="00233B6B">
              <w:rPr>
                <w:rFonts w:eastAsiaTheme="minorEastAsia" w:cstheme="minorBidi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noProof/>
              </w:rPr>
              <w:t>Риски и контроли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_Toc66777884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35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031B1AC4" w14:textId="15A396FF" w:rsidR="00233B6B" w:rsidRDefault="00802868">
          <w:pPr>
            <w:pStyle w:val="33"/>
            <w:rPr>
              <w:rFonts w:eastAsiaTheme="minorEastAsia" w:cstheme="minorBidi"/>
              <w:noProof/>
              <w:lang w:eastAsia="ru-RU"/>
            </w:rPr>
          </w:pPr>
          <w:hyperlink w:anchor="_Toc66777885" w:history="1">
            <w:r w:rsidR="00233B6B" w:rsidRPr="00E37DA0">
              <w:rPr>
                <w:rStyle w:val="aa"/>
                <w:noProof/>
              </w:rPr>
              <w:t>5.4.2</w:t>
            </w:r>
            <w:r w:rsidR="00233B6B">
              <w:rPr>
                <w:rFonts w:eastAsiaTheme="minorEastAsia" w:cstheme="minorBidi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noProof/>
              </w:rPr>
              <w:t>Разделение полномочий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_Toc66777885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36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41DE77F1" w14:textId="3CFAF9DE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886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5.5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Интеграционные точки со смежными процессами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_Toc66777886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38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0EAC2EE0" w14:textId="2C167F09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887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5.6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Основные данные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_Toc66777887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41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7E8EF514" w14:textId="4C003CFD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888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5.7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Транзакционные данные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_Toc66777888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42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4D5CF8D3" w14:textId="14D367D7" w:rsidR="00233B6B" w:rsidRDefault="00802868">
          <w:pPr>
            <w:pStyle w:val="33"/>
            <w:rPr>
              <w:rFonts w:eastAsiaTheme="minorEastAsia" w:cstheme="minorBidi"/>
              <w:noProof/>
              <w:lang w:eastAsia="ru-RU"/>
            </w:rPr>
          </w:pPr>
          <w:hyperlink w:anchor="_Toc66777889" w:history="1">
            <w:r w:rsidR="00233B6B" w:rsidRPr="00E37DA0">
              <w:rPr>
                <w:rStyle w:val="aa"/>
                <w:noProof/>
              </w:rPr>
              <w:t>5.7.1</w:t>
            </w:r>
            <w:r w:rsidR="00233B6B">
              <w:rPr>
                <w:rFonts w:eastAsiaTheme="minorEastAsia" w:cstheme="minorBidi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noProof/>
              </w:rPr>
              <w:t>Документ материала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_Toc66777889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42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02C29A89" w14:textId="5D5C4F10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890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5.8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Отчетность и выходные формы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_Toc66777890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43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7EAF321D" w14:textId="5B159748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891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5.9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Перечень доработок, Разработок и интеграция (интерфейсы)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_Toc66777891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43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22227328" w14:textId="3566BF02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892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5.10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Особенности технической реализации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_Toc66777892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44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1EA8903D" w14:textId="48C0969D" w:rsidR="00233B6B" w:rsidRDefault="00802868">
          <w:pPr>
            <w:pStyle w:val="33"/>
            <w:rPr>
              <w:rFonts w:eastAsiaTheme="minorEastAsia" w:cstheme="minorBidi"/>
              <w:noProof/>
              <w:lang w:eastAsia="ru-RU"/>
            </w:rPr>
          </w:pPr>
          <w:hyperlink w:anchor="_Toc66777893" w:history="1">
            <w:r w:rsidR="00233B6B" w:rsidRPr="00E37DA0">
              <w:rPr>
                <w:rStyle w:val="aa"/>
                <w:noProof/>
              </w:rPr>
              <w:t>5.10.1</w:t>
            </w:r>
            <w:r w:rsidR="00233B6B">
              <w:rPr>
                <w:rFonts w:eastAsiaTheme="minorEastAsia" w:cstheme="minorBidi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noProof/>
              </w:rPr>
              <w:t>Описание особенностей технической реализации по процессу «ПП-10.05.01-ERP Планирование использования запасов»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_Toc66777893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44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43B22B4F" w14:textId="0B101EC6" w:rsidR="00233B6B" w:rsidRDefault="00802868">
          <w:pPr>
            <w:pStyle w:val="33"/>
            <w:rPr>
              <w:rFonts w:eastAsiaTheme="minorEastAsia" w:cstheme="minorBidi"/>
              <w:noProof/>
              <w:lang w:eastAsia="ru-RU"/>
            </w:rPr>
          </w:pPr>
          <w:hyperlink w:anchor="_Toc66777894" w:history="1">
            <w:r w:rsidR="00233B6B" w:rsidRPr="00E37DA0">
              <w:rPr>
                <w:rStyle w:val="aa"/>
                <w:noProof/>
              </w:rPr>
              <w:t>5.10.2</w:t>
            </w:r>
            <w:r w:rsidR="00233B6B">
              <w:rPr>
                <w:rFonts w:eastAsiaTheme="minorEastAsia" w:cstheme="minorBidi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noProof/>
              </w:rPr>
              <w:t>Описание особенностей технической реализации по процессу «ПП-10.05.02-ERP Выявление НВИ/НЛИ»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_Toc66777894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45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2534438D" w14:textId="615BDDCE" w:rsidR="00233B6B" w:rsidRDefault="00802868">
          <w:pPr>
            <w:pStyle w:val="33"/>
            <w:rPr>
              <w:rFonts w:eastAsiaTheme="minorEastAsia" w:cstheme="minorBidi"/>
              <w:noProof/>
              <w:lang w:eastAsia="ru-RU"/>
            </w:rPr>
          </w:pPr>
          <w:hyperlink w:anchor="_Toc66777895" w:history="1">
            <w:r w:rsidR="00233B6B" w:rsidRPr="00E37DA0">
              <w:rPr>
                <w:rStyle w:val="aa"/>
                <w:noProof/>
              </w:rPr>
              <w:t>5.10.3</w:t>
            </w:r>
            <w:r w:rsidR="00233B6B">
              <w:rPr>
                <w:rFonts w:eastAsiaTheme="minorEastAsia" w:cstheme="minorBidi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noProof/>
              </w:rPr>
              <w:t>Описание особенностей технической реализации по процессу «ПП-10.05.03-ERP Реклассификация запаса»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_Toc66777895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46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6110477F" w14:textId="33870B1D" w:rsidR="00233B6B" w:rsidRDefault="00802868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777896" w:history="1">
            <w:r w:rsidR="00233B6B" w:rsidRPr="00E37DA0">
              <w:rPr>
                <w:rStyle w:val="aa"/>
              </w:rPr>
              <w:t>6</w:t>
            </w:r>
            <w:r w:rsidR="00233B6B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233B6B" w:rsidRPr="00E37DA0">
              <w:rPr>
                <w:rStyle w:val="aa"/>
              </w:rPr>
              <w:t>Информационная Безопасность</w:t>
            </w:r>
            <w:r w:rsidR="00233B6B">
              <w:rPr>
                <w:webHidden/>
              </w:rPr>
              <w:tab/>
            </w:r>
            <w:r w:rsidR="00233B6B">
              <w:rPr>
                <w:webHidden/>
              </w:rPr>
              <w:fldChar w:fldCharType="begin"/>
            </w:r>
            <w:r w:rsidR="00233B6B">
              <w:rPr>
                <w:webHidden/>
              </w:rPr>
              <w:instrText xml:space="preserve"> PAGEREF _Toc66777896 \h </w:instrText>
            </w:r>
            <w:r w:rsidR="00233B6B">
              <w:rPr>
                <w:webHidden/>
              </w:rPr>
            </w:r>
            <w:r w:rsidR="00233B6B">
              <w:rPr>
                <w:webHidden/>
              </w:rPr>
              <w:fldChar w:fldCharType="separate"/>
            </w:r>
            <w:r w:rsidR="00233B6B">
              <w:rPr>
                <w:webHidden/>
              </w:rPr>
              <w:t>46</w:t>
            </w:r>
            <w:r w:rsidR="00233B6B">
              <w:rPr>
                <w:webHidden/>
              </w:rPr>
              <w:fldChar w:fldCharType="end"/>
            </w:r>
          </w:hyperlink>
        </w:p>
        <w:p w14:paraId="4893B3B8" w14:textId="571739D6" w:rsidR="00233B6B" w:rsidRDefault="00802868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777897" w:history="1">
            <w:r w:rsidR="00233B6B" w:rsidRPr="00E37DA0">
              <w:rPr>
                <w:rStyle w:val="aa"/>
                <w:rFonts w:eastAsia="Calibri"/>
              </w:rPr>
              <w:t>7</w:t>
            </w:r>
            <w:r w:rsidR="00233B6B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233B6B" w:rsidRPr="00E37DA0">
              <w:rPr>
                <w:rStyle w:val="aa"/>
                <w:rFonts w:eastAsia="Calibri"/>
              </w:rPr>
              <w:t>Организационные изменения</w:t>
            </w:r>
            <w:r w:rsidR="00233B6B">
              <w:rPr>
                <w:webHidden/>
              </w:rPr>
              <w:tab/>
            </w:r>
            <w:r w:rsidR="00233B6B">
              <w:rPr>
                <w:webHidden/>
              </w:rPr>
              <w:fldChar w:fldCharType="begin"/>
            </w:r>
            <w:r w:rsidR="00233B6B">
              <w:rPr>
                <w:webHidden/>
              </w:rPr>
              <w:instrText xml:space="preserve"> PAGEREF _Toc66777897 \h </w:instrText>
            </w:r>
            <w:r w:rsidR="00233B6B">
              <w:rPr>
                <w:webHidden/>
              </w:rPr>
            </w:r>
            <w:r w:rsidR="00233B6B">
              <w:rPr>
                <w:webHidden/>
              </w:rPr>
              <w:fldChar w:fldCharType="separate"/>
            </w:r>
            <w:r w:rsidR="00233B6B">
              <w:rPr>
                <w:webHidden/>
              </w:rPr>
              <w:t>47</w:t>
            </w:r>
            <w:r w:rsidR="00233B6B">
              <w:rPr>
                <w:webHidden/>
              </w:rPr>
              <w:fldChar w:fldCharType="end"/>
            </w:r>
          </w:hyperlink>
        </w:p>
        <w:p w14:paraId="656278DA" w14:textId="1D9A4BA3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898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7.1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Ключевые процессные изменения и области улучшений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_Toc66777898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47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0DC32953" w14:textId="3C4FEA40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899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7.2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Организационные аспекты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_Toc66777899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49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13151EBC" w14:textId="529EC24C" w:rsidR="00233B6B" w:rsidRDefault="00802868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777900" w:history="1">
            <w:r w:rsidR="00233B6B" w:rsidRPr="00E37DA0">
              <w:rPr>
                <w:rStyle w:val="aa"/>
                <w:rFonts w:eastAsia="Calibri"/>
              </w:rPr>
              <w:t>8</w:t>
            </w:r>
            <w:r w:rsidR="00233B6B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233B6B" w:rsidRPr="00E37DA0">
              <w:rPr>
                <w:rStyle w:val="aa"/>
                <w:rFonts w:eastAsia="Calibri"/>
              </w:rPr>
              <w:t>Открытые вопросы</w:t>
            </w:r>
            <w:r w:rsidR="00233B6B">
              <w:rPr>
                <w:webHidden/>
              </w:rPr>
              <w:tab/>
            </w:r>
            <w:r w:rsidR="00233B6B">
              <w:rPr>
                <w:webHidden/>
              </w:rPr>
              <w:fldChar w:fldCharType="begin"/>
            </w:r>
            <w:r w:rsidR="00233B6B">
              <w:rPr>
                <w:webHidden/>
              </w:rPr>
              <w:instrText xml:space="preserve"> PAGEREF _Toc66777900 \h </w:instrText>
            </w:r>
            <w:r w:rsidR="00233B6B">
              <w:rPr>
                <w:webHidden/>
              </w:rPr>
            </w:r>
            <w:r w:rsidR="00233B6B">
              <w:rPr>
                <w:webHidden/>
              </w:rPr>
              <w:fldChar w:fldCharType="separate"/>
            </w:r>
            <w:r w:rsidR="00233B6B">
              <w:rPr>
                <w:webHidden/>
              </w:rPr>
              <w:t>50</w:t>
            </w:r>
            <w:r w:rsidR="00233B6B">
              <w:rPr>
                <w:webHidden/>
              </w:rPr>
              <w:fldChar w:fldCharType="end"/>
            </w:r>
          </w:hyperlink>
        </w:p>
        <w:p w14:paraId="2C48D403" w14:textId="7005D337" w:rsidR="00233B6B" w:rsidRDefault="00802868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66777901" w:history="1">
            <w:r w:rsidR="00233B6B" w:rsidRPr="00E37DA0">
              <w:rPr>
                <w:rStyle w:val="aa"/>
                <w:rFonts w:eastAsia="Calibri"/>
              </w:rPr>
              <w:t>9</w:t>
            </w:r>
            <w:r w:rsidR="00233B6B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233B6B" w:rsidRPr="00E37DA0">
              <w:rPr>
                <w:rStyle w:val="aa"/>
                <w:rFonts w:eastAsia="Calibri"/>
              </w:rPr>
              <w:t>Приложения</w:t>
            </w:r>
            <w:r w:rsidR="00233B6B">
              <w:rPr>
                <w:webHidden/>
              </w:rPr>
              <w:tab/>
            </w:r>
            <w:r w:rsidR="00233B6B">
              <w:rPr>
                <w:webHidden/>
              </w:rPr>
              <w:fldChar w:fldCharType="begin"/>
            </w:r>
            <w:r w:rsidR="00233B6B">
              <w:rPr>
                <w:webHidden/>
              </w:rPr>
              <w:instrText xml:space="preserve"> PAGEREF _Toc66777901 \h </w:instrText>
            </w:r>
            <w:r w:rsidR="00233B6B">
              <w:rPr>
                <w:webHidden/>
              </w:rPr>
            </w:r>
            <w:r w:rsidR="00233B6B">
              <w:rPr>
                <w:webHidden/>
              </w:rPr>
              <w:fldChar w:fldCharType="separate"/>
            </w:r>
            <w:r w:rsidR="00233B6B">
              <w:rPr>
                <w:webHidden/>
              </w:rPr>
              <w:t>50</w:t>
            </w:r>
            <w:r w:rsidR="00233B6B">
              <w:rPr>
                <w:webHidden/>
              </w:rPr>
              <w:fldChar w:fldCharType="end"/>
            </w:r>
          </w:hyperlink>
        </w:p>
        <w:p w14:paraId="00FA3609" w14:textId="7597C040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902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9.1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Приложение № 1. Модели бизнес-процессов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_Toc66777902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50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19F79A90" w14:textId="26BEA0A6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903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9.2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Приложение № 2. Реестр бизнес-требований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_Toc66777903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51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4AF14EFE" w14:textId="1FB75607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904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9.3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Приложение № 3. Описание шагов бизнес-процессов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_Toc66777904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51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267052F5" w14:textId="7E625807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905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9.4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Приложение № 4. Прочее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_Toc66777905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51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3E2B59B8" w14:textId="4123C814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906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9.5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Приложение № РП1-6: Роли и полномочия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_Toc66777906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51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201DC415" w14:textId="2527145E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907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9.6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Приложение № РиК1. Матрица рисков и контрольных процедур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_Toc66777907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51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30F8241C" w14:textId="5666556A" w:rsidR="00233B6B" w:rsidRDefault="00802868">
          <w:pPr>
            <w:pStyle w:val="23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66777908" w:history="1">
            <w:r w:rsidR="00233B6B" w:rsidRPr="00E37DA0">
              <w:rPr>
                <w:rStyle w:val="aa"/>
                <w:rFonts w:eastAsiaTheme="majorEastAsia" w:cs="Arial"/>
                <w:noProof/>
              </w:rPr>
              <w:t>9.7</w:t>
            </w:r>
            <w:r w:rsidR="00233B6B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233B6B" w:rsidRPr="00E37DA0">
              <w:rPr>
                <w:rStyle w:val="aa"/>
                <w:rFonts w:eastAsiaTheme="majorEastAsia" w:cs="Arial"/>
                <w:noProof/>
              </w:rPr>
              <w:t>Приложение № КП1. Матрица конфликтов полномочий</w:t>
            </w:r>
            <w:r w:rsidR="00233B6B">
              <w:rPr>
                <w:noProof/>
                <w:webHidden/>
              </w:rPr>
              <w:tab/>
            </w:r>
            <w:r w:rsidR="00233B6B">
              <w:rPr>
                <w:noProof/>
                <w:webHidden/>
              </w:rPr>
              <w:fldChar w:fldCharType="begin"/>
            </w:r>
            <w:r w:rsidR="00233B6B">
              <w:rPr>
                <w:noProof/>
                <w:webHidden/>
              </w:rPr>
              <w:instrText xml:space="preserve"> PAGEREF _Toc66777908 \h </w:instrText>
            </w:r>
            <w:r w:rsidR="00233B6B">
              <w:rPr>
                <w:noProof/>
                <w:webHidden/>
              </w:rPr>
            </w:r>
            <w:r w:rsidR="00233B6B">
              <w:rPr>
                <w:noProof/>
                <w:webHidden/>
              </w:rPr>
              <w:fldChar w:fldCharType="separate"/>
            </w:r>
            <w:r w:rsidR="00233B6B">
              <w:rPr>
                <w:noProof/>
                <w:webHidden/>
              </w:rPr>
              <w:t>51</w:t>
            </w:r>
            <w:r w:rsidR="00233B6B">
              <w:rPr>
                <w:noProof/>
                <w:webHidden/>
              </w:rPr>
              <w:fldChar w:fldCharType="end"/>
            </w:r>
          </w:hyperlink>
        </w:p>
        <w:p w14:paraId="3B9167B2" w14:textId="337159D7" w:rsidR="009F5EA5" w:rsidRPr="00A77240" w:rsidRDefault="00B778C7" w:rsidP="0018414D">
          <w:pPr>
            <w:pStyle w:val="23"/>
            <w:rPr>
              <w:rFonts w:ascii="Arial" w:hAnsi="Arial" w:cs="Arial"/>
            </w:rPr>
          </w:pPr>
          <w:r w:rsidRPr="00A77240">
            <w:rPr>
              <w:rFonts w:ascii="Arial" w:hAnsi="Arial" w:cs="Arial"/>
              <w:b w:val="0"/>
              <w:bCs/>
            </w:rPr>
            <w:fldChar w:fldCharType="end"/>
          </w:r>
        </w:p>
      </w:sdtContent>
    </w:sdt>
    <w:p w14:paraId="5443E2BE" w14:textId="77777777" w:rsidR="009F5EA5" w:rsidRPr="00A77240" w:rsidRDefault="009F5EA5" w:rsidP="00895A65">
      <w:pPr>
        <w:rPr>
          <w:rFonts w:ascii="Arial" w:hAnsi="Arial" w:cs="Arial"/>
        </w:rPr>
      </w:pPr>
    </w:p>
    <w:p w14:paraId="249285A4" w14:textId="5493F76A" w:rsidR="00FA572B" w:rsidRPr="00A77240" w:rsidRDefault="001135C1" w:rsidP="00637851">
      <w:pPr>
        <w:pStyle w:val="1"/>
      </w:pPr>
      <w:bookmarkStart w:id="37" w:name="_Toc66777862"/>
      <w:r w:rsidRPr="00A77240">
        <w:t>Глоссарий</w:t>
      </w:r>
      <w:bookmarkEnd w:id="37"/>
    </w:p>
    <w:p w14:paraId="2EDE720C" w14:textId="0EEF52AC" w:rsidR="00FA572B" w:rsidRPr="003024DB" w:rsidRDefault="003024DB" w:rsidP="003024DB">
      <w:pPr>
        <w:spacing w:after="240" w:line="276" w:lineRule="auto"/>
        <w:ind w:firstLine="567"/>
        <w:rPr>
          <w:rFonts w:ascii="Arial" w:hAnsi="Arial" w:cs="Arial"/>
          <w:b/>
          <w:sz w:val="22"/>
        </w:rPr>
      </w:pPr>
      <w:r w:rsidRPr="008305CC">
        <w:rPr>
          <w:rFonts w:ascii="Arial" w:hAnsi="Arial" w:cs="Arial"/>
        </w:rPr>
        <w:t xml:space="preserve">Глоссарий ведется централизованно на Портале Проекта и доступен по ссылке: </w:t>
      </w:r>
      <w:r w:rsidRPr="008305CC">
        <w:rPr>
          <w:rFonts w:ascii="Arial" w:hAnsi="Arial" w:cs="Arial"/>
          <w:i/>
        </w:rPr>
        <w:t>http://portal.polyus.com/ERP/ERPDocuments/00_Управление проектом/02_Реестры и списки/04_Глоссарий</w:t>
      </w:r>
    </w:p>
    <w:p w14:paraId="26C9FC7E" w14:textId="77777777" w:rsidR="00FA572B" w:rsidRPr="00A77240" w:rsidRDefault="00FA572B" w:rsidP="00FA572B">
      <w:pPr>
        <w:rPr>
          <w:rFonts w:ascii="Arial" w:hAnsi="Arial" w:cs="Arial"/>
          <w:b/>
          <w:sz w:val="20"/>
        </w:rPr>
      </w:pPr>
    </w:p>
    <w:p w14:paraId="51DF205B" w14:textId="42841301" w:rsidR="00FA572B" w:rsidRPr="00A77240" w:rsidRDefault="001135C1" w:rsidP="00637851">
      <w:pPr>
        <w:pStyle w:val="1"/>
      </w:pPr>
      <w:bookmarkStart w:id="38" w:name="_Toc66777863"/>
      <w:r w:rsidRPr="00A77240">
        <w:t>Назн</w:t>
      </w:r>
      <w:r w:rsidR="00A8186B" w:rsidRPr="00A77240">
        <w:t>а</w:t>
      </w:r>
      <w:r w:rsidRPr="00A77240">
        <w:t>чение документа</w:t>
      </w:r>
      <w:bookmarkEnd w:id="38"/>
    </w:p>
    <w:p w14:paraId="5FD9F669" w14:textId="78D8D902" w:rsidR="00363CBE" w:rsidRDefault="00D854DD" w:rsidP="00D854D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D854DD">
        <w:rPr>
          <w:rFonts w:ascii="Arial" w:hAnsi="Arial" w:cs="Arial"/>
          <w:color w:val="000000" w:themeColor="text1"/>
        </w:rPr>
        <w:t>Настоящий документ создан в целях описания п</w:t>
      </w:r>
      <w:r>
        <w:rPr>
          <w:rFonts w:ascii="Arial" w:hAnsi="Arial" w:cs="Arial"/>
          <w:color w:val="000000" w:themeColor="text1"/>
        </w:rPr>
        <w:t>ринципов и шагов реализации биз</w:t>
      </w:r>
      <w:r w:rsidRPr="00D854DD">
        <w:rPr>
          <w:rFonts w:ascii="Arial" w:hAnsi="Arial" w:cs="Arial"/>
          <w:color w:val="000000" w:themeColor="text1"/>
        </w:rPr>
        <w:t xml:space="preserve">нес-процессов, способов выполнения различных видов операций для </w:t>
      </w:r>
      <w:r>
        <w:rPr>
          <w:rFonts w:ascii="Arial" w:hAnsi="Arial" w:cs="Arial"/>
          <w:color w:val="000000" w:themeColor="text1"/>
        </w:rPr>
        <w:t>управления запасами</w:t>
      </w:r>
      <w:r w:rsidRPr="00D854DD">
        <w:rPr>
          <w:rFonts w:ascii="Arial" w:hAnsi="Arial" w:cs="Arial"/>
          <w:color w:val="000000" w:themeColor="text1"/>
        </w:rPr>
        <w:t>.</w:t>
      </w:r>
    </w:p>
    <w:p w14:paraId="3DE53575" w14:textId="66B7162B" w:rsidR="00D854DD" w:rsidRPr="00D854DD" w:rsidRDefault="00D854DD" w:rsidP="00D854DD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D854DD">
        <w:rPr>
          <w:rFonts w:ascii="Arial" w:hAnsi="Arial" w:cs="Arial"/>
          <w:color w:val="000000" w:themeColor="text1"/>
        </w:rPr>
        <w:t>Процесс ПП-10.0</w:t>
      </w:r>
      <w:r>
        <w:rPr>
          <w:rFonts w:ascii="Arial" w:hAnsi="Arial" w:cs="Arial"/>
          <w:color w:val="000000" w:themeColor="text1"/>
        </w:rPr>
        <w:t>5</w:t>
      </w:r>
      <w:r w:rsidRPr="00D854DD">
        <w:rPr>
          <w:rFonts w:ascii="Arial" w:hAnsi="Arial" w:cs="Arial"/>
          <w:color w:val="000000" w:themeColor="text1"/>
        </w:rPr>
        <w:t xml:space="preserve"> </w:t>
      </w:r>
      <w:bookmarkStart w:id="39" w:name="_Hlk521073113"/>
      <w:r w:rsidRPr="00D854DD">
        <w:rPr>
          <w:rFonts w:ascii="Arial" w:hAnsi="Arial" w:cs="Arial"/>
          <w:color w:val="000000" w:themeColor="text1"/>
        </w:rPr>
        <w:t>«Управление запасами»</w:t>
      </w:r>
      <w:bookmarkEnd w:id="39"/>
      <w:r w:rsidRPr="00D854DD">
        <w:rPr>
          <w:rFonts w:ascii="Arial" w:hAnsi="Arial" w:cs="Arial"/>
          <w:color w:val="000000" w:themeColor="text1"/>
        </w:rPr>
        <w:t xml:space="preserve"> включает в себя следующие процессы 3-го уровня:</w:t>
      </w:r>
    </w:p>
    <w:p w14:paraId="2891B848" w14:textId="1B884388" w:rsidR="00D854DD" w:rsidRPr="00E20595" w:rsidRDefault="00D854DD" w:rsidP="00D854DD">
      <w:pPr>
        <w:pStyle w:val="afb"/>
        <w:numPr>
          <w:ilvl w:val="0"/>
          <w:numId w:val="9"/>
        </w:numPr>
        <w:spacing w:after="240" w:line="276" w:lineRule="auto"/>
        <w:rPr>
          <w:rFonts w:ascii="Arial" w:hAnsi="Arial" w:cs="Arial"/>
          <w:color w:val="000000" w:themeColor="text1"/>
        </w:rPr>
      </w:pPr>
      <w:bookmarkStart w:id="40" w:name="_Toc469481037"/>
      <w:r w:rsidRPr="00D854DD">
        <w:rPr>
          <w:rFonts w:ascii="Arial" w:hAnsi="Arial" w:cs="Arial"/>
          <w:color w:val="000000" w:themeColor="text1"/>
        </w:rPr>
        <w:t>ПП-10.05.01-ERP</w:t>
      </w:r>
      <w:r w:rsidRPr="00E20595">
        <w:rPr>
          <w:rFonts w:ascii="Arial" w:hAnsi="Arial" w:cs="Arial"/>
          <w:color w:val="000000" w:themeColor="text1"/>
        </w:rPr>
        <w:t xml:space="preserve"> «</w:t>
      </w:r>
      <w:r w:rsidRPr="00D854DD">
        <w:rPr>
          <w:rFonts w:ascii="Arial" w:hAnsi="Arial" w:cs="Arial"/>
          <w:color w:val="000000" w:themeColor="text1"/>
        </w:rPr>
        <w:t>Планирование использования запасов</w:t>
      </w:r>
      <w:r w:rsidRPr="00E20595">
        <w:rPr>
          <w:rFonts w:ascii="Arial" w:hAnsi="Arial" w:cs="Arial"/>
          <w:color w:val="000000" w:themeColor="text1"/>
        </w:rPr>
        <w:t>»;</w:t>
      </w:r>
    </w:p>
    <w:p w14:paraId="79576DE8" w14:textId="39CDE7F0" w:rsidR="00D854DD" w:rsidRPr="00E20595" w:rsidRDefault="00D854DD" w:rsidP="00D854DD">
      <w:pPr>
        <w:pStyle w:val="afb"/>
        <w:numPr>
          <w:ilvl w:val="0"/>
          <w:numId w:val="9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D854DD">
        <w:rPr>
          <w:rFonts w:ascii="Arial" w:hAnsi="Arial" w:cs="Arial"/>
          <w:color w:val="000000" w:themeColor="text1"/>
        </w:rPr>
        <w:t>ПП-10.05.02-ERP</w:t>
      </w:r>
      <w:r w:rsidRPr="00E20595">
        <w:rPr>
          <w:rFonts w:ascii="Arial" w:hAnsi="Arial" w:cs="Arial"/>
          <w:color w:val="000000" w:themeColor="text1"/>
        </w:rPr>
        <w:t xml:space="preserve"> «</w:t>
      </w:r>
      <w:r w:rsidRPr="00D854DD">
        <w:rPr>
          <w:rFonts w:ascii="Arial" w:hAnsi="Arial" w:cs="Arial"/>
          <w:color w:val="000000" w:themeColor="text1"/>
        </w:rPr>
        <w:t>Выявление НВИ/НЛИ</w:t>
      </w:r>
      <w:r w:rsidRPr="00E20595">
        <w:rPr>
          <w:rFonts w:ascii="Arial" w:hAnsi="Arial" w:cs="Arial"/>
          <w:color w:val="000000" w:themeColor="text1"/>
        </w:rPr>
        <w:t>»;</w:t>
      </w:r>
    </w:p>
    <w:p w14:paraId="349B67CB" w14:textId="771BB176" w:rsidR="00D854DD" w:rsidRPr="00E20595" w:rsidRDefault="00D854DD" w:rsidP="00D854DD">
      <w:pPr>
        <w:pStyle w:val="afb"/>
        <w:numPr>
          <w:ilvl w:val="0"/>
          <w:numId w:val="9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D854DD">
        <w:rPr>
          <w:rFonts w:ascii="Arial" w:hAnsi="Arial" w:cs="Arial"/>
          <w:color w:val="000000" w:themeColor="text1"/>
        </w:rPr>
        <w:t>ПП-10.05.03-ERP</w:t>
      </w:r>
      <w:r w:rsidRPr="00E20595">
        <w:rPr>
          <w:rFonts w:ascii="Arial" w:hAnsi="Arial" w:cs="Arial"/>
          <w:color w:val="000000" w:themeColor="text1"/>
        </w:rPr>
        <w:t xml:space="preserve"> «</w:t>
      </w:r>
      <w:proofErr w:type="spellStart"/>
      <w:r w:rsidRPr="00D854DD">
        <w:rPr>
          <w:rFonts w:ascii="Arial" w:hAnsi="Arial" w:cs="Arial"/>
          <w:color w:val="000000" w:themeColor="text1"/>
        </w:rPr>
        <w:t>Реклассификация</w:t>
      </w:r>
      <w:proofErr w:type="spellEnd"/>
      <w:r w:rsidRPr="00D854DD">
        <w:rPr>
          <w:rFonts w:ascii="Arial" w:hAnsi="Arial" w:cs="Arial"/>
          <w:color w:val="000000" w:themeColor="text1"/>
        </w:rPr>
        <w:t xml:space="preserve"> запаса</w:t>
      </w:r>
      <w:r>
        <w:rPr>
          <w:rFonts w:ascii="Arial" w:hAnsi="Arial" w:cs="Arial"/>
          <w:color w:val="000000" w:themeColor="text1"/>
        </w:rPr>
        <w:t>».</w:t>
      </w:r>
    </w:p>
    <w:p w14:paraId="00B23865" w14:textId="77777777" w:rsidR="00FF5232" w:rsidRPr="00A77240" w:rsidRDefault="00FF5232" w:rsidP="00637851">
      <w:pPr>
        <w:pStyle w:val="1"/>
      </w:pPr>
      <w:bookmarkStart w:id="41" w:name="_Toc66777864"/>
      <w:r w:rsidRPr="00A77240">
        <w:t>Предпосылки успешной реализации</w:t>
      </w:r>
      <w:bookmarkEnd w:id="40"/>
      <w:bookmarkEnd w:id="41"/>
    </w:p>
    <w:p w14:paraId="08CCFE67" w14:textId="51B92304" w:rsidR="00D854DD" w:rsidRPr="004F6A08" w:rsidRDefault="00D854DD" w:rsidP="00D854DD">
      <w:pPr>
        <w:spacing w:line="276" w:lineRule="auto"/>
        <w:ind w:firstLine="709"/>
        <w:rPr>
          <w:rFonts w:ascii="Arial" w:hAnsi="Arial" w:cs="Arial"/>
          <w:color w:val="000000" w:themeColor="text1"/>
        </w:rPr>
      </w:pPr>
      <w:r w:rsidRPr="004F6A08">
        <w:rPr>
          <w:rFonts w:ascii="Arial" w:hAnsi="Arial" w:cs="Arial"/>
          <w:color w:val="000000" w:themeColor="text1"/>
        </w:rPr>
        <w:t xml:space="preserve">Для успешной реализации </w:t>
      </w:r>
      <w:r>
        <w:rPr>
          <w:rFonts w:ascii="Arial" w:hAnsi="Arial" w:cs="Arial"/>
          <w:color w:val="000000" w:themeColor="text1"/>
        </w:rPr>
        <w:t xml:space="preserve">процесса ПП-10.05 </w:t>
      </w:r>
      <w:r w:rsidRPr="00D854DD">
        <w:rPr>
          <w:rFonts w:ascii="Arial" w:hAnsi="Arial" w:cs="Arial"/>
          <w:color w:val="000000" w:themeColor="text1"/>
        </w:rPr>
        <w:t>«Управление запасами»</w:t>
      </w:r>
      <w:r>
        <w:rPr>
          <w:rFonts w:ascii="Arial" w:hAnsi="Arial" w:cs="Arial"/>
          <w:color w:val="000000" w:themeColor="text1"/>
        </w:rPr>
        <w:t xml:space="preserve"> в системе </w:t>
      </w:r>
      <w:r w:rsidR="002B1100">
        <w:rPr>
          <w:rFonts w:ascii="Arial" w:hAnsi="Arial" w:cs="Arial"/>
          <w:color w:val="000000" w:themeColor="text1"/>
        </w:rPr>
        <w:t>SAP S/4</w:t>
      </w:r>
      <w:r w:rsidRPr="004F6A08">
        <w:rPr>
          <w:rFonts w:ascii="Arial" w:hAnsi="Arial" w:cs="Arial"/>
          <w:color w:val="000000" w:themeColor="text1"/>
        </w:rPr>
        <w:t>HANA необходимо соблюдение следующих условий:</w:t>
      </w:r>
    </w:p>
    <w:p w14:paraId="6706472B" w14:textId="61BB73C2" w:rsidR="00D854DD" w:rsidRDefault="00D854DD" w:rsidP="00D24C71">
      <w:pPr>
        <w:pStyle w:val="afb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</w:rPr>
      </w:pPr>
      <w:r w:rsidRPr="004F6A08">
        <w:rPr>
          <w:rFonts w:ascii="Arial" w:hAnsi="Arial" w:cs="Arial"/>
          <w:color w:val="000000" w:themeColor="text1"/>
        </w:rPr>
        <w:t>корректная загрузка остатков</w:t>
      </w:r>
      <w:r w:rsidR="00112370">
        <w:rPr>
          <w:rFonts w:ascii="Arial" w:hAnsi="Arial" w:cs="Arial"/>
          <w:color w:val="000000" w:themeColor="text1"/>
        </w:rPr>
        <w:t xml:space="preserve"> запасов МТР</w:t>
      </w:r>
      <w:r w:rsidRPr="004F6A08">
        <w:rPr>
          <w:rFonts w:ascii="Arial" w:hAnsi="Arial" w:cs="Arial"/>
          <w:color w:val="000000" w:themeColor="text1"/>
        </w:rPr>
        <w:t xml:space="preserve"> в систему</w:t>
      </w:r>
      <w:r w:rsidR="00BB3A88">
        <w:rPr>
          <w:rFonts w:ascii="Arial" w:hAnsi="Arial" w:cs="Arial"/>
          <w:color w:val="000000" w:themeColor="text1"/>
        </w:rPr>
        <w:t xml:space="preserve"> с заполненными признаками классификации и корректными аналитиками партий и особых видов запаса</w:t>
      </w:r>
      <w:r w:rsidRPr="004F6A08">
        <w:rPr>
          <w:rFonts w:ascii="Arial" w:hAnsi="Arial" w:cs="Arial"/>
          <w:color w:val="000000" w:themeColor="text1"/>
        </w:rPr>
        <w:t>;</w:t>
      </w:r>
    </w:p>
    <w:p w14:paraId="76E5237F" w14:textId="77777777" w:rsidR="00D854DD" w:rsidRDefault="00D854DD" w:rsidP="00D24C71">
      <w:pPr>
        <w:pStyle w:val="afb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проведено </w:t>
      </w:r>
      <w:r w:rsidRPr="004F6A08">
        <w:rPr>
          <w:rFonts w:ascii="Arial" w:hAnsi="Arial" w:cs="Arial"/>
          <w:color w:val="000000" w:themeColor="text1"/>
        </w:rPr>
        <w:t>обучение пользователей работе в системе</w:t>
      </w:r>
      <w:r>
        <w:rPr>
          <w:rFonts w:ascii="Arial" w:hAnsi="Arial" w:cs="Arial"/>
          <w:color w:val="000000" w:themeColor="text1"/>
        </w:rPr>
        <w:t>;</w:t>
      </w:r>
    </w:p>
    <w:p w14:paraId="073347E9" w14:textId="728B7EBD" w:rsidR="00835C91" w:rsidRDefault="00D854DD" w:rsidP="00D24C71">
      <w:pPr>
        <w:pStyle w:val="afb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своевременная регистра</w:t>
      </w:r>
      <w:r w:rsidR="00835C91">
        <w:rPr>
          <w:rFonts w:ascii="Arial" w:hAnsi="Arial" w:cs="Arial"/>
          <w:color w:val="000000" w:themeColor="text1"/>
        </w:rPr>
        <w:t>ция и актуализация потребностей</w:t>
      </w:r>
      <w:r w:rsidR="00D0190A">
        <w:rPr>
          <w:rFonts w:ascii="Arial" w:hAnsi="Arial" w:cs="Arial"/>
          <w:color w:val="000000" w:themeColor="text1"/>
        </w:rPr>
        <w:t>;</w:t>
      </w:r>
    </w:p>
    <w:p w14:paraId="6C8A0E38" w14:textId="257FF458" w:rsidR="00D0190A" w:rsidRDefault="00D0190A" w:rsidP="00D24C71">
      <w:pPr>
        <w:pStyle w:val="afb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</w:rPr>
      </w:pPr>
      <w:r w:rsidRPr="00D0190A">
        <w:rPr>
          <w:rFonts w:ascii="Arial" w:hAnsi="Arial" w:cs="Arial"/>
          <w:color w:val="000000" w:themeColor="text1"/>
        </w:rPr>
        <w:t>подготовка акту</w:t>
      </w:r>
      <w:r w:rsidR="00604E7D">
        <w:rPr>
          <w:rFonts w:ascii="Arial" w:hAnsi="Arial" w:cs="Arial"/>
          <w:color w:val="000000" w:themeColor="text1"/>
        </w:rPr>
        <w:t>ального справочника материалов</w:t>
      </w:r>
      <w:r w:rsidRPr="00D0190A">
        <w:rPr>
          <w:rFonts w:ascii="Arial" w:hAnsi="Arial" w:cs="Arial"/>
          <w:color w:val="000000" w:themeColor="text1"/>
        </w:rPr>
        <w:t>;</w:t>
      </w:r>
    </w:p>
    <w:p w14:paraId="4F8FA809" w14:textId="1886E631" w:rsidR="00D854DD" w:rsidRDefault="00835C91" w:rsidP="00D24C71">
      <w:pPr>
        <w:pStyle w:val="afb"/>
        <w:numPr>
          <w:ilvl w:val="0"/>
          <w:numId w:val="23"/>
        </w:numPr>
        <w:spacing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своевременная регистрация движений МТР.</w:t>
      </w:r>
    </w:p>
    <w:p w14:paraId="27717292" w14:textId="77777777" w:rsidR="00695202" w:rsidRPr="00D854DD" w:rsidRDefault="00695202" w:rsidP="00D854DD">
      <w:pPr>
        <w:spacing w:line="276" w:lineRule="auto"/>
        <w:ind w:firstLine="709"/>
        <w:rPr>
          <w:rFonts w:ascii="Arial" w:hAnsi="Arial" w:cs="Arial"/>
          <w:color w:val="000000" w:themeColor="text1"/>
        </w:rPr>
      </w:pPr>
    </w:p>
    <w:p w14:paraId="574F3055" w14:textId="6980E1CF" w:rsidR="00FA572B" w:rsidRPr="00A77240" w:rsidRDefault="00FA572B" w:rsidP="00637851">
      <w:pPr>
        <w:pStyle w:val="1"/>
        <w:rPr>
          <w:rFonts w:eastAsia="Calibri"/>
        </w:rPr>
      </w:pPr>
      <w:bookmarkStart w:id="42" w:name="_Toc66777865"/>
      <w:bookmarkStart w:id="43" w:name="_Toc70236844"/>
      <w:r w:rsidRPr="00A77240">
        <w:rPr>
          <w:rFonts w:eastAsia="Calibri"/>
        </w:rPr>
        <w:t>Бизнес-требования</w:t>
      </w:r>
      <w:bookmarkEnd w:id="42"/>
    </w:p>
    <w:p w14:paraId="13FDFEB4" w14:textId="0C1EA760" w:rsidR="00FA572B" w:rsidRPr="00A77240" w:rsidRDefault="00363CBE" w:rsidP="00FA572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A77240">
        <w:rPr>
          <w:rFonts w:ascii="Arial" w:hAnsi="Arial" w:cs="Arial"/>
          <w:color w:val="000000" w:themeColor="text1"/>
        </w:rPr>
        <w:t>Формализованные бизнес-требования приведены в Приложении № 2.</w:t>
      </w:r>
    </w:p>
    <w:p w14:paraId="189D16CF" w14:textId="3224AE32" w:rsidR="00695202" w:rsidRPr="00A77240" w:rsidRDefault="00695202" w:rsidP="00637851">
      <w:pPr>
        <w:pStyle w:val="1"/>
        <w:rPr>
          <w:rFonts w:eastAsia="Calibri"/>
        </w:rPr>
      </w:pPr>
      <w:bookmarkStart w:id="44" w:name="_Toc66777866"/>
      <w:r w:rsidRPr="00A77240">
        <w:rPr>
          <w:rFonts w:eastAsia="Calibri"/>
        </w:rPr>
        <w:lastRenderedPageBreak/>
        <w:t>Реализация бизнес-процесс</w:t>
      </w:r>
      <w:r w:rsidR="00954BE3" w:rsidRPr="00A77240">
        <w:rPr>
          <w:rFonts w:eastAsia="Calibri"/>
        </w:rPr>
        <w:t>ов</w:t>
      </w:r>
      <w:bookmarkEnd w:id="44"/>
      <w:r w:rsidR="006C49F8" w:rsidRPr="00A77240">
        <w:rPr>
          <w:rFonts w:eastAsia="Calibri"/>
          <w:lang w:val="en-US"/>
        </w:rPr>
        <w:t xml:space="preserve"> </w:t>
      </w:r>
    </w:p>
    <w:p w14:paraId="650BCC31" w14:textId="077A557A" w:rsidR="000835FE" w:rsidRPr="00A77240" w:rsidRDefault="000835FE" w:rsidP="00BE014D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45" w:name="_Toc66777867"/>
      <w:bookmarkStart w:id="46" w:name="_Ref491168313"/>
      <w:r w:rsidRPr="00A77240">
        <w:rPr>
          <w:rFonts w:eastAsiaTheme="majorEastAsia" w:cs="Arial"/>
          <w:bCs w:val="0"/>
          <w:iCs w:val="0"/>
          <w:szCs w:val="26"/>
        </w:rPr>
        <w:t>Описание бизнес-процессов</w:t>
      </w:r>
      <w:bookmarkEnd w:id="45"/>
    </w:p>
    <w:p w14:paraId="231D5E8B" w14:textId="2B291303" w:rsidR="00695202" w:rsidRPr="00822136" w:rsidRDefault="00695202" w:rsidP="00637851">
      <w:pPr>
        <w:pStyle w:val="3"/>
      </w:pPr>
      <w:bookmarkStart w:id="47" w:name="_Toc66777868"/>
      <w:r w:rsidRPr="00822136">
        <w:t>Описание бизнес-процесса</w:t>
      </w:r>
      <w:r w:rsidR="00954BE3" w:rsidRPr="00822136">
        <w:t xml:space="preserve"> </w:t>
      </w:r>
      <w:r w:rsidR="00EA4D84" w:rsidRPr="00822136">
        <w:t>ПП-10.05</w:t>
      </w:r>
      <w:r w:rsidR="005B719C" w:rsidRPr="00822136">
        <w:t>.01-ERP П</w:t>
      </w:r>
      <w:r w:rsidR="00EA4D84" w:rsidRPr="00822136">
        <w:t>ланирование использования запасов</w:t>
      </w:r>
      <w:bookmarkEnd w:id="47"/>
    </w:p>
    <w:p w14:paraId="7AA480B4" w14:textId="256ADE5B" w:rsidR="007A74E0" w:rsidRPr="007A74E0" w:rsidRDefault="007A74E0" w:rsidP="007A74E0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7A74E0">
        <w:rPr>
          <w:rFonts w:ascii="Arial" w:hAnsi="Arial" w:cs="Arial"/>
          <w:color w:val="000000" w:themeColor="text1"/>
        </w:rPr>
        <w:t>Данный процесс содержит последовательность действий, необходимых для определения оптимальных способов и параметров пополнения МТР, разработки и поддержания в актуальном состоянии моделей пополнения запасов МТР, внесения соответствующих параметров в информационную систему SAP S</w:t>
      </w:r>
      <w:r>
        <w:rPr>
          <w:rFonts w:ascii="Arial" w:hAnsi="Arial" w:cs="Arial"/>
          <w:color w:val="000000" w:themeColor="text1"/>
        </w:rPr>
        <w:t>/4</w:t>
      </w:r>
      <w:r w:rsidRPr="007A74E0">
        <w:rPr>
          <w:rFonts w:ascii="Arial" w:hAnsi="Arial" w:cs="Arial"/>
          <w:color w:val="000000" w:themeColor="text1"/>
        </w:rPr>
        <w:t>HANA.</w:t>
      </w:r>
    </w:p>
    <w:p w14:paraId="254173D2" w14:textId="45EC1C0C" w:rsidR="00E5372D" w:rsidRDefault="00E5372D" w:rsidP="00CD08B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Процесс выполняется Ответственным по управлению запасами</w:t>
      </w:r>
      <w:r w:rsidR="00C44ABF">
        <w:rPr>
          <w:rFonts w:ascii="Arial" w:hAnsi="Arial" w:cs="Arial"/>
          <w:color w:val="000000" w:themeColor="text1"/>
        </w:rPr>
        <w:t xml:space="preserve"> (роли и полномочия описаны в разделе </w:t>
      </w:r>
      <w:hyperlink w:anchor="_Роли_и_полномочия" w:history="1">
        <w:r w:rsidR="00C44ABF" w:rsidRPr="00C44ABF">
          <w:rPr>
            <w:rStyle w:val="aa"/>
            <w:rFonts w:ascii="Arial" w:hAnsi="Arial" w:cs="Arial"/>
          </w:rPr>
          <w:t>5.3</w:t>
        </w:r>
      </w:hyperlink>
      <w:r w:rsidR="00C44ABF">
        <w:rPr>
          <w:rFonts w:ascii="Arial" w:hAnsi="Arial" w:cs="Arial"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 xml:space="preserve">. Модели и параметры пополнения в своей части согласуются </w:t>
      </w:r>
      <w:r w:rsidRPr="00AB36E6">
        <w:rPr>
          <w:rFonts w:ascii="Arial" w:hAnsi="Arial" w:cs="Arial"/>
          <w:color w:val="000000" w:themeColor="text1"/>
        </w:rPr>
        <w:t>Руководител</w:t>
      </w:r>
      <w:r>
        <w:rPr>
          <w:rFonts w:ascii="Arial" w:hAnsi="Arial" w:cs="Arial"/>
          <w:color w:val="000000" w:themeColor="text1"/>
        </w:rPr>
        <w:t>ем</w:t>
      </w:r>
      <w:r w:rsidRPr="00AB36E6">
        <w:rPr>
          <w:rFonts w:ascii="Arial" w:hAnsi="Arial" w:cs="Arial"/>
          <w:color w:val="000000" w:themeColor="text1"/>
        </w:rPr>
        <w:t xml:space="preserve"> ответственного по управлению запасами</w:t>
      </w:r>
      <w:r>
        <w:rPr>
          <w:rFonts w:ascii="Arial" w:hAnsi="Arial" w:cs="Arial"/>
          <w:color w:val="000000" w:themeColor="text1"/>
        </w:rPr>
        <w:t xml:space="preserve">, Управлением </w:t>
      </w:r>
      <w:proofErr w:type="spellStart"/>
      <w:r>
        <w:rPr>
          <w:rFonts w:ascii="Arial" w:hAnsi="Arial" w:cs="Arial"/>
          <w:color w:val="000000" w:themeColor="text1"/>
        </w:rPr>
        <w:t>контроллинга</w:t>
      </w:r>
      <w:proofErr w:type="spellEnd"/>
      <w:r>
        <w:rPr>
          <w:rFonts w:ascii="Arial" w:hAnsi="Arial" w:cs="Arial"/>
          <w:color w:val="000000" w:themeColor="text1"/>
        </w:rPr>
        <w:t>, Специалистом производства и Планировщиком логистики.</w:t>
      </w:r>
    </w:p>
    <w:p w14:paraId="47C497FB" w14:textId="2FCEA29F" w:rsidR="004A4651" w:rsidRDefault="004A4651" w:rsidP="00CD08BC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Процесс </w:t>
      </w:r>
      <w:r w:rsidRPr="004A4651">
        <w:rPr>
          <w:rFonts w:ascii="Arial" w:hAnsi="Arial" w:cs="Arial"/>
          <w:color w:val="000000" w:themeColor="text1"/>
        </w:rPr>
        <w:t>начинается с момента наступления периода планирования запасов или возникновения необходимости внеплановой актуализации моделей пополнения, при определенных плановых сроках и параметрах поставки, утвержденной Потребности в МТР, актуализированном уровне (объема) регулируемых запасов МТР (</w:t>
      </w:r>
      <w:proofErr w:type="spellStart"/>
      <w:r w:rsidRPr="004A4651">
        <w:rPr>
          <w:rFonts w:ascii="Arial" w:hAnsi="Arial" w:cs="Arial"/>
          <w:color w:val="000000" w:themeColor="text1"/>
        </w:rPr>
        <w:t>ГОиЧС</w:t>
      </w:r>
      <w:proofErr w:type="spellEnd"/>
      <w:r w:rsidRPr="004A4651">
        <w:rPr>
          <w:rFonts w:ascii="Arial" w:hAnsi="Arial" w:cs="Arial"/>
          <w:color w:val="000000" w:themeColor="text1"/>
        </w:rPr>
        <w:t xml:space="preserve">, АТЗ) и заканчивается согласованием и внесением в </w:t>
      </w:r>
      <w:r>
        <w:rPr>
          <w:rFonts w:ascii="Arial" w:hAnsi="Arial" w:cs="Arial"/>
          <w:color w:val="000000" w:themeColor="text1"/>
        </w:rPr>
        <w:t>Систему</w:t>
      </w:r>
      <w:r w:rsidRPr="004A465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актуализированных способов и </w:t>
      </w:r>
      <w:r w:rsidRPr="004A4651">
        <w:rPr>
          <w:rFonts w:ascii="Arial" w:hAnsi="Arial" w:cs="Arial"/>
          <w:color w:val="000000" w:themeColor="text1"/>
        </w:rPr>
        <w:t>параметров</w:t>
      </w:r>
      <w:r>
        <w:rPr>
          <w:rFonts w:ascii="Arial" w:hAnsi="Arial" w:cs="Arial"/>
          <w:color w:val="000000" w:themeColor="text1"/>
        </w:rPr>
        <w:t xml:space="preserve"> пополнения запасов.</w:t>
      </w:r>
    </w:p>
    <w:p w14:paraId="1EE3EEA6" w14:textId="01067498" w:rsidR="009D3C25" w:rsidRPr="00A77240" w:rsidRDefault="00B9591F" w:rsidP="00391727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Pr="00A77240">
        <w:rPr>
          <w:rFonts w:ascii="Arial" w:hAnsi="Arial" w:cs="Arial"/>
          <w:b/>
          <w:sz w:val="22"/>
        </w:rPr>
        <w:fldChar w:fldCharType="begin"/>
      </w:r>
      <w:r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6</w:t>
      </w:r>
      <w:r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>. Описание бизнес-процесса</w:t>
      </w:r>
      <w:r w:rsidR="000835FE" w:rsidRPr="00A77240">
        <w:rPr>
          <w:rFonts w:ascii="Arial" w:hAnsi="Arial" w:cs="Arial"/>
          <w:b/>
          <w:sz w:val="22"/>
        </w:rPr>
        <w:t xml:space="preserve"> </w:t>
      </w:r>
      <w:r w:rsidR="001D707A" w:rsidRPr="00A77240">
        <w:rPr>
          <w:rFonts w:ascii="Arial" w:hAnsi="Arial" w:cs="Arial"/>
          <w:b/>
          <w:sz w:val="22"/>
        </w:rPr>
        <w:t>ПП-10.05.01-ERP Планирование использования запасов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20"/>
        <w:gridCol w:w="7371"/>
      </w:tblGrid>
      <w:tr w:rsidR="009D3C25" w:rsidRPr="00A77240" w14:paraId="740F7476" w14:textId="77777777" w:rsidTr="00CD08BC">
        <w:trPr>
          <w:cantSplit/>
          <w:trHeight w:val="112"/>
          <w:tblHeader/>
        </w:trPr>
        <w:tc>
          <w:tcPr>
            <w:tcW w:w="2820" w:type="dxa"/>
            <w:shd w:val="clear" w:color="auto" w:fill="FFC000"/>
          </w:tcPr>
          <w:p w14:paraId="4148E62A" w14:textId="77777777" w:rsidR="009D3C25" w:rsidRPr="00A77240" w:rsidRDefault="009D3C25" w:rsidP="00B853E9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371" w:type="dxa"/>
            <w:vAlign w:val="bottom"/>
          </w:tcPr>
          <w:p w14:paraId="24B2A277" w14:textId="40572492" w:rsidR="009D3C25" w:rsidRPr="00A77240" w:rsidRDefault="00C44170" w:rsidP="00B853E9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7724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ПП-10.05.01-ERP Планирование использования запасов</w:t>
            </w:r>
          </w:p>
        </w:tc>
      </w:tr>
      <w:tr w:rsidR="009D3C25" w:rsidRPr="00A77240" w14:paraId="046FB111" w14:textId="77777777" w:rsidTr="00CD08BC">
        <w:trPr>
          <w:cantSplit/>
          <w:trHeight w:val="290"/>
        </w:trPr>
        <w:tc>
          <w:tcPr>
            <w:tcW w:w="2820" w:type="dxa"/>
            <w:shd w:val="clear" w:color="auto" w:fill="FFC000"/>
          </w:tcPr>
          <w:p w14:paraId="0FF3CCC7" w14:textId="77777777" w:rsidR="009D3C25" w:rsidRPr="00A77240" w:rsidRDefault="009D3C25" w:rsidP="00B853E9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371" w:type="dxa"/>
            <w:vAlign w:val="bottom"/>
          </w:tcPr>
          <w:p w14:paraId="1703B627" w14:textId="43C3925C" w:rsidR="009D3C25" w:rsidRPr="00A77240" w:rsidRDefault="00EC009A" w:rsidP="00B853E9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EC009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Формирование отчетов</w:t>
            </w:r>
            <w:r w:rsidR="00B9393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и получение исходных данных,</w:t>
            </w:r>
            <w:r w:rsidRPr="00EC009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B9393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определение </w:t>
            </w:r>
            <w:r w:rsidR="00B93931" w:rsidRPr="00B9393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оптимальных способов и параметров пополнения МТР, разработка и поддержание в актуальном состоянии моделей пополнения запасов МТР</w:t>
            </w:r>
            <w:r w:rsidRPr="00EC009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, внесение соответствующих параметров в ракурсы ППМ справочника </w:t>
            </w:r>
            <w:r w:rsidR="00B9393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ОЗМ и в технические потребности</w:t>
            </w:r>
          </w:p>
        </w:tc>
      </w:tr>
      <w:tr w:rsidR="00CD08BC" w:rsidRPr="00A77240" w14:paraId="7E6677E5" w14:textId="77777777" w:rsidTr="00CD08BC">
        <w:trPr>
          <w:cantSplit/>
          <w:trHeight w:val="40"/>
        </w:trPr>
        <w:tc>
          <w:tcPr>
            <w:tcW w:w="2820" w:type="dxa"/>
            <w:shd w:val="clear" w:color="auto" w:fill="FFC000"/>
          </w:tcPr>
          <w:p w14:paraId="4BE883CF" w14:textId="77777777" w:rsidR="00CD08BC" w:rsidRPr="00A77240" w:rsidRDefault="00CD08BC" w:rsidP="00CD08BC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371" w:type="dxa"/>
            <w:vAlign w:val="bottom"/>
          </w:tcPr>
          <w:p w14:paraId="3215839A" w14:textId="3730D10F" w:rsidR="00CD08BC" w:rsidRPr="00A77240" w:rsidRDefault="00CD08BC" w:rsidP="00CD08BC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Согласно регламента</w:t>
            </w:r>
          </w:p>
        </w:tc>
      </w:tr>
      <w:tr w:rsidR="009D3C25" w:rsidRPr="00A77240" w14:paraId="4F8FB61C" w14:textId="77777777" w:rsidTr="00CD08BC">
        <w:trPr>
          <w:cantSplit/>
          <w:trHeight w:val="293"/>
        </w:trPr>
        <w:tc>
          <w:tcPr>
            <w:tcW w:w="2820" w:type="dxa"/>
            <w:shd w:val="clear" w:color="auto" w:fill="FFC000"/>
          </w:tcPr>
          <w:p w14:paraId="3C127AF0" w14:textId="77777777" w:rsidR="009D3C25" w:rsidRPr="00A77240" w:rsidRDefault="009D3C25" w:rsidP="00B853E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371" w:type="dxa"/>
            <w:vAlign w:val="bottom"/>
          </w:tcPr>
          <w:p w14:paraId="08BFEB7D" w14:textId="77777777" w:rsidR="00CD08BC" w:rsidRPr="00CD08BC" w:rsidRDefault="00CD08BC" w:rsidP="00CD08BC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CD08B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ПП-07.05.02-ERP Формирование перечня МТР для отнесения к определенной категории запасов - РПМ, АТЗ, ЗИП</w:t>
            </w:r>
          </w:p>
          <w:p w14:paraId="45B9DA2D" w14:textId="77777777" w:rsidR="00CD08BC" w:rsidRPr="00CD08BC" w:rsidRDefault="00CD08BC" w:rsidP="00CD08BC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CD08B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ПП-11.04 Обеспечение пожарной безопасности, ГО и ЧС</w:t>
            </w:r>
          </w:p>
          <w:p w14:paraId="05F3B9EE" w14:textId="77777777" w:rsidR="00CD08BC" w:rsidRPr="00CD08BC" w:rsidRDefault="00CD08BC" w:rsidP="00CD08BC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CD08B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ПП-10.07.01 Управление топологией складской сети</w:t>
            </w:r>
          </w:p>
          <w:p w14:paraId="0C55B865" w14:textId="7230A12C" w:rsidR="009D3C25" w:rsidRPr="00A77240" w:rsidRDefault="00CD08BC" w:rsidP="00CD08BC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CD08B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ПП-10.04.01 </w:t>
            </w:r>
            <w:proofErr w:type="spellStart"/>
            <w:r w:rsidRPr="00CD08B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Категорийное</w:t>
            </w:r>
            <w:proofErr w:type="spellEnd"/>
            <w:r w:rsidRPr="00CD08B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управление</w:t>
            </w:r>
          </w:p>
        </w:tc>
      </w:tr>
      <w:tr w:rsidR="009D3C25" w:rsidRPr="00A77240" w14:paraId="447655C8" w14:textId="77777777" w:rsidTr="00CD08BC">
        <w:trPr>
          <w:cantSplit/>
          <w:trHeight w:val="293"/>
        </w:trPr>
        <w:tc>
          <w:tcPr>
            <w:tcW w:w="2820" w:type="dxa"/>
            <w:shd w:val="clear" w:color="auto" w:fill="FFC000"/>
          </w:tcPr>
          <w:p w14:paraId="574A2B95" w14:textId="77777777" w:rsidR="009D3C25" w:rsidRPr="00A77240" w:rsidRDefault="009D3C25" w:rsidP="00B853E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371" w:type="dxa"/>
            <w:vAlign w:val="bottom"/>
          </w:tcPr>
          <w:p w14:paraId="654C8AD1" w14:textId="498ABA52" w:rsidR="009D3C25" w:rsidRPr="00A77240" w:rsidRDefault="00CD08BC" w:rsidP="00B853E9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CD08B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ПП-10.03.04-ERP Оперативное планирование обеспечения</w:t>
            </w:r>
          </w:p>
        </w:tc>
      </w:tr>
      <w:tr w:rsidR="009D3C25" w:rsidRPr="00A77240" w14:paraId="01F3DA73" w14:textId="77777777" w:rsidTr="00CD08BC">
        <w:trPr>
          <w:cantSplit/>
          <w:trHeight w:val="293"/>
        </w:trPr>
        <w:tc>
          <w:tcPr>
            <w:tcW w:w="2820" w:type="dxa"/>
            <w:shd w:val="clear" w:color="auto" w:fill="FFC000"/>
          </w:tcPr>
          <w:p w14:paraId="0AC5BC0A" w14:textId="77777777" w:rsidR="009D3C25" w:rsidRPr="00A77240" w:rsidRDefault="009D3C25" w:rsidP="00B853E9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371" w:type="dxa"/>
            <w:vAlign w:val="bottom"/>
          </w:tcPr>
          <w:p w14:paraId="5DEDAC32" w14:textId="1C119BB0" w:rsidR="009D3C25" w:rsidRPr="00A77240" w:rsidRDefault="00CD08BC" w:rsidP="00B853E9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Список и уровень аварийного запаса, Список и уровень запаса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ГОиЧС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, Параметры поставки, Плановые сроки поставки, Топология складской сети</w:t>
            </w:r>
          </w:p>
        </w:tc>
      </w:tr>
      <w:tr w:rsidR="009D3C25" w:rsidRPr="00A77240" w14:paraId="52AFD361" w14:textId="77777777" w:rsidTr="00CD08BC">
        <w:trPr>
          <w:cantSplit/>
          <w:trHeight w:val="448"/>
        </w:trPr>
        <w:tc>
          <w:tcPr>
            <w:tcW w:w="2820" w:type="dxa"/>
            <w:shd w:val="clear" w:color="auto" w:fill="FFC000"/>
          </w:tcPr>
          <w:p w14:paraId="031030EB" w14:textId="77777777" w:rsidR="009D3C25" w:rsidRPr="00A77240" w:rsidRDefault="009D3C25" w:rsidP="00B853E9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371" w:type="dxa"/>
            <w:vAlign w:val="bottom"/>
          </w:tcPr>
          <w:p w14:paraId="2BFAE1A9" w14:textId="34A8A0A2" w:rsidR="009D3C25" w:rsidRPr="00A77240" w:rsidRDefault="00CD08BC" w:rsidP="001D707A">
            <w:pPr>
              <w:pStyle w:val="1KD-Normal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Обновлённые способы и параметры пополнения запасов, Потребность в аварийном/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ГОиЧС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запасе</w:t>
            </w:r>
          </w:p>
        </w:tc>
      </w:tr>
    </w:tbl>
    <w:p w14:paraId="600F119F" w14:textId="77777777" w:rsidR="00B9591F" w:rsidRPr="00A77240" w:rsidRDefault="00B9591F" w:rsidP="00B9591F">
      <w:pPr>
        <w:pStyle w:val="a9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5DF7D0E3" w14:textId="7D446A96" w:rsidR="00C043E4" w:rsidDel="005C32EA" w:rsidRDefault="00F30EA7" w:rsidP="00C043E4">
      <w:pPr>
        <w:spacing w:after="240" w:line="276" w:lineRule="auto"/>
        <w:ind w:firstLine="567"/>
        <w:rPr>
          <w:del w:id="48" w:author="Sintsova Margarita" w:date="2020-04-21T13:10:00Z"/>
          <w:rFonts w:ascii="Arial" w:hAnsi="Arial" w:cs="Arial"/>
        </w:rPr>
      </w:pPr>
      <w:del w:id="49" w:author="Sintsova Margarita" w:date="2020-04-21T13:10:00Z">
        <w:r w:rsidDel="005C32EA">
          <w:rPr>
            <w:rFonts w:ascii="Arial" w:hAnsi="Arial" w:cs="Arial"/>
          </w:rPr>
          <w:delText xml:space="preserve">Ссылка на </w:delText>
        </w:r>
        <w:r w:rsidDel="005C32EA">
          <w:rPr>
            <w:rFonts w:ascii="Arial" w:hAnsi="Arial" w:cs="Arial"/>
            <w:lang w:val="en-US"/>
          </w:rPr>
          <w:delText>Aris</w:delText>
        </w:r>
        <w:r w:rsidRPr="00F30EA7" w:rsidDel="005C32EA">
          <w:rPr>
            <w:rFonts w:ascii="Arial" w:hAnsi="Arial" w:cs="Arial"/>
          </w:rPr>
          <w:delText>-</w:delText>
        </w:r>
        <w:r w:rsidDel="005C32EA">
          <w:rPr>
            <w:rFonts w:ascii="Arial" w:hAnsi="Arial" w:cs="Arial"/>
          </w:rPr>
          <w:delText>схему</w:delText>
        </w:r>
        <w:r w:rsidR="00C043E4" w:rsidRPr="00F2655B" w:rsidDel="005C32EA">
          <w:rPr>
            <w:rFonts w:ascii="Arial" w:hAnsi="Arial" w:cs="Arial"/>
          </w:rPr>
          <w:delText>:</w:delText>
        </w:r>
        <w:r w:rsidR="00C043E4" w:rsidDel="005C32EA">
          <w:rPr>
            <w:rFonts w:ascii="Arial" w:hAnsi="Arial" w:cs="Arial"/>
          </w:rPr>
          <w:delText xml:space="preserve"> </w:delText>
        </w:r>
        <w:r w:rsidR="00290D8F" w:rsidDel="005C32EA">
          <w:fldChar w:fldCharType="begin"/>
        </w:r>
        <w:r w:rsidR="00290D8F" w:rsidDel="005C32EA">
          <w:delInstrText xml:space="preserve"> HYPERLINK "https://corp.polyus.com/ERP/ERPDocuments/05_Бизнес-процессы/Целевые%20схемы%20БП/МТО/Управление%20запасами" </w:delInstrText>
        </w:r>
        <w:r w:rsidR="00290D8F" w:rsidDel="005C32EA">
          <w:fldChar w:fldCharType="separate"/>
        </w:r>
        <w:r w:rsidRPr="00F30EA7" w:rsidDel="005C32EA">
          <w:rPr>
            <w:rStyle w:val="aa"/>
            <w:rFonts w:ascii="Arial" w:hAnsi="Arial" w:cs="Arial"/>
          </w:rPr>
          <w:delText>http://portal.polyus.com/ERP/ERPDocuments/05_Бизнес-процессы/Целевые схемы БП/МТО/Управление запасами/</w:delText>
        </w:r>
        <w:r w:rsidR="00290D8F" w:rsidDel="005C32EA">
          <w:rPr>
            <w:rStyle w:val="aa"/>
            <w:rFonts w:ascii="Arial" w:hAnsi="Arial" w:cs="Arial"/>
          </w:rPr>
          <w:fldChar w:fldCharType="end"/>
        </w:r>
        <w:bookmarkStart w:id="50" w:name="_Toc66777869"/>
        <w:bookmarkEnd w:id="50"/>
      </w:del>
    </w:p>
    <w:p w14:paraId="13DE42D7" w14:textId="6C517724" w:rsidR="00B61C4B" w:rsidRPr="0018414D" w:rsidDel="005C32EA" w:rsidRDefault="00B61C4B" w:rsidP="0018414D">
      <w:pPr>
        <w:spacing w:after="240" w:line="276" w:lineRule="auto"/>
        <w:ind w:firstLine="567"/>
        <w:rPr>
          <w:del w:id="51" w:author="Sintsova Margarita" w:date="2020-04-21T13:10:00Z"/>
          <w:rFonts w:ascii="Arial" w:hAnsi="Arial" w:cs="Arial"/>
        </w:rPr>
      </w:pPr>
      <w:bookmarkStart w:id="52" w:name="_Toc66777870"/>
      <w:bookmarkEnd w:id="52"/>
    </w:p>
    <w:p w14:paraId="78E3AC37" w14:textId="5378CF1E" w:rsidR="00822136" w:rsidRPr="00822136" w:rsidRDefault="00822136" w:rsidP="00637851">
      <w:pPr>
        <w:pStyle w:val="3"/>
      </w:pPr>
      <w:bookmarkStart w:id="53" w:name="_Описание_бизнес-процесса_ПП-10.05.0"/>
      <w:bookmarkStart w:id="54" w:name="_Toc520920167"/>
      <w:bookmarkStart w:id="55" w:name="_Toc66777871"/>
      <w:bookmarkStart w:id="56" w:name="_Toc514340552"/>
      <w:bookmarkEnd w:id="53"/>
      <w:r w:rsidRPr="00822136">
        <w:t>Описание бизнес-процесса ПП-10.05.02</w:t>
      </w:r>
      <w:r w:rsidR="000F1839">
        <w:t>-</w:t>
      </w:r>
      <w:r w:rsidR="000F1839">
        <w:rPr>
          <w:lang w:val="en-US"/>
        </w:rPr>
        <w:t>ERP</w:t>
      </w:r>
      <w:r w:rsidRPr="00822136">
        <w:t xml:space="preserve"> Выявление НВИ/НЛИ</w:t>
      </w:r>
      <w:bookmarkEnd w:id="54"/>
      <w:bookmarkEnd w:id="55"/>
    </w:p>
    <w:p w14:paraId="5152BA7B" w14:textId="4E10A33F" w:rsidR="00822136" w:rsidRPr="00A77240" w:rsidRDefault="00D76E11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Д</w:t>
      </w:r>
      <w:r w:rsidRPr="00A77240">
        <w:rPr>
          <w:rFonts w:ascii="Arial" w:hAnsi="Arial" w:cs="Arial"/>
        </w:rPr>
        <w:t>анн</w:t>
      </w:r>
      <w:r>
        <w:rPr>
          <w:rFonts w:ascii="Arial" w:hAnsi="Arial" w:cs="Arial"/>
        </w:rPr>
        <w:t>ый</w:t>
      </w:r>
      <w:r w:rsidRPr="00A77240">
        <w:rPr>
          <w:rFonts w:ascii="Arial" w:hAnsi="Arial" w:cs="Arial"/>
        </w:rPr>
        <w:t xml:space="preserve"> процесс </w:t>
      </w:r>
      <w:r>
        <w:rPr>
          <w:rFonts w:ascii="Arial" w:hAnsi="Arial" w:cs="Arial"/>
        </w:rPr>
        <w:t>содержит</w:t>
      </w:r>
      <w:r w:rsidRPr="00A77240">
        <w:rPr>
          <w:rFonts w:ascii="Arial" w:hAnsi="Arial" w:cs="Arial"/>
        </w:rPr>
        <w:t xml:space="preserve"> последовательность действий</w:t>
      </w:r>
      <w:r w:rsidR="00822136" w:rsidRPr="00A77240">
        <w:rPr>
          <w:rFonts w:ascii="Arial" w:hAnsi="Arial" w:cs="Arial"/>
        </w:rPr>
        <w:t xml:space="preserve"> для отражения в системе операций </w:t>
      </w:r>
      <w:r w:rsidR="003A3050">
        <w:rPr>
          <w:rFonts w:ascii="Arial" w:hAnsi="Arial" w:cs="Arial"/>
        </w:rPr>
        <w:t>по выявлению</w:t>
      </w:r>
      <w:r w:rsidR="00822136" w:rsidRPr="00A7724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запасов </w:t>
      </w:r>
      <w:r w:rsidR="0026466C">
        <w:rPr>
          <w:rFonts w:ascii="Arial" w:hAnsi="Arial" w:cs="Arial"/>
        </w:rPr>
        <w:t xml:space="preserve">потенциально </w:t>
      </w:r>
      <w:r w:rsidR="003A3050">
        <w:rPr>
          <w:rFonts w:ascii="Arial" w:hAnsi="Arial" w:cs="Arial"/>
        </w:rPr>
        <w:t>невостребованного</w:t>
      </w:r>
      <w:r>
        <w:rPr>
          <w:rFonts w:ascii="Arial" w:hAnsi="Arial" w:cs="Arial"/>
        </w:rPr>
        <w:t xml:space="preserve"> в производственной деятельности</w:t>
      </w:r>
      <w:r w:rsidR="003A3050">
        <w:rPr>
          <w:rFonts w:ascii="Arial" w:hAnsi="Arial" w:cs="Arial"/>
        </w:rPr>
        <w:t xml:space="preserve"> и неликвидного имущества, затем утверждению их статуса ПДК </w:t>
      </w:r>
      <w:r w:rsidR="001E30E8">
        <w:rPr>
          <w:rFonts w:ascii="Arial" w:hAnsi="Arial" w:cs="Arial"/>
        </w:rPr>
        <w:t xml:space="preserve">(для определения способа снижения их запасов) </w:t>
      </w:r>
      <w:r w:rsidR="003A3050">
        <w:rPr>
          <w:rFonts w:ascii="Arial" w:hAnsi="Arial" w:cs="Arial"/>
        </w:rPr>
        <w:t xml:space="preserve">и осуществлению перевода в НВИ/НЛИ в системе. </w:t>
      </w:r>
      <w:r w:rsidR="00822136" w:rsidRPr="00A77240">
        <w:rPr>
          <w:rFonts w:ascii="Arial" w:hAnsi="Arial" w:cs="Arial"/>
        </w:rPr>
        <w:t>Цель управления НВИ</w:t>
      </w:r>
      <w:r w:rsidR="001E30E8">
        <w:rPr>
          <w:rFonts w:ascii="Arial" w:hAnsi="Arial" w:cs="Arial"/>
        </w:rPr>
        <w:t>/НЛИ</w:t>
      </w:r>
      <w:r w:rsidR="00822136" w:rsidRPr="00A77240">
        <w:rPr>
          <w:rFonts w:ascii="Arial" w:hAnsi="Arial" w:cs="Arial"/>
        </w:rPr>
        <w:t xml:space="preserve"> –</w:t>
      </w:r>
      <w:r w:rsidR="001E30E8">
        <w:rPr>
          <w:rFonts w:ascii="Arial" w:hAnsi="Arial" w:cs="Arial"/>
        </w:rPr>
        <w:t xml:space="preserve"> </w:t>
      </w:r>
      <w:r w:rsidR="001E30E8" w:rsidRPr="00A77240">
        <w:rPr>
          <w:rFonts w:ascii="Arial" w:hAnsi="Arial" w:cs="Arial"/>
        </w:rPr>
        <w:t xml:space="preserve">экономически рациональная </w:t>
      </w:r>
      <w:r w:rsidR="00822136" w:rsidRPr="00A77240">
        <w:rPr>
          <w:rFonts w:ascii="Arial" w:hAnsi="Arial" w:cs="Arial"/>
        </w:rPr>
        <w:t>ликвидация данной категории в ограниченные сроки по одному из возможных направлений:</w:t>
      </w:r>
    </w:p>
    <w:p w14:paraId="6DC8EE4D" w14:textId="77777777" w:rsidR="00822136" w:rsidRPr="00A77240" w:rsidRDefault="00822136" w:rsidP="00D24C71">
      <w:pPr>
        <w:pStyle w:val="a0"/>
        <w:numPr>
          <w:ilvl w:val="0"/>
          <w:numId w:val="16"/>
        </w:numPr>
      </w:pPr>
      <w:r w:rsidRPr="00A77240">
        <w:t>использование на собственные нужды</w:t>
      </w:r>
      <w:r>
        <w:t xml:space="preserve"> (в производстве)</w:t>
      </w:r>
      <w:r w:rsidRPr="00A77240">
        <w:t>;</w:t>
      </w:r>
    </w:p>
    <w:p w14:paraId="506AF635" w14:textId="0BE21890" w:rsidR="00822136" w:rsidRPr="00A77240" w:rsidRDefault="00822136" w:rsidP="00D24C71">
      <w:pPr>
        <w:pStyle w:val="a0"/>
        <w:numPr>
          <w:ilvl w:val="0"/>
          <w:numId w:val="16"/>
        </w:numPr>
      </w:pPr>
      <w:r w:rsidRPr="00A77240">
        <w:t>реализация</w:t>
      </w:r>
      <w:r>
        <w:t xml:space="preserve"> покупателю</w:t>
      </w:r>
      <w:r w:rsidR="00A45EA0">
        <w:t xml:space="preserve"> (</w:t>
      </w:r>
      <w:r w:rsidR="00040B3E">
        <w:t>в том числе,</w:t>
      </w:r>
      <w:r w:rsidR="00A45EA0">
        <w:t xml:space="preserve"> БЕ группы «Полюс»)</w:t>
      </w:r>
      <w:r w:rsidRPr="00A77240">
        <w:t>;</w:t>
      </w:r>
    </w:p>
    <w:p w14:paraId="3274415F" w14:textId="2F87D579" w:rsidR="00822136" w:rsidRDefault="00822136" w:rsidP="00D24C71">
      <w:pPr>
        <w:pStyle w:val="a0"/>
        <w:numPr>
          <w:ilvl w:val="0"/>
          <w:numId w:val="16"/>
        </w:numPr>
      </w:pPr>
      <w:r w:rsidRPr="00A77240">
        <w:t>списание</w:t>
      </w:r>
      <w:r w:rsidR="00F74FDF">
        <w:t>,</w:t>
      </w:r>
      <w:r>
        <w:rPr>
          <w:lang w:val="en-US"/>
        </w:rPr>
        <w:t xml:space="preserve"> </w:t>
      </w:r>
      <w:r w:rsidRPr="00F74FDF">
        <w:t>либо</w:t>
      </w:r>
      <w:r w:rsidRPr="00A77240">
        <w:rPr>
          <w:lang w:val="en-US"/>
        </w:rPr>
        <w:t xml:space="preserve"> </w:t>
      </w:r>
      <w:r w:rsidRPr="00A77240">
        <w:t>утилизация.</w:t>
      </w:r>
    </w:p>
    <w:p w14:paraId="30FCA57E" w14:textId="20BCDABC" w:rsidR="00822136" w:rsidRDefault="00822136" w:rsidP="00F74FDF">
      <w:pPr>
        <w:pStyle w:val="afff6"/>
        <w:rPr>
          <w:rFonts w:ascii="Arial" w:hAnsi="Arial" w:cs="Arial"/>
        </w:rPr>
      </w:pPr>
      <w:r w:rsidRPr="00F74FDF">
        <w:rPr>
          <w:rFonts w:ascii="Arial" w:hAnsi="Arial" w:cs="Arial"/>
        </w:rPr>
        <w:t>Отнесение к потенциальным НВИ осуществляется по запасам, находящимся на хранении не менее 6-ти месяцев (на момент проведения анализа), превышающим заявленную потребность в МТР текущего и предстоящего (при наличии) года с учетом поддержания необходим</w:t>
      </w:r>
      <w:r w:rsidR="00D44D9A">
        <w:rPr>
          <w:rFonts w:ascii="Arial" w:hAnsi="Arial" w:cs="Arial"/>
        </w:rPr>
        <w:t>ого уровня страховых и аварийно-технических</w:t>
      </w:r>
      <w:r w:rsidRPr="00F74FDF">
        <w:rPr>
          <w:rFonts w:ascii="Arial" w:hAnsi="Arial" w:cs="Arial"/>
        </w:rPr>
        <w:t xml:space="preserve"> запасов.</w:t>
      </w:r>
    </w:p>
    <w:p w14:paraId="7131F4AB" w14:textId="77777777" w:rsidR="00C41DD9" w:rsidRDefault="00AD55B2" w:rsidP="00F74FDF">
      <w:pPr>
        <w:pStyle w:val="afff6"/>
        <w:rPr>
          <w:rFonts w:ascii="Arial" w:hAnsi="Arial" w:cs="Arial"/>
        </w:rPr>
      </w:pPr>
      <w:r>
        <w:rPr>
          <w:rFonts w:ascii="Arial" w:hAnsi="Arial" w:cs="Arial"/>
        </w:rPr>
        <w:t>При выполнении бизнес-процесса</w:t>
      </w:r>
      <w:r w:rsidR="00C41DD9">
        <w:rPr>
          <w:rFonts w:ascii="Arial" w:hAnsi="Arial" w:cs="Arial"/>
        </w:rPr>
        <w:t>:</w:t>
      </w:r>
    </w:p>
    <w:p w14:paraId="2B0C4C81" w14:textId="46188115" w:rsidR="00C41DD9" w:rsidRDefault="00B730C1" w:rsidP="00D24C71">
      <w:pPr>
        <w:pStyle w:val="afff6"/>
        <w:numPr>
          <w:ilvl w:val="0"/>
          <w:numId w:val="29"/>
        </w:numPr>
        <w:ind w:left="709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системой автоматически, на основании движений запасов МТР, </w:t>
      </w:r>
      <w:r w:rsidR="00BB41E4">
        <w:rPr>
          <w:rFonts w:ascii="Arial" w:hAnsi="Arial" w:cs="Arial"/>
        </w:rPr>
        <w:t xml:space="preserve">зарегистрированных в системе </w:t>
      </w:r>
      <w:r>
        <w:rPr>
          <w:rFonts w:ascii="Arial" w:hAnsi="Arial" w:cs="Arial"/>
        </w:rPr>
        <w:t>потребностей,</w:t>
      </w:r>
      <w:r w:rsidR="000162D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страховых </w:t>
      </w:r>
      <w:r w:rsidR="000162DF">
        <w:rPr>
          <w:rFonts w:ascii="Arial" w:hAnsi="Arial" w:cs="Arial"/>
        </w:rPr>
        <w:t xml:space="preserve">и аварийно-технических </w:t>
      </w:r>
      <w:r>
        <w:rPr>
          <w:rFonts w:ascii="Arial" w:hAnsi="Arial" w:cs="Arial"/>
        </w:rPr>
        <w:t xml:space="preserve">запасов </w:t>
      </w:r>
      <w:r w:rsidR="00AD55B2">
        <w:rPr>
          <w:rFonts w:ascii="Arial" w:hAnsi="Arial" w:cs="Arial"/>
        </w:rPr>
        <w:t xml:space="preserve">формируется </w:t>
      </w:r>
      <w:r w:rsidR="00262979">
        <w:rPr>
          <w:rFonts w:ascii="Arial" w:hAnsi="Arial" w:cs="Arial"/>
        </w:rPr>
        <w:t>П</w:t>
      </w:r>
      <w:r w:rsidR="00C41DD9">
        <w:rPr>
          <w:rFonts w:ascii="Arial" w:hAnsi="Arial" w:cs="Arial"/>
        </w:rPr>
        <w:t>еречень потенциальных НВИ/НЛИ;</w:t>
      </w:r>
    </w:p>
    <w:p w14:paraId="5ABD14A6" w14:textId="3049AA50" w:rsidR="00C41DD9" w:rsidRDefault="00C41DD9" w:rsidP="00D24C71">
      <w:pPr>
        <w:pStyle w:val="afff6"/>
        <w:numPr>
          <w:ilvl w:val="0"/>
          <w:numId w:val="29"/>
        </w:numPr>
        <w:ind w:left="709" w:hanging="283"/>
        <w:rPr>
          <w:rFonts w:ascii="Arial" w:hAnsi="Arial" w:cs="Arial"/>
        </w:rPr>
      </w:pPr>
      <w:r>
        <w:rPr>
          <w:rFonts w:ascii="Arial" w:hAnsi="Arial" w:cs="Arial"/>
        </w:rPr>
        <w:t>по решению</w:t>
      </w:r>
      <w:r w:rsidRPr="00C41DD9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технической</w:t>
      </w:r>
      <w:r w:rsidRPr="00A77240">
        <w:rPr>
          <w:rFonts w:ascii="Arial" w:eastAsia="Arial" w:hAnsi="Arial" w:cs="Arial"/>
          <w:color w:val="000000"/>
          <w:szCs w:val="24"/>
        </w:rPr>
        <w:t xml:space="preserve"> аттестационн</w:t>
      </w:r>
      <w:r>
        <w:rPr>
          <w:rFonts w:ascii="Arial" w:eastAsia="Arial" w:hAnsi="Arial" w:cs="Arial"/>
          <w:color w:val="000000"/>
          <w:szCs w:val="24"/>
        </w:rPr>
        <w:t>ой комиссии</w:t>
      </w:r>
      <w:r>
        <w:rPr>
          <w:rFonts w:ascii="Arial" w:hAnsi="Arial" w:cs="Arial"/>
        </w:rPr>
        <w:t xml:space="preserve"> из перечня исключается вовлекаемый на производственные нужды объем;</w:t>
      </w:r>
    </w:p>
    <w:p w14:paraId="1CA03A8C" w14:textId="2F5A0468" w:rsidR="00AD55B2" w:rsidRDefault="00C41DD9" w:rsidP="00D24C71">
      <w:pPr>
        <w:pStyle w:val="afff6"/>
        <w:numPr>
          <w:ilvl w:val="0"/>
          <w:numId w:val="29"/>
        </w:numPr>
        <w:ind w:left="709" w:hanging="283"/>
        <w:rPr>
          <w:rFonts w:ascii="Arial" w:hAnsi="Arial" w:cs="Arial"/>
        </w:rPr>
      </w:pPr>
      <w:r>
        <w:rPr>
          <w:rFonts w:ascii="Arial" w:hAnsi="Arial" w:cs="Arial"/>
        </w:rPr>
        <w:t>по решению</w:t>
      </w:r>
      <w:r w:rsidRPr="00C41DD9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технической</w:t>
      </w:r>
      <w:r w:rsidRPr="00A77240">
        <w:rPr>
          <w:rFonts w:ascii="Arial" w:eastAsia="Arial" w:hAnsi="Arial" w:cs="Arial"/>
          <w:color w:val="000000"/>
          <w:szCs w:val="24"/>
        </w:rPr>
        <w:t xml:space="preserve"> аттестационн</w:t>
      </w:r>
      <w:r>
        <w:rPr>
          <w:rFonts w:ascii="Arial" w:eastAsia="Arial" w:hAnsi="Arial" w:cs="Arial"/>
          <w:color w:val="000000"/>
          <w:szCs w:val="24"/>
        </w:rPr>
        <w:t>ой комиссии</w:t>
      </w:r>
      <w:r>
        <w:rPr>
          <w:rFonts w:ascii="Arial" w:hAnsi="Arial" w:cs="Arial"/>
        </w:rPr>
        <w:t xml:space="preserve"> </w:t>
      </w:r>
      <w:r w:rsidR="00AD55B2">
        <w:rPr>
          <w:rFonts w:ascii="Arial" w:hAnsi="Arial" w:cs="Arial"/>
        </w:rPr>
        <w:t xml:space="preserve">перечень </w:t>
      </w:r>
      <w:proofErr w:type="spellStart"/>
      <w:r w:rsidR="00AD55B2">
        <w:rPr>
          <w:rFonts w:ascii="Arial" w:hAnsi="Arial" w:cs="Arial"/>
        </w:rPr>
        <w:t>категоризируется</w:t>
      </w:r>
      <w:proofErr w:type="spellEnd"/>
      <w:r>
        <w:rPr>
          <w:rFonts w:ascii="Arial" w:hAnsi="Arial" w:cs="Arial"/>
        </w:rPr>
        <w:t xml:space="preserve"> для дальнейшего определения минимальной цены реализации НВИ;</w:t>
      </w:r>
    </w:p>
    <w:p w14:paraId="2497DAD3" w14:textId="12707ED8" w:rsidR="00C41DD9" w:rsidRDefault="00C41DD9" w:rsidP="00D24C71">
      <w:pPr>
        <w:pStyle w:val="afff6"/>
        <w:numPr>
          <w:ilvl w:val="0"/>
          <w:numId w:val="29"/>
        </w:numPr>
        <w:ind w:left="709" w:hanging="283"/>
        <w:rPr>
          <w:rFonts w:ascii="Arial" w:hAnsi="Arial" w:cs="Arial"/>
        </w:rPr>
      </w:pPr>
      <w:r>
        <w:rPr>
          <w:rFonts w:ascii="Arial" w:hAnsi="Arial" w:cs="Arial"/>
        </w:rPr>
        <w:t>после проведения оценки своими силами или с помощью независимой внешней компании минимальные цены вносятся в систему;</w:t>
      </w:r>
    </w:p>
    <w:p w14:paraId="00BEE955" w14:textId="6904CA65" w:rsidR="00C41DD9" w:rsidRDefault="003A2FBF" w:rsidP="00D24C71">
      <w:pPr>
        <w:pStyle w:val="afff6"/>
        <w:numPr>
          <w:ilvl w:val="0"/>
          <w:numId w:val="29"/>
        </w:numPr>
        <w:ind w:left="709" w:hanging="283"/>
        <w:rPr>
          <w:rFonts w:ascii="Arial" w:hAnsi="Arial" w:cs="Arial"/>
        </w:rPr>
      </w:pPr>
      <w:r>
        <w:rPr>
          <w:rFonts w:ascii="Arial" w:hAnsi="Arial" w:cs="Arial"/>
        </w:rPr>
        <w:t>после проведения заседания ПДК и принятия решения по перечню потенциальных НВИ/НЛИ результаты заседания фиксируются в системе;</w:t>
      </w:r>
    </w:p>
    <w:p w14:paraId="77D56C8A" w14:textId="74E2B5B1" w:rsidR="003A2FBF" w:rsidRDefault="003A2FBF" w:rsidP="00D24C71">
      <w:pPr>
        <w:pStyle w:val="afff6"/>
        <w:numPr>
          <w:ilvl w:val="0"/>
          <w:numId w:val="29"/>
        </w:numPr>
        <w:ind w:left="709" w:hanging="283"/>
        <w:rPr>
          <w:rFonts w:ascii="Arial" w:hAnsi="Arial" w:cs="Arial"/>
        </w:rPr>
      </w:pPr>
      <w:r>
        <w:rPr>
          <w:rFonts w:ascii="Arial" w:hAnsi="Arial" w:cs="Arial"/>
        </w:rPr>
        <w:t>если НВИ не удалось реализовать</w:t>
      </w:r>
      <w:r w:rsidR="00B730C1">
        <w:rPr>
          <w:rFonts w:ascii="Arial" w:hAnsi="Arial" w:cs="Arial"/>
        </w:rPr>
        <w:t xml:space="preserve"> в сроки, прописанные в Регламенте</w:t>
      </w:r>
      <w:r w:rsidR="00262979" w:rsidRPr="00262979">
        <w:rPr>
          <w:rFonts w:ascii="Arial" w:hAnsi="Arial" w:cs="Arial"/>
        </w:rPr>
        <w:t xml:space="preserve"> </w:t>
      </w:r>
      <w:r w:rsidR="00262979">
        <w:rPr>
          <w:rFonts w:ascii="Arial" w:hAnsi="Arial" w:cs="Arial"/>
        </w:rPr>
        <w:t>по управлению запасами НВИ/НЛИ</w:t>
      </w:r>
      <w:r>
        <w:rPr>
          <w:rFonts w:ascii="Arial" w:hAnsi="Arial" w:cs="Arial"/>
        </w:rPr>
        <w:t xml:space="preserve">, они переводятся </w:t>
      </w:r>
      <w:r w:rsidR="000F6E60" w:rsidRPr="000F6E60">
        <w:rPr>
          <w:rFonts w:ascii="Arial" w:hAnsi="Arial" w:cs="Arial"/>
        </w:rPr>
        <w:t>в другую категорию</w:t>
      </w:r>
      <w:r w:rsidR="00DC6347">
        <w:rPr>
          <w:rFonts w:ascii="Arial" w:hAnsi="Arial" w:cs="Arial"/>
        </w:rPr>
        <w:t>, либо пересматривается минимальная</w:t>
      </w:r>
      <w:r w:rsidR="000F6E60" w:rsidRPr="000F6E60">
        <w:rPr>
          <w:rFonts w:ascii="Arial" w:hAnsi="Arial" w:cs="Arial"/>
        </w:rPr>
        <w:t xml:space="preserve"> цена </w:t>
      </w:r>
      <w:r w:rsidR="00DC6347">
        <w:rPr>
          <w:rFonts w:ascii="Arial" w:hAnsi="Arial" w:cs="Arial"/>
        </w:rPr>
        <w:t xml:space="preserve">реализации, </w:t>
      </w:r>
      <w:r w:rsidR="000F6E60" w:rsidRPr="000F6E60">
        <w:rPr>
          <w:rFonts w:ascii="Arial" w:hAnsi="Arial" w:cs="Arial"/>
        </w:rPr>
        <w:t xml:space="preserve">либо </w:t>
      </w:r>
      <w:r w:rsidR="00DC6347">
        <w:rPr>
          <w:rFonts w:ascii="Arial" w:hAnsi="Arial" w:cs="Arial"/>
        </w:rPr>
        <w:t xml:space="preserve">НВИ </w:t>
      </w:r>
      <w:r w:rsidR="000F6E60" w:rsidRPr="000F6E60">
        <w:rPr>
          <w:rFonts w:ascii="Arial" w:hAnsi="Arial" w:cs="Arial"/>
        </w:rPr>
        <w:t>переводятся в категорию НЛИ и утилизируются своими силами или внешней компанией</w:t>
      </w:r>
      <w:r w:rsidR="00DC6347">
        <w:rPr>
          <w:rFonts w:ascii="Arial" w:hAnsi="Arial" w:cs="Arial"/>
        </w:rPr>
        <w:t xml:space="preserve">. </w:t>
      </w:r>
    </w:p>
    <w:p w14:paraId="3A49BDA2" w14:textId="048E19C1" w:rsidR="00822136" w:rsidRPr="00A77240" w:rsidRDefault="00822136" w:rsidP="00822136">
      <w:pPr>
        <w:pStyle w:val="afff6"/>
        <w:rPr>
          <w:rFonts w:ascii="Arial" w:hAnsi="Arial" w:cs="Arial"/>
        </w:rPr>
      </w:pPr>
      <w:r w:rsidRPr="00A77240">
        <w:rPr>
          <w:rFonts w:ascii="Arial" w:hAnsi="Arial" w:cs="Arial"/>
        </w:rPr>
        <w:t xml:space="preserve">В процессе подготовки </w:t>
      </w:r>
      <w:r w:rsidR="00B730C1">
        <w:rPr>
          <w:rFonts w:ascii="Arial" w:hAnsi="Arial" w:cs="Arial"/>
        </w:rPr>
        <w:t xml:space="preserve">и обработки </w:t>
      </w:r>
      <w:r w:rsidRPr="00A77240">
        <w:rPr>
          <w:rFonts w:ascii="Arial" w:hAnsi="Arial" w:cs="Arial"/>
        </w:rPr>
        <w:t xml:space="preserve">Перечня </w:t>
      </w:r>
      <w:r w:rsidR="00E74596">
        <w:rPr>
          <w:rFonts w:ascii="Arial" w:hAnsi="Arial" w:cs="Arial"/>
        </w:rPr>
        <w:t xml:space="preserve">потенциальных </w:t>
      </w:r>
      <w:r w:rsidRPr="00A77240">
        <w:rPr>
          <w:rFonts w:ascii="Arial" w:hAnsi="Arial" w:cs="Arial"/>
        </w:rPr>
        <w:t>НВИ</w:t>
      </w:r>
      <w:r w:rsidR="00B730C1">
        <w:rPr>
          <w:rFonts w:ascii="Arial" w:hAnsi="Arial" w:cs="Arial"/>
        </w:rPr>
        <w:t>/НЛИ</w:t>
      </w:r>
      <w:r w:rsidRPr="00A77240">
        <w:rPr>
          <w:rFonts w:ascii="Arial" w:hAnsi="Arial" w:cs="Arial"/>
        </w:rPr>
        <w:t xml:space="preserve"> Ответстве</w:t>
      </w:r>
      <w:r>
        <w:rPr>
          <w:rFonts w:ascii="Arial" w:hAnsi="Arial" w:cs="Arial"/>
        </w:rPr>
        <w:t xml:space="preserve">нный за управление запасами </w:t>
      </w:r>
      <w:r w:rsidRPr="00A77240">
        <w:rPr>
          <w:rFonts w:ascii="Arial" w:hAnsi="Arial" w:cs="Arial"/>
        </w:rPr>
        <w:t xml:space="preserve">заполняет </w:t>
      </w:r>
      <w:r w:rsidR="00E74596">
        <w:rPr>
          <w:rFonts w:ascii="Arial" w:hAnsi="Arial" w:cs="Arial"/>
        </w:rPr>
        <w:t xml:space="preserve">в </w:t>
      </w:r>
      <w:r w:rsidR="0090650B">
        <w:rPr>
          <w:rFonts w:ascii="Arial" w:hAnsi="Arial" w:cs="Arial"/>
          <w:lang w:val="en-US"/>
        </w:rPr>
        <w:t>SAP</w:t>
      </w:r>
      <w:r w:rsidR="0090650B" w:rsidRPr="0090650B">
        <w:rPr>
          <w:rFonts w:ascii="Arial" w:hAnsi="Arial" w:cs="Arial"/>
        </w:rPr>
        <w:t xml:space="preserve"> </w:t>
      </w:r>
      <w:r w:rsidR="0090650B">
        <w:rPr>
          <w:rFonts w:ascii="Arial" w:hAnsi="Arial" w:cs="Arial"/>
          <w:lang w:val="en-US"/>
        </w:rPr>
        <w:t>S</w:t>
      </w:r>
      <w:r w:rsidR="0090650B" w:rsidRPr="0090650B">
        <w:rPr>
          <w:rFonts w:ascii="Arial" w:hAnsi="Arial" w:cs="Arial"/>
        </w:rPr>
        <w:t>/4</w:t>
      </w:r>
      <w:r w:rsidR="0090650B">
        <w:rPr>
          <w:rFonts w:ascii="Arial" w:hAnsi="Arial" w:cs="Arial"/>
          <w:lang w:val="en-US"/>
        </w:rPr>
        <w:t>HANA</w:t>
      </w:r>
      <w:r w:rsidR="0090650B" w:rsidRPr="0090650B">
        <w:rPr>
          <w:rFonts w:ascii="Arial" w:hAnsi="Arial" w:cs="Arial"/>
        </w:rPr>
        <w:t xml:space="preserve"> </w:t>
      </w:r>
      <w:r w:rsidR="0090650B">
        <w:rPr>
          <w:rFonts w:ascii="Arial" w:hAnsi="Arial" w:cs="Arial"/>
        </w:rPr>
        <w:t xml:space="preserve">в </w:t>
      </w:r>
      <w:r w:rsidR="00E74596">
        <w:rPr>
          <w:rFonts w:ascii="Arial" w:hAnsi="Arial" w:cs="Arial"/>
        </w:rPr>
        <w:t xml:space="preserve">отчете </w:t>
      </w:r>
      <w:r w:rsidR="00F72F77">
        <w:rPr>
          <w:rFonts w:ascii="Arial" w:hAnsi="Arial" w:cs="Arial"/>
          <w:lang w:val="en-US"/>
        </w:rPr>
        <w:t>Z</w:t>
      </w:r>
      <w:r w:rsidR="007F7339">
        <w:rPr>
          <w:rFonts w:ascii="Arial" w:hAnsi="Arial" w:cs="Arial"/>
          <w:lang w:val="en-US"/>
        </w:rPr>
        <w:t>MM</w:t>
      </w:r>
      <w:r w:rsidR="007F7339" w:rsidRPr="007F7339">
        <w:rPr>
          <w:rFonts w:ascii="Arial" w:hAnsi="Arial" w:cs="Arial"/>
        </w:rPr>
        <w:t>_</w:t>
      </w:r>
      <w:r w:rsidR="00F72F77">
        <w:rPr>
          <w:rFonts w:ascii="Arial" w:hAnsi="Arial" w:cs="Arial"/>
          <w:lang w:val="en-US"/>
        </w:rPr>
        <w:t>NVI</w:t>
      </w:r>
      <w:r w:rsidR="007F7339" w:rsidRPr="007F7339">
        <w:rPr>
          <w:rFonts w:ascii="Arial" w:hAnsi="Arial" w:cs="Arial"/>
        </w:rPr>
        <w:t>_</w:t>
      </w:r>
      <w:r w:rsidR="007F7339">
        <w:rPr>
          <w:rFonts w:ascii="Arial" w:hAnsi="Arial" w:cs="Arial"/>
          <w:lang w:val="en-US"/>
        </w:rPr>
        <w:t>REPORT</w:t>
      </w:r>
      <w:r w:rsidR="007F7339" w:rsidRPr="007F7339">
        <w:rPr>
          <w:rFonts w:ascii="Arial" w:hAnsi="Arial" w:cs="Arial"/>
        </w:rPr>
        <w:t>/</w:t>
      </w:r>
      <w:r w:rsidR="007F7339">
        <w:rPr>
          <w:rFonts w:ascii="Arial" w:hAnsi="Arial" w:cs="Arial"/>
          <w:lang w:val="en-US"/>
        </w:rPr>
        <w:t>ZMM</w:t>
      </w:r>
      <w:r w:rsidR="007F7339" w:rsidRPr="007F7339">
        <w:rPr>
          <w:rFonts w:ascii="Arial" w:hAnsi="Arial" w:cs="Arial"/>
        </w:rPr>
        <w:t>_</w:t>
      </w:r>
      <w:r w:rsidR="007F7339">
        <w:rPr>
          <w:rFonts w:ascii="Arial" w:hAnsi="Arial" w:cs="Arial"/>
          <w:lang w:val="en-US"/>
        </w:rPr>
        <w:t>NLI</w:t>
      </w:r>
      <w:r w:rsidR="007F7339" w:rsidRPr="007F7339">
        <w:rPr>
          <w:rFonts w:ascii="Arial" w:hAnsi="Arial" w:cs="Arial"/>
        </w:rPr>
        <w:t>_</w:t>
      </w:r>
      <w:r w:rsidR="007F7339">
        <w:rPr>
          <w:rFonts w:ascii="Arial" w:hAnsi="Arial" w:cs="Arial"/>
          <w:lang w:val="en-US"/>
        </w:rPr>
        <w:t>REPORT</w:t>
      </w:r>
      <w:r w:rsidR="00F72F77" w:rsidRPr="00F72F77">
        <w:rPr>
          <w:rFonts w:ascii="Arial" w:hAnsi="Arial" w:cs="Arial"/>
        </w:rPr>
        <w:t xml:space="preserve"> </w:t>
      </w:r>
      <w:r w:rsidR="00E74596">
        <w:rPr>
          <w:rFonts w:ascii="Arial" w:hAnsi="Arial" w:cs="Arial"/>
        </w:rPr>
        <w:t>по выявлению НВИ/НЛИ</w:t>
      </w:r>
      <w:r w:rsidRPr="00A77240">
        <w:rPr>
          <w:rFonts w:ascii="Arial" w:hAnsi="Arial" w:cs="Arial"/>
        </w:rPr>
        <w:t xml:space="preserve"> </w:t>
      </w:r>
      <w:r w:rsidR="004C0B3F" w:rsidRPr="004C0B3F">
        <w:rPr>
          <w:rFonts w:ascii="Arial" w:hAnsi="Arial" w:cs="Arial"/>
        </w:rPr>
        <w:t>(</w:t>
      </w:r>
      <w:r w:rsidR="004C0B3F" w:rsidRPr="001C0BF6">
        <w:rPr>
          <w:rFonts w:ascii="Arial" w:eastAsia="Arial" w:hAnsi="Arial" w:cs="Arial"/>
          <w:noProof/>
          <w:color w:val="000000"/>
          <w:szCs w:val="24"/>
        </w:rPr>
        <w:t>разработка № MM</w:t>
      </w:r>
      <w:r w:rsidR="004C0B3F">
        <w:rPr>
          <w:rFonts w:ascii="Arial" w:eastAsia="Arial" w:hAnsi="Arial" w:cs="Arial"/>
          <w:noProof/>
          <w:color w:val="000000"/>
          <w:szCs w:val="24"/>
        </w:rPr>
        <w:t>2</w:t>
      </w:r>
      <w:r w:rsidR="004C0B3F" w:rsidRPr="004C0B3F">
        <w:rPr>
          <w:rFonts w:ascii="Arial" w:eastAsia="Arial" w:hAnsi="Arial" w:cs="Arial"/>
          <w:noProof/>
          <w:color w:val="000000"/>
          <w:szCs w:val="24"/>
        </w:rPr>
        <w:t>0</w:t>
      </w:r>
      <w:r w:rsidR="004C0B3F" w:rsidRPr="001C0BF6">
        <w:rPr>
          <w:rFonts w:ascii="Arial" w:eastAsia="Arial" w:hAnsi="Arial" w:cs="Arial"/>
          <w:noProof/>
          <w:color w:val="000000"/>
          <w:szCs w:val="24"/>
        </w:rPr>
        <w:t xml:space="preserve"> в Р</w:t>
      </w:r>
      <w:r w:rsidR="004C0B3F">
        <w:rPr>
          <w:rFonts w:ascii="Arial" w:eastAsia="Arial" w:hAnsi="Arial" w:cs="Arial"/>
          <w:noProof/>
          <w:color w:val="000000"/>
          <w:szCs w:val="24"/>
        </w:rPr>
        <w:t>еестре разработок</w:t>
      </w:r>
      <w:r w:rsidR="004C0B3F" w:rsidRPr="004C0B3F">
        <w:rPr>
          <w:rFonts w:ascii="Arial" w:hAnsi="Arial" w:cs="Arial"/>
        </w:rPr>
        <w:t xml:space="preserve">) </w:t>
      </w:r>
      <w:r w:rsidRPr="00A77240">
        <w:rPr>
          <w:rFonts w:ascii="Arial" w:hAnsi="Arial" w:cs="Arial"/>
        </w:rPr>
        <w:t>ряд аналитик, таких как:</w:t>
      </w:r>
    </w:p>
    <w:p w14:paraId="3BBEFC92" w14:textId="14F3F4F3" w:rsidR="003A2FBF" w:rsidRDefault="00B9691C" w:rsidP="00D24C71">
      <w:pPr>
        <w:pStyle w:val="Bullet1"/>
        <w:numPr>
          <w:ilvl w:val="0"/>
          <w:numId w:val="18"/>
        </w:numPr>
        <w:rPr>
          <w:rStyle w:val="14Comment"/>
          <w:rFonts w:ascii="Arial" w:hAnsi="Arial" w:cs="Arial"/>
          <w:i w:val="0"/>
          <w:color w:val="000000"/>
        </w:rPr>
      </w:pPr>
      <w:r>
        <w:rPr>
          <w:rStyle w:val="14Comment"/>
          <w:rFonts w:ascii="Arial" w:hAnsi="Arial" w:cs="Arial"/>
          <w:i w:val="0"/>
          <w:color w:val="000000"/>
        </w:rPr>
        <w:t>Коэффициент годности:</w:t>
      </w:r>
    </w:p>
    <w:p w14:paraId="6E08C9FE" w14:textId="415478EE" w:rsidR="00B9691C" w:rsidRPr="0004699A" w:rsidRDefault="00B9691C" w:rsidP="00D24C71">
      <w:pPr>
        <w:pStyle w:val="Bullet1"/>
        <w:numPr>
          <w:ilvl w:val="1"/>
          <w:numId w:val="18"/>
        </w:numPr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i w:val="0"/>
          <w:color w:val="000000"/>
          <w:szCs w:val="24"/>
        </w:rPr>
        <w:lastRenderedPageBreak/>
        <w:t>1</w:t>
      </w:r>
      <w:r w:rsidR="0004699A" w:rsidRPr="0004699A">
        <w:rPr>
          <w:rStyle w:val="14Comment"/>
          <w:rFonts w:ascii="Arial" w:hAnsi="Arial" w:cs="Arial"/>
          <w:i w:val="0"/>
          <w:color w:val="000000"/>
          <w:szCs w:val="24"/>
        </w:rPr>
        <w:t xml:space="preserve"> </w:t>
      </w:r>
      <w:r w:rsidR="0004699A">
        <w:rPr>
          <w:rStyle w:val="14Comment"/>
          <w:rFonts w:ascii="Arial" w:hAnsi="Arial" w:cs="Arial"/>
          <w:i w:val="0"/>
          <w:color w:val="000000"/>
          <w:szCs w:val="24"/>
        </w:rPr>
        <w:t>–</w:t>
      </w:r>
      <w:r w:rsidR="0004699A" w:rsidRPr="0004699A">
        <w:rPr>
          <w:rStyle w:val="14Comment"/>
          <w:rFonts w:ascii="Arial" w:hAnsi="Arial" w:cs="Arial"/>
          <w:i w:val="0"/>
          <w:color w:val="000000"/>
          <w:szCs w:val="24"/>
        </w:rPr>
        <w:t xml:space="preserve"> </w:t>
      </w:r>
      <w:r w:rsidR="0004699A" w:rsidRPr="0004699A">
        <w:rPr>
          <w:rFonts w:ascii="Arial" w:hAnsi="Arial" w:cs="Arial"/>
          <w:szCs w:val="24"/>
        </w:rPr>
        <w:t>Новые МТР в отличном состоянии</w:t>
      </w:r>
      <w:r w:rsidR="0004699A">
        <w:rPr>
          <w:rFonts w:ascii="Arial" w:hAnsi="Arial" w:cs="Arial"/>
          <w:szCs w:val="24"/>
        </w:rPr>
        <w:t>;</w:t>
      </w:r>
    </w:p>
    <w:p w14:paraId="77DFD076" w14:textId="31DADCA1" w:rsidR="00B9691C" w:rsidRPr="0004699A" w:rsidRDefault="00B9691C" w:rsidP="00D24C71">
      <w:pPr>
        <w:pStyle w:val="Bullet1"/>
        <w:numPr>
          <w:ilvl w:val="1"/>
          <w:numId w:val="18"/>
        </w:numPr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i w:val="0"/>
          <w:color w:val="000000"/>
          <w:szCs w:val="24"/>
        </w:rPr>
        <w:t>0,9</w:t>
      </w:r>
      <w:r w:rsidR="0004699A" w:rsidRPr="0004699A">
        <w:rPr>
          <w:rStyle w:val="14Comment"/>
          <w:rFonts w:ascii="Arial" w:hAnsi="Arial" w:cs="Arial"/>
          <w:i w:val="0"/>
          <w:color w:val="000000"/>
          <w:szCs w:val="24"/>
        </w:rPr>
        <w:t xml:space="preserve"> </w:t>
      </w:r>
      <w:r w:rsidR="0004699A">
        <w:rPr>
          <w:rStyle w:val="14Comment"/>
          <w:rFonts w:ascii="Arial" w:hAnsi="Arial" w:cs="Arial"/>
          <w:i w:val="0"/>
          <w:color w:val="000000"/>
          <w:szCs w:val="24"/>
        </w:rPr>
        <w:t>–</w:t>
      </w:r>
      <w:r w:rsidR="0004699A" w:rsidRPr="0004699A">
        <w:rPr>
          <w:rStyle w:val="14Comment"/>
          <w:rFonts w:ascii="Arial" w:hAnsi="Arial" w:cs="Arial"/>
          <w:i w:val="0"/>
          <w:color w:val="000000"/>
          <w:szCs w:val="24"/>
        </w:rPr>
        <w:t xml:space="preserve"> </w:t>
      </w:r>
      <w:r w:rsidR="0004699A" w:rsidRPr="0004699A">
        <w:rPr>
          <w:rFonts w:ascii="Arial" w:hAnsi="Arial" w:cs="Arial"/>
          <w:szCs w:val="24"/>
        </w:rPr>
        <w:t>Новые МТР, имеющие незначительные дефекты, не влияющие на применение данных МТР по прямому назначению</w:t>
      </w:r>
      <w:r w:rsidR="0004699A">
        <w:rPr>
          <w:rFonts w:ascii="Arial" w:hAnsi="Arial" w:cs="Arial"/>
          <w:szCs w:val="24"/>
        </w:rPr>
        <w:t>;</w:t>
      </w:r>
    </w:p>
    <w:p w14:paraId="5253E697" w14:textId="00032B0F" w:rsidR="00B9691C" w:rsidRPr="0004699A" w:rsidRDefault="00B9691C" w:rsidP="00D24C71">
      <w:pPr>
        <w:pStyle w:val="Bullet1"/>
        <w:numPr>
          <w:ilvl w:val="1"/>
          <w:numId w:val="18"/>
        </w:numPr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i w:val="0"/>
          <w:color w:val="000000"/>
          <w:szCs w:val="24"/>
        </w:rPr>
        <w:t>0,7</w:t>
      </w:r>
      <w:r w:rsidR="0004699A" w:rsidRPr="0004699A">
        <w:rPr>
          <w:rStyle w:val="14Comment"/>
          <w:rFonts w:ascii="Arial" w:hAnsi="Arial" w:cs="Arial"/>
          <w:i w:val="0"/>
          <w:color w:val="000000"/>
          <w:szCs w:val="24"/>
        </w:rPr>
        <w:t xml:space="preserve"> </w:t>
      </w:r>
      <w:r w:rsidR="0004699A">
        <w:rPr>
          <w:rStyle w:val="14Comment"/>
          <w:rFonts w:ascii="Arial" w:hAnsi="Arial" w:cs="Arial"/>
          <w:i w:val="0"/>
          <w:color w:val="000000"/>
          <w:szCs w:val="24"/>
        </w:rPr>
        <w:t>–</w:t>
      </w:r>
      <w:r w:rsidR="0004699A" w:rsidRPr="0004699A">
        <w:rPr>
          <w:rStyle w:val="14Comment"/>
          <w:rFonts w:ascii="Arial" w:hAnsi="Arial" w:cs="Arial"/>
          <w:i w:val="0"/>
          <w:color w:val="000000"/>
          <w:szCs w:val="24"/>
        </w:rPr>
        <w:t xml:space="preserve"> </w:t>
      </w:r>
      <w:r w:rsidR="0004699A" w:rsidRPr="0004699A">
        <w:rPr>
          <w:rFonts w:ascii="Arial" w:hAnsi="Arial" w:cs="Arial"/>
          <w:szCs w:val="24"/>
        </w:rPr>
        <w:t>Новые МТР либо бывшие в эксплуатации, требующие незначительного ремонта или замены отдельных мелких частей или использование которых требует проведения технической экспертизы</w:t>
      </w:r>
      <w:r w:rsidR="0004699A">
        <w:rPr>
          <w:rFonts w:ascii="Arial" w:hAnsi="Arial" w:cs="Arial"/>
          <w:szCs w:val="24"/>
        </w:rPr>
        <w:t>;</w:t>
      </w:r>
    </w:p>
    <w:p w14:paraId="3635130F" w14:textId="4DC9FA20" w:rsidR="00B9691C" w:rsidRPr="00D16540" w:rsidRDefault="00B9691C" w:rsidP="00D24C71">
      <w:pPr>
        <w:pStyle w:val="Bullet1"/>
        <w:numPr>
          <w:ilvl w:val="1"/>
          <w:numId w:val="18"/>
        </w:numPr>
        <w:rPr>
          <w:rFonts w:ascii="Arial" w:hAnsi="Arial" w:cs="Arial"/>
          <w:color w:val="000000"/>
          <w:szCs w:val="24"/>
        </w:rPr>
      </w:pPr>
      <w:r w:rsidRPr="0004699A">
        <w:rPr>
          <w:rStyle w:val="14Comment"/>
          <w:rFonts w:ascii="Arial" w:hAnsi="Arial" w:cs="Arial"/>
          <w:i w:val="0"/>
          <w:color w:val="000000"/>
          <w:szCs w:val="24"/>
        </w:rPr>
        <w:t>0,3</w:t>
      </w:r>
      <w:r w:rsidR="0004699A" w:rsidRPr="0004699A">
        <w:rPr>
          <w:rStyle w:val="14Comment"/>
          <w:rFonts w:ascii="Arial" w:hAnsi="Arial" w:cs="Arial"/>
          <w:i w:val="0"/>
          <w:color w:val="000000"/>
          <w:szCs w:val="24"/>
        </w:rPr>
        <w:t xml:space="preserve"> </w:t>
      </w:r>
      <w:r w:rsidR="0004699A">
        <w:rPr>
          <w:rStyle w:val="14Comment"/>
          <w:rFonts w:ascii="Arial" w:hAnsi="Arial" w:cs="Arial"/>
          <w:i w:val="0"/>
          <w:color w:val="000000"/>
          <w:szCs w:val="24"/>
        </w:rPr>
        <w:t>–</w:t>
      </w:r>
      <w:r w:rsidR="0004699A" w:rsidRPr="0004699A">
        <w:rPr>
          <w:rStyle w:val="14Comment"/>
          <w:rFonts w:ascii="Arial" w:hAnsi="Arial" w:cs="Arial"/>
          <w:i w:val="0"/>
          <w:color w:val="000000"/>
          <w:szCs w:val="24"/>
        </w:rPr>
        <w:t xml:space="preserve"> </w:t>
      </w:r>
      <w:r w:rsidR="0004699A" w:rsidRPr="0004699A">
        <w:rPr>
          <w:rFonts w:ascii="Arial" w:hAnsi="Arial" w:cs="Arial"/>
          <w:szCs w:val="24"/>
        </w:rPr>
        <w:t>Новые МТР либо бывшие в эксплуатации, имеющие серьезные дефекты, которые могут иметь влияние на возможность ее использования по прямому назначению</w:t>
      </w:r>
      <w:r w:rsidR="00637147">
        <w:rPr>
          <w:rFonts w:ascii="Arial" w:hAnsi="Arial" w:cs="Arial"/>
          <w:szCs w:val="24"/>
        </w:rPr>
        <w:t>.</w:t>
      </w:r>
    </w:p>
    <w:p w14:paraId="2E59FA7F" w14:textId="77777777" w:rsidR="00D16540" w:rsidRPr="00D16540" w:rsidRDefault="00D16540" w:rsidP="00D16540">
      <w:pPr>
        <w:pStyle w:val="Bullet1"/>
        <w:numPr>
          <w:ilvl w:val="0"/>
          <w:numId w:val="18"/>
        </w:numPr>
        <w:rPr>
          <w:rFonts w:ascii="Arial" w:hAnsi="Arial" w:cs="Arial"/>
          <w:color w:val="000000"/>
          <w:szCs w:val="24"/>
        </w:rPr>
      </w:pPr>
      <w:r w:rsidRPr="00D16540">
        <w:rPr>
          <w:rFonts w:cs="Times New Roman"/>
        </w:rPr>
        <w:t>Категория запаса:</w:t>
      </w:r>
    </w:p>
    <w:p w14:paraId="4CEBA9EF" w14:textId="1DB55543" w:rsidR="00D16540" w:rsidRPr="00D16540" w:rsidRDefault="00D16540" w:rsidP="00D16540">
      <w:pPr>
        <w:numPr>
          <w:ilvl w:val="1"/>
          <w:numId w:val="18"/>
        </w:numPr>
        <w:spacing w:after="120" w:line="276" w:lineRule="auto"/>
        <w:rPr>
          <w:rFonts w:ascii="Arial" w:hAnsi="Arial" w:cs="Arial"/>
          <w:color w:val="000000"/>
          <w:szCs w:val="24"/>
        </w:rPr>
      </w:pPr>
      <w:r w:rsidRPr="00D16540">
        <w:rPr>
          <w:rFonts w:ascii="Meta Offc Pro" w:hAnsi="Meta Offc Pro"/>
        </w:rPr>
        <w:t>НВИ</w:t>
      </w:r>
      <w:r w:rsidR="006A70D8">
        <w:rPr>
          <w:rFonts w:ascii="Meta Offc Pro" w:hAnsi="Meta Offc Pro"/>
        </w:rPr>
        <w:t>;</w:t>
      </w:r>
    </w:p>
    <w:p w14:paraId="2DF87B4C" w14:textId="50949C0B" w:rsidR="00D16540" w:rsidRPr="00D16540" w:rsidRDefault="00D16540" w:rsidP="00D16540">
      <w:pPr>
        <w:numPr>
          <w:ilvl w:val="1"/>
          <w:numId w:val="18"/>
        </w:numPr>
        <w:spacing w:after="120" w:line="276" w:lineRule="auto"/>
        <w:rPr>
          <w:rStyle w:val="14Comment"/>
          <w:rFonts w:ascii="Arial" w:hAnsi="Arial" w:cs="Arial"/>
          <w:i w:val="0"/>
          <w:color w:val="000000"/>
          <w:szCs w:val="24"/>
        </w:rPr>
      </w:pPr>
      <w:r w:rsidRPr="00D16540">
        <w:rPr>
          <w:rFonts w:ascii="Meta Offc Pro" w:hAnsi="Meta Offc Pro"/>
        </w:rPr>
        <w:t>НЛИ</w:t>
      </w:r>
      <w:r w:rsidR="006A70D8">
        <w:rPr>
          <w:rFonts w:ascii="Meta Offc Pro" w:hAnsi="Meta Offc Pro"/>
        </w:rPr>
        <w:t>.</w:t>
      </w:r>
    </w:p>
    <w:p w14:paraId="39FCCF76" w14:textId="46335E8C" w:rsidR="00822136" w:rsidRPr="00710E85" w:rsidRDefault="00822136" w:rsidP="00D24C71">
      <w:pPr>
        <w:pStyle w:val="Bullet1"/>
        <w:numPr>
          <w:ilvl w:val="0"/>
          <w:numId w:val="18"/>
        </w:numPr>
        <w:rPr>
          <w:rStyle w:val="14Comment"/>
          <w:rFonts w:ascii="Arial" w:hAnsi="Arial" w:cs="Arial"/>
          <w:i w:val="0"/>
          <w:color w:val="000000"/>
        </w:rPr>
      </w:pPr>
      <w:r w:rsidRPr="002B3F5F">
        <w:rPr>
          <w:rStyle w:val="14Comment"/>
          <w:rFonts w:ascii="Arial" w:hAnsi="Arial" w:cs="Arial"/>
          <w:i w:val="0"/>
          <w:color w:val="000000"/>
        </w:rPr>
        <w:t>Категория НВИ</w:t>
      </w:r>
      <w:r w:rsidRPr="00B9691C">
        <w:rPr>
          <w:rStyle w:val="14Comment"/>
          <w:rFonts w:ascii="Arial" w:hAnsi="Arial" w:cs="Arial"/>
          <w:i w:val="0"/>
          <w:color w:val="000000"/>
        </w:rPr>
        <w:t>:</w:t>
      </w:r>
    </w:p>
    <w:p w14:paraId="210B6C0D" w14:textId="7A680506" w:rsidR="00BD4FE2" w:rsidRPr="002B2D1D" w:rsidRDefault="002D1497" w:rsidP="00D24C71">
      <w:pPr>
        <w:pStyle w:val="Bullet1"/>
        <w:numPr>
          <w:ilvl w:val="1"/>
          <w:numId w:val="18"/>
        </w:numPr>
        <w:rPr>
          <w:rStyle w:val="14Comment"/>
          <w:rFonts w:ascii="Arial" w:hAnsi="Arial" w:cs="Arial"/>
          <w:i w:val="0"/>
          <w:color w:val="000000"/>
        </w:rPr>
      </w:pPr>
      <w:r>
        <w:rPr>
          <w:rStyle w:val="14Comment"/>
          <w:rFonts w:ascii="Arial" w:hAnsi="Arial" w:cs="Arial"/>
          <w:i w:val="0"/>
          <w:color w:val="000000"/>
        </w:rPr>
        <w:t xml:space="preserve">НВИ штучные </w:t>
      </w:r>
      <w:r w:rsidR="002B2D1D">
        <w:rPr>
          <w:rStyle w:val="14Comment"/>
          <w:rFonts w:ascii="Arial" w:hAnsi="Arial" w:cs="Arial"/>
          <w:i w:val="0"/>
          <w:color w:val="000000"/>
        </w:rPr>
        <w:t xml:space="preserve">– </w:t>
      </w:r>
      <w:r w:rsidR="002B2D1D" w:rsidRPr="002B2D1D">
        <w:rPr>
          <w:rFonts w:ascii="Arial" w:hAnsi="Arial" w:cs="Arial"/>
          <w:color w:val="000000"/>
        </w:rPr>
        <w:t>это специализированные МТР (в основном оборудование), имеющие высокую балансовую стоимость (для основных средств первоначальную стоимость) за единицу более 500 тыс. руб.;</w:t>
      </w:r>
    </w:p>
    <w:p w14:paraId="32AFB304" w14:textId="06EE2E04" w:rsidR="00822136" w:rsidRDefault="002D1497" w:rsidP="00D24C71">
      <w:pPr>
        <w:pStyle w:val="Bullet1"/>
        <w:numPr>
          <w:ilvl w:val="1"/>
          <w:numId w:val="18"/>
        </w:numPr>
        <w:rPr>
          <w:rStyle w:val="14Comment"/>
          <w:rFonts w:ascii="Arial" w:hAnsi="Arial" w:cs="Arial"/>
          <w:i w:val="0"/>
          <w:color w:val="000000"/>
        </w:rPr>
      </w:pPr>
      <w:r>
        <w:rPr>
          <w:rStyle w:val="14Comment"/>
          <w:rFonts w:ascii="Arial" w:hAnsi="Arial" w:cs="Arial"/>
          <w:i w:val="0"/>
          <w:color w:val="000000"/>
        </w:rPr>
        <w:t xml:space="preserve">НВИ ходовые </w:t>
      </w:r>
      <w:r w:rsidR="002B2D1D">
        <w:rPr>
          <w:rStyle w:val="14Comment"/>
          <w:rFonts w:ascii="Arial" w:hAnsi="Arial" w:cs="Arial"/>
          <w:i w:val="0"/>
          <w:color w:val="000000"/>
        </w:rPr>
        <w:t xml:space="preserve">– </w:t>
      </w:r>
      <w:r w:rsidR="002B2D1D" w:rsidRPr="00A07F46">
        <w:rPr>
          <w:rFonts w:ascii="Arial" w:hAnsi="Arial" w:cs="Arial"/>
        </w:rPr>
        <w:t>это МТР, которые имеют регулярный спрос на внешнем рынке / ЭТП и обширную область применения в различных отраслях и производствах, в том чи</w:t>
      </w:r>
      <w:r w:rsidR="002B2D1D">
        <w:rPr>
          <w:rFonts w:ascii="Arial" w:hAnsi="Arial" w:cs="Arial"/>
        </w:rPr>
        <w:t>сле в качестве вторичного сырья</w:t>
      </w:r>
      <w:r w:rsidR="0019469D">
        <w:rPr>
          <w:rStyle w:val="14Comment"/>
          <w:rFonts w:ascii="Arial" w:hAnsi="Arial" w:cs="Arial"/>
          <w:i w:val="0"/>
          <w:color w:val="000000"/>
        </w:rPr>
        <w:t>;</w:t>
      </w:r>
    </w:p>
    <w:p w14:paraId="7C8693AB" w14:textId="29A01D35" w:rsidR="00822136" w:rsidRDefault="00822136" w:rsidP="00D24C71">
      <w:pPr>
        <w:pStyle w:val="Bullet1"/>
        <w:numPr>
          <w:ilvl w:val="1"/>
          <w:numId w:val="18"/>
        </w:numPr>
        <w:rPr>
          <w:rStyle w:val="14Comment"/>
          <w:rFonts w:ascii="Arial" w:hAnsi="Arial" w:cs="Arial"/>
          <w:i w:val="0"/>
          <w:color w:val="000000"/>
        </w:rPr>
      </w:pPr>
      <w:r>
        <w:rPr>
          <w:rStyle w:val="14Comment"/>
          <w:rFonts w:ascii="Arial" w:hAnsi="Arial" w:cs="Arial"/>
          <w:i w:val="0"/>
          <w:color w:val="000000"/>
        </w:rPr>
        <w:t>НВИ для распродажи</w:t>
      </w:r>
      <w:r w:rsidR="002B2D1D" w:rsidRPr="002B2D1D">
        <w:rPr>
          <w:rStyle w:val="14Comment"/>
          <w:rFonts w:ascii="Arial" w:hAnsi="Arial" w:cs="Arial"/>
          <w:i w:val="0"/>
          <w:color w:val="000000"/>
        </w:rPr>
        <w:t xml:space="preserve"> </w:t>
      </w:r>
      <w:r w:rsidR="002B2D1D">
        <w:rPr>
          <w:rStyle w:val="14Comment"/>
          <w:rFonts w:ascii="Arial" w:hAnsi="Arial" w:cs="Arial"/>
          <w:i w:val="0"/>
          <w:color w:val="000000"/>
        </w:rPr>
        <w:t>–</w:t>
      </w:r>
      <w:r w:rsidR="002B2D1D" w:rsidRPr="002B2D1D">
        <w:rPr>
          <w:rStyle w:val="14Comment"/>
          <w:rFonts w:ascii="Arial" w:hAnsi="Arial" w:cs="Arial"/>
          <w:i w:val="0"/>
          <w:color w:val="000000"/>
        </w:rPr>
        <w:t xml:space="preserve"> </w:t>
      </w:r>
      <w:r w:rsidR="002B2D1D" w:rsidRPr="00A07F46">
        <w:rPr>
          <w:rFonts w:ascii="Arial" w:hAnsi="Arial" w:cs="Arial"/>
        </w:rPr>
        <w:t>определяется по остаточному принципу, в основном это МТР широкого применения, по которым продолжительная работа по реализации нецелесообразна в силу ограниченного срока годности, морального устареван</w:t>
      </w:r>
      <w:r w:rsidR="002B2D1D">
        <w:rPr>
          <w:rFonts w:ascii="Arial" w:hAnsi="Arial" w:cs="Arial"/>
        </w:rPr>
        <w:t>ия или низкой стоимости позиций</w:t>
      </w:r>
      <w:r w:rsidR="0019469D">
        <w:rPr>
          <w:rStyle w:val="14Comment"/>
          <w:rFonts w:ascii="Arial" w:hAnsi="Arial" w:cs="Arial"/>
          <w:i w:val="0"/>
          <w:color w:val="000000"/>
        </w:rPr>
        <w:t>;</w:t>
      </w:r>
    </w:p>
    <w:p w14:paraId="51DBF69D" w14:textId="1FB80C13" w:rsidR="00822136" w:rsidRPr="00D16540" w:rsidRDefault="005F0C81" w:rsidP="00D16540">
      <w:pPr>
        <w:pStyle w:val="Bullet1"/>
        <w:numPr>
          <w:ilvl w:val="1"/>
          <w:numId w:val="18"/>
        </w:numPr>
        <w:rPr>
          <w:rStyle w:val="14Comment"/>
          <w:rFonts w:ascii="Arial" w:hAnsi="Arial" w:cs="Arial"/>
          <w:i w:val="0"/>
          <w:color w:val="000000"/>
        </w:rPr>
      </w:pPr>
      <w:r>
        <w:rPr>
          <w:rStyle w:val="14Comment"/>
          <w:rFonts w:ascii="Arial" w:hAnsi="Arial" w:cs="Arial"/>
          <w:i w:val="0"/>
          <w:color w:val="000000"/>
        </w:rPr>
        <w:t>НВИ лом/отходы</w:t>
      </w:r>
      <w:r w:rsidR="007B517A">
        <w:rPr>
          <w:rStyle w:val="14Comment"/>
          <w:rFonts w:ascii="Arial" w:hAnsi="Arial" w:cs="Arial"/>
          <w:i w:val="0"/>
          <w:color w:val="000000"/>
        </w:rPr>
        <w:t xml:space="preserve"> – НВИ, реализуемые по цене лома либо отходов</w:t>
      </w:r>
      <w:r w:rsidR="0019469D">
        <w:rPr>
          <w:rStyle w:val="14Comment"/>
          <w:rFonts w:ascii="Arial" w:hAnsi="Arial" w:cs="Arial"/>
          <w:i w:val="0"/>
          <w:color w:val="000000"/>
        </w:rPr>
        <w:t>;</w:t>
      </w:r>
    </w:p>
    <w:p w14:paraId="7E90C9A9" w14:textId="37B90C91" w:rsidR="00822136" w:rsidRPr="002B3F5F" w:rsidRDefault="00822136" w:rsidP="00D24C71">
      <w:pPr>
        <w:pStyle w:val="Bullet1"/>
        <w:numPr>
          <w:ilvl w:val="0"/>
          <w:numId w:val="18"/>
        </w:numPr>
        <w:rPr>
          <w:rStyle w:val="14Comment"/>
          <w:rFonts w:ascii="Arial" w:hAnsi="Arial" w:cs="Arial"/>
          <w:i w:val="0"/>
          <w:color w:val="000000"/>
        </w:rPr>
      </w:pPr>
      <w:r w:rsidRPr="00F74FDF">
        <w:rPr>
          <w:rStyle w:val="14Comment"/>
          <w:rFonts w:ascii="Arial" w:hAnsi="Arial" w:cs="Arial"/>
          <w:i w:val="0"/>
          <w:color w:val="000000"/>
        </w:rPr>
        <w:t>Минимальная цена</w:t>
      </w:r>
      <w:r w:rsidR="00924085">
        <w:rPr>
          <w:rStyle w:val="14Comment"/>
          <w:rFonts w:ascii="Arial" w:hAnsi="Arial" w:cs="Arial"/>
          <w:i w:val="0"/>
          <w:color w:val="000000"/>
          <w:lang w:val="en-US"/>
        </w:rPr>
        <w:t xml:space="preserve"> </w:t>
      </w:r>
      <w:r w:rsidR="00924085">
        <w:rPr>
          <w:rStyle w:val="14Comment"/>
          <w:rFonts w:ascii="Arial" w:hAnsi="Arial" w:cs="Arial"/>
          <w:i w:val="0"/>
          <w:color w:val="000000"/>
        </w:rPr>
        <w:t>реализации</w:t>
      </w:r>
      <w:r w:rsidRPr="002B3F5F">
        <w:rPr>
          <w:rStyle w:val="14Comment"/>
          <w:rFonts w:ascii="Arial" w:hAnsi="Arial" w:cs="Arial"/>
          <w:i w:val="0"/>
          <w:color w:val="000000"/>
        </w:rPr>
        <w:t>;</w:t>
      </w:r>
    </w:p>
    <w:p w14:paraId="1395566D" w14:textId="0B8E0DF0" w:rsidR="00822136" w:rsidRDefault="00DC2E13" w:rsidP="00D24C71">
      <w:pPr>
        <w:pStyle w:val="Bullet1"/>
        <w:numPr>
          <w:ilvl w:val="0"/>
          <w:numId w:val="18"/>
        </w:numPr>
        <w:rPr>
          <w:rStyle w:val="14Comment"/>
          <w:rFonts w:ascii="Arial" w:hAnsi="Arial" w:cs="Arial"/>
          <w:i w:val="0"/>
          <w:color w:val="000000"/>
        </w:rPr>
      </w:pPr>
      <w:r>
        <w:rPr>
          <w:rStyle w:val="14Comment"/>
          <w:rFonts w:ascii="Arial" w:hAnsi="Arial" w:cs="Arial"/>
          <w:i w:val="0"/>
          <w:color w:val="000000"/>
        </w:rPr>
        <w:t>Коэффициент «Н</w:t>
      </w:r>
      <w:r w:rsidR="00637147">
        <w:rPr>
          <w:rStyle w:val="14Comment"/>
          <w:rFonts w:ascii="Arial" w:hAnsi="Arial" w:cs="Arial"/>
          <w:i w:val="0"/>
          <w:color w:val="000000"/>
        </w:rPr>
        <w:t>аличие технической документации</w:t>
      </w:r>
      <w:r>
        <w:rPr>
          <w:rStyle w:val="14Comment"/>
          <w:rFonts w:ascii="Arial" w:hAnsi="Arial" w:cs="Arial"/>
          <w:i w:val="0"/>
          <w:color w:val="000000"/>
        </w:rPr>
        <w:t>»</w:t>
      </w:r>
      <w:r w:rsidR="00637147">
        <w:rPr>
          <w:rStyle w:val="14Comment"/>
          <w:rFonts w:ascii="Arial" w:hAnsi="Arial" w:cs="Arial"/>
          <w:i w:val="0"/>
          <w:color w:val="000000"/>
        </w:rPr>
        <w:t>:</w:t>
      </w:r>
    </w:p>
    <w:p w14:paraId="588D737E" w14:textId="008A1E3C" w:rsidR="00637147" w:rsidRPr="0004699A" w:rsidRDefault="00637147" w:rsidP="00D24C71">
      <w:pPr>
        <w:pStyle w:val="Bullet1"/>
        <w:numPr>
          <w:ilvl w:val="1"/>
          <w:numId w:val="18"/>
        </w:numPr>
        <w:rPr>
          <w:rStyle w:val="14Comment"/>
          <w:rFonts w:ascii="Arial" w:hAnsi="Arial" w:cs="Arial"/>
          <w:i w:val="0"/>
          <w:color w:val="000000"/>
          <w:szCs w:val="24"/>
        </w:rPr>
      </w:pPr>
      <w:r w:rsidRPr="0004699A">
        <w:rPr>
          <w:rStyle w:val="14Comment"/>
          <w:rFonts w:ascii="Arial" w:hAnsi="Arial" w:cs="Arial"/>
          <w:i w:val="0"/>
          <w:color w:val="000000"/>
          <w:szCs w:val="24"/>
        </w:rPr>
        <w:t xml:space="preserve">1 </w:t>
      </w:r>
      <w:r>
        <w:rPr>
          <w:rStyle w:val="14Comment"/>
          <w:rFonts w:ascii="Arial" w:hAnsi="Arial" w:cs="Arial"/>
          <w:i w:val="0"/>
          <w:color w:val="000000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 w:rsidRPr="00637147">
        <w:rPr>
          <w:rFonts w:ascii="Arial" w:hAnsi="Arial" w:cs="Arial"/>
          <w:szCs w:val="24"/>
        </w:rPr>
        <w:t>Наличие документации, а также при отсутствии необходимости в документации</w:t>
      </w:r>
      <w:r>
        <w:rPr>
          <w:rFonts w:ascii="Arial" w:hAnsi="Arial" w:cs="Arial"/>
          <w:szCs w:val="24"/>
        </w:rPr>
        <w:t>;</w:t>
      </w:r>
    </w:p>
    <w:p w14:paraId="1764BD07" w14:textId="4B72615D" w:rsidR="00637147" w:rsidRPr="00637147" w:rsidRDefault="00637147" w:rsidP="00D24C71">
      <w:pPr>
        <w:pStyle w:val="Bullet1"/>
        <w:numPr>
          <w:ilvl w:val="1"/>
          <w:numId w:val="18"/>
        </w:numPr>
        <w:rPr>
          <w:rFonts w:ascii="Arial" w:hAnsi="Arial" w:cs="Arial"/>
          <w:color w:val="000000"/>
          <w:szCs w:val="24"/>
        </w:rPr>
      </w:pPr>
      <w:r>
        <w:rPr>
          <w:rStyle w:val="14Comment"/>
          <w:rFonts w:ascii="Arial" w:hAnsi="Arial" w:cs="Arial"/>
          <w:i w:val="0"/>
          <w:color w:val="000000"/>
          <w:szCs w:val="24"/>
        </w:rPr>
        <w:t>0,7</w:t>
      </w:r>
      <w:r w:rsidRPr="0004699A">
        <w:rPr>
          <w:rStyle w:val="14Comment"/>
          <w:rFonts w:ascii="Arial" w:hAnsi="Arial" w:cs="Arial"/>
          <w:i w:val="0"/>
          <w:color w:val="000000"/>
          <w:szCs w:val="24"/>
        </w:rPr>
        <w:t xml:space="preserve"> </w:t>
      </w:r>
      <w:r>
        <w:rPr>
          <w:rStyle w:val="14Comment"/>
          <w:rFonts w:ascii="Arial" w:hAnsi="Arial" w:cs="Arial"/>
          <w:i w:val="0"/>
          <w:color w:val="000000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 w:rsidRPr="00637147">
        <w:rPr>
          <w:rFonts w:ascii="Arial" w:hAnsi="Arial" w:cs="Arial"/>
          <w:szCs w:val="24"/>
        </w:rPr>
        <w:t>Отсутствие документации</w:t>
      </w:r>
      <w:r>
        <w:rPr>
          <w:rFonts w:ascii="Arial" w:hAnsi="Arial" w:cs="Arial"/>
          <w:szCs w:val="24"/>
        </w:rPr>
        <w:t>.</w:t>
      </w:r>
    </w:p>
    <w:p w14:paraId="17F9AB9E" w14:textId="660112D9" w:rsidR="00637147" w:rsidRDefault="00DC2E13" w:rsidP="00D24C71">
      <w:pPr>
        <w:pStyle w:val="Bullet1"/>
        <w:numPr>
          <w:ilvl w:val="0"/>
          <w:numId w:val="18"/>
        </w:numPr>
        <w:rPr>
          <w:rStyle w:val="14Comment"/>
          <w:rFonts w:ascii="Arial" w:hAnsi="Arial" w:cs="Arial"/>
          <w:i w:val="0"/>
          <w:color w:val="000000"/>
        </w:rPr>
      </w:pPr>
      <w:r>
        <w:rPr>
          <w:rStyle w:val="14Comment"/>
          <w:rFonts w:ascii="Arial" w:hAnsi="Arial" w:cs="Arial"/>
          <w:i w:val="0"/>
          <w:color w:val="000000"/>
        </w:rPr>
        <w:t>Коэффициент «</w:t>
      </w:r>
      <w:r w:rsidR="00637147">
        <w:rPr>
          <w:rStyle w:val="14Comment"/>
          <w:rFonts w:ascii="Arial" w:hAnsi="Arial" w:cs="Arial"/>
          <w:i w:val="0"/>
          <w:color w:val="000000"/>
        </w:rPr>
        <w:t>Место нахождения и реализации НВИ</w:t>
      </w:r>
      <w:r>
        <w:rPr>
          <w:rStyle w:val="14Comment"/>
          <w:rFonts w:ascii="Arial" w:hAnsi="Arial" w:cs="Arial"/>
          <w:i w:val="0"/>
          <w:color w:val="000000"/>
        </w:rPr>
        <w:t>»</w:t>
      </w:r>
      <w:r w:rsidR="00637147">
        <w:rPr>
          <w:rStyle w:val="14Comment"/>
          <w:rFonts w:ascii="Arial" w:hAnsi="Arial" w:cs="Arial"/>
          <w:i w:val="0"/>
          <w:color w:val="000000"/>
        </w:rPr>
        <w:t>:</w:t>
      </w:r>
    </w:p>
    <w:p w14:paraId="6039893D" w14:textId="1B281D16" w:rsidR="00637147" w:rsidRPr="00637147" w:rsidRDefault="00637147" w:rsidP="00D24C71">
      <w:pPr>
        <w:pStyle w:val="Bullet1"/>
        <w:numPr>
          <w:ilvl w:val="1"/>
          <w:numId w:val="18"/>
        </w:numPr>
        <w:rPr>
          <w:rFonts w:ascii="Arial" w:hAnsi="Arial" w:cs="Arial"/>
          <w:color w:val="000000"/>
          <w:szCs w:val="24"/>
        </w:rPr>
      </w:pPr>
      <w:r w:rsidRPr="0004699A">
        <w:rPr>
          <w:rStyle w:val="14Comment"/>
          <w:rFonts w:ascii="Arial" w:hAnsi="Arial" w:cs="Arial"/>
          <w:i w:val="0"/>
          <w:color w:val="000000"/>
          <w:szCs w:val="24"/>
        </w:rPr>
        <w:t xml:space="preserve">1 </w:t>
      </w:r>
      <w:r>
        <w:rPr>
          <w:rStyle w:val="14Comment"/>
          <w:rFonts w:ascii="Arial" w:hAnsi="Arial" w:cs="Arial"/>
          <w:i w:val="0"/>
          <w:color w:val="000000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 w:rsidRPr="00637147">
        <w:rPr>
          <w:rFonts w:ascii="Arial" w:hAnsi="Arial" w:cs="Arial"/>
          <w:szCs w:val="24"/>
        </w:rPr>
        <w:t>НВИ, находящиеся в непосредственной близости к осн</w:t>
      </w:r>
      <w:r>
        <w:rPr>
          <w:rFonts w:ascii="Arial" w:hAnsi="Arial" w:cs="Arial"/>
          <w:szCs w:val="24"/>
        </w:rPr>
        <w:t>овным транспортным магистралям;</w:t>
      </w:r>
    </w:p>
    <w:p w14:paraId="6C269982" w14:textId="380C5B57" w:rsidR="00637147" w:rsidRPr="0004699A" w:rsidRDefault="00637147" w:rsidP="00D24C71">
      <w:pPr>
        <w:pStyle w:val="Bullet1"/>
        <w:numPr>
          <w:ilvl w:val="1"/>
          <w:numId w:val="18"/>
        </w:numPr>
        <w:rPr>
          <w:rStyle w:val="14Comment"/>
          <w:rFonts w:ascii="Arial" w:hAnsi="Arial" w:cs="Arial"/>
          <w:i w:val="0"/>
          <w:color w:val="000000"/>
          <w:szCs w:val="24"/>
        </w:rPr>
      </w:pPr>
      <w:r>
        <w:rPr>
          <w:rFonts w:ascii="Arial" w:hAnsi="Arial" w:cs="Arial"/>
          <w:szCs w:val="24"/>
        </w:rPr>
        <w:t xml:space="preserve">0,9 - </w:t>
      </w:r>
      <w:r w:rsidRPr="00637147">
        <w:rPr>
          <w:rFonts w:ascii="Arial" w:hAnsi="Arial" w:cs="Arial"/>
          <w:szCs w:val="24"/>
        </w:rPr>
        <w:t>НВИ, находящиеся на небольшом территориальном удалении от основных транспортных магистралей</w:t>
      </w:r>
      <w:r w:rsidR="005A1F66">
        <w:rPr>
          <w:rFonts w:ascii="Arial" w:hAnsi="Arial" w:cs="Arial"/>
          <w:szCs w:val="24"/>
        </w:rPr>
        <w:t>;</w:t>
      </w:r>
    </w:p>
    <w:p w14:paraId="7E0E00B4" w14:textId="04650965" w:rsidR="00637147" w:rsidRPr="00637147" w:rsidRDefault="00637147" w:rsidP="00D24C71">
      <w:pPr>
        <w:pStyle w:val="Bullet1"/>
        <w:numPr>
          <w:ilvl w:val="1"/>
          <w:numId w:val="18"/>
        </w:numPr>
        <w:rPr>
          <w:rStyle w:val="14Comment"/>
          <w:rFonts w:ascii="Arial" w:hAnsi="Arial" w:cs="Arial"/>
          <w:i w:val="0"/>
          <w:color w:val="000000"/>
          <w:szCs w:val="24"/>
        </w:rPr>
      </w:pPr>
      <w:r>
        <w:rPr>
          <w:rStyle w:val="14Comment"/>
          <w:rFonts w:ascii="Arial" w:hAnsi="Arial" w:cs="Arial"/>
          <w:i w:val="0"/>
          <w:color w:val="000000"/>
          <w:szCs w:val="24"/>
        </w:rPr>
        <w:lastRenderedPageBreak/>
        <w:t>0,7</w:t>
      </w:r>
      <w:r w:rsidRPr="0004699A">
        <w:rPr>
          <w:rStyle w:val="14Comment"/>
          <w:rFonts w:ascii="Arial" w:hAnsi="Arial" w:cs="Arial"/>
          <w:i w:val="0"/>
          <w:color w:val="000000"/>
          <w:szCs w:val="24"/>
        </w:rPr>
        <w:t xml:space="preserve"> </w:t>
      </w:r>
      <w:r>
        <w:rPr>
          <w:rStyle w:val="14Comment"/>
          <w:rFonts w:ascii="Arial" w:hAnsi="Arial" w:cs="Arial"/>
          <w:i w:val="0"/>
          <w:color w:val="000000"/>
          <w:szCs w:val="24"/>
        </w:rPr>
        <w:t>–</w:t>
      </w:r>
      <w:r>
        <w:rPr>
          <w:rFonts w:ascii="Arial" w:hAnsi="Arial" w:cs="Arial"/>
          <w:szCs w:val="24"/>
        </w:rPr>
        <w:t xml:space="preserve"> </w:t>
      </w:r>
      <w:r w:rsidRPr="00637147">
        <w:rPr>
          <w:rFonts w:ascii="Arial" w:hAnsi="Arial" w:cs="Arial"/>
          <w:szCs w:val="24"/>
        </w:rPr>
        <w:t>НВИ, находящиеся на значительном территориальном удалении от основных транспортных магистралей</w:t>
      </w:r>
      <w:r>
        <w:rPr>
          <w:rFonts w:ascii="Arial" w:hAnsi="Arial" w:cs="Arial"/>
          <w:szCs w:val="24"/>
        </w:rPr>
        <w:t>.</w:t>
      </w:r>
    </w:p>
    <w:p w14:paraId="78D9A268" w14:textId="1CB5AD4E" w:rsidR="00E74596" w:rsidRDefault="003A2FBF" w:rsidP="00D24C71">
      <w:pPr>
        <w:pStyle w:val="Bullet1"/>
        <w:numPr>
          <w:ilvl w:val="0"/>
          <w:numId w:val="18"/>
        </w:numPr>
        <w:rPr>
          <w:rStyle w:val="14Comment"/>
          <w:rFonts w:ascii="Arial" w:hAnsi="Arial" w:cs="Arial"/>
          <w:i w:val="0"/>
          <w:color w:val="000000"/>
        </w:rPr>
      </w:pPr>
      <w:r>
        <w:rPr>
          <w:rStyle w:val="14Comment"/>
          <w:rFonts w:ascii="Arial" w:hAnsi="Arial" w:cs="Arial"/>
          <w:i w:val="0"/>
          <w:color w:val="000000"/>
        </w:rPr>
        <w:t>Условия хранения МТР.</w:t>
      </w:r>
    </w:p>
    <w:p w14:paraId="425589DD" w14:textId="7B4023C4" w:rsidR="00650B02" w:rsidRDefault="00650B02" w:rsidP="00650B02">
      <w:pPr>
        <w:pStyle w:val="Bullet1"/>
        <w:numPr>
          <w:ilvl w:val="0"/>
          <w:numId w:val="0"/>
        </w:numPr>
        <w:ind w:firstLine="708"/>
        <w:rPr>
          <w:rStyle w:val="14Comment"/>
          <w:rFonts w:ascii="Arial" w:hAnsi="Arial" w:cs="Arial"/>
          <w:i w:val="0"/>
          <w:color w:val="000000"/>
        </w:rPr>
      </w:pPr>
      <w:r>
        <w:rPr>
          <w:rStyle w:val="14Comment"/>
          <w:rFonts w:ascii="Arial" w:hAnsi="Arial" w:cs="Arial"/>
          <w:i w:val="0"/>
          <w:color w:val="000000"/>
        </w:rPr>
        <w:t xml:space="preserve">Возможные признаки партий МТР, относящиеся к МТО, описываются в КД </w:t>
      </w:r>
      <w:r>
        <w:rPr>
          <w:rStyle w:val="14Comment"/>
          <w:rFonts w:ascii="Arial" w:hAnsi="Arial" w:cs="Arial"/>
          <w:i w:val="0"/>
          <w:color w:val="000000"/>
          <w:lang w:val="en-US"/>
        </w:rPr>
        <w:t>ERP</w:t>
      </w:r>
      <w:r w:rsidRPr="00650B02">
        <w:rPr>
          <w:rStyle w:val="14Comment"/>
          <w:rFonts w:ascii="Arial" w:hAnsi="Arial" w:cs="Arial"/>
          <w:i w:val="0"/>
          <w:color w:val="000000"/>
        </w:rPr>
        <w:t xml:space="preserve"> </w:t>
      </w:r>
      <w:r>
        <w:rPr>
          <w:rStyle w:val="14Comment"/>
          <w:rFonts w:ascii="Arial" w:hAnsi="Arial" w:cs="Arial"/>
          <w:i w:val="0"/>
          <w:color w:val="000000"/>
        </w:rPr>
        <w:t>5.1.11</w:t>
      </w:r>
      <w:r w:rsidRPr="00650B02">
        <w:rPr>
          <w:rStyle w:val="14Comment"/>
          <w:rFonts w:ascii="Arial" w:hAnsi="Arial" w:cs="Arial"/>
          <w:i w:val="0"/>
          <w:color w:val="000000"/>
        </w:rPr>
        <w:t xml:space="preserve"> </w:t>
      </w:r>
      <w:r>
        <w:rPr>
          <w:rStyle w:val="14Comment"/>
          <w:rFonts w:ascii="Arial" w:hAnsi="Arial" w:cs="Arial"/>
          <w:i w:val="0"/>
          <w:color w:val="000000"/>
        </w:rPr>
        <w:t>«</w:t>
      </w:r>
      <w:r w:rsidRPr="00650B02">
        <w:rPr>
          <w:rStyle w:val="14Comment"/>
          <w:rFonts w:ascii="Arial" w:hAnsi="Arial" w:cs="Arial"/>
          <w:i w:val="0"/>
          <w:color w:val="000000"/>
        </w:rPr>
        <w:t>Управление основными данными по направлению МТО</w:t>
      </w:r>
      <w:r>
        <w:rPr>
          <w:rStyle w:val="14Comment"/>
          <w:rFonts w:ascii="Arial" w:hAnsi="Arial" w:cs="Arial"/>
          <w:i w:val="0"/>
          <w:color w:val="000000"/>
        </w:rPr>
        <w:t>».</w:t>
      </w:r>
    </w:p>
    <w:p w14:paraId="00C63AC9" w14:textId="5BE32179" w:rsidR="00B730C1" w:rsidRPr="00B730C1" w:rsidRDefault="004C28F3" w:rsidP="00B730C1">
      <w:pPr>
        <w:pStyle w:val="Bullet1"/>
        <w:numPr>
          <w:ilvl w:val="0"/>
          <w:numId w:val="0"/>
        </w:numPr>
        <w:rPr>
          <w:rStyle w:val="14Comment"/>
          <w:rFonts w:ascii="Arial" w:hAnsi="Arial" w:cs="Arial"/>
          <w:i w:val="0"/>
          <w:color w:val="000000"/>
        </w:rPr>
      </w:pPr>
      <w:r>
        <w:rPr>
          <w:rStyle w:val="14Comment"/>
          <w:rFonts w:ascii="Arial" w:hAnsi="Arial" w:cs="Arial"/>
          <w:i w:val="0"/>
          <w:color w:val="000000"/>
        </w:rPr>
        <w:t>Для упрощения работы ПДК п</w:t>
      </w:r>
      <w:r w:rsidR="00B730C1">
        <w:rPr>
          <w:rStyle w:val="14Comment"/>
          <w:rFonts w:ascii="Arial" w:hAnsi="Arial" w:cs="Arial"/>
          <w:i w:val="0"/>
          <w:color w:val="000000"/>
        </w:rPr>
        <w:t xml:space="preserve">ри работе </w:t>
      </w:r>
      <w:r w:rsidR="00B730C1">
        <w:rPr>
          <w:rStyle w:val="14Comment"/>
          <w:rFonts w:ascii="Arial" w:hAnsi="Arial" w:cs="Arial"/>
          <w:i w:val="0"/>
          <w:color w:val="000000"/>
          <w:lang w:val="en-US"/>
        </w:rPr>
        <w:t>c</w:t>
      </w:r>
      <w:r w:rsidR="00B730C1" w:rsidRPr="00B730C1">
        <w:rPr>
          <w:rStyle w:val="14Comment"/>
          <w:rFonts w:ascii="Arial" w:hAnsi="Arial" w:cs="Arial"/>
          <w:i w:val="0"/>
          <w:color w:val="000000"/>
        </w:rPr>
        <w:t xml:space="preserve"> </w:t>
      </w:r>
      <w:r w:rsidR="00B730C1">
        <w:rPr>
          <w:rStyle w:val="14Comment"/>
          <w:rFonts w:ascii="Arial" w:hAnsi="Arial" w:cs="Arial"/>
          <w:i w:val="0"/>
          <w:color w:val="000000"/>
        </w:rPr>
        <w:t xml:space="preserve">отчетом к позициям можно прикреплять фотографии и прочие документы через стандартную систему управления документами </w:t>
      </w:r>
      <w:r w:rsidR="00B730C1">
        <w:rPr>
          <w:rStyle w:val="14Comment"/>
          <w:rFonts w:ascii="Arial" w:hAnsi="Arial" w:cs="Arial"/>
          <w:i w:val="0"/>
          <w:color w:val="000000"/>
          <w:lang w:val="en-US"/>
        </w:rPr>
        <w:t>SAP</w:t>
      </w:r>
      <w:r w:rsidR="00B730C1" w:rsidRPr="00B730C1">
        <w:rPr>
          <w:rStyle w:val="14Comment"/>
          <w:rFonts w:ascii="Arial" w:hAnsi="Arial" w:cs="Arial"/>
          <w:i w:val="0"/>
          <w:color w:val="000000"/>
        </w:rPr>
        <w:t xml:space="preserve"> </w:t>
      </w:r>
      <w:r w:rsidR="00B730C1">
        <w:rPr>
          <w:rStyle w:val="14Comment"/>
          <w:rFonts w:ascii="Arial" w:hAnsi="Arial" w:cs="Arial"/>
          <w:i w:val="0"/>
          <w:color w:val="000000"/>
          <w:lang w:val="en-US"/>
        </w:rPr>
        <w:t>S</w:t>
      </w:r>
      <w:r w:rsidR="00B730C1" w:rsidRPr="00B730C1">
        <w:rPr>
          <w:rStyle w:val="14Comment"/>
          <w:rFonts w:ascii="Arial" w:hAnsi="Arial" w:cs="Arial"/>
          <w:i w:val="0"/>
          <w:color w:val="000000"/>
        </w:rPr>
        <w:t>/4</w:t>
      </w:r>
      <w:r w:rsidR="00B730C1">
        <w:rPr>
          <w:rStyle w:val="14Comment"/>
          <w:rFonts w:ascii="Arial" w:hAnsi="Arial" w:cs="Arial"/>
          <w:i w:val="0"/>
          <w:color w:val="000000"/>
          <w:lang w:val="en-US"/>
        </w:rPr>
        <w:t>HANA</w:t>
      </w:r>
      <w:r w:rsidR="00B730C1" w:rsidRPr="00B730C1">
        <w:rPr>
          <w:rStyle w:val="14Comment"/>
          <w:rFonts w:ascii="Arial" w:hAnsi="Arial" w:cs="Arial"/>
          <w:i w:val="0"/>
          <w:color w:val="000000"/>
        </w:rPr>
        <w:t>.</w:t>
      </w:r>
    </w:p>
    <w:p w14:paraId="020C2767" w14:textId="72945D9A" w:rsidR="00E6394A" w:rsidRDefault="00B730C1" w:rsidP="00E6394A">
      <w:pPr>
        <w:pStyle w:val="afff6"/>
        <w:rPr>
          <w:rFonts w:ascii="Arial" w:hAnsi="Arial" w:cs="Arial"/>
        </w:rPr>
      </w:pPr>
      <w:r>
        <w:rPr>
          <w:rFonts w:ascii="Arial" w:hAnsi="Arial" w:cs="Arial"/>
        </w:rPr>
        <w:t>После</w:t>
      </w:r>
      <w:r w:rsidR="00E745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фиксирования</w:t>
      </w:r>
      <w:r w:rsidR="00E74596">
        <w:rPr>
          <w:rFonts w:ascii="Arial" w:hAnsi="Arial" w:cs="Arial"/>
        </w:rPr>
        <w:t xml:space="preserve"> </w:t>
      </w:r>
      <w:r w:rsidR="00470F6D">
        <w:rPr>
          <w:rFonts w:ascii="Arial" w:hAnsi="Arial" w:cs="Arial"/>
        </w:rPr>
        <w:t>в отчете по выявлению НВИ/НЛИ запасов</w:t>
      </w:r>
      <w:r w:rsidR="00E74596">
        <w:rPr>
          <w:rFonts w:ascii="Arial" w:hAnsi="Arial" w:cs="Arial"/>
        </w:rPr>
        <w:t xml:space="preserve"> МТР с разными категориями НВИ</w:t>
      </w:r>
      <w:r w:rsidR="00470F6D">
        <w:rPr>
          <w:rFonts w:ascii="Arial" w:hAnsi="Arial" w:cs="Arial"/>
        </w:rPr>
        <w:t xml:space="preserve"> они</w:t>
      </w:r>
      <w:r w:rsidR="00E74596">
        <w:rPr>
          <w:rFonts w:ascii="Arial" w:hAnsi="Arial" w:cs="Arial"/>
        </w:rPr>
        <w:t xml:space="preserve"> переносятся в разные партии. </w:t>
      </w:r>
      <w:r>
        <w:rPr>
          <w:rFonts w:ascii="Arial" w:hAnsi="Arial" w:cs="Arial"/>
        </w:rPr>
        <w:t>В признаках этих партий указываются аналитики, ранее введенные в отчете по выявлению НВИ/НЛИ.</w:t>
      </w:r>
      <w:r w:rsidR="0080223B">
        <w:rPr>
          <w:rFonts w:ascii="Arial" w:hAnsi="Arial" w:cs="Arial"/>
        </w:rPr>
        <w:t xml:space="preserve"> </w:t>
      </w:r>
      <w:r w:rsidR="00E6394A">
        <w:rPr>
          <w:rFonts w:ascii="Arial" w:hAnsi="Arial" w:cs="Arial"/>
        </w:rPr>
        <w:t xml:space="preserve">НВИ не исключаются из планирования потребности и участвуют в </w:t>
      </w:r>
      <w:r w:rsidR="00A82639">
        <w:rPr>
          <w:rFonts w:ascii="Arial" w:hAnsi="Arial" w:cs="Arial"/>
        </w:rPr>
        <w:t>обеспечении потребностей</w:t>
      </w:r>
      <w:r w:rsidR="00E6394A">
        <w:rPr>
          <w:rFonts w:ascii="Arial" w:hAnsi="Arial" w:cs="Arial"/>
        </w:rPr>
        <w:t xml:space="preserve"> наравне с общим свободным запасом МТР.</w:t>
      </w:r>
      <w:r w:rsidR="00A82639">
        <w:rPr>
          <w:rFonts w:ascii="Arial" w:hAnsi="Arial" w:cs="Arial"/>
        </w:rPr>
        <w:t xml:space="preserve"> При этом списание на потребность происходит непосредственно из партии с категорией НВИ.</w:t>
      </w:r>
    </w:p>
    <w:p w14:paraId="0EFD7311" w14:textId="3CB0B1A8" w:rsidR="00E74596" w:rsidRPr="00A77240" w:rsidRDefault="00D51094" w:rsidP="000F7B5E">
      <w:pPr>
        <w:pStyle w:val="afff6"/>
        <w:rPr>
          <w:rFonts w:ascii="Arial" w:hAnsi="Arial" w:cs="Arial"/>
        </w:rPr>
      </w:pPr>
      <w:r w:rsidRPr="00A77240">
        <w:rPr>
          <w:rFonts w:ascii="Arial" w:hAnsi="Arial" w:cs="Arial"/>
        </w:rPr>
        <w:t>Для того</w:t>
      </w:r>
      <w:r>
        <w:rPr>
          <w:rFonts w:ascii="Arial" w:hAnsi="Arial" w:cs="Arial"/>
        </w:rPr>
        <w:t>,</w:t>
      </w:r>
      <w:r w:rsidRPr="00A77240">
        <w:rPr>
          <w:rFonts w:ascii="Arial" w:hAnsi="Arial" w:cs="Arial"/>
        </w:rPr>
        <w:t xml:space="preserve"> чтобы</w:t>
      </w:r>
      <w:r>
        <w:rPr>
          <w:rFonts w:ascii="Arial" w:hAnsi="Arial" w:cs="Arial"/>
        </w:rPr>
        <w:t xml:space="preserve"> при выявлении НВИ/НЛИ</w:t>
      </w:r>
      <w:r w:rsidRPr="00A7724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в бухгалтерском учете </w:t>
      </w:r>
      <w:r w:rsidRPr="00A77240">
        <w:rPr>
          <w:rFonts w:ascii="Arial" w:hAnsi="Arial" w:cs="Arial"/>
        </w:rPr>
        <w:t xml:space="preserve">не производилось усреднение </w:t>
      </w:r>
      <w:r>
        <w:rPr>
          <w:rFonts w:ascii="Arial" w:hAnsi="Arial" w:cs="Arial"/>
        </w:rPr>
        <w:t xml:space="preserve">учетной </w:t>
      </w:r>
      <w:r w:rsidRPr="00A77240">
        <w:rPr>
          <w:rFonts w:ascii="Arial" w:hAnsi="Arial" w:cs="Arial"/>
        </w:rPr>
        <w:t>цены МТР</w:t>
      </w:r>
      <w:r>
        <w:rPr>
          <w:rFonts w:ascii="Arial" w:hAnsi="Arial" w:cs="Arial"/>
        </w:rPr>
        <w:t xml:space="preserve"> за счет пониженной стоимости НВИ/НЛИ</w:t>
      </w:r>
      <w:r w:rsidRPr="00A77240">
        <w:rPr>
          <w:rFonts w:ascii="Arial" w:hAnsi="Arial" w:cs="Arial"/>
        </w:rPr>
        <w:t xml:space="preserve">, </w:t>
      </w:r>
      <w:r w:rsidR="00E57B16">
        <w:rPr>
          <w:rFonts w:ascii="Arial" w:hAnsi="Arial" w:cs="Arial"/>
        </w:rPr>
        <w:t xml:space="preserve">по результатам заседания ПДК </w:t>
      </w:r>
      <w:r>
        <w:rPr>
          <w:rFonts w:ascii="Arial" w:hAnsi="Arial" w:cs="Arial"/>
        </w:rPr>
        <w:t xml:space="preserve">предполагается </w:t>
      </w:r>
      <w:r w:rsidR="00A82639">
        <w:rPr>
          <w:rFonts w:ascii="Arial" w:hAnsi="Arial" w:cs="Arial"/>
        </w:rPr>
        <w:t>перевод партий</w:t>
      </w:r>
      <w:r w:rsidRPr="00A77240">
        <w:rPr>
          <w:rFonts w:ascii="Arial" w:hAnsi="Arial" w:cs="Arial"/>
        </w:rPr>
        <w:t xml:space="preserve"> НВИ/НЛИ </w:t>
      </w:r>
      <w:r w:rsidR="00E57B16">
        <w:rPr>
          <w:rFonts w:ascii="Arial" w:hAnsi="Arial" w:cs="Arial"/>
        </w:rPr>
        <w:t xml:space="preserve">в </w:t>
      </w:r>
      <w:r>
        <w:rPr>
          <w:rFonts w:ascii="Arial" w:hAnsi="Arial" w:cs="Arial"/>
        </w:rPr>
        <w:t>отдельные виды оценки</w:t>
      </w:r>
      <w:r w:rsidR="00AF3501">
        <w:rPr>
          <w:rFonts w:ascii="Arial" w:hAnsi="Arial" w:cs="Arial"/>
        </w:rPr>
        <w:t xml:space="preserve"> «НВИ»</w:t>
      </w:r>
      <w:r w:rsidR="00F3222A">
        <w:rPr>
          <w:rFonts w:ascii="Arial" w:hAnsi="Arial" w:cs="Arial"/>
        </w:rPr>
        <w:t>, «НВИ_БУ»</w:t>
      </w:r>
      <w:r w:rsidR="00AF3501">
        <w:rPr>
          <w:rFonts w:ascii="Arial" w:hAnsi="Arial" w:cs="Arial"/>
        </w:rPr>
        <w:t xml:space="preserve"> и «НЛИ»</w:t>
      </w:r>
      <w:r>
        <w:rPr>
          <w:rFonts w:ascii="Arial" w:hAnsi="Arial" w:cs="Arial"/>
        </w:rPr>
        <w:t xml:space="preserve">. </w:t>
      </w:r>
      <w:r w:rsidR="00AF3501">
        <w:rPr>
          <w:rFonts w:ascii="Arial" w:hAnsi="Arial" w:cs="Arial"/>
        </w:rPr>
        <w:t xml:space="preserve">Учетные цены МТР на уровне </w:t>
      </w:r>
      <w:r w:rsidR="00A82639">
        <w:rPr>
          <w:rFonts w:ascii="Arial" w:hAnsi="Arial" w:cs="Arial"/>
        </w:rPr>
        <w:t>данных</w:t>
      </w:r>
      <w:r w:rsidR="00AF3501">
        <w:rPr>
          <w:rFonts w:ascii="Arial" w:hAnsi="Arial" w:cs="Arial"/>
        </w:rPr>
        <w:t xml:space="preserve"> видов оценки в системе будут вестись </w:t>
      </w:r>
      <w:r w:rsidR="00A82639">
        <w:rPr>
          <w:rFonts w:ascii="Arial" w:hAnsi="Arial" w:cs="Arial"/>
        </w:rPr>
        <w:t>раздельно</w:t>
      </w:r>
      <w:r w:rsidR="00AF3501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Таким образом, пониженная стоимость НВИ/НЛИ будет отражаться только на запасе в рамках </w:t>
      </w:r>
      <w:r w:rsidR="00A35198">
        <w:rPr>
          <w:rFonts w:ascii="Arial" w:hAnsi="Arial" w:cs="Arial"/>
        </w:rPr>
        <w:t>соответствующих обособленных видов</w:t>
      </w:r>
      <w:r>
        <w:rPr>
          <w:rFonts w:ascii="Arial" w:hAnsi="Arial" w:cs="Arial"/>
        </w:rPr>
        <w:t xml:space="preserve"> </w:t>
      </w:r>
      <w:r w:rsidR="00E57B16">
        <w:rPr>
          <w:rFonts w:ascii="Arial" w:hAnsi="Arial" w:cs="Arial"/>
        </w:rPr>
        <w:t>оценки.</w:t>
      </w:r>
      <w:r w:rsidR="00807284">
        <w:rPr>
          <w:rFonts w:ascii="Arial" w:hAnsi="Arial" w:cs="Arial"/>
        </w:rPr>
        <w:t xml:space="preserve"> Подробно оценка МТР описана в КД </w:t>
      </w:r>
      <w:ins w:id="57" w:author="Sintsova Margarita" w:date="2020-04-21T13:14:00Z">
        <w:r w:rsidR="005C32EA">
          <w:rPr>
            <w:rFonts w:ascii="Arial" w:hAnsi="Arial" w:cs="Arial"/>
          </w:rPr>
          <w:t>9</w:t>
        </w:r>
      </w:ins>
      <w:del w:id="58" w:author="Sintsova Margarita" w:date="2020-04-21T13:14:00Z">
        <w:r w:rsidR="00807284" w:rsidDel="005C32EA">
          <w:rPr>
            <w:rFonts w:ascii="Arial" w:hAnsi="Arial" w:cs="Arial"/>
          </w:rPr>
          <w:delText>5</w:delText>
        </w:r>
      </w:del>
      <w:r w:rsidR="00807284">
        <w:rPr>
          <w:rFonts w:ascii="Arial" w:hAnsi="Arial" w:cs="Arial"/>
        </w:rPr>
        <w:t>.1.37 «Обеспечение плановых данных».</w:t>
      </w:r>
    </w:p>
    <w:p w14:paraId="31E76D50" w14:textId="543DDE65" w:rsidR="00822136" w:rsidRPr="00A77240" w:rsidRDefault="00822136" w:rsidP="00822136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Pr="00A77240">
        <w:rPr>
          <w:rFonts w:ascii="Arial" w:hAnsi="Arial" w:cs="Arial"/>
          <w:b/>
          <w:sz w:val="22"/>
        </w:rPr>
        <w:fldChar w:fldCharType="begin"/>
      </w:r>
      <w:r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7</w:t>
      </w:r>
      <w:r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>. Описание бизнес-процесса ПП-10.05.02 Выявление НВИ/НЛИ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822136" w:rsidRPr="00A77240" w14:paraId="4E6A927F" w14:textId="77777777" w:rsidTr="00822136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1659711A" w14:textId="77777777" w:rsidR="00822136" w:rsidRPr="00A77240" w:rsidRDefault="00822136" w:rsidP="00822136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0054C086" w14:textId="77777777" w:rsidR="00822136" w:rsidRPr="00A77240" w:rsidRDefault="00822136" w:rsidP="00822136">
            <w:pPr>
              <w:pStyle w:val="a9"/>
              <w:keepNext/>
              <w:spacing w:after="240" w:afterAutospacing="0" w:line="276" w:lineRule="auto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ПП-10.05.02 Выявление НВИ/НЛИ</w:t>
            </w:r>
          </w:p>
        </w:tc>
      </w:tr>
      <w:tr w:rsidR="00822136" w:rsidRPr="00A77240" w14:paraId="7AE44788" w14:textId="77777777" w:rsidTr="00822136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6982E65B" w14:textId="77777777" w:rsidR="00822136" w:rsidRPr="00A77240" w:rsidRDefault="00822136" w:rsidP="00822136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5DCC1F94" w14:textId="77777777" w:rsidR="00822136" w:rsidRPr="007D79A4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Выявить потенциальные НВИ, вовлечь в потребление</w:t>
            </w:r>
            <w:r w:rsidRPr="007D79A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на собственные нужды,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оценить, реализовать или перевести</w:t>
            </w:r>
            <w:r w:rsidRPr="007D79A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в состав НЛИ</w:t>
            </w:r>
          </w:p>
        </w:tc>
      </w:tr>
      <w:tr w:rsidR="00822136" w:rsidRPr="00A77240" w14:paraId="5176D02F" w14:textId="77777777" w:rsidTr="00822136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22991349" w14:textId="77777777" w:rsidR="00822136" w:rsidRPr="00A77240" w:rsidRDefault="00822136" w:rsidP="00822136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65859A21" w14:textId="77777777" w:rsidR="00822136" w:rsidRPr="00A77240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По решению УО</w:t>
            </w:r>
          </w:p>
        </w:tc>
      </w:tr>
      <w:tr w:rsidR="00822136" w:rsidRPr="00A77240" w14:paraId="74A7B7CA" w14:textId="77777777" w:rsidTr="0082213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61D8000" w14:textId="77777777" w:rsidR="00822136" w:rsidRPr="00A77240" w:rsidRDefault="00822136" w:rsidP="0082213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44C4738A" w14:textId="77777777" w:rsidR="00822136" w:rsidRPr="00B449B3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ПП-10.07.04.03 Выполнение инвентаризации МТР (WMS)</w:t>
            </w:r>
          </w:p>
          <w:p w14:paraId="3F91526B" w14:textId="77777777" w:rsidR="00822136" w:rsidRPr="00B449B3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ПП-10.07.03.04-ERP Выполнение инвентаризации МТР</w:t>
            </w:r>
          </w:p>
          <w:p w14:paraId="4513B22E" w14:textId="77777777" w:rsidR="00822136" w:rsidRPr="00B449B3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ПП-07.05.03-ERP Формирование и потребление подменного фонда</w:t>
            </w:r>
          </w:p>
          <w:p w14:paraId="1FA76A5A" w14:textId="77777777" w:rsidR="00822136" w:rsidRPr="00A77240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ПП-10.07.03.03-ERP Комплектация и выдача материалов со склада</w:t>
            </w:r>
          </w:p>
        </w:tc>
      </w:tr>
      <w:tr w:rsidR="00822136" w:rsidRPr="00A77240" w14:paraId="07886881" w14:textId="77777777" w:rsidTr="0082213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6142A9F4" w14:textId="77777777" w:rsidR="00822136" w:rsidRPr="00A77240" w:rsidRDefault="00822136" w:rsidP="0082213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557EF34B" w14:textId="77777777" w:rsidR="00822136" w:rsidRPr="00B449B3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ПП-10.03.02-ERP Регистрация потребности</w:t>
            </w:r>
          </w:p>
          <w:p w14:paraId="0248758B" w14:textId="77777777" w:rsidR="00822136" w:rsidRPr="00B449B3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ПП-10.04.05-ERP Управление обязательствами по закупке работ и услуг</w:t>
            </w:r>
          </w:p>
          <w:p w14:paraId="30D1FB30" w14:textId="77631775" w:rsidR="00822136" w:rsidRPr="00B449B3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ПП-03.02.02.03-</w:t>
            </w:r>
            <w:r w:rsidR="00F74FDF"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ERP Формирование</w:t>
            </w: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резерва под снижение стоимости МПЗ</w:t>
            </w:r>
          </w:p>
          <w:p w14:paraId="68B2A347" w14:textId="77777777" w:rsidR="00822136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ПП-10.08.01.01 Выбор покупателя</w:t>
            </w:r>
          </w:p>
          <w:p w14:paraId="029E21EE" w14:textId="608495A5" w:rsidR="008B5EBD" w:rsidRPr="00A77240" w:rsidRDefault="008B5EBD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ПП-15.01.01.01</w:t>
            </w:r>
            <w:r w:rsidR="0028590B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Получение и обработка в МФЦ входящих первичных документов </w:t>
            </w:r>
          </w:p>
        </w:tc>
      </w:tr>
      <w:tr w:rsidR="00822136" w:rsidRPr="00A77240" w14:paraId="599DEDB7" w14:textId="77777777" w:rsidTr="0082213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71DC375" w14:textId="77777777" w:rsidR="00822136" w:rsidRPr="00A77240" w:rsidRDefault="00822136" w:rsidP="00822136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6BE01883" w14:textId="77777777" w:rsidR="00822136" w:rsidRPr="00B449B3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МТР с нарушениями </w:t>
            </w:r>
            <w:proofErr w:type="spellStart"/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тех.характеристик</w:t>
            </w:r>
            <w:proofErr w:type="spellEnd"/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 неликвидные МТР</w:t>
            </w:r>
          </w:p>
          <w:p w14:paraId="0F195350" w14:textId="77777777" w:rsidR="00822136" w:rsidRPr="00A77240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Первичные документы</w:t>
            </w:r>
          </w:p>
        </w:tc>
      </w:tr>
      <w:tr w:rsidR="00822136" w:rsidRPr="00A77240" w14:paraId="6E0D6270" w14:textId="77777777" w:rsidTr="00822136">
        <w:trPr>
          <w:cantSplit/>
          <w:trHeight w:val="1233"/>
        </w:trPr>
        <w:tc>
          <w:tcPr>
            <w:tcW w:w="2962" w:type="dxa"/>
            <w:shd w:val="clear" w:color="auto" w:fill="FFC000"/>
          </w:tcPr>
          <w:p w14:paraId="1AB57487" w14:textId="77777777" w:rsidR="00822136" w:rsidRPr="00A77240" w:rsidRDefault="00822136" w:rsidP="00822136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</w:tcPr>
          <w:p w14:paraId="3E4419DD" w14:textId="77777777" w:rsidR="00822136" w:rsidRPr="00B449B3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оказание услуг</w:t>
            </w:r>
          </w:p>
          <w:p w14:paraId="55A0FD50" w14:textId="77777777" w:rsidR="00822136" w:rsidRPr="00B449B3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Акт выполненных работ</w:t>
            </w:r>
          </w:p>
          <w:p w14:paraId="1C22D196" w14:textId="77777777" w:rsidR="00822136" w:rsidRPr="00B449B3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Уведомление о готовности НВИ к реализации</w:t>
            </w: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br/>
              <w:t>Перечень НВИ с минимальными ценами и категориями</w:t>
            </w:r>
          </w:p>
          <w:p w14:paraId="649721F8" w14:textId="77777777" w:rsidR="00822136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49B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Перечень НЛИ</w:t>
            </w:r>
          </w:p>
          <w:p w14:paraId="7ECF3411" w14:textId="5B80AE64" w:rsidR="0028590B" w:rsidRPr="00B449B3" w:rsidRDefault="0028590B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Акт о списании НЛИ</w:t>
            </w:r>
          </w:p>
        </w:tc>
      </w:tr>
    </w:tbl>
    <w:p w14:paraId="1286630B" w14:textId="77777777" w:rsidR="00822136" w:rsidRPr="00A77240" w:rsidRDefault="00822136" w:rsidP="00822136">
      <w:pPr>
        <w:pStyle w:val="a9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48925651" w14:textId="77777777" w:rsidR="00822136" w:rsidRPr="00A77240" w:rsidRDefault="00822136" w:rsidP="00822136">
      <w:pPr>
        <w:rPr>
          <w:rFonts w:ascii="Arial" w:eastAsia="Calibri" w:hAnsi="Arial" w:cs="Arial"/>
          <w:i/>
          <w:color w:val="808080" w:themeColor="background1" w:themeShade="80"/>
        </w:rPr>
      </w:pPr>
      <w:r w:rsidRPr="00A77240">
        <w:rPr>
          <w:rFonts w:ascii="Arial" w:eastAsia="Calibri" w:hAnsi="Arial" w:cs="Arial"/>
          <w:i/>
          <w:color w:val="808080" w:themeColor="background1" w:themeShade="80"/>
        </w:rPr>
        <w:tab/>
      </w:r>
    </w:p>
    <w:p w14:paraId="531C31B2" w14:textId="5032F4C9" w:rsidR="00F32CC3" w:rsidDel="005C32EA" w:rsidRDefault="00F32CC3" w:rsidP="00F32CC3">
      <w:pPr>
        <w:spacing w:after="240" w:line="276" w:lineRule="auto"/>
        <w:ind w:firstLine="567"/>
        <w:rPr>
          <w:del w:id="59" w:author="Sintsova Margarita" w:date="2020-04-21T13:10:00Z"/>
          <w:rFonts w:ascii="Arial" w:hAnsi="Arial" w:cs="Arial"/>
        </w:rPr>
      </w:pPr>
      <w:del w:id="60" w:author="Sintsova Margarita" w:date="2020-04-21T13:10:00Z">
        <w:r w:rsidDel="005C32EA">
          <w:rPr>
            <w:rFonts w:ascii="Arial" w:hAnsi="Arial" w:cs="Arial"/>
          </w:rPr>
          <w:delText xml:space="preserve">Ссылка на </w:delText>
        </w:r>
        <w:r w:rsidDel="005C32EA">
          <w:rPr>
            <w:rFonts w:ascii="Arial" w:hAnsi="Arial" w:cs="Arial"/>
            <w:lang w:val="en-US"/>
          </w:rPr>
          <w:delText>Aris</w:delText>
        </w:r>
        <w:r w:rsidRPr="00F30EA7" w:rsidDel="005C32EA">
          <w:rPr>
            <w:rFonts w:ascii="Arial" w:hAnsi="Arial" w:cs="Arial"/>
          </w:rPr>
          <w:delText>-</w:delText>
        </w:r>
        <w:r w:rsidDel="005C32EA">
          <w:rPr>
            <w:rFonts w:ascii="Arial" w:hAnsi="Arial" w:cs="Arial"/>
          </w:rPr>
          <w:delText>схему</w:delText>
        </w:r>
        <w:r w:rsidRPr="00F2655B" w:rsidDel="005C32EA">
          <w:rPr>
            <w:rFonts w:ascii="Arial" w:hAnsi="Arial" w:cs="Arial"/>
          </w:rPr>
          <w:delText>:</w:delText>
        </w:r>
        <w:r w:rsidDel="005C32EA">
          <w:rPr>
            <w:rFonts w:ascii="Arial" w:hAnsi="Arial" w:cs="Arial"/>
          </w:rPr>
          <w:delText xml:space="preserve"> </w:delText>
        </w:r>
        <w:r w:rsidR="00290D8F" w:rsidDel="005C32EA">
          <w:fldChar w:fldCharType="begin"/>
        </w:r>
        <w:r w:rsidR="00290D8F" w:rsidDel="005C32EA">
          <w:delInstrText xml:space="preserve"> HYPERLINK "https://corp.polyus.com/ERP/ERPDocuments/05_Бизнес-процессы/Целевые%20схемы%20БП/МТО/Управление%20запасами" </w:delInstrText>
        </w:r>
        <w:r w:rsidR="00290D8F" w:rsidDel="005C32EA">
          <w:fldChar w:fldCharType="separate"/>
        </w:r>
        <w:r w:rsidRPr="00F30EA7" w:rsidDel="005C32EA">
          <w:rPr>
            <w:rStyle w:val="aa"/>
            <w:rFonts w:ascii="Arial" w:hAnsi="Arial" w:cs="Arial"/>
          </w:rPr>
          <w:delText>http://portal.polyus.com/ERP/ERPDocuments/05_Бизнес-процессы/Целевые схемы БП/МТО/Управление запасами/</w:delText>
        </w:r>
        <w:r w:rsidR="00290D8F" w:rsidDel="005C32EA">
          <w:rPr>
            <w:rStyle w:val="aa"/>
            <w:rFonts w:ascii="Arial" w:hAnsi="Arial" w:cs="Arial"/>
          </w:rPr>
          <w:fldChar w:fldCharType="end"/>
        </w:r>
        <w:bookmarkStart w:id="61" w:name="_Toc66777872"/>
        <w:bookmarkEnd w:id="61"/>
      </w:del>
    </w:p>
    <w:p w14:paraId="56DA5459" w14:textId="7151411D" w:rsidR="00822136" w:rsidRPr="00A77240" w:rsidDel="005C32EA" w:rsidRDefault="00822136" w:rsidP="00822136">
      <w:pPr>
        <w:rPr>
          <w:del w:id="62" w:author="Sintsova Margarita" w:date="2020-04-21T13:10:00Z"/>
          <w:rFonts w:ascii="Arial" w:eastAsia="Calibri" w:hAnsi="Arial" w:cs="Arial"/>
          <w:i/>
          <w:color w:val="808080" w:themeColor="background1" w:themeShade="80"/>
        </w:rPr>
      </w:pPr>
      <w:bookmarkStart w:id="63" w:name="_Toc66777873"/>
      <w:bookmarkEnd w:id="63"/>
    </w:p>
    <w:p w14:paraId="10E2C5C8" w14:textId="108A5D8F" w:rsidR="00822136" w:rsidRPr="00822136" w:rsidRDefault="00822136" w:rsidP="00637851">
      <w:pPr>
        <w:pStyle w:val="3"/>
      </w:pPr>
      <w:bookmarkStart w:id="64" w:name="_Toc520920168"/>
      <w:bookmarkStart w:id="65" w:name="_Toc66777874"/>
      <w:r w:rsidRPr="00822136">
        <w:t>Описание бизнес-процесса ПП-10.05.03</w:t>
      </w:r>
      <w:r w:rsidR="000F1839" w:rsidRPr="000F1839">
        <w:t>-</w:t>
      </w:r>
      <w:r w:rsidR="000F1839">
        <w:rPr>
          <w:lang w:val="en-US"/>
        </w:rPr>
        <w:t>ERP</w:t>
      </w:r>
      <w:r w:rsidRPr="00822136">
        <w:t xml:space="preserve"> Реклассификация запаса</w:t>
      </w:r>
      <w:bookmarkEnd w:id="64"/>
      <w:bookmarkEnd w:id="65"/>
    </w:p>
    <w:p w14:paraId="16133128" w14:textId="15ED89EB" w:rsidR="00ED6058" w:rsidRPr="00A77240" w:rsidRDefault="00ED6058" w:rsidP="00ED6058">
      <w:pPr>
        <w:spacing w:after="240" w:line="276" w:lineRule="auto"/>
        <w:ind w:firstLine="567"/>
        <w:rPr>
          <w:rFonts w:ascii="Arial" w:hAnsi="Arial" w:cs="Arial"/>
        </w:rPr>
      </w:pPr>
      <w:r w:rsidRPr="00FC1D03">
        <w:rPr>
          <w:rFonts w:ascii="Arial" w:hAnsi="Arial" w:cs="Arial"/>
        </w:rPr>
        <w:t xml:space="preserve">Данный процесс предназначен для выполнения операций </w:t>
      </w:r>
      <w:r>
        <w:rPr>
          <w:rFonts w:ascii="Arial" w:hAnsi="Arial" w:cs="Arial"/>
        </w:rPr>
        <w:t>изменения характеристик запасов, не связанных с физическим движением МТР</w:t>
      </w:r>
      <w:r w:rsidRPr="00FC1D0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A77240">
        <w:rPr>
          <w:rFonts w:ascii="Arial" w:hAnsi="Arial" w:cs="Arial"/>
        </w:rPr>
        <w:t xml:space="preserve">В данном </w:t>
      </w:r>
      <w:r>
        <w:rPr>
          <w:rFonts w:ascii="Arial" w:hAnsi="Arial" w:cs="Arial"/>
        </w:rPr>
        <w:t>процессе содержатся</w:t>
      </w:r>
      <w:r w:rsidRPr="00A77240">
        <w:rPr>
          <w:rFonts w:ascii="Arial" w:hAnsi="Arial" w:cs="Arial"/>
        </w:rPr>
        <w:t xml:space="preserve"> технические операции</w:t>
      </w:r>
      <w:r>
        <w:rPr>
          <w:rFonts w:ascii="Arial" w:hAnsi="Arial" w:cs="Arial"/>
        </w:rPr>
        <w:t xml:space="preserve"> по изменению атрибутов запаса</w:t>
      </w:r>
      <w:r w:rsidRPr="00A77240">
        <w:rPr>
          <w:rFonts w:ascii="Arial" w:hAnsi="Arial" w:cs="Arial"/>
        </w:rPr>
        <w:t xml:space="preserve"> в системе, </w:t>
      </w:r>
      <w:r>
        <w:rPr>
          <w:rFonts w:ascii="Arial" w:hAnsi="Arial" w:cs="Arial"/>
        </w:rPr>
        <w:t>такие как</w:t>
      </w:r>
      <w:r w:rsidRPr="00A77240">
        <w:rPr>
          <w:rFonts w:ascii="Arial" w:hAnsi="Arial" w:cs="Arial"/>
        </w:rPr>
        <w:t>:</w:t>
      </w:r>
    </w:p>
    <w:p w14:paraId="7A4FB3B9" w14:textId="77777777" w:rsidR="00822136" w:rsidRPr="00A77240" w:rsidRDefault="00822136" w:rsidP="00D24C71">
      <w:pPr>
        <w:pStyle w:val="a0"/>
        <w:numPr>
          <w:ilvl w:val="0"/>
          <w:numId w:val="16"/>
        </w:numPr>
      </w:pPr>
      <w:r w:rsidRPr="00A77240">
        <w:t>Изменение признака партии "</w:t>
      </w:r>
      <w:proofErr w:type="spellStart"/>
      <w:r w:rsidRPr="00A77240">
        <w:t>Огранич</w:t>
      </w:r>
      <w:proofErr w:type="spellEnd"/>
      <w:r w:rsidRPr="00A77240">
        <w:t>. использование";</w:t>
      </w:r>
    </w:p>
    <w:p w14:paraId="5EAEC01C" w14:textId="77777777" w:rsidR="00822136" w:rsidRPr="00A77240" w:rsidRDefault="00822136" w:rsidP="00D24C71">
      <w:pPr>
        <w:pStyle w:val="a0"/>
        <w:numPr>
          <w:ilvl w:val="0"/>
          <w:numId w:val="16"/>
        </w:numPr>
      </w:pPr>
      <w:r w:rsidRPr="00A77240">
        <w:t>Изменение значений признаков класса партии;</w:t>
      </w:r>
    </w:p>
    <w:p w14:paraId="710CCE68" w14:textId="77777777" w:rsidR="00822136" w:rsidRPr="00A77240" w:rsidRDefault="00822136" w:rsidP="00D24C71">
      <w:pPr>
        <w:pStyle w:val="a0"/>
        <w:numPr>
          <w:ilvl w:val="0"/>
          <w:numId w:val="16"/>
        </w:numPr>
      </w:pPr>
      <w:r w:rsidRPr="00A77240">
        <w:t>Перенос запаса между партиями;</w:t>
      </w:r>
    </w:p>
    <w:p w14:paraId="13575CA0" w14:textId="77777777" w:rsidR="00822136" w:rsidRPr="00A77240" w:rsidRDefault="00822136" w:rsidP="00D24C71">
      <w:pPr>
        <w:pStyle w:val="a0"/>
        <w:numPr>
          <w:ilvl w:val="0"/>
          <w:numId w:val="16"/>
        </w:numPr>
      </w:pPr>
      <w:r w:rsidRPr="00A77240">
        <w:t>Перенос запаса между свободным и блокированным;</w:t>
      </w:r>
    </w:p>
    <w:p w14:paraId="19892EE2" w14:textId="77777777" w:rsidR="00822136" w:rsidRDefault="00822136" w:rsidP="00D24C71">
      <w:pPr>
        <w:pStyle w:val="a0"/>
        <w:numPr>
          <w:ilvl w:val="0"/>
          <w:numId w:val="16"/>
        </w:numPr>
      </w:pPr>
      <w:r w:rsidRPr="00A77240">
        <w:t xml:space="preserve">Перенос запаса между </w:t>
      </w:r>
      <w:r>
        <w:t xml:space="preserve">разными номенклатурными номерами </w:t>
      </w:r>
      <w:r w:rsidRPr="00A77240">
        <w:t>МТР.</w:t>
      </w:r>
    </w:p>
    <w:p w14:paraId="0C63D1BD" w14:textId="6754F300" w:rsidR="00822136" w:rsidRDefault="00822136" w:rsidP="00F74FDF">
      <w:pPr>
        <w:spacing w:after="240" w:line="276" w:lineRule="auto"/>
        <w:ind w:firstLine="567"/>
        <w:rPr>
          <w:rFonts w:ascii="Arial" w:hAnsi="Arial" w:cs="Arial"/>
        </w:rPr>
      </w:pPr>
      <w:r w:rsidRPr="00F74FDF">
        <w:rPr>
          <w:rFonts w:ascii="Arial" w:hAnsi="Arial" w:cs="Arial"/>
        </w:rPr>
        <w:t>Все вышеперечисленные технические операции предназначены для повышения точности и корректности материального учета, а также для корректной работы планирования потребности в МТР и бизнес-процесса по выявлению НВИ/НЛИ. Без выполнения этих операций автоматические процессы, связанные с материальным учетом, будут выполняться в системе с некорректной логикой.</w:t>
      </w:r>
    </w:p>
    <w:p w14:paraId="030FA5C2" w14:textId="4F05C3BB" w:rsidR="00201DB3" w:rsidRPr="00201DB3" w:rsidRDefault="00201DB3" w:rsidP="00201DB3">
      <w:pPr>
        <w:spacing w:after="240" w:line="276" w:lineRule="auto"/>
        <w:ind w:firstLine="567"/>
        <w:rPr>
          <w:rFonts w:ascii="Arial" w:hAnsi="Arial" w:cs="Arial"/>
        </w:rPr>
      </w:pPr>
      <w:r w:rsidRPr="00201DB3">
        <w:rPr>
          <w:rFonts w:ascii="Arial" w:hAnsi="Arial" w:cs="Arial"/>
        </w:rPr>
        <w:t xml:space="preserve">Перемещение запасов проекта в свободно используемый запас и наоборот описывается в КД </w:t>
      </w:r>
      <w:r w:rsidR="00F8633E">
        <w:rPr>
          <w:rFonts w:ascii="Arial" w:hAnsi="Arial" w:cs="Arial"/>
          <w:lang w:val="en-US"/>
        </w:rPr>
        <w:t>ERP</w:t>
      </w:r>
      <w:r w:rsidR="00F8633E" w:rsidRPr="00F8633E">
        <w:rPr>
          <w:rFonts w:ascii="Arial" w:hAnsi="Arial" w:cs="Arial"/>
        </w:rPr>
        <w:t>.</w:t>
      </w:r>
      <w:ins w:id="66" w:author="Sintsova Margarita" w:date="2020-04-21T13:14:00Z">
        <w:r w:rsidR="005C32EA">
          <w:rPr>
            <w:rFonts w:ascii="Arial" w:hAnsi="Arial" w:cs="Arial"/>
          </w:rPr>
          <w:t>9</w:t>
        </w:r>
      </w:ins>
      <w:del w:id="67" w:author="Sintsova Margarita" w:date="2020-04-21T13:14:00Z">
        <w:r w:rsidR="00F8633E" w:rsidRPr="00F8633E" w:rsidDel="005C32EA">
          <w:rPr>
            <w:rFonts w:ascii="Arial" w:hAnsi="Arial" w:cs="Arial"/>
          </w:rPr>
          <w:delText>5</w:delText>
        </w:r>
      </w:del>
      <w:r w:rsidR="00F8633E" w:rsidRPr="00F8633E">
        <w:rPr>
          <w:rFonts w:ascii="Arial" w:hAnsi="Arial" w:cs="Arial"/>
        </w:rPr>
        <w:t xml:space="preserve">.1.58 </w:t>
      </w:r>
      <w:r w:rsidRPr="00201DB3">
        <w:rPr>
          <w:rFonts w:ascii="Arial" w:hAnsi="Arial" w:cs="Arial"/>
        </w:rPr>
        <w:t xml:space="preserve">«Планирование обеспечения МТР, работами и услугами». Списание запасов проекта </w:t>
      </w:r>
      <w:r w:rsidR="00A82639">
        <w:rPr>
          <w:rFonts w:ascii="Arial" w:hAnsi="Arial" w:cs="Arial"/>
        </w:rPr>
        <w:t xml:space="preserve">на потребность </w:t>
      </w:r>
      <w:r w:rsidRPr="00201DB3">
        <w:rPr>
          <w:rFonts w:ascii="Arial" w:hAnsi="Arial" w:cs="Arial"/>
        </w:rPr>
        <w:t xml:space="preserve">описывается в КД </w:t>
      </w:r>
      <w:r w:rsidR="00F8633E">
        <w:rPr>
          <w:rFonts w:ascii="Arial" w:hAnsi="Arial" w:cs="Arial"/>
          <w:lang w:val="en-US"/>
        </w:rPr>
        <w:t>ERP</w:t>
      </w:r>
      <w:r w:rsidR="00F8633E" w:rsidRPr="00F8633E">
        <w:rPr>
          <w:rFonts w:ascii="Arial" w:hAnsi="Arial" w:cs="Arial"/>
        </w:rPr>
        <w:t>.</w:t>
      </w:r>
      <w:ins w:id="68" w:author="Sintsova Margarita" w:date="2020-04-21T13:14:00Z">
        <w:r w:rsidR="005C32EA">
          <w:rPr>
            <w:rFonts w:ascii="Arial" w:hAnsi="Arial" w:cs="Arial"/>
          </w:rPr>
          <w:t>9</w:t>
        </w:r>
      </w:ins>
      <w:del w:id="69" w:author="Sintsova Margarita" w:date="2020-04-21T13:14:00Z">
        <w:r w:rsidR="00F8633E" w:rsidRPr="00F8633E" w:rsidDel="005C32EA">
          <w:rPr>
            <w:rFonts w:ascii="Arial" w:hAnsi="Arial" w:cs="Arial"/>
          </w:rPr>
          <w:delText>5</w:delText>
        </w:r>
      </w:del>
      <w:r w:rsidR="00F8633E" w:rsidRPr="00F8633E">
        <w:rPr>
          <w:rFonts w:ascii="Arial" w:hAnsi="Arial" w:cs="Arial"/>
        </w:rPr>
        <w:t>.1.</w:t>
      </w:r>
      <w:r w:rsidR="00F8633E" w:rsidRPr="00D91969">
        <w:rPr>
          <w:rFonts w:ascii="Arial" w:hAnsi="Arial" w:cs="Arial"/>
        </w:rPr>
        <w:t xml:space="preserve">48 </w:t>
      </w:r>
      <w:r w:rsidRPr="00201DB3">
        <w:rPr>
          <w:rFonts w:ascii="Arial" w:hAnsi="Arial" w:cs="Arial"/>
        </w:rPr>
        <w:t>«Планирование и реализация проектов Капитального строительства и инвестиций».</w:t>
      </w:r>
    </w:p>
    <w:p w14:paraId="40FB4840" w14:textId="77777777" w:rsidR="00201DB3" w:rsidRPr="00F74FDF" w:rsidRDefault="00201DB3" w:rsidP="00F74FDF">
      <w:pPr>
        <w:spacing w:after="240" w:line="276" w:lineRule="auto"/>
        <w:ind w:firstLine="567"/>
        <w:rPr>
          <w:rFonts w:ascii="Arial" w:hAnsi="Arial" w:cs="Arial"/>
        </w:rPr>
      </w:pPr>
    </w:p>
    <w:p w14:paraId="6C720531" w14:textId="595C7AE9" w:rsidR="00822136" w:rsidRPr="00A77240" w:rsidRDefault="00822136" w:rsidP="00822136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Pr="00A77240">
        <w:rPr>
          <w:rFonts w:ascii="Arial" w:hAnsi="Arial" w:cs="Arial"/>
          <w:b/>
          <w:sz w:val="22"/>
        </w:rPr>
        <w:fldChar w:fldCharType="begin"/>
      </w:r>
      <w:r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8</w:t>
      </w:r>
      <w:r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 xml:space="preserve">. Описание бизнес-процесса ПП-10.05.03 </w:t>
      </w:r>
      <w:proofErr w:type="spellStart"/>
      <w:r w:rsidRPr="00A77240">
        <w:rPr>
          <w:rFonts w:ascii="Arial" w:hAnsi="Arial" w:cs="Arial"/>
          <w:b/>
          <w:sz w:val="22"/>
        </w:rPr>
        <w:t>Реклассификация</w:t>
      </w:r>
      <w:proofErr w:type="spellEnd"/>
      <w:r w:rsidRPr="00A77240">
        <w:rPr>
          <w:rFonts w:ascii="Arial" w:hAnsi="Arial" w:cs="Arial"/>
          <w:b/>
          <w:sz w:val="22"/>
        </w:rPr>
        <w:t xml:space="preserve"> запаса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822136" w:rsidRPr="00A77240" w14:paraId="1F0DB419" w14:textId="77777777" w:rsidTr="00822136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6D3E1837" w14:textId="77777777" w:rsidR="00822136" w:rsidRPr="00A77240" w:rsidRDefault="00822136" w:rsidP="00822136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0233FA15" w14:textId="77777777" w:rsidR="00822136" w:rsidRPr="00A77240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7724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ПП-10.05.03 </w:t>
            </w:r>
            <w:proofErr w:type="spellStart"/>
            <w:r w:rsidRPr="00A7724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Реклассификация</w:t>
            </w:r>
            <w:proofErr w:type="spellEnd"/>
            <w:r w:rsidRPr="00A7724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запаса</w:t>
            </w:r>
          </w:p>
        </w:tc>
      </w:tr>
      <w:tr w:rsidR="00822136" w:rsidRPr="00A77240" w14:paraId="7997BBC1" w14:textId="77777777" w:rsidTr="00822136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6BC2ECF6" w14:textId="77777777" w:rsidR="00822136" w:rsidRPr="00A77240" w:rsidRDefault="00822136" w:rsidP="00822136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30098DF5" w14:textId="77777777" w:rsidR="00822136" w:rsidRPr="00A77240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Отражение смены состояния либо категории запаса</w:t>
            </w:r>
          </w:p>
        </w:tc>
      </w:tr>
      <w:tr w:rsidR="00822136" w:rsidRPr="00A77240" w14:paraId="5CD7C670" w14:textId="77777777" w:rsidTr="00822136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4D0ACD74" w14:textId="77777777" w:rsidR="00822136" w:rsidRPr="00A77240" w:rsidRDefault="00822136" w:rsidP="00822136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3278BC2D" w14:textId="77777777" w:rsidR="00822136" w:rsidRPr="00A77240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 соответствии с регламентом</w:t>
            </w:r>
          </w:p>
        </w:tc>
      </w:tr>
      <w:tr w:rsidR="00822136" w:rsidRPr="00A77240" w14:paraId="06E1D00B" w14:textId="77777777" w:rsidTr="0082213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CE4AA73" w14:textId="77777777" w:rsidR="00822136" w:rsidRPr="00A77240" w:rsidRDefault="00822136" w:rsidP="0082213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4B6BEFF8" w14:textId="77777777" w:rsidR="00822136" w:rsidRPr="00A77240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Любой</w:t>
            </w:r>
          </w:p>
        </w:tc>
      </w:tr>
      <w:tr w:rsidR="00822136" w:rsidRPr="00A77240" w14:paraId="1411539E" w14:textId="77777777" w:rsidTr="0082213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FF6EC65" w14:textId="77777777" w:rsidR="00822136" w:rsidRPr="00A77240" w:rsidRDefault="00822136" w:rsidP="0082213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5ED7B395" w14:textId="77777777" w:rsidR="00822136" w:rsidRPr="00A77240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Любой</w:t>
            </w:r>
          </w:p>
        </w:tc>
      </w:tr>
      <w:tr w:rsidR="00822136" w:rsidRPr="00A77240" w14:paraId="39392787" w14:textId="77777777" w:rsidTr="00822136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77C18ADE" w14:textId="77777777" w:rsidR="00822136" w:rsidRPr="00A77240" w:rsidRDefault="00822136" w:rsidP="00822136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56F968DF" w14:textId="77777777" w:rsidR="00822136" w:rsidRPr="00A77240" w:rsidRDefault="00822136" w:rsidP="0082213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Служебная записка</w:t>
            </w:r>
          </w:p>
        </w:tc>
      </w:tr>
      <w:tr w:rsidR="00822136" w:rsidRPr="00A77240" w14:paraId="6C22540A" w14:textId="77777777" w:rsidTr="00822136">
        <w:trPr>
          <w:cantSplit/>
          <w:trHeight w:val="426"/>
        </w:trPr>
        <w:tc>
          <w:tcPr>
            <w:tcW w:w="2962" w:type="dxa"/>
            <w:shd w:val="clear" w:color="auto" w:fill="FFC000"/>
          </w:tcPr>
          <w:p w14:paraId="60AE2AD3" w14:textId="77777777" w:rsidR="00822136" w:rsidRPr="00A77240" w:rsidRDefault="00822136" w:rsidP="00822136">
            <w:pPr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</w:tcPr>
          <w:p w14:paraId="14ADD71E" w14:textId="77777777" w:rsidR="00822136" w:rsidRPr="00A77240" w:rsidRDefault="00822136" w:rsidP="00822136">
            <w:pPr>
              <w:pStyle w:val="1KD-Normal"/>
              <w:jc w:val="left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Документ материала</w:t>
            </w:r>
          </w:p>
        </w:tc>
      </w:tr>
    </w:tbl>
    <w:p w14:paraId="7BFF0209" w14:textId="77777777" w:rsidR="00822136" w:rsidRPr="00A77240" w:rsidRDefault="00822136" w:rsidP="00822136">
      <w:pPr>
        <w:pStyle w:val="a9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00FDFD99" w14:textId="7D0F5AE5" w:rsidR="00822136" w:rsidRPr="00A77240" w:rsidDel="005C32EA" w:rsidRDefault="00822136" w:rsidP="00822136">
      <w:pPr>
        <w:rPr>
          <w:del w:id="70" w:author="Sintsova Margarita" w:date="2020-04-21T13:10:00Z"/>
          <w:rFonts w:ascii="Arial" w:eastAsia="Calibri" w:hAnsi="Arial" w:cs="Arial"/>
          <w:i/>
          <w:color w:val="808080" w:themeColor="background1" w:themeShade="80"/>
        </w:rPr>
      </w:pPr>
      <w:del w:id="71" w:author="Sintsova Margarita" w:date="2020-04-21T13:10:00Z">
        <w:r w:rsidRPr="00A77240" w:rsidDel="005C32EA">
          <w:rPr>
            <w:rFonts w:ascii="Arial" w:eastAsia="Calibri" w:hAnsi="Arial" w:cs="Arial"/>
            <w:i/>
            <w:color w:val="808080" w:themeColor="background1" w:themeShade="80"/>
          </w:rPr>
          <w:tab/>
        </w:r>
        <w:bookmarkStart w:id="72" w:name="_Toc66777875"/>
        <w:bookmarkEnd w:id="72"/>
      </w:del>
    </w:p>
    <w:p w14:paraId="7BAB681B" w14:textId="486D90D1" w:rsidR="00F32CC3" w:rsidDel="005C32EA" w:rsidRDefault="00F32CC3" w:rsidP="00F32CC3">
      <w:pPr>
        <w:spacing w:after="240" w:line="276" w:lineRule="auto"/>
        <w:ind w:firstLine="567"/>
        <w:rPr>
          <w:del w:id="73" w:author="Sintsova Margarita" w:date="2020-04-21T13:10:00Z"/>
          <w:rFonts w:ascii="Arial" w:hAnsi="Arial" w:cs="Arial"/>
        </w:rPr>
      </w:pPr>
      <w:del w:id="74" w:author="Sintsova Margarita" w:date="2020-04-21T13:10:00Z">
        <w:r w:rsidDel="005C32EA">
          <w:rPr>
            <w:rFonts w:ascii="Arial" w:hAnsi="Arial" w:cs="Arial"/>
          </w:rPr>
          <w:delText xml:space="preserve">Ссылка на </w:delText>
        </w:r>
        <w:r w:rsidDel="005C32EA">
          <w:rPr>
            <w:rFonts w:ascii="Arial" w:hAnsi="Arial" w:cs="Arial"/>
            <w:lang w:val="en-US"/>
          </w:rPr>
          <w:delText>Aris</w:delText>
        </w:r>
        <w:r w:rsidRPr="00F30EA7" w:rsidDel="005C32EA">
          <w:rPr>
            <w:rFonts w:ascii="Arial" w:hAnsi="Arial" w:cs="Arial"/>
          </w:rPr>
          <w:delText>-</w:delText>
        </w:r>
        <w:r w:rsidDel="005C32EA">
          <w:rPr>
            <w:rFonts w:ascii="Arial" w:hAnsi="Arial" w:cs="Arial"/>
          </w:rPr>
          <w:delText>схему</w:delText>
        </w:r>
        <w:r w:rsidRPr="00F2655B" w:rsidDel="005C32EA">
          <w:rPr>
            <w:rFonts w:ascii="Arial" w:hAnsi="Arial" w:cs="Arial"/>
          </w:rPr>
          <w:delText>:</w:delText>
        </w:r>
        <w:r w:rsidDel="005C32EA">
          <w:rPr>
            <w:rFonts w:ascii="Arial" w:hAnsi="Arial" w:cs="Arial"/>
          </w:rPr>
          <w:delText xml:space="preserve"> </w:delText>
        </w:r>
        <w:r w:rsidR="00290D8F" w:rsidDel="005C32EA">
          <w:fldChar w:fldCharType="begin"/>
        </w:r>
        <w:r w:rsidR="00290D8F" w:rsidDel="005C32EA">
          <w:delInstrText xml:space="preserve"> HYPERLINK "https://corp.polyus.com/ERP/ERPDocuments/05_Бизнес-процессы/Целевые%20схемы%20БП/МТО/Управление%20запасами" </w:delInstrText>
        </w:r>
        <w:r w:rsidR="00290D8F" w:rsidDel="005C32EA">
          <w:fldChar w:fldCharType="separate"/>
        </w:r>
        <w:r w:rsidRPr="00F30EA7" w:rsidDel="005C32EA">
          <w:rPr>
            <w:rStyle w:val="aa"/>
            <w:rFonts w:ascii="Arial" w:hAnsi="Arial" w:cs="Arial"/>
          </w:rPr>
          <w:delText>http://portal.polyus.com/ERP/ERPDocuments/05_Бизнес-процессы/Целевые схемы БП/МТО/Управление запасами/</w:delText>
        </w:r>
        <w:r w:rsidR="00290D8F" w:rsidDel="005C32EA">
          <w:rPr>
            <w:rStyle w:val="aa"/>
            <w:rFonts w:ascii="Arial" w:hAnsi="Arial" w:cs="Arial"/>
          </w:rPr>
          <w:fldChar w:fldCharType="end"/>
        </w:r>
        <w:bookmarkStart w:id="75" w:name="_Toc66777876"/>
        <w:bookmarkEnd w:id="75"/>
      </w:del>
    </w:p>
    <w:p w14:paraId="4DAB43AD" w14:textId="234477E5" w:rsidR="00822136" w:rsidRPr="00A77240" w:rsidDel="005C32EA" w:rsidRDefault="00822136" w:rsidP="00822136">
      <w:pPr>
        <w:spacing w:after="200" w:line="276" w:lineRule="auto"/>
        <w:jc w:val="left"/>
        <w:rPr>
          <w:del w:id="76" w:author="Sintsova Margarita" w:date="2020-04-21T13:10:00Z"/>
          <w:rFonts w:ascii="Arial" w:eastAsiaTheme="majorEastAsia" w:hAnsi="Arial" w:cs="Arial"/>
          <w:b/>
          <w:caps/>
          <w:szCs w:val="26"/>
        </w:rPr>
      </w:pPr>
      <w:bookmarkStart w:id="77" w:name="_Toc66777877"/>
      <w:bookmarkEnd w:id="77"/>
    </w:p>
    <w:p w14:paraId="565C6146" w14:textId="57E2958C" w:rsidR="0043622A" w:rsidRPr="00A77240" w:rsidRDefault="0043622A" w:rsidP="0043622A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78" w:name="_Toc66777878"/>
      <w:r w:rsidRPr="00A77240">
        <w:rPr>
          <w:rFonts w:eastAsiaTheme="majorEastAsia" w:cs="Arial"/>
          <w:bCs w:val="0"/>
          <w:iCs w:val="0"/>
          <w:szCs w:val="26"/>
        </w:rPr>
        <w:t>Описание шагов бизнес-процесс</w:t>
      </w:r>
      <w:bookmarkEnd w:id="56"/>
      <w:r w:rsidR="00F92708" w:rsidRPr="00A77240">
        <w:rPr>
          <w:rFonts w:eastAsiaTheme="majorEastAsia" w:cs="Arial"/>
          <w:bCs w:val="0"/>
          <w:iCs w:val="0"/>
          <w:szCs w:val="26"/>
        </w:rPr>
        <w:t>ов</w:t>
      </w:r>
      <w:bookmarkEnd w:id="78"/>
    </w:p>
    <w:p w14:paraId="310CA414" w14:textId="54E8C344" w:rsidR="0043622A" w:rsidRPr="008227D0" w:rsidRDefault="0043622A" w:rsidP="00637851">
      <w:pPr>
        <w:pStyle w:val="3"/>
      </w:pPr>
      <w:bookmarkStart w:id="79" w:name="_Toc514340553"/>
      <w:bookmarkStart w:id="80" w:name="_Toc66777879"/>
      <w:r w:rsidRPr="008227D0">
        <w:t xml:space="preserve">Описание шагов бизнес-процесса </w:t>
      </w:r>
      <w:bookmarkEnd w:id="79"/>
      <w:r w:rsidR="00B03437" w:rsidRPr="008227D0">
        <w:t>ПП-10.05.01-ERP Планирование использования запасов</w:t>
      </w:r>
      <w:bookmarkEnd w:id="80"/>
    </w:p>
    <w:p w14:paraId="0097F3D4" w14:textId="77777777" w:rsidR="008227D0" w:rsidRPr="008227D0" w:rsidRDefault="008227D0" w:rsidP="008227D0">
      <w:pPr>
        <w:ind w:left="708"/>
      </w:pPr>
    </w:p>
    <w:p w14:paraId="430A34B2" w14:textId="0F0B8A80" w:rsidR="00E14484" w:rsidRDefault="008227D0" w:rsidP="008227D0">
      <w:pPr>
        <w:pStyle w:val="4"/>
      </w:pPr>
      <w:r w:rsidRPr="008227D0">
        <w:lastRenderedPageBreak/>
        <w:t>Шаг процесса ПП-10.0</w:t>
      </w:r>
      <w:r>
        <w:t>5</w:t>
      </w:r>
      <w:r w:rsidRPr="008227D0">
        <w:t>.01.0</w:t>
      </w:r>
      <w:r>
        <w:t>2</w:t>
      </w:r>
      <w:r w:rsidRPr="008227D0">
        <w:t>0 – Формирование и анализ отчётов (объёмов потребления запаса, стоимости, сроков поставки)</w:t>
      </w:r>
    </w:p>
    <w:p w14:paraId="783AF0BD" w14:textId="2E974AB8" w:rsidR="008227D0" w:rsidRDefault="00977FA1" w:rsidP="008227D0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977FA1">
        <w:rPr>
          <w:rFonts w:ascii="Arial" w:eastAsia="Arial" w:hAnsi="Arial" w:cs="Arial"/>
          <w:noProof/>
          <w:color w:val="000000"/>
          <w:szCs w:val="24"/>
        </w:rPr>
        <w:t>Ответственный по управлению запасами формирует и анализирует отчеты по объемам потребления МТР за предыдущие периоды, стоимости МТР и срокам поставки</w:t>
      </w:r>
      <w:r w:rsidR="008227D0" w:rsidRPr="00A77240">
        <w:rPr>
          <w:rFonts w:ascii="Arial" w:hAnsi="Arial" w:cs="Arial"/>
          <w:szCs w:val="24"/>
        </w:rPr>
        <w:t>.</w:t>
      </w:r>
      <w:r w:rsidR="006701ED">
        <w:rPr>
          <w:rFonts w:ascii="Arial" w:hAnsi="Arial" w:cs="Arial"/>
          <w:szCs w:val="24"/>
        </w:rPr>
        <w:t xml:space="preserve"> </w:t>
      </w:r>
      <w:r w:rsidR="00DB2B70">
        <w:rPr>
          <w:rFonts w:ascii="Arial" w:hAnsi="Arial" w:cs="Arial"/>
          <w:szCs w:val="24"/>
        </w:rPr>
        <w:t>Подход</w:t>
      </w:r>
      <w:r w:rsidR="00142205">
        <w:rPr>
          <w:rFonts w:ascii="Arial" w:hAnsi="Arial" w:cs="Arial"/>
          <w:szCs w:val="24"/>
        </w:rPr>
        <w:t xml:space="preserve">ы </w:t>
      </w:r>
      <w:r w:rsidR="00DB2B70">
        <w:rPr>
          <w:rFonts w:ascii="Arial" w:hAnsi="Arial" w:cs="Arial"/>
          <w:szCs w:val="24"/>
        </w:rPr>
        <w:t xml:space="preserve">к </w:t>
      </w:r>
      <w:r w:rsidR="00142205">
        <w:rPr>
          <w:rFonts w:ascii="Arial" w:hAnsi="Arial" w:cs="Arial"/>
          <w:szCs w:val="24"/>
        </w:rPr>
        <w:t>формировани</w:t>
      </w:r>
      <w:r w:rsidR="00DB2B70">
        <w:rPr>
          <w:rFonts w:ascii="Arial" w:hAnsi="Arial" w:cs="Arial"/>
          <w:szCs w:val="24"/>
        </w:rPr>
        <w:t>ю</w:t>
      </w:r>
      <w:r w:rsidR="00142205">
        <w:rPr>
          <w:rFonts w:ascii="Arial" w:hAnsi="Arial" w:cs="Arial"/>
          <w:szCs w:val="24"/>
        </w:rPr>
        <w:t xml:space="preserve"> спис</w:t>
      </w:r>
      <w:r w:rsidR="00142205" w:rsidRPr="00142205">
        <w:rPr>
          <w:rFonts w:ascii="Arial" w:hAnsi="Arial" w:cs="Arial"/>
          <w:szCs w:val="24"/>
        </w:rPr>
        <w:t>к</w:t>
      </w:r>
      <w:r w:rsidR="00142205">
        <w:rPr>
          <w:rFonts w:ascii="Arial" w:hAnsi="Arial" w:cs="Arial"/>
          <w:szCs w:val="24"/>
        </w:rPr>
        <w:t>а</w:t>
      </w:r>
      <w:r w:rsidR="00142205" w:rsidRPr="00142205">
        <w:rPr>
          <w:rFonts w:ascii="Arial" w:hAnsi="Arial" w:cs="Arial"/>
          <w:szCs w:val="24"/>
        </w:rPr>
        <w:t xml:space="preserve"> МТР для расчёта параметр</w:t>
      </w:r>
      <w:r w:rsidR="00142205">
        <w:rPr>
          <w:rFonts w:ascii="Arial" w:hAnsi="Arial" w:cs="Arial"/>
          <w:szCs w:val="24"/>
        </w:rPr>
        <w:t xml:space="preserve">ов и моделей пополнения запасов описан в </w:t>
      </w:r>
      <w:r w:rsidR="00EF5270">
        <w:rPr>
          <w:rFonts w:ascii="Arial" w:hAnsi="Arial" w:cs="Arial"/>
          <w:szCs w:val="24"/>
        </w:rPr>
        <w:t>документе «Р</w:t>
      </w:r>
      <w:r w:rsidR="00142205">
        <w:rPr>
          <w:rFonts w:ascii="Arial" w:hAnsi="Arial" w:cs="Arial"/>
          <w:szCs w:val="24"/>
        </w:rPr>
        <w:t xml:space="preserve">егламент компании </w:t>
      </w:r>
      <w:r w:rsidR="00EF5270" w:rsidRPr="00142205">
        <w:rPr>
          <w:rFonts w:ascii="Arial" w:hAnsi="Arial" w:cs="Arial"/>
          <w:szCs w:val="24"/>
        </w:rPr>
        <w:t>по планированию использования запасов</w:t>
      </w:r>
      <w:r w:rsidR="00142205">
        <w:rPr>
          <w:rFonts w:ascii="Arial" w:hAnsi="Arial" w:cs="Arial"/>
          <w:szCs w:val="24"/>
        </w:rPr>
        <w:t>»</w:t>
      </w:r>
      <w:r w:rsidR="00EF5270">
        <w:rPr>
          <w:rFonts w:ascii="Arial" w:hAnsi="Arial" w:cs="Arial"/>
          <w:szCs w:val="24"/>
        </w:rPr>
        <w:t>.</w:t>
      </w:r>
    </w:p>
    <w:p w14:paraId="3C1D668F" w14:textId="72C9F803" w:rsidR="00DB2B70" w:rsidRDefault="00DB2B70" w:rsidP="008227D0">
      <w:pPr>
        <w:spacing w:after="240" w:line="276" w:lineRule="auto"/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На основании данных отчётов и списка МТР</w:t>
      </w:r>
      <w:r w:rsidRPr="00DB2B70">
        <w:t xml:space="preserve"> </w:t>
      </w:r>
      <w:r w:rsidRPr="00DB2B70">
        <w:rPr>
          <w:rFonts w:ascii="Arial" w:hAnsi="Arial" w:cs="Arial"/>
          <w:szCs w:val="24"/>
        </w:rPr>
        <w:t>Ответственны</w:t>
      </w:r>
      <w:r w:rsidR="007E25AF">
        <w:rPr>
          <w:rFonts w:ascii="Arial" w:hAnsi="Arial" w:cs="Arial"/>
          <w:szCs w:val="24"/>
        </w:rPr>
        <w:t>й</w:t>
      </w:r>
      <w:r w:rsidRPr="00DB2B70">
        <w:rPr>
          <w:rFonts w:ascii="Arial" w:hAnsi="Arial" w:cs="Arial"/>
          <w:szCs w:val="24"/>
        </w:rPr>
        <w:t xml:space="preserve"> п</w:t>
      </w:r>
      <w:r w:rsidR="007E25AF">
        <w:rPr>
          <w:rFonts w:ascii="Arial" w:hAnsi="Arial" w:cs="Arial"/>
          <w:szCs w:val="24"/>
        </w:rPr>
        <w:t>о управлению запасами проводит</w:t>
      </w:r>
      <w:r w:rsidRPr="00DB2B70">
        <w:rPr>
          <w:rFonts w:ascii="Arial" w:hAnsi="Arial" w:cs="Arial"/>
          <w:szCs w:val="24"/>
        </w:rPr>
        <w:t xml:space="preserve"> сегментаци</w:t>
      </w:r>
      <w:r w:rsidR="007E25AF">
        <w:rPr>
          <w:rFonts w:ascii="Arial" w:hAnsi="Arial" w:cs="Arial"/>
          <w:szCs w:val="24"/>
        </w:rPr>
        <w:t>ю</w:t>
      </w:r>
      <w:r w:rsidRPr="00DB2B70">
        <w:rPr>
          <w:rFonts w:ascii="Arial" w:hAnsi="Arial" w:cs="Arial"/>
          <w:szCs w:val="24"/>
        </w:rPr>
        <w:t xml:space="preserve"> МТР по прогнозируемости</w:t>
      </w:r>
      <w:r w:rsidR="007E25AF">
        <w:rPr>
          <w:rFonts w:ascii="Arial" w:hAnsi="Arial" w:cs="Arial"/>
          <w:szCs w:val="24"/>
        </w:rPr>
        <w:t>, критичности</w:t>
      </w:r>
      <w:r w:rsidRPr="00DB2B70">
        <w:rPr>
          <w:rFonts w:ascii="Arial" w:hAnsi="Arial" w:cs="Arial"/>
          <w:szCs w:val="24"/>
        </w:rPr>
        <w:t xml:space="preserve"> и объему потребления в стоимостном выражении.</w:t>
      </w:r>
      <w:r w:rsidR="007E25AF">
        <w:rPr>
          <w:rFonts w:ascii="Arial" w:hAnsi="Arial" w:cs="Arial"/>
          <w:szCs w:val="24"/>
        </w:rPr>
        <w:t xml:space="preserve"> Правила отнесения МТР к категориям </w:t>
      </w:r>
      <w:r w:rsidR="007E25AF" w:rsidRPr="007E25AF">
        <w:rPr>
          <w:rFonts w:ascii="Arial" w:hAnsi="Arial" w:cs="Arial"/>
          <w:szCs w:val="24"/>
        </w:rPr>
        <w:t>«Прогнозируемые»</w:t>
      </w:r>
      <w:r w:rsidR="007E25AF">
        <w:rPr>
          <w:rFonts w:ascii="Arial" w:hAnsi="Arial" w:cs="Arial"/>
          <w:szCs w:val="24"/>
        </w:rPr>
        <w:t xml:space="preserve"> или </w:t>
      </w:r>
      <w:r w:rsidR="007E25AF" w:rsidRPr="007E25AF">
        <w:rPr>
          <w:rFonts w:ascii="Arial" w:hAnsi="Arial" w:cs="Arial"/>
          <w:szCs w:val="24"/>
        </w:rPr>
        <w:t>«Непрогнозируемые»</w:t>
      </w:r>
      <w:r w:rsidR="007E25AF">
        <w:rPr>
          <w:rFonts w:ascii="Arial" w:hAnsi="Arial" w:cs="Arial"/>
          <w:szCs w:val="24"/>
        </w:rPr>
        <w:t xml:space="preserve">, </w:t>
      </w:r>
      <w:r w:rsidR="007E25AF" w:rsidRPr="007E25AF">
        <w:rPr>
          <w:rFonts w:ascii="Arial" w:hAnsi="Arial" w:cs="Arial"/>
          <w:szCs w:val="24"/>
        </w:rPr>
        <w:t>«Дороги</w:t>
      </w:r>
      <w:r w:rsidR="007E25AF">
        <w:rPr>
          <w:rFonts w:ascii="Arial" w:hAnsi="Arial" w:cs="Arial"/>
          <w:szCs w:val="24"/>
        </w:rPr>
        <w:t>е</w:t>
      </w:r>
      <w:r w:rsidR="007E25AF" w:rsidRPr="007E25AF">
        <w:rPr>
          <w:rFonts w:ascii="Arial" w:hAnsi="Arial" w:cs="Arial"/>
          <w:szCs w:val="24"/>
        </w:rPr>
        <w:t>»</w:t>
      </w:r>
      <w:r w:rsidR="007E25AF">
        <w:rPr>
          <w:rFonts w:ascii="Arial" w:hAnsi="Arial" w:cs="Arial"/>
          <w:szCs w:val="24"/>
        </w:rPr>
        <w:t xml:space="preserve"> или </w:t>
      </w:r>
      <w:r w:rsidR="007E25AF" w:rsidRPr="007E25AF">
        <w:rPr>
          <w:rFonts w:ascii="Arial" w:hAnsi="Arial" w:cs="Arial"/>
          <w:szCs w:val="24"/>
        </w:rPr>
        <w:t>«</w:t>
      </w:r>
      <w:proofErr w:type="spellStart"/>
      <w:r w:rsidR="007E25AF" w:rsidRPr="007E25AF">
        <w:rPr>
          <w:rFonts w:ascii="Arial" w:hAnsi="Arial" w:cs="Arial"/>
          <w:szCs w:val="24"/>
        </w:rPr>
        <w:t>Низкостоимостны</w:t>
      </w:r>
      <w:r w:rsidR="007E25AF">
        <w:rPr>
          <w:rFonts w:ascii="Arial" w:hAnsi="Arial" w:cs="Arial"/>
          <w:szCs w:val="24"/>
        </w:rPr>
        <w:t>е</w:t>
      </w:r>
      <w:proofErr w:type="spellEnd"/>
      <w:r w:rsidR="007E25AF" w:rsidRPr="007E25AF">
        <w:rPr>
          <w:rFonts w:ascii="Arial" w:hAnsi="Arial" w:cs="Arial"/>
          <w:szCs w:val="24"/>
        </w:rPr>
        <w:t>»</w:t>
      </w:r>
      <w:r w:rsidR="007E25AF">
        <w:rPr>
          <w:rFonts w:ascii="Arial" w:hAnsi="Arial" w:cs="Arial"/>
          <w:szCs w:val="24"/>
        </w:rPr>
        <w:t xml:space="preserve">, </w:t>
      </w:r>
      <w:r w:rsidR="007E25AF" w:rsidRPr="007E25AF">
        <w:rPr>
          <w:rFonts w:ascii="Arial" w:hAnsi="Arial" w:cs="Arial"/>
          <w:szCs w:val="24"/>
        </w:rPr>
        <w:t>«Критичн</w:t>
      </w:r>
      <w:r w:rsidR="007E25AF">
        <w:rPr>
          <w:rFonts w:ascii="Arial" w:hAnsi="Arial" w:cs="Arial"/>
          <w:szCs w:val="24"/>
        </w:rPr>
        <w:t>ы</w:t>
      </w:r>
      <w:r w:rsidR="007E25AF" w:rsidRPr="007E25AF">
        <w:rPr>
          <w:rFonts w:ascii="Arial" w:hAnsi="Arial" w:cs="Arial"/>
          <w:szCs w:val="24"/>
        </w:rPr>
        <w:t>е»</w:t>
      </w:r>
      <w:r w:rsidR="007E25AF">
        <w:rPr>
          <w:rFonts w:ascii="Arial" w:hAnsi="Arial" w:cs="Arial"/>
          <w:szCs w:val="24"/>
        </w:rPr>
        <w:t xml:space="preserve"> или </w:t>
      </w:r>
      <w:r w:rsidR="007E25AF" w:rsidRPr="007E25AF">
        <w:rPr>
          <w:rFonts w:ascii="Arial" w:hAnsi="Arial" w:cs="Arial"/>
          <w:szCs w:val="24"/>
        </w:rPr>
        <w:t>«Не критичн</w:t>
      </w:r>
      <w:r w:rsidR="007E25AF">
        <w:rPr>
          <w:rFonts w:ascii="Arial" w:hAnsi="Arial" w:cs="Arial"/>
          <w:szCs w:val="24"/>
        </w:rPr>
        <w:t>ы</w:t>
      </w:r>
      <w:r w:rsidR="007E25AF" w:rsidRPr="007E25AF">
        <w:rPr>
          <w:rFonts w:ascii="Arial" w:hAnsi="Arial" w:cs="Arial"/>
          <w:szCs w:val="24"/>
        </w:rPr>
        <w:t>е»</w:t>
      </w:r>
      <w:r w:rsidR="007E25AF">
        <w:rPr>
          <w:rFonts w:ascii="Arial" w:hAnsi="Arial" w:cs="Arial"/>
          <w:szCs w:val="24"/>
        </w:rPr>
        <w:t xml:space="preserve"> </w:t>
      </w:r>
      <w:r w:rsidR="007E25AF" w:rsidRPr="007E25AF">
        <w:rPr>
          <w:rFonts w:ascii="Arial" w:hAnsi="Arial" w:cs="Arial"/>
          <w:szCs w:val="24"/>
        </w:rPr>
        <w:t>описан</w:t>
      </w:r>
      <w:r w:rsidR="007E25AF">
        <w:rPr>
          <w:rFonts w:ascii="Arial" w:hAnsi="Arial" w:cs="Arial"/>
          <w:szCs w:val="24"/>
        </w:rPr>
        <w:t>ы</w:t>
      </w:r>
      <w:r w:rsidR="007E25AF" w:rsidRPr="007E25AF">
        <w:rPr>
          <w:rFonts w:ascii="Arial" w:hAnsi="Arial" w:cs="Arial"/>
          <w:szCs w:val="24"/>
        </w:rPr>
        <w:t xml:space="preserve"> в документе «Регламент компании по планированию использования запасов».</w:t>
      </w:r>
    </w:p>
    <w:p w14:paraId="243D10EB" w14:textId="0E5CF576" w:rsidR="008227D0" w:rsidRDefault="002C5585" w:rsidP="00D674E0">
      <w:pPr>
        <w:spacing w:after="240" w:line="276" w:lineRule="auto"/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П</w:t>
      </w:r>
      <w:r w:rsidRPr="002C5585">
        <w:rPr>
          <w:rFonts w:ascii="Arial" w:hAnsi="Arial" w:cs="Arial"/>
          <w:szCs w:val="24"/>
        </w:rPr>
        <w:t>о результатам сегментации МТР</w:t>
      </w:r>
      <w:r>
        <w:rPr>
          <w:rFonts w:ascii="Arial" w:hAnsi="Arial" w:cs="Arial"/>
          <w:szCs w:val="24"/>
        </w:rPr>
        <w:t xml:space="preserve"> </w:t>
      </w:r>
      <w:r w:rsidRPr="002C5585">
        <w:rPr>
          <w:rFonts w:ascii="Arial" w:hAnsi="Arial" w:cs="Arial"/>
          <w:szCs w:val="24"/>
        </w:rPr>
        <w:t xml:space="preserve">Ответственный по управлению запасами </w:t>
      </w:r>
      <w:r>
        <w:rPr>
          <w:rFonts w:ascii="Arial" w:hAnsi="Arial" w:cs="Arial"/>
          <w:szCs w:val="24"/>
        </w:rPr>
        <w:t xml:space="preserve">вне </w:t>
      </w:r>
      <w:r w:rsidR="00640C98">
        <w:rPr>
          <w:rFonts w:ascii="Arial" w:hAnsi="Arial" w:cs="Arial"/>
          <w:szCs w:val="24"/>
        </w:rPr>
        <w:t>SAP S/4</w:t>
      </w:r>
      <w:r w:rsidRPr="002C5585">
        <w:rPr>
          <w:rFonts w:ascii="Arial" w:hAnsi="Arial" w:cs="Arial"/>
          <w:szCs w:val="24"/>
        </w:rPr>
        <w:t>HANA</w:t>
      </w:r>
      <w:r>
        <w:rPr>
          <w:rFonts w:ascii="Arial" w:hAnsi="Arial" w:cs="Arial"/>
          <w:szCs w:val="24"/>
        </w:rPr>
        <w:t xml:space="preserve"> </w:t>
      </w:r>
      <w:r w:rsidRPr="002C5585">
        <w:rPr>
          <w:rFonts w:ascii="Arial" w:hAnsi="Arial" w:cs="Arial"/>
          <w:szCs w:val="24"/>
        </w:rPr>
        <w:t>формирует сводный файл</w:t>
      </w:r>
      <w:r w:rsidR="00D674E0">
        <w:rPr>
          <w:rFonts w:ascii="Arial" w:hAnsi="Arial" w:cs="Arial"/>
          <w:szCs w:val="24"/>
        </w:rPr>
        <w:t xml:space="preserve"> установленного формата.</w:t>
      </w:r>
    </w:p>
    <w:p w14:paraId="1164B428" w14:textId="26908D99" w:rsidR="00D674E0" w:rsidRDefault="00640C98" w:rsidP="00640C98">
      <w:pPr>
        <w:spacing w:after="240" w:line="276" w:lineRule="auto"/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На данном шаге используются транзакции отчетов </w:t>
      </w:r>
      <w:r>
        <w:rPr>
          <w:rFonts w:ascii="Arial" w:hAnsi="Arial" w:cs="Arial"/>
          <w:szCs w:val="24"/>
          <w:lang w:val="en-US"/>
        </w:rPr>
        <w:t>SAP</w:t>
      </w:r>
      <w:r w:rsidRPr="00640C98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  <w:lang w:val="en-US"/>
        </w:rPr>
        <w:t>S</w:t>
      </w:r>
      <w:r w:rsidRPr="00640C98">
        <w:rPr>
          <w:rFonts w:ascii="Arial" w:hAnsi="Arial" w:cs="Arial"/>
          <w:szCs w:val="24"/>
        </w:rPr>
        <w:t>/4</w:t>
      </w:r>
      <w:r>
        <w:rPr>
          <w:rFonts w:ascii="Arial" w:hAnsi="Arial" w:cs="Arial"/>
          <w:szCs w:val="24"/>
          <w:lang w:val="en-US"/>
        </w:rPr>
        <w:t>HANA</w:t>
      </w:r>
      <w:r w:rsidRPr="00640C98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MC44, </w:t>
      </w:r>
      <w:r w:rsidRPr="00640C98">
        <w:rPr>
          <w:rFonts w:ascii="Arial" w:hAnsi="Arial" w:cs="Arial"/>
          <w:szCs w:val="24"/>
        </w:rPr>
        <w:t>MC47</w:t>
      </w:r>
      <w:r>
        <w:rPr>
          <w:rFonts w:ascii="Arial" w:hAnsi="Arial" w:cs="Arial"/>
          <w:szCs w:val="24"/>
        </w:rPr>
        <w:t xml:space="preserve">, </w:t>
      </w:r>
      <w:r w:rsidRPr="00640C98">
        <w:rPr>
          <w:rFonts w:ascii="Arial" w:hAnsi="Arial" w:cs="Arial"/>
          <w:szCs w:val="24"/>
        </w:rPr>
        <w:t>MCBZ</w:t>
      </w:r>
      <w:r>
        <w:rPr>
          <w:rFonts w:ascii="Arial" w:hAnsi="Arial" w:cs="Arial"/>
          <w:szCs w:val="24"/>
        </w:rPr>
        <w:t xml:space="preserve"> и </w:t>
      </w:r>
      <w:r w:rsidRPr="00640C98">
        <w:rPr>
          <w:rFonts w:ascii="Arial" w:hAnsi="Arial" w:cs="Arial"/>
          <w:szCs w:val="24"/>
        </w:rPr>
        <w:t>MCBC</w:t>
      </w:r>
      <w:r>
        <w:rPr>
          <w:rFonts w:ascii="Arial" w:hAnsi="Arial" w:cs="Arial"/>
          <w:szCs w:val="24"/>
        </w:rPr>
        <w:t>.</w:t>
      </w:r>
    </w:p>
    <w:p w14:paraId="204EBFE9" w14:textId="6FD7119F" w:rsidR="008227D0" w:rsidRDefault="008227D0" w:rsidP="00BB0598">
      <w:pPr>
        <w:pStyle w:val="4"/>
      </w:pPr>
      <w:r w:rsidRPr="008227D0">
        <w:t>Шаг процесса ПП-10.0</w:t>
      </w:r>
      <w:r>
        <w:t>5</w:t>
      </w:r>
      <w:r w:rsidRPr="008227D0">
        <w:t>.01.0</w:t>
      </w:r>
      <w:r w:rsidR="00BB0598">
        <w:t>3</w:t>
      </w:r>
      <w:r w:rsidRPr="008227D0">
        <w:t xml:space="preserve">0 – </w:t>
      </w:r>
      <w:r w:rsidR="00BB0598" w:rsidRPr="00BB0598">
        <w:t>Определение способа пополнения</w:t>
      </w:r>
    </w:p>
    <w:p w14:paraId="1315715C" w14:textId="6FC3763C" w:rsidR="008227D0" w:rsidRDefault="00F33488" w:rsidP="00D674E0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F33488">
        <w:rPr>
          <w:rFonts w:ascii="Arial" w:eastAsia="Arial" w:hAnsi="Arial" w:cs="Arial"/>
          <w:noProof/>
          <w:color w:val="000000"/>
          <w:szCs w:val="24"/>
        </w:rPr>
        <w:t>Ответственный по управлению запасами для каждого МТР и</w:t>
      </w:r>
      <w:r>
        <w:rPr>
          <w:rFonts w:ascii="Arial" w:eastAsia="Arial" w:hAnsi="Arial" w:cs="Arial"/>
          <w:noProof/>
          <w:color w:val="000000"/>
          <w:szCs w:val="24"/>
        </w:rPr>
        <w:t>з списка опре</w:t>
      </w:r>
      <w:r w:rsidRPr="00F33488">
        <w:rPr>
          <w:rFonts w:ascii="Arial" w:eastAsia="Arial" w:hAnsi="Arial" w:cs="Arial"/>
          <w:noProof/>
          <w:color w:val="000000"/>
          <w:szCs w:val="24"/>
        </w:rPr>
        <w:t>деляет</w:t>
      </w:r>
      <w:r w:rsidR="00F648D1">
        <w:rPr>
          <w:rFonts w:ascii="Arial" w:eastAsia="Arial" w:hAnsi="Arial" w:cs="Arial"/>
          <w:noProof/>
          <w:color w:val="000000"/>
          <w:szCs w:val="24"/>
        </w:rPr>
        <w:t xml:space="preserve"> один из 4-х</w:t>
      </w:r>
      <w:r>
        <w:rPr>
          <w:rFonts w:ascii="Arial" w:eastAsia="Arial" w:hAnsi="Arial" w:cs="Arial"/>
          <w:noProof/>
          <w:color w:val="000000"/>
          <w:szCs w:val="24"/>
        </w:rPr>
        <w:t xml:space="preserve"> с</w:t>
      </w:r>
      <w:r w:rsidRPr="00F33488">
        <w:rPr>
          <w:rFonts w:ascii="Arial" w:eastAsia="Arial" w:hAnsi="Arial" w:cs="Arial"/>
          <w:noProof/>
          <w:color w:val="000000"/>
          <w:szCs w:val="24"/>
        </w:rPr>
        <w:t>пособ</w:t>
      </w:r>
      <w:r w:rsidR="00F648D1">
        <w:rPr>
          <w:rFonts w:ascii="Arial" w:eastAsia="Arial" w:hAnsi="Arial" w:cs="Arial"/>
          <w:noProof/>
          <w:color w:val="000000"/>
          <w:szCs w:val="24"/>
        </w:rPr>
        <w:t>ов</w:t>
      </w:r>
      <w:r w:rsidRPr="00F33488">
        <w:rPr>
          <w:rFonts w:ascii="Arial" w:eastAsia="Arial" w:hAnsi="Arial" w:cs="Arial"/>
          <w:noProof/>
          <w:color w:val="000000"/>
          <w:szCs w:val="24"/>
        </w:rPr>
        <w:t xml:space="preserve"> пополнения запасов в зависимости от категории МТР, определенной по результатам сегментации МТР</w:t>
      </w:r>
      <w:r w:rsidR="008227D0" w:rsidRPr="00A77240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 xml:space="preserve"> Перечень </w:t>
      </w:r>
      <w:r w:rsidRPr="00F33488">
        <w:rPr>
          <w:rFonts w:ascii="Arial" w:hAnsi="Arial" w:cs="Arial"/>
          <w:szCs w:val="24"/>
        </w:rPr>
        <w:t>способов пополнения</w:t>
      </w:r>
      <w:r>
        <w:rPr>
          <w:rFonts w:ascii="Arial" w:hAnsi="Arial" w:cs="Arial"/>
          <w:szCs w:val="24"/>
        </w:rPr>
        <w:t xml:space="preserve"> и правила отнесения</w:t>
      </w:r>
      <w:r w:rsidR="002C7A5B">
        <w:rPr>
          <w:rFonts w:ascii="Arial" w:hAnsi="Arial" w:cs="Arial"/>
          <w:szCs w:val="24"/>
        </w:rPr>
        <w:t xml:space="preserve"> к ним</w:t>
      </w:r>
      <w:r>
        <w:rPr>
          <w:rFonts w:ascii="Arial" w:hAnsi="Arial" w:cs="Arial"/>
          <w:szCs w:val="24"/>
        </w:rPr>
        <w:t xml:space="preserve"> МТР</w:t>
      </w:r>
      <w:r w:rsidR="002C7A5B">
        <w:rPr>
          <w:rFonts w:ascii="Arial" w:hAnsi="Arial" w:cs="Arial"/>
          <w:szCs w:val="24"/>
        </w:rPr>
        <w:t xml:space="preserve"> </w:t>
      </w:r>
      <w:bookmarkStart w:id="81" w:name="_Hlk521001411"/>
      <w:r w:rsidR="002C7A5B" w:rsidRPr="002C7A5B">
        <w:rPr>
          <w:rFonts w:ascii="Arial" w:hAnsi="Arial" w:cs="Arial"/>
          <w:szCs w:val="24"/>
        </w:rPr>
        <w:t>описаны в документе «Регламент компании по планированию использования запасов»</w:t>
      </w:r>
      <w:bookmarkEnd w:id="81"/>
      <w:r w:rsidR="002C7A5B" w:rsidRPr="002C7A5B">
        <w:rPr>
          <w:rFonts w:ascii="Arial" w:hAnsi="Arial" w:cs="Arial"/>
          <w:szCs w:val="24"/>
        </w:rPr>
        <w:t>.</w:t>
      </w:r>
    </w:p>
    <w:p w14:paraId="198DDED6" w14:textId="3FC54A85" w:rsidR="00380038" w:rsidRPr="00640C98" w:rsidRDefault="00640C98" w:rsidP="00D674E0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640C98">
        <w:rPr>
          <w:rFonts w:ascii="Arial" w:hAnsi="Arial" w:cs="Arial"/>
          <w:szCs w:val="24"/>
        </w:rPr>
        <w:t>Данный шаг вы</w:t>
      </w:r>
      <w:r>
        <w:rPr>
          <w:rFonts w:ascii="Arial" w:hAnsi="Arial" w:cs="Arial"/>
          <w:szCs w:val="24"/>
        </w:rPr>
        <w:t xml:space="preserve">полняется вне </w:t>
      </w:r>
      <w:r>
        <w:rPr>
          <w:rFonts w:ascii="Arial" w:hAnsi="Arial" w:cs="Arial"/>
          <w:szCs w:val="24"/>
          <w:lang w:val="en-US"/>
        </w:rPr>
        <w:t>SAP</w:t>
      </w:r>
      <w:r w:rsidRPr="00640C98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  <w:lang w:val="en-US"/>
        </w:rPr>
        <w:t>S</w:t>
      </w:r>
      <w:r w:rsidRPr="00640C98">
        <w:rPr>
          <w:rFonts w:ascii="Arial" w:hAnsi="Arial" w:cs="Arial"/>
          <w:szCs w:val="24"/>
        </w:rPr>
        <w:t>/4</w:t>
      </w:r>
      <w:r>
        <w:rPr>
          <w:rFonts w:ascii="Arial" w:hAnsi="Arial" w:cs="Arial"/>
          <w:szCs w:val="24"/>
          <w:lang w:val="en-US"/>
        </w:rPr>
        <w:t>HANA</w:t>
      </w:r>
      <w:r w:rsidRPr="00640C98">
        <w:rPr>
          <w:rFonts w:ascii="Arial" w:hAnsi="Arial" w:cs="Arial"/>
          <w:szCs w:val="24"/>
        </w:rPr>
        <w:t>.</w:t>
      </w:r>
    </w:p>
    <w:p w14:paraId="0D0221AE" w14:textId="60ACDE52" w:rsidR="0081355C" w:rsidRDefault="0081355C" w:rsidP="00BB0598">
      <w:pPr>
        <w:pStyle w:val="4"/>
      </w:pPr>
      <w:r w:rsidRPr="008227D0">
        <w:t>Шаг процесса ПП-10.0</w:t>
      </w:r>
      <w:r>
        <w:t>5</w:t>
      </w:r>
      <w:r w:rsidRPr="008227D0">
        <w:t>.01.0</w:t>
      </w:r>
      <w:r w:rsidR="00BB0598">
        <w:t>4</w:t>
      </w:r>
      <w:r w:rsidRPr="008227D0">
        <w:t xml:space="preserve">0 – </w:t>
      </w:r>
      <w:r w:rsidR="00BB0598" w:rsidRPr="00BB0598">
        <w:t>Расчёт параметров пополнения</w:t>
      </w:r>
    </w:p>
    <w:p w14:paraId="4BB12D1A" w14:textId="0329C1C3" w:rsidR="00907008" w:rsidRDefault="00907008" w:rsidP="0081355C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907008">
        <w:rPr>
          <w:rFonts w:ascii="Arial" w:hAnsi="Arial" w:cs="Arial"/>
          <w:szCs w:val="24"/>
        </w:rPr>
        <w:t>Параметры пополнения определяются О</w:t>
      </w:r>
      <w:r>
        <w:rPr>
          <w:rFonts w:ascii="Arial" w:hAnsi="Arial" w:cs="Arial"/>
          <w:szCs w:val="24"/>
        </w:rPr>
        <w:t>тветственным по управлению запа</w:t>
      </w:r>
      <w:r w:rsidRPr="00907008">
        <w:rPr>
          <w:rFonts w:ascii="Arial" w:hAnsi="Arial" w:cs="Arial"/>
          <w:szCs w:val="24"/>
        </w:rPr>
        <w:t>сами</w:t>
      </w:r>
      <w:r>
        <w:rPr>
          <w:rFonts w:ascii="Arial" w:hAnsi="Arial" w:cs="Arial"/>
          <w:szCs w:val="24"/>
        </w:rPr>
        <w:t xml:space="preserve"> </w:t>
      </w:r>
      <w:r w:rsidR="00E94145">
        <w:rPr>
          <w:rFonts w:ascii="Arial" w:hAnsi="Arial" w:cs="Arial"/>
          <w:szCs w:val="24"/>
        </w:rPr>
        <w:t xml:space="preserve">на основании формул или на основании </w:t>
      </w:r>
      <w:r w:rsidR="00E94145" w:rsidRPr="00E94145">
        <w:rPr>
          <w:rFonts w:ascii="Arial" w:hAnsi="Arial" w:cs="Arial"/>
          <w:szCs w:val="24"/>
        </w:rPr>
        <w:t>моделей пополнения запасов для отдельных нормируемых МТР</w:t>
      </w:r>
      <w:r w:rsidR="00E94145">
        <w:rPr>
          <w:rFonts w:ascii="Arial" w:hAnsi="Arial" w:cs="Arial"/>
          <w:szCs w:val="24"/>
        </w:rPr>
        <w:t>.</w:t>
      </w:r>
    </w:p>
    <w:p w14:paraId="73FB142E" w14:textId="636D6C96" w:rsidR="00E94145" w:rsidRDefault="00E94145" w:rsidP="0081355C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E94145">
        <w:rPr>
          <w:rFonts w:ascii="Arial" w:hAnsi="Arial" w:cs="Arial"/>
          <w:szCs w:val="24"/>
        </w:rPr>
        <w:t xml:space="preserve">Для расчета параметров пополнения запасов </w:t>
      </w:r>
      <w:r>
        <w:rPr>
          <w:rFonts w:ascii="Arial" w:hAnsi="Arial" w:cs="Arial"/>
          <w:szCs w:val="24"/>
        </w:rPr>
        <w:t xml:space="preserve">на основании формул </w:t>
      </w:r>
      <w:r w:rsidRPr="00E94145">
        <w:rPr>
          <w:rFonts w:ascii="Arial" w:hAnsi="Arial" w:cs="Arial"/>
          <w:szCs w:val="24"/>
        </w:rPr>
        <w:t xml:space="preserve">Ответственный по управлению запасами </w:t>
      </w:r>
      <w:r w:rsidR="00A82639">
        <w:rPr>
          <w:rFonts w:ascii="Arial" w:hAnsi="Arial" w:cs="Arial"/>
          <w:szCs w:val="24"/>
        </w:rPr>
        <w:t>выполняет</w:t>
      </w:r>
      <w:r w:rsidRPr="00E94145">
        <w:rPr>
          <w:rFonts w:ascii="Arial" w:hAnsi="Arial" w:cs="Arial"/>
          <w:szCs w:val="24"/>
        </w:rPr>
        <w:t xml:space="preserve"> сбор</w:t>
      </w:r>
      <w:r>
        <w:rPr>
          <w:rFonts w:ascii="Arial" w:hAnsi="Arial" w:cs="Arial"/>
          <w:szCs w:val="24"/>
        </w:rPr>
        <w:t xml:space="preserve"> статистических данных о поступ</w:t>
      </w:r>
      <w:r w:rsidRPr="00E94145">
        <w:rPr>
          <w:rFonts w:ascii="Arial" w:hAnsi="Arial" w:cs="Arial"/>
          <w:szCs w:val="24"/>
        </w:rPr>
        <w:t xml:space="preserve">лении </w:t>
      </w:r>
      <w:r>
        <w:rPr>
          <w:rFonts w:ascii="Arial" w:hAnsi="Arial" w:cs="Arial"/>
          <w:szCs w:val="24"/>
        </w:rPr>
        <w:t xml:space="preserve">и потреблении </w:t>
      </w:r>
      <w:r w:rsidRPr="00E94145">
        <w:rPr>
          <w:rFonts w:ascii="Arial" w:hAnsi="Arial" w:cs="Arial"/>
          <w:szCs w:val="24"/>
        </w:rPr>
        <w:t>МТР за предш</w:t>
      </w:r>
      <w:r>
        <w:rPr>
          <w:rFonts w:ascii="Arial" w:hAnsi="Arial" w:cs="Arial"/>
          <w:szCs w:val="24"/>
        </w:rPr>
        <w:t>ествующий и текущий период, пла</w:t>
      </w:r>
      <w:r w:rsidRPr="00E94145">
        <w:rPr>
          <w:rFonts w:ascii="Arial" w:hAnsi="Arial" w:cs="Arial"/>
          <w:szCs w:val="24"/>
        </w:rPr>
        <w:t xml:space="preserve">нируемом объеме списаний в соответствии с </w:t>
      </w:r>
      <w:r>
        <w:rPr>
          <w:rFonts w:ascii="Arial" w:hAnsi="Arial" w:cs="Arial"/>
          <w:szCs w:val="24"/>
        </w:rPr>
        <w:t>потребностью в МТР и опре</w:t>
      </w:r>
      <w:r w:rsidRPr="00E94145">
        <w:rPr>
          <w:rFonts w:ascii="Arial" w:hAnsi="Arial" w:cs="Arial"/>
          <w:szCs w:val="24"/>
        </w:rPr>
        <w:t>деление входных параметров пост</w:t>
      </w:r>
      <w:r>
        <w:rPr>
          <w:rFonts w:ascii="Arial" w:hAnsi="Arial" w:cs="Arial"/>
          <w:szCs w:val="24"/>
        </w:rPr>
        <w:t xml:space="preserve">авки у Ответственного закупщика, а также </w:t>
      </w:r>
      <w:r w:rsidRPr="00E94145">
        <w:rPr>
          <w:rFonts w:ascii="Arial" w:hAnsi="Arial" w:cs="Arial"/>
          <w:szCs w:val="24"/>
        </w:rPr>
        <w:t>данны</w:t>
      </w:r>
      <w:r>
        <w:rPr>
          <w:rFonts w:ascii="Arial" w:hAnsi="Arial" w:cs="Arial"/>
          <w:szCs w:val="24"/>
        </w:rPr>
        <w:t>х</w:t>
      </w:r>
      <w:r w:rsidRPr="00E94145">
        <w:rPr>
          <w:rFonts w:ascii="Arial" w:hAnsi="Arial" w:cs="Arial"/>
          <w:szCs w:val="24"/>
        </w:rPr>
        <w:t xml:space="preserve"> по топологии складской сети (ра</w:t>
      </w:r>
      <w:r>
        <w:rPr>
          <w:rFonts w:ascii="Arial" w:hAnsi="Arial" w:cs="Arial"/>
          <w:szCs w:val="24"/>
        </w:rPr>
        <w:t>сположению, количеству и вмести</w:t>
      </w:r>
      <w:r w:rsidRPr="00E94145">
        <w:rPr>
          <w:rFonts w:ascii="Arial" w:hAnsi="Arial" w:cs="Arial"/>
          <w:szCs w:val="24"/>
        </w:rPr>
        <w:t>мости складов)</w:t>
      </w:r>
      <w:r>
        <w:rPr>
          <w:rFonts w:ascii="Arial" w:hAnsi="Arial" w:cs="Arial"/>
          <w:szCs w:val="24"/>
        </w:rPr>
        <w:t xml:space="preserve">. Правила расчёта </w:t>
      </w:r>
      <w:r w:rsidRPr="00E94145">
        <w:rPr>
          <w:rFonts w:ascii="Arial" w:hAnsi="Arial" w:cs="Arial"/>
          <w:szCs w:val="24"/>
        </w:rPr>
        <w:t>параметров</w:t>
      </w:r>
      <w:r w:rsidRPr="00E94145">
        <w:t xml:space="preserve"> </w:t>
      </w:r>
      <w:r w:rsidRPr="00E94145">
        <w:rPr>
          <w:rFonts w:ascii="Arial" w:hAnsi="Arial" w:cs="Arial"/>
          <w:szCs w:val="24"/>
        </w:rPr>
        <w:t>описаны в документе «Регламент компании по планированию использования запасов»</w:t>
      </w:r>
      <w:r>
        <w:rPr>
          <w:rFonts w:ascii="Arial" w:hAnsi="Arial" w:cs="Arial"/>
          <w:szCs w:val="24"/>
        </w:rPr>
        <w:t>.</w:t>
      </w:r>
    </w:p>
    <w:p w14:paraId="4704EE61" w14:textId="25DCCBE6" w:rsidR="00E94145" w:rsidRDefault="00E94145" w:rsidP="0081355C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E94145">
        <w:rPr>
          <w:rFonts w:ascii="Arial" w:hAnsi="Arial" w:cs="Arial"/>
          <w:szCs w:val="24"/>
        </w:rPr>
        <w:lastRenderedPageBreak/>
        <w:t xml:space="preserve">По итогам расчета параметров пополнения Ответственный по управлению запасами заполняет форму </w:t>
      </w:r>
      <w:r>
        <w:rPr>
          <w:rFonts w:ascii="Arial" w:hAnsi="Arial" w:cs="Arial"/>
          <w:szCs w:val="24"/>
        </w:rPr>
        <w:t>установленного формата</w:t>
      </w:r>
      <w:r w:rsidRPr="00E94145">
        <w:rPr>
          <w:rFonts w:ascii="Arial" w:hAnsi="Arial" w:cs="Arial"/>
          <w:szCs w:val="24"/>
        </w:rPr>
        <w:t xml:space="preserve"> для дальнейшего согласования с Руководителем ответственного по управлению запасов</w:t>
      </w:r>
      <w:r w:rsidR="00BF4FCD">
        <w:rPr>
          <w:rFonts w:ascii="Arial" w:hAnsi="Arial" w:cs="Arial"/>
          <w:szCs w:val="24"/>
        </w:rPr>
        <w:t xml:space="preserve"> (шаг </w:t>
      </w:r>
      <w:hyperlink w:anchor="_Шаг_процесса_ПП-10.05.01.060" w:history="1">
        <w:r w:rsidR="00E075C3" w:rsidRPr="00E075C3">
          <w:rPr>
            <w:rStyle w:val="aa"/>
            <w:rFonts w:ascii="Arial" w:hAnsi="Arial" w:cs="Arial"/>
            <w:szCs w:val="24"/>
          </w:rPr>
          <w:t>10.05.01.060</w:t>
        </w:r>
      </w:hyperlink>
      <w:r w:rsidR="00BF4FCD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>.</w:t>
      </w:r>
    </w:p>
    <w:p w14:paraId="1BBE75C2" w14:textId="066EFC07" w:rsidR="00E94145" w:rsidRDefault="00E94145" w:rsidP="0081355C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E94145">
        <w:rPr>
          <w:rFonts w:ascii="Arial" w:hAnsi="Arial" w:cs="Arial"/>
          <w:szCs w:val="24"/>
        </w:rPr>
        <w:t>По итогам расчета моделей пополнения Ответственным по управлению запасами осуществляется перви</w:t>
      </w:r>
      <w:r>
        <w:rPr>
          <w:rFonts w:ascii="Arial" w:hAnsi="Arial" w:cs="Arial"/>
          <w:szCs w:val="24"/>
        </w:rPr>
        <w:t>чная нормализация модели, преду</w:t>
      </w:r>
      <w:r w:rsidRPr="00E94145">
        <w:rPr>
          <w:rFonts w:ascii="Arial" w:hAnsi="Arial" w:cs="Arial"/>
          <w:szCs w:val="24"/>
        </w:rPr>
        <w:t>сматривающая корректировку объемов поставки по факту оценки транзитных норм поставки, особенностей поставки МТР и логистических ограничений, влияющих на доступность транспортных плеч</w:t>
      </w:r>
      <w:r>
        <w:rPr>
          <w:rFonts w:ascii="Arial" w:hAnsi="Arial" w:cs="Arial"/>
          <w:szCs w:val="24"/>
        </w:rPr>
        <w:t>.</w:t>
      </w:r>
      <w:r w:rsidR="00EC576B">
        <w:rPr>
          <w:rFonts w:ascii="Arial" w:hAnsi="Arial" w:cs="Arial"/>
          <w:szCs w:val="24"/>
        </w:rPr>
        <w:t xml:space="preserve"> Также по моделям пополнения запасов </w:t>
      </w:r>
      <w:r w:rsidR="00EC576B" w:rsidRPr="00E94145">
        <w:rPr>
          <w:rFonts w:ascii="Arial" w:hAnsi="Arial" w:cs="Arial"/>
          <w:szCs w:val="24"/>
        </w:rPr>
        <w:t>Ответственный по управлению запасами</w:t>
      </w:r>
      <w:r w:rsidR="00EC576B">
        <w:rPr>
          <w:rFonts w:ascii="Arial" w:hAnsi="Arial" w:cs="Arial"/>
          <w:szCs w:val="24"/>
        </w:rPr>
        <w:t xml:space="preserve"> выполняет расчёт параметров эффективности. Правила расчёта параметров эффективности</w:t>
      </w:r>
      <w:r w:rsidR="00EC576B" w:rsidRPr="00E94145">
        <w:t xml:space="preserve"> </w:t>
      </w:r>
      <w:r w:rsidR="00EC576B" w:rsidRPr="00E94145">
        <w:rPr>
          <w:rFonts w:ascii="Arial" w:hAnsi="Arial" w:cs="Arial"/>
          <w:szCs w:val="24"/>
        </w:rPr>
        <w:t>описаны в документе «Регламент компании по планированию использования запасов»</w:t>
      </w:r>
      <w:r w:rsidR="00EC576B">
        <w:rPr>
          <w:rFonts w:ascii="Arial" w:hAnsi="Arial" w:cs="Arial"/>
          <w:szCs w:val="24"/>
        </w:rPr>
        <w:t>.</w:t>
      </w:r>
    </w:p>
    <w:p w14:paraId="6AC74054" w14:textId="02CF2A91" w:rsidR="00BF4FCD" w:rsidRDefault="00E075C3" w:rsidP="0081355C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E075C3">
        <w:rPr>
          <w:rFonts w:ascii="Arial" w:hAnsi="Arial" w:cs="Arial"/>
          <w:szCs w:val="24"/>
        </w:rPr>
        <w:t>Модели пополнения запасов МТР</w:t>
      </w:r>
      <w:r>
        <w:rPr>
          <w:rFonts w:ascii="Arial" w:hAnsi="Arial" w:cs="Arial"/>
          <w:szCs w:val="24"/>
        </w:rPr>
        <w:t xml:space="preserve"> </w:t>
      </w:r>
      <w:r w:rsidRPr="00E075C3">
        <w:rPr>
          <w:rFonts w:ascii="Arial" w:hAnsi="Arial" w:cs="Arial"/>
          <w:szCs w:val="24"/>
        </w:rPr>
        <w:t>направляются на оценку и согласование</w:t>
      </w:r>
      <w:r>
        <w:rPr>
          <w:rFonts w:ascii="Arial" w:hAnsi="Arial" w:cs="Arial"/>
          <w:szCs w:val="24"/>
        </w:rPr>
        <w:t xml:space="preserve"> в</w:t>
      </w:r>
      <w:r w:rsidRPr="00E075C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у</w:t>
      </w:r>
      <w:r w:rsidRPr="00E075C3">
        <w:rPr>
          <w:rFonts w:ascii="Arial" w:hAnsi="Arial" w:cs="Arial"/>
          <w:szCs w:val="24"/>
        </w:rPr>
        <w:t xml:space="preserve">правление </w:t>
      </w:r>
      <w:proofErr w:type="spellStart"/>
      <w:r w:rsidRPr="00E075C3">
        <w:rPr>
          <w:rFonts w:ascii="Arial" w:hAnsi="Arial" w:cs="Arial"/>
          <w:szCs w:val="24"/>
        </w:rPr>
        <w:t>контроллинга</w:t>
      </w:r>
      <w:proofErr w:type="spellEnd"/>
      <w:r>
        <w:rPr>
          <w:rFonts w:ascii="Arial" w:hAnsi="Arial" w:cs="Arial"/>
          <w:szCs w:val="24"/>
        </w:rPr>
        <w:t>, с</w:t>
      </w:r>
      <w:r w:rsidRPr="00E075C3">
        <w:rPr>
          <w:rFonts w:ascii="Arial" w:hAnsi="Arial" w:cs="Arial"/>
          <w:szCs w:val="24"/>
        </w:rPr>
        <w:t>пециалисту производства</w:t>
      </w:r>
      <w:r>
        <w:rPr>
          <w:rFonts w:ascii="Arial" w:hAnsi="Arial" w:cs="Arial"/>
          <w:szCs w:val="24"/>
        </w:rPr>
        <w:t xml:space="preserve"> и п</w:t>
      </w:r>
      <w:r w:rsidRPr="00E075C3">
        <w:rPr>
          <w:rFonts w:ascii="Arial" w:hAnsi="Arial" w:cs="Arial"/>
          <w:szCs w:val="24"/>
        </w:rPr>
        <w:t>ланировщику логистики</w:t>
      </w:r>
      <w:r>
        <w:rPr>
          <w:rFonts w:ascii="Arial" w:hAnsi="Arial" w:cs="Arial"/>
          <w:szCs w:val="24"/>
        </w:rPr>
        <w:t xml:space="preserve"> (шаги </w:t>
      </w:r>
      <w:hyperlink w:anchor="_Шаг_процесса_ПП-10.05.01.065" w:history="1">
        <w:r w:rsidRPr="00E075C3">
          <w:rPr>
            <w:rStyle w:val="aa"/>
            <w:rFonts w:ascii="Arial" w:hAnsi="Arial" w:cs="Arial"/>
            <w:szCs w:val="24"/>
          </w:rPr>
          <w:t>10.05.01.065</w:t>
        </w:r>
      </w:hyperlink>
      <w:r>
        <w:rPr>
          <w:rFonts w:ascii="Arial" w:hAnsi="Arial" w:cs="Arial"/>
          <w:szCs w:val="24"/>
        </w:rPr>
        <w:t xml:space="preserve">, </w:t>
      </w:r>
      <w:hyperlink w:anchor="_Шаг_процесса_ПП-10.05.01.070" w:history="1">
        <w:r w:rsidRPr="00E075C3">
          <w:rPr>
            <w:rStyle w:val="aa"/>
            <w:rFonts w:ascii="Arial" w:hAnsi="Arial" w:cs="Arial"/>
            <w:szCs w:val="24"/>
          </w:rPr>
          <w:t>10.05.01.070</w:t>
        </w:r>
      </w:hyperlink>
      <w:r>
        <w:rPr>
          <w:rFonts w:ascii="Arial" w:hAnsi="Arial" w:cs="Arial"/>
          <w:szCs w:val="24"/>
        </w:rPr>
        <w:t xml:space="preserve">, </w:t>
      </w:r>
      <w:hyperlink w:anchor="_Шаг_процесса_ПП-10.05.01.075" w:history="1">
        <w:r w:rsidRPr="00E075C3">
          <w:rPr>
            <w:rStyle w:val="aa"/>
            <w:rFonts w:ascii="Arial" w:hAnsi="Arial" w:cs="Arial"/>
            <w:szCs w:val="24"/>
          </w:rPr>
          <w:t>10.05.01.075</w:t>
        </w:r>
      </w:hyperlink>
      <w:r>
        <w:rPr>
          <w:rFonts w:ascii="Arial" w:hAnsi="Arial" w:cs="Arial"/>
          <w:szCs w:val="24"/>
        </w:rPr>
        <w:t>).</w:t>
      </w:r>
    </w:p>
    <w:p w14:paraId="57FFD7AE" w14:textId="128585FD" w:rsidR="0081355C" w:rsidRDefault="00640C98" w:rsidP="00640C98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640C98">
        <w:rPr>
          <w:rFonts w:ascii="Arial" w:hAnsi="Arial" w:cs="Arial"/>
          <w:szCs w:val="24"/>
        </w:rPr>
        <w:t>Данный шаг вы</w:t>
      </w:r>
      <w:r>
        <w:rPr>
          <w:rFonts w:ascii="Arial" w:hAnsi="Arial" w:cs="Arial"/>
          <w:szCs w:val="24"/>
        </w:rPr>
        <w:t xml:space="preserve">полняется вне </w:t>
      </w:r>
      <w:r>
        <w:rPr>
          <w:rFonts w:ascii="Arial" w:hAnsi="Arial" w:cs="Arial"/>
          <w:szCs w:val="24"/>
          <w:lang w:val="en-US"/>
        </w:rPr>
        <w:t>SAP</w:t>
      </w:r>
      <w:r w:rsidRPr="00640C98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  <w:lang w:val="en-US"/>
        </w:rPr>
        <w:t>S</w:t>
      </w:r>
      <w:r w:rsidRPr="00640C98">
        <w:rPr>
          <w:rFonts w:ascii="Arial" w:hAnsi="Arial" w:cs="Arial"/>
          <w:szCs w:val="24"/>
        </w:rPr>
        <w:t>/4</w:t>
      </w:r>
      <w:r>
        <w:rPr>
          <w:rFonts w:ascii="Arial" w:hAnsi="Arial" w:cs="Arial"/>
          <w:szCs w:val="24"/>
          <w:lang w:val="en-US"/>
        </w:rPr>
        <w:t>HANA</w:t>
      </w:r>
      <w:r w:rsidRPr="00640C98">
        <w:rPr>
          <w:rFonts w:ascii="Arial" w:hAnsi="Arial" w:cs="Arial"/>
          <w:szCs w:val="24"/>
        </w:rPr>
        <w:t>.</w:t>
      </w:r>
    </w:p>
    <w:p w14:paraId="2B39D482" w14:textId="71BD1D15" w:rsidR="0081355C" w:rsidRDefault="0081355C" w:rsidP="00BB0598">
      <w:pPr>
        <w:pStyle w:val="4"/>
      </w:pPr>
      <w:bookmarkStart w:id="82" w:name="_Шаг_процесса_ПП-10.05.01.060"/>
      <w:bookmarkEnd w:id="82"/>
      <w:r w:rsidRPr="008227D0">
        <w:t>Шаг процесса ПП-10.0</w:t>
      </w:r>
      <w:r>
        <w:t>5</w:t>
      </w:r>
      <w:r w:rsidRPr="008227D0">
        <w:t>.01.0</w:t>
      </w:r>
      <w:r w:rsidR="00BB0598">
        <w:t>6</w:t>
      </w:r>
      <w:r w:rsidRPr="008227D0">
        <w:t xml:space="preserve">0 – </w:t>
      </w:r>
      <w:r w:rsidR="00BB0598" w:rsidRPr="00BB0598">
        <w:t>Согласование параметров пополнения</w:t>
      </w:r>
    </w:p>
    <w:p w14:paraId="649A570A" w14:textId="2F10F93C" w:rsidR="0081355C" w:rsidRDefault="00BF4FCD" w:rsidP="0081355C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E94145">
        <w:rPr>
          <w:rFonts w:ascii="Arial" w:hAnsi="Arial" w:cs="Arial"/>
          <w:szCs w:val="24"/>
        </w:rPr>
        <w:t>Ответственный по управлению запасами</w:t>
      </w:r>
      <w:r>
        <w:rPr>
          <w:rFonts w:ascii="Arial" w:hAnsi="Arial" w:cs="Arial"/>
          <w:szCs w:val="24"/>
        </w:rPr>
        <w:t xml:space="preserve"> </w:t>
      </w:r>
      <w:r w:rsidRPr="00BF4FCD">
        <w:rPr>
          <w:rFonts w:ascii="Arial" w:hAnsi="Arial" w:cs="Arial"/>
          <w:szCs w:val="24"/>
        </w:rPr>
        <w:t>предоставляет Руководителю ответственного по управлению запасами</w:t>
      </w:r>
      <w:r>
        <w:rPr>
          <w:rFonts w:ascii="Arial" w:hAnsi="Arial" w:cs="Arial"/>
          <w:szCs w:val="24"/>
        </w:rPr>
        <w:t xml:space="preserve"> результаты анализа и </w:t>
      </w:r>
      <w:r w:rsidRPr="00BF4FCD">
        <w:rPr>
          <w:rFonts w:ascii="Arial" w:hAnsi="Arial" w:cs="Arial"/>
          <w:szCs w:val="24"/>
        </w:rPr>
        <w:t>расчета параметров пополнения запасов</w:t>
      </w:r>
      <w:r w:rsidR="0081355C" w:rsidRPr="00A77240">
        <w:rPr>
          <w:rFonts w:ascii="Arial" w:hAnsi="Arial" w:cs="Arial"/>
          <w:szCs w:val="24"/>
        </w:rPr>
        <w:t>.</w:t>
      </w:r>
    </w:p>
    <w:p w14:paraId="393630B0" w14:textId="666178BD" w:rsidR="00BF4FCD" w:rsidRDefault="00BF4FCD" w:rsidP="0081355C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BF4FCD">
        <w:rPr>
          <w:rFonts w:ascii="Arial" w:hAnsi="Arial" w:cs="Arial"/>
          <w:szCs w:val="24"/>
        </w:rPr>
        <w:t>Руководител</w:t>
      </w:r>
      <w:r w:rsidR="00C154E4">
        <w:rPr>
          <w:rFonts w:ascii="Arial" w:hAnsi="Arial" w:cs="Arial"/>
          <w:szCs w:val="24"/>
        </w:rPr>
        <w:t>ь</w:t>
      </w:r>
      <w:r w:rsidRPr="00BF4FCD">
        <w:rPr>
          <w:rFonts w:ascii="Arial" w:hAnsi="Arial" w:cs="Arial"/>
          <w:szCs w:val="24"/>
        </w:rPr>
        <w:t xml:space="preserve"> ответственного по управлению запасами</w:t>
      </w:r>
      <w:r>
        <w:rPr>
          <w:rFonts w:ascii="Arial" w:hAnsi="Arial" w:cs="Arial"/>
          <w:szCs w:val="24"/>
        </w:rPr>
        <w:t xml:space="preserve"> согласовывает р</w:t>
      </w:r>
      <w:r w:rsidRPr="00BF4FCD">
        <w:rPr>
          <w:rFonts w:ascii="Arial" w:hAnsi="Arial" w:cs="Arial"/>
          <w:szCs w:val="24"/>
        </w:rPr>
        <w:t>езультаты анализа МТР по прогнозируемости, объему потребления в стоимостном выражении и критичности</w:t>
      </w:r>
      <w:r>
        <w:rPr>
          <w:rFonts w:ascii="Arial" w:hAnsi="Arial" w:cs="Arial"/>
          <w:szCs w:val="24"/>
        </w:rPr>
        <w:t>, п</w:t>
      </w:r>
      <w:r w:rsidRPr="00BF4FCD">
        <w:rPr>
          <w:rFonts w:ascii="Arial" w:hAnsi="Arial" w:cs="Arial"/>
          <w:szCs w:val="24"/>
        </w:rPr>
        <w:t>араметры пополнения</w:t>
      </w:r>
      <w:r>
        <w:rPr>
          <w:rFonts w:ascii="Arial" w:hAnsi="Arial" w:cs="Arial"/>
          <w:szCs w:val="24"/>
        </w:rPr>
        <w:t xml:space="preserve"> и п</w:t>
      </w:r>
      <w:r w:rsidRPr="00BF4FCD">
        <w:rPr>
          <w:rFonts w:ascii="Arial" w:hAnsi="Arial" w:cs="Arial"/>
          <w:szCs w:val="24"/>
        </w:rPr>
        <w:t>редложенные способы пополнения</w:t>
      </w:r>
      <w:r>
        <w:rPr>
          <w:rFonts w:ascii="Arial" w:hAnsi="Arial" w:cs="Arial"/>
          <w:szCs w:val="24"/>
        </w:rPr>
        <w:t>. П</w:t>
      </w:r>
      <w:r w:rsidRPr="00BF4FCD">
        <w:rPr>
          <w:rFonts w:ascii="Arial" w:hAnsi="Arial" w:cs="Arial"/>
          <w:szCs w:val="24"/>
        </w:rPr>
        <w:t>ри наличии</w:t>
      </w:r>
      <w:r>
        <w:rPr>
          <w:rFonts w:ascii="Arial" w:hAnsi="Arial" w:cs="Arial"/>
          <w:szCs w:val="24"/>
        </w:rPr>
        <w:t xml:space="preserve">, </w:t>
      </w:r>
      <w:r w:rsidRPr="00BF4FCD">
        <w:rPr>
          <w:rFonts w:ascii="Arial" w:hAnsi="Arial" w:cs="Arial"/>
          <w:szCs w:val="24"/>
        </w:rPr>
        <w:t>Руководитель ответственного по управлению запасами направляет замечания для внесения корректировок Ответственным по управлению запасами</w:t>
      </w:r>
      <w:r>
        <w:rPr>
          <w:rFonts w:ascii="Arial" w:hAnsi="Arial" w:cs="Arial"/>
          <w:szCs w:val="24"/>
        </w:rPr>
        <w:t>.</w:t>
      </w:r>
    </w:p>
    <w:p w14:paraId="542BB133" w14:textId="43D2635F" w:rsidR="0081355C" w:rsidRDefault="00640C98" w:rsidP="00640C98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640C98">
        <w:rPr>
          <w:rFonts w:ascii="Arial" w:hAnsi="Arial" w:cs="Arial"/>
          <w:szCs w:val="24"/>
        </w:rPr>
        <w:t>Данный шаг вы</w:t>
      </w:r>
      <w:r>
        <w:rPr>
          <w:rFonts w:ascii="Arial" w:hAnsi="Arial" w:cs="Arial"/>
          <w:szCs w:val="24"/>
        </w:rPr>
        <w:t xml:space="preserve">полняется вне </w:t>
      </w:r>
      <w:r>
        <w:rPr>
          <w:rFonts w:ascii="Arial" w:hAnsi="Arial" w:cs="Arial"/>
          <w:szCs w:val="24"/>
          <w:lang w:val="en-US"/>
        </w:rPr>
        <w:t>SAP</w:t>
      </w:r>
      <w:r w:rsidRPr="00640C98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  <w:lang w:val="en-US"/>
        </w:rPr>
        <w:t>S</w:t>
      </w:r>
      <w:r w:rsidRPr="00640C98">
        <w:rPr>
          <w:rFonts w:ascii="Arial" w:hAnsi="Arial" w:cs="Arial"/>
          <w:szCs w:val="24"/>
        </w:rPr>
        <w:t>/4</w:t>
      </w:r>
      <w:r>
        <w:rPr>
          <w:rFonts w:ascii="Arial" w:hAnsi="Arial" w:cs="Arial"/>
          <w:szCs w:val="24"/>
          <w:lang w:val="en-US"/>
        </w:rPr>
        <w:t>HANA</w:t>
      </w:r>
      <w:r w:rsidRPr="00640C98">
        <w:rPr>
          <w:rFonts w:ascii="Arial" w:hAnsi="Arial" w:cs="Arial"/>
          <w:szCs w:val="24"/>
        </w:rPr>
        <w:t>.</w:t>
      </w:r>
    </w:p>
    <w:p w14:paraId="3EBCCB75" w14:textId="46B984D1" w:rsidR="0081355C" w:rsidRDefault="0081355C" w:rsidP="00F648D1">
      <w:pPr>
        <w:pStyle w:val="4"/>
      </w:pPr>
      <w:bookmarkStart w:id="83" w:name="_Шаг_процесса_ПП-10.05.01.065"/>
      <w:bookmarkEnd w:id="83"/>
      <w:r w:rsidRPr="008227D0">
        <w:t>Шаг процесса ПП-10.0</w:t>
      </w:r>
      <w:r>
        <w:t>5</w:t>
      </w:r>
      <w:r w:rsidRPr="008227D0">
        <w:t>.01.0</w:t>
      </w:r>
      <w:r w:rsidR="00BB0598">
        <w:t>65</w:t>
      </w:r>
      <w:r w:rsidRPr="008227D0">
        <w:t xml:space="preserve"> – </w:t>
      </w:r>
      <w:r w:rsidR="00BB0598" w:rsidRPr="00BB0598">
        <w:t xml:space="preserve">Согласование моделей в части </w:t>
      </w:r>
      <w:r w:rsidR="00F648D1" w:rsidRPr="00F648D1">
        <w:t>оптимального уровня запасов и оценки эффективности моделей</w:t>
      </w:r>
    </w:p>
    <w:p w14:paraId="6BD625B0" w14:textId="44061171" w:rsidR="0081355C" w:rsidRDefault="00513713" w:rsidP="0081355C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513713">
        <w:rPr>
          <w:rFonts w:ascii="Arial" w:eastAsia="Arial" w:hAnsi="Arial" w:cs="Arial"/>
          <w:noProof/>
          <w:color w:val="000000"/>
          <w:szCs w:val="24"/>
        </w:rPr>
        <w:t>Управление контроллинга согласовывает</w:t>
      </w:r>
      <w:r w:rsidR="0085197D">
        <w:rPr>
          <w:rFonts w:ascii="Arial" w:eastAsia="Arial" w:hAnsi="Arial" w:cs="Arial"/>
          <w:noProof/>
          <w:color w:val="000000"/>
          <w:szCs w:val="24"/>
        </w:rPr>
        <w:t xml:space="preserve"> модели пополнения в части опти</w:t>
      </w:r>
      <w:r w:rsidRPr="00513713">
        <w:rPr>
          <w:rFonts w:ascii="Arial" w:eastAsia="Arial" w:hAnsi="Arial" w:cs="Arial"/>
          <w:noProof/>
          <w:color w:val="000000"/>
          <w:szCs w:val="24"/>
        </w:rPr>
        <w:t>мального уровня запасов и оценки эффективности моделей</w:t>
      </w:r>
      <w:r w:rsidR="0081355C" w:rsidRPr="00A77240">
        <w:rPr>
          <w:rFonts w:ascii="Arial" w:hAnsi="Arial" w:cs="Arial"/>
          <w:szCs w:val="24"/>
        </w:rPr>
        <w:t>.</w:t>
      </w:r>
      <w:r w:rsidR="0085197D">
        <w:rPr>
          <w:rFonts w:ascii="Arial" w:hAnsi="Arial" w:cs="Arial"/>
          <w:szCs w:val="24"/>
        </w:rPr>
        <w:t xml:space="preserve"> </w:t>
      </w:r>
      <w:r w:rsidR="0085197D" w:rsidRPr="0085197D">
        <w:rPr>
          <w:rFonts w:ascii="Arial" w:hAnsi="Arial" w:cs="Arial"/>
          <w:szCs w:val="24"/>
        </w:rPr>
        <w:t xml:space="preserve">В случае наличия замечаний </w:t>
      </w:r>
      <w:r w:rsidR="0085197D">
        <w:rPr>
          <w:rFonts w:ascii="Arial" w:hAnsi="Arial" w:cs="Arial"/>
          <w:szCs w:val="24"/>
        </w:rPr>
        <w:t>согласующий</w:t>
      </w:r>
      <w:r w:rsidR="0085197D" w:rsidRPr="0085197D">
        <w:rPr>
          <w:rFonts w:ascii="Arial" w:hAnsi="Arial" w:cs="Arial"/>
          <w:szCs w:val="24"/>
        </w:rPr>
        <w:t xml:space="preserve"> направляет уведомление ответственному по управлению запасами о необходимости корректировки моделей пополнения.</w:t>
      </w:r>
    </w:p>
    <w:p w14:paraId="6E07DD2C" w14:textId="55F54053" w:rsidR="0081355C" w:rsidRDefault="00640C98" w:rsidP="00640C98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640C98">
        <w:rPr>
          <w:rFonts w:ascii="Arial" w:hAnsi="Arial" w:cs="Arial"/>
          <w:szCs w:val="24"/>
        </w:rPr>
        <w:t>Данный шаг вы</w:t>
      </w:r>
      <w:r>
        <w:rPr>
          <w:rFonts w:ascii="Arial" w:hAnsi="Arial" w:cs="Arial"/>
          <w:szCs w:val="24"/>
        </w:rPr>
        <w:t xml:space="preserve">полняется вне </w:t>
      </w:r>
      <w:r>
        <w:rPr>
          <w:rFonts w:ascii="Arial" w:hAnsi="Arial" w:cs="Arial"/>
          <w:szCs w:val="24"/>
          <w:lang w:val="en-US"/>
        </w:rPr>
        <w:t>SAP</w:t>
      </w:r>
      <w:r w:rsidRPr="00640C98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  <w:lang w:val="en-US"/>
        </w:rPr>
        <w:t>S</w:t>
      </w:r>
      <w:r w:rsidRPr="00640C98">
        <w:rPr>
          <w:rFonts w:ascii="Arial" w:hAnsi="Arial" w:cs="Arial"/>
          <w:szCs w:val="24"/>
        </w:rPr>
        <w:t>/4</w:t>
      </w:r>
      <w:r>
        <w:rPr>
          <w:rFonts w:ascii="Arial" w:hAnsi="Arial" w:cs="Arial"/>
          <w:szCs w:val="24"/>
          <w:lang w:val="en-US"/>
        </w:rPr>
        <w:t>HANA</w:t>
      </w:r>
      <w:r w:rsidRPr="00640C98">
        <w:rPr>
          <w:rFonts w:ascii="Arial" w:hAnsi="Arial" w:cs="Arial"/>
          <w:szCs w:val="24"/>
        </w:rPr>
        <w:t>.</w:t>
      </w:r>
    </w:p>
    <w:p w14:paraId="163ACE15" w14:textId="34F341E6" w:rsidR="0081355C" w:rsidRDefault="0081355C" w:rsidP="00BB0598">
      <w:pPr>
        <w:pStyle w:val="4"/>
      </w:pPr>
      <w:bookmarkStart w:id="84" w:name="_Шаг_процесса_ПП-10.05.01.070"/>
      <w:bookmarkEnd w:id="84"/>
      <w:r w:rsidRPr="008227D0">
        <w:t>Шаг процесса ПП-10.0</w:t>
      </w:r>
      <w:r>
        <w:t>5</w:t>
      </w:r>
      <w:r w:rsidRPr="008227D0">
        <w:t>.01.0</w:t>
      </w:r>
      <w:r w:rsidR="00BB0598">
        <w:t>7</w:t>
      </w:r>
      <w:r w:rsidRPr="008227D0">
        <w:t xml:space="preserve">0 – </w:t>
      </w:r>
      <w:r w:rsidR="00BB0598" w:rsidRPr="00BB0598">
        <w:t>Согласование моделей в части объёмов потребления МТР</w:t>
      </w:r>
    </w:p>
    <w:p w14:paraId="72C44E33" w14:textId="5BC35EC6" w:rsidR="00BD7FC9" w:rsidRDefault="00BD7FC9" w:rsidP="00BD7FC9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BD7FC9">
        <w:rPr>
          <w:rFonts w:ascii="Arial" w:eastAsia="Arial" w:hAnsi="Arial" w:cs="Arial"/>
          <w:noProof/>
          <w:color w:val="000000"/>
          <w:szCs w:val="24"/>
        </w:rPr>
        <w:t>Специалист производства согласовывает модели пополнения в части возможности учета дополнительных фактор</w:t>
      </w:r>
      <w:r>
        <w:rPr>
          <w:rFonts w:ascii="Arial" w:eastAsia="Arial" w:hAnsi="Arial" w:cs="Arial"/>
          <w:noProof/>
          <w:color w:val="000000"/>
          <w:szCs w:val="24"/>
        </w:rPr>
        <w:t>ов, влияющих на объемы и прогно</w:t>
      </w:r>
      <w:r w:rsidRPr="00BD7FC9">
        <w:rPr>
          <w:rFonts w:ascii="Arial" w:eastAsia="Arial" w:hAnsi="Arial" w:cs="Arial"/>
          <w:noProof/>
          <w:color w:val="000000"/>
          <w:szCs w:val="24"/>
        </w:rPr>
        <w:t xml:space="preserve">зируемость потребления </w:t>
      </w:r>
      <w:r w:rsidRPr="00BD7FC9">
        <w:rPr>
          <w:rFonts w:ascii="Arial" w:eastAsia="Arial" w:hAnsi="Arial" w:cs="Arial"/>
          <w:noProof/>
          <w:color w:val="000000"/>
          <w:szCs w:val="24"/>
        </w:rPr>
        <w:lastRenderedPageBreak/>
        <w:t>МТР в плановом периоде</w:t>
      </w:r>
      <w:r w:rsidR="0081355C" w:rsidRPr="00A77240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 xml:space="preserve"> </w:t>
      </w:r>
      <w:r w:rsidRPr="0085197D">
        <w:rPr>
          <w:rFonts w:ascii="Arial" w:hAnsi="Arial" w:cs="Arial"/>
          <w:szCs w:val="24"/>
        </w:rPr>
        <w:t xml:space="preserve">В случае наличия замечаний </w:t>
      </w:r>
      <w:r>
        <w:rPr>
          <w:rFonts w:ascii="Arial" w:hAnsi="Arial" w:cs="Arial"/>
          <w:szCs w:val="24"/>
        </w:rPr>
        <w:t>согласующий</w:t>
      </w:r>
      <w:r w:rsidRPr="0085197D">
        <w:rPr>
          <w:rFonts w:ascii="Arial" w:hAnsi="Arial" w:cs="Arial"/>
          <w:szCs w:val="24"/>
        </w:rPr>
        <w:t xml:space="preserve"> направляет уведомление ответственному по управлению запасами о необходимости корректировки моделей пополнения.</w:t>
      </w:r>
    </w:p>
    <w:p w14:paraId="2C2EB0A1" w14:textId="1635CD0E" w:rsidR="0081355C" w:rsidRDefault="00640C98" w:rsidP="00640C98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640C98">
        <w:rPr>
          <w:rFonts w:ascii="Arial" w:hAnsi="Arial" w:cs="Arial"/>
          <w:szCs w:val="24"/>
        </w:rPr>
        <w:t>Данный шаг вы</w:t>
      </w:r>
      <w:r>
        <w:rPr>
          <w:rFonts w:ascii="Arial" w:hAnsi="Arial" w:cs="Arial"/>
          <w:szCs w:val="24"/>
        </w:rPr>
        <w:t xml:space="preserve">полняется вне </w:t>
      </w:r>
      <w:r>
        <w:rPr>
          <w:rFonts w:ascii="Arial" w:hAnsi="Arial" w:cs="Arial"/>
          <w:szCs w:val="24"/>
          <w:lang w:val="en-US"/>
        </w:rPr>
        <w:t>SAP</w:t>
      </w:r>
      <w:r w:rsidRPr="00640C98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  <w:lang w:val="en-US"/>
        </w:rPr>
        <w:t>S</w:t>
      </w:r>
      <w:r w:rsidRPr="00640C98">
        <w:rPr>
          <w:rFonts w:ascii="Arial" w:hAnsi="Arial" w:cs="Arial"/>
          <w:szCs w:val="24"/>
        </w:rPr>
        <w:t>/4</w:t>
      </w:r>
      <w:r>
        <w:rPr>
          <w:rFonts w:ascii="Arial" w:hAnsi="Arial" w:cs="Arial"/>
          <w:szCs w:val="24"/>
          <w:lang w:val="en-US"/>
        </w:rPr>
        <w:t>HANA</w:t>
      </w:r>
      <w:r w:rsidRPr="00640C98">
        <w:rPr>
          <w:rFonts w:ascii="Arial" w:hAnsi="Arial" w:cs="Arial"/>
          <w:szCs w:val="24"/>
        </w:rPr>
        <w:t>.</w:t>
      </w:r>
    </w:p>
    <w:p w14:paraId="0C583F2B" w14:textId="1062E872" w:rsidR="0081355C" w:rsidRDefault="0081355C" w:rsidP="00BB0598">
      <w:pPr>
        <w:pStyle w:val="4"/>
      </w:pPr>
      <w:bookmarkStart w:id="85" w:name="_Шаг_процесса_ПП-10.05.01.075"/>
      <w:bookmarkEnd w:id="85"/>
      <w:r w:rsidRPr="008227D0">
        <w:t>Шаг процесса ПП-10.0</w:t>
      </w:r>
      <w:r>
        <w:t>5</w:t>
      </w:r>
      <w:r w:rsidRPr="008227D0">
        <w:t>.01.0</w:t>
      </w:r>
      <w:r w:rsidR="00BB0598">
        <w:t>75</w:t>
      </w:r>
      <w:r w:rsidRPr="008227D0">
        <w:t xml:space="preserve"> – </w:t>
      </w:r>
      <w:r w:rsidR="00BB0598" w:rsidRPr="00BB0598">
        <w:t>Согласование моделей в части логистических ограничений</w:t>
      </w:r>
    </w:p>
    <w:p w14:paraId="6A03ECC7" w14:textId="3C7ACD19" w:rsidR="00BD7FC9" w:rsidRDefault="00BD7FC9" w:rsidP="00BD7FC9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BD7FC9">
        <w:rPr>
          <w:rFonts w:ascii="Arial" w:eastAsia="Arial" w:hAnsi="Arial" w:cs="Arial"/>
          <w:noProof/>
          <w:color w:val="000000"/>
          <w:szCs w:val="24"/>
        </w:rPr>
        <w:t>Планировщик логистики согласовывает модели пополнения в части возможности обеспечения логистическими (транспор</w:t>
      </w:r>
      <w:r>
        <w:rPr>
          <w:rFonts w:ascii="Arial" w:eastAsia="Arial" w:hAnsi="Arial" w:cs="Arial"/>
          <w:noProof/>
          <w:color w:val="000000"/>
          <w:szCs w:val="24"/>
        </w:rPr>
        <w:t>тными и складскими) мощно</w:t>
      </w:r>
      <w:r w:rsidRPr="00BD7FC9">
        <w:rPr>
          <w:rFonts w:ascii="Arial" w:eastAsia="Arial" w:hAnsi="Arial" w:cs="Arial"/>
          <w:noProof/>
          <w:color w:val="000000"/>
          <w:szCs w:val="24"/>
        </w:rPr>
        <w:t>стями и учета логистических пауз</w:t>
      </w:r>
      <w:r>
        <w:rPr>
          <w:rFonts w:ascii="Arial" w:eastAsia="Arial" w:hAnsi="Arial" w:cs="Arial"/>
          <w:noProof/>
          <w:color w:val="000000"/>
          <w:szCs w:val="24"/>
        </w:rPr>
        <w:t>.</w:t>
      </w:r>
      <w:r>
        <w:rPr>
          <w:rFonts w:ascii="Arial" w:hAnsi="Arial" w:cs="Arial"/>
          <w:szCs w:val="24"/>
        </w:rPr>
        <w:t xml:space="preserve"> </w:t>
      </w:r>
      <w:r w:rsidRPr="0085197D">
        <w:rPr>
          <w:rFonts w:ascii="Arial" w:hAnsi="Arial" w:cs="Arial"/>
          <w:szCs w:val="24"/>
        </w:rPr>
        <w:t xml:space="preserve">В случае наличия замечаний </w:t>
      </w:r>
      <w:r>
        <w:rPr>
          <w:rFonts w:ascii="Arial" w:hAnsi="Arial" w:cs="Arial"/>
          <w:szCs w:val="24"/>
        </w:rPr>
        <w:t>согласующий</w:t>
      </w:r>
      <w:r w:rsidRPr="0085197D">
        <w:rPr>
          <w:rFonts w:ascii="Arial" w:hAnsi="Arial" w:cs="Arial"/>
          <w:szCs w:val="24"/>
        </w:rPr>
        <w:t xml:space="preserve"> направляет уведомление ответственному по управлению запасами о необходимости корректировки моделей пополнения.</w:t>
      </w:r>
    </w:p>
    <w:p w14:paraId="043F52CD" w14:textId="34C186F3" w:rsidR="0081355C" w:rsidRDefault="00640C98" w:rsidP="00640C98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640C98">
        <w:rPr>
          <w:rFonts w:ascii="Arial" w:hAnsi="Arial" w:cs="Arial"/>
          <w:szCs w:val="24"/>
        </w:rPr>
        <w:t>Данный шаг вы</w:t>
      </w:r>
      <w:r>
        <w:rPr>
          <w:rFonts w:ascii="Arial" w:hAnsi="Arial" w:cs="Arial"/>
          <w:szCs w:val="24"/>
        </w:rPr>
        <w:t xml:space="preserve">полняется вне </w:t>
      </w:r>
      <w:r>
        <w:rPr>
          <w:rFonts w:ascii="Arial" w:hAnsi="Arial" w:cs="Arial"/>
          <w:szCs w:val="24"/>
          <w:lang w:val="en-US"/>
        </w:rPr>
        <w:t>SAP</w:t>
      </w:r>
      <w:r w:rsidRPr="00640C98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  <w:lang w:val="en-US"/>
        </w:rPr>
        <w:t>S</w:t>
      </w:r>
      <w:r w:rsidRPr="00640C98">
        <w:rPr>
          <w:rFonts w:ascii="Arial" w:hAnsi="Arial" w:cs="Arial"/>
          <w:szCs w:val="24"/>
        </w:rPr>
        <w:t>/4</w:t>
      </w:r>
      <w:r>
        <w:rPr>
          <w:rFonts w:ascii="Arial" w:hAnsi="Arial" w:cs="Arial"/>
          <w:szCs w:val="24"/>
          <w:lang w:val="en-US"/>
        </w:rPr>
        <w:t>HANA</w:t>
      </w:r>
      <w:r w:rsidRPr="00640C98">
        <w:rPr>
          <w:rFonts w:ascii="Arial" w:hAnsi="Arial" w:cs="Arial"/>
          <w:szCs w:val="24"/>
        </w:rPr>
        <w:t>.</w:t>
      </w:r>
    </w:p>
    <w:p w14:paraId="61349978" w14:textId="5C9DC11E" w:rsidR="0081355C" w:rsidRDefault="0081355C" w:rsidP="00BB0598">
      <w:pPr>
        <w:pStyle w:val="4"/>
      </w:pPr>
      <w:r w:rsidRPr="008227D0">
        <w:t>Шаг процесса ПП-10.0</w:t>
      </w:r>
      <w:r>
        <w:t>5</w:t>
      </w:r>
      <w:r w:rsidRPr="008227D0">
        <w:t>.01.0</w:t>
      </w:r>
      <w:r w:rsidR="00BB0598">
        <w:t>8</w:t>
      </w:r>
      <w:r w:rsidRPr="008227D0">
        <w:t xml:space="preserve">0 – </w:t>
      </w:r>
      <w:r w:rsidR="00BB0598" w:rsidRPr="00BB0598">
        <w:t>Внесение полученных параметров в ИС</w:t>
      </w:r>
    </w:p>
    <w:p w14:paraId="1F20EF5E" w14:textId="619FC1C8" w:rsidR="00E14484" w:rsidRDefault="00BD7FC9" w:rsidP="00BB0598">
      <w:pPr>
        <w:spacing w:after="240" w:line="276" w:lineRule="auto"/>
        <w:ind w:firstLine="567"/>
        <w:rPr>
          <w:rFonts w:ascii="Arial" w:hAnsi="Arial" w:cs="Arial"/>
          <w:szCs w:val="24"/>
        </w:rPr>
      </w:pPr>
      <w:r>
        <w:rPr>
          <w:rFonts w:ascii="Arial" w:eastAsia="Arial" w:hAnsi="Arial" w:cs="Arial"/>
          <w:noProof/>
          <w:color w:val="000000"/>
          <w:szCs w:val="24"/>
        </w:rPr>
        <w:t xml:space="preserve">После согласования моделей пополнения запасов </w:t>
      </w:r>
      <w:r w:rsidR="00A913E4">
        <w:rPr>
          <w:rFonts w:ascii="Arial" w:eastAsia="Arial" w:hAnsi="Arial" w:cs="Arial"/>
          <w:noProof/>
          <w:color w:val="000000"/>
          <w:szCs w:val="24"/>
        </w:rPr>
        <w:t xml:space="preserve">и параметров пополнения </w:t>
      </w:r>
      <w:r w:rsidR="00A913E4" w:rsidRPr="00E94145">
        <w:rPr>
          <w:rFonts w:ascii="Arial" w:hAnsi="Arial" w:cs="Arial"/>
          <w:szCs w:val="24"/>
        </w:rPr>
        <w:t>Ответственный по управлению запасами</w:t>
      </w:r>
      <w:r w:rsidR="00A913E4">
        <w:rPr>
          <w:rFonts w:ascii="Arial" w:hAnsi="Arial" w:cs="Arial"/>
          <w:szCs w:val="24"/>
        </w:rPr>
        <w:t xml:space="preserve"> вносит в SAP S/</w:t>
      </w:r>
      <w:r w:rsidR="001D1160">
        <w:rPr>
          <w:rFonts w:ascii="Arial" w:hAnsi="Arial" w:cs="Arial"/>
          <w:szCs w:val="24"/>
        </w:rPr>
        <w:t>4</w:t>
      </w:r>
      <w:r w:rsidR="00A913E4" w:rsidRPr="00A913E4">
        <w:rPr>
          <w:rFonts w:ascii="Arial" w:hAnsi="Arial" w:cs="Arial"/>
          <w:szCs w:val="24"/>
        </w:rPr>
        <w:t>HANA</w:t>
      </w:r>
      <w:r w:rsidR="00A913E4" w:rsidRPr="00A913E4">
        <w:t xml:space="preserve"> </w:t>
      </w:r>
      <w:r w:rsidR="00A913E4" w:rsidRPr="00A913E4">
        <w:rPr>
          <w:rFonts w:ascii="Arial" w:hAnsi="Arial" w:cs="Arial"/>
          <w:szCs w:val="24"/>
        </w:rPr>
        <w:t>следующую информацию</w:t>
      </w:r>
      <w:r w:rsidR="00A913E4">
        <w:rPr>
          <w:rFonts w:ascii="Arial" w:hAnsi="Arial" w:cs="Arial"/>
          <w:szCs w:val="24"/>
        </w:rPr>
        <w:t>:</w:t>
      </w:r>
    </w:p>
    <w:p w14:paraId="22731D63" w14:textId="09C81E57" w:rsidR="00A913E4" w:rsidRPr="00A913E4" w:rsidRDefault="00A913E4" w:rsidP="00D24C71">
      <w:pPr>
        <w:pStyle w:val="afb"/>
        <w:numPr>
          <w:ilvl w:val="0"/>
          <w:numId w:val="20"/>
        </w:numPr>
        <w:spacing w:after="240" w:line="276" w:lineRule="auto"/>
        <w:rPr>
          <w:rFonts w:ascii="Arial" w:hAnsi="Arial" w:cs="Arial"/>
          <w:szCs w:val="24"/>
        </w:rPr>
      </w:pPr>
      <w:r w:rsidRPr="00A913E4">
        <w:rPr>
          <w:rFonts w:ascii="Arial" w:hAnsi="Arial" w:cs="Arial"/>
          <w:szCs w:val="24"/>
        </w:rPr>
        <w:t>Способы пополнения запасов</w:t>
      </w:r>
      <w:r w:rsidR="00DA2491">
        <w:rPr>
          <w:rFonts w:ascii="Arial" w:hAnsi="Arial" w:cs="Arial"/>
          <w:szCs w:val="24"/>
        </w:rPr>
        <w:t xml:space="preserve"> – определены в рамках настоящего процесса</w:t>
      </w:r>
      <w:r w:rsidRPr="00A913E4">
        <w:rPr>
          <w:rFonts w:ascii="Arial" w:hAnsi="Arial" w:cs="Arial"/>
          <w:szCs w:val="24"/>
        </w:rPr>
        <w:t>;</w:t>
      </w:r>
    </w:p>
    <w:p w14:paraId="353B2313" w14:textId="1972DBFC" w:rsidR="00A913E4" w:rsidRPr="00A913E4" w:rsidRDefault="00A913E4" w:rsidP="00D24C71">
      <w:pPr>
        <w:pStyle w:val="afb"/>
        <w:numPr>
          <w:ilvl w:val="0"/>
          <w:numId w:val="20"/>
        </w:numPr>
        <w:spacing w:after="240" w:line="276" w:lineRule="auto"/>
        <w:rPr>
          <w:rFonts w:ascii="Arial" w:hAnsi="Arial" w:cs="Arial"/>
          <w:szCs w:val="24"/>
        </w:rPr>
      </w:pPr>
      <w:r w:rsidRPr="00A913E4">
        <w:rPr>
          <w:rFonts w:ascii="Arial" w:hAnsi="Arial" w:cs="Arial"/>
          <w:szCs w:val="24"/>
        </w:rPr>
        <w:t>Параметры пополнения запасов</w:t>
      </w:r>
      <w:r w:rsidR="00DA2491">
        <w:rPr>
          <w:rFonts w:ascii="Arial" w:hAnsi="Arial" w:cs="Arial"/>
          <w:szCs w:val="24"/>
        </w:rPr>
        <w:t xml:space="preserve"> – определены в рамках настоящего процесса</w:t>
      </w:r>
      <w:r w:rsidRPr="00A913E4">
        <w:rPr>
          <w:rFonts w:ascii="Arial" w:hAnsi="Arial" w:cs="Arial"/>
          <w:szCs w:val="24"/>
        </w:rPr>
        <w:t>;</w:t>
      </w:r>
    </w:p>
    <w:p w14:paraId="38BD6E03" w14:textId="3585A7C1" w:rsidR="00A913E4" w:rsidRPr="00A913E4" w:rsidRDefault="00A913E4" w:rsidP="00D24C71">
      <w:pPr>
        <w:pStyle w:val="afb"/>
        <w:numPr>
          <w:ilvl w:val="0"/>
          <w:numId w:val="20"/>
        </w:numPr>
        <w:spacing w:after="240" w:line="276" w:lineRule="auto"/>
        <w:rPr>
          <w:rFonts w:ascii="Arial" w:hAnsi="Arial" w:cs="Arial"/>
          <w:szCs w:val="24"/>
        </w:rPr>
      </w:pPr>
      <w:r w:rsidRPr="00A913E4">
        <w:rPr>
          <w:rFonts w:ascii="Arial" w:hAnsi="Arial" w:cs="Arial"/>
          <w:szCs w:val="24"/>
        </w:rPr>
        <w:t xml:space="preserve">Список и уровень запаса </w:t>
      </w:r>
      <w:proofErr w:type="spellStart"/>
      <w:r w:rsidRPr="00A913E4">
        <w:rPr>
          <w:rFonts w:ascii="Arial" w:hAnsi="Arial" w:cs="Arial"/>
          <w:szCs w:val="24"/>
        </w:rPr>
        <w:t>ГОиЧС</w:t>
      </w:r>
      <w:proofErr w:type="spellEnd"/>
      <w:r w:rsidR="00DA2491">
        <w:rPr>
          <w:rFonts w:ascii="Arial" w:hAnsi="Arial" w:cs="Arial"/>
          <w:szCs w:val="24"/>
        </w:rPr>
        <w:t xml:space="preserve"> – </w:t>
      </w:r>
      <w:r w:rsidR="00DA2491" w:rsidRPr="00DA2491">
        <w:rPr>
          <w:rFonts w:ascii="Arial" w:hAnsi="Arial" w:cs="Arial"/>
          <w:szCs w:val="24"/>
        </w:rPr>
        <w:t xml:space="preserve">требования к количеству запаса </w:t>
      </w:r>
      <w:proofErr w:type="spellStart"/>
      <w:r w:rsidR="00DA2491" w:rsidRPr="00DA2491">
        <w:rPr>
          <w:rFonts w:ascii="Arial" w:hAnsi="Arial" w:cs="Arial"/>
          <w:szCs w:val="24"/>
        </w:rPr>
        <w:t>ГОиЧС</w:t>
      </w:r>
      <w:proofErr w:type="spellEnd"/>
      <w:r w:rsidR="00DA2491" w:rsidRPr="00DA2491">
        <w:rPr>
          <w:rFonts w:ascii="Arial" w:hAnsi="Arial" w:cs="Arial"/>
          <w:szCs w:val="24"/>
        </w:rPr>
        <w:t xml:space="preserve"> </w:t>
      </w:r>
      <w:r w:rsidR="00DA2491">
        <w:rPr>
          <w:rFonts w:ascii="Arial" w:hAnsi="Arial" w:cs="Arial"/>
          <w:szCs w:val="24"/>
        </w:rPr>
        <w:t>предоставляются</w:t>
      </w:r>
      <w:r w:rsidR="00DA2491" w:rsidRPr="00DA2491">
        <w:rPr>
          <w:rFonts w:ascii="Arial" w:hAnsi="Arial" w:cs="Arial"/>
          <w:szCs w:val="24"/>
        </w:rPr>
        <w:t xml:space="preserve"> </w:t>
      </w:r>
      <w:r w:rsidR="00DA2491">
        <w:rPr>
          <w:rFonts w:ascii="Arial" w:hAnsi="Arial" w:cs="Arial"/>
          <w:szCs w:val="24"/>
        </w:rPr>
        <w:t>о</w:t>
      </w:r>
      <w:r w:rsidR="00DA2491" w:rsidRPr="00DA2491">
        <w:rPr>
          <w:rFonts w:ascii="Arial" w:hAnsi="Arial" w:cs="Arial"/>
          <w:szCs w:val="24"/>
        </w:rPr>
        <w:t>тветственн</w:t>
      </w:r>
      <w:r w:rsidR="00DA2491">
        <w:rPr>
          <w:rFonts w:ascii="Arial" w:hAnsi="Arial" w:cs="Arial"/>
          <w:szCs w:val="24"/>
        </w:rPr>
        <w:t>ым</w:t>
      </w:r>
      <w:r w:rsidR="00DA2491" w:rsidRPr="00DA2491">
        <w:rPr>
          <w:rFonts w:ascii="Arial" w:hAnsi="Arial" w:cs="Arial"/>
          <w:szCs w:val="24"/>
        </w:rPr>
        <w:t xml:space="preserve"> из Департамента промышленной безопасности, охраны труда и экологии</w:t>
      </w:r>
      <w:r w:rsidR="00DA2491">
        <w:rPr>
          <w:rFonts w:ascii="Arial" w:hAnsi="Arial" w:cs="Arial"/>
          <w:szCs w:val="24"/>
        </w:rPr>
        <w:t xml:space="preserve"> в рамках процесса </w:t>
      </w:r>
      <w:r w:rsidR="00DA2491" w:rsidRPr="00DA2491">
        <w:rPr>
          <w:rFonts w:ascii="Arial" w:hAnsi="Arial" w:cs="Arial"/>
          <w:szCs w:val="24"/>
        </w:rPr>
        <w:t xml:space="preserve">ПП-11.04 </w:t>
      </w:r>
      <w:r w:rsidR="00DA2491">
        <w:rPr>
          <w:rFonts w:ascii="Arial" w:hAnsi="Arial" w:cs="Arial"/>
          <w:szCs w:val="24"/>
        </w:rPr>
        <w:t>«</w:t>
      </w:r>
      <w:r w:rsidR="00DA2491" w:rsidRPr="00DA2491">
        <w:rPr>
          <w:rFonts w:ascii="Arial" w:hAnsi="Arial" w:cs="Arial"/>
          <w:szCs w:val="24"/>
        </w:rPr>
        <w:t>Обеспечение пожарной безопасности, ГО и ЧС</w:t>
      </w:r>
      <w:r w:rsidR="00DA2491">
        <w:rPr>
          <w:rFonts w:ascii="Arial" w:hAnsi="Arial" w:cs="Arial"/>
          <w:szCs w:val="24"/>
        </w:rPr>
        <w:t>»</w:t>
      </w:r>
      <w:r w:rsidRPr="00A913E4">
        <w:rPr>
          <w:rFonts w:ascii="Arial" w:hAnsi="Arial" w:cs="Arial"/>
          <w:szCs w:val="24"/>
        </w:rPr>
        <w:t>;</w:t>
      </w:r>
    </w:p>
    <w:p w14:paraId="0E80AA52" w14:textId="234AC04B" w:rsidR="00A913E4" w:rsidRDefault="00A913E4" w:rsidP="00D24C71">
      <w:pPr>
        <w:pStyle w:val="afb"/>
        <w:numPr>
          <w:ilvl w:val="0"/>
          <w:numId w:val="20"/>
        </w:numPr>
        <w:spacing w:after="240" w:line="276" w:lineRule="auto"/>
        <w:rPr>
          <w:rFonts w:ascii="Arial" w:hAnsi="Arial" w:cs="Arial"/>
          <w:szCs w:val="24"/>
        </w:rPr>
      </w:pPr>
      <w:r w:rsidRPr="00A913E4">
        <w:rPr>
          <w:rFonts w:ascii="Arial" w:hAnsi="Arial" w:cs="Arial"/>
          <w:szCs w:val="24"/>
        </w:rPr>
        <w:t>Список и уровень АТЗ</w:t>
      </w:r>
      <w:r w:rsidR="009C2499">
        <w:rPr>
          <w:rFonts w:ascii="Arial" w:hAnsi="Arial" w:cs="Arial"/>
          <w:szCs w:val="24"/>
        </w:rPr>
        <w:t xml:space="preserve"> – </w:t>
      </w:r>
      <w:r w:rsidR="009C2499" w:rsidRPr="009C2499">
        <w:rPr>
          <w:rFonts w:ascii="Arial" w:hAnsi="Arial" w:cs="Arial"/>
          <w:szCs w:val="24"/>
        </w:rPr>
        <w:t xml:space="preserve">требования к количеству запаса </w:t>
      </w:r>
      <w:r w:rsidR="009C2499">
        <w:rPr>
          <w:rFonts w:ascii="Arial" w:hAnsi="Arial" w:cs="Arial"/>
          <w:szCs w:val="24"/>
        </w:rPr>
        <w:t>АТЗ</w:t>
      </w:r>
      <w:r w:rsidR="009C2499" w:rsidRPr="009C2499">
        <w:rPr>
          <w:rFonts w:ascii="Arial" w:hAnsi="Arial" w:cs="Arial"/>
          <w:szCs w:val="24"/>
        </w:rPr>
        <w:t xml:space="preserve"> предоставляются ответственным </w:t>
      </w:r>
      <w:r w:rsidR="009C2499">
        <w:rPr>
          <w:rFonts w:ascii="Arial" w:hAnsi="Arial" w:cs="Arial"/>
          <w:szCs w:val="24"/>
        </w:rPr>
        <w:t>специалистом производства (</w:t>
      </w:r>
      <w:proofErr w:type="spellStart"/>
      <w:r w:rsidR="009C2499" w:rsidRPr="009C2499">
        <w:rPr>
          <w:rFonts w:ascii="Arial" w:hAnsi="Arial" w:cs="Arial"/>
          <w:szCs w:val="24"/>
        </w:rPr>
        <w:t>БПиТП</w:t>
      </w:r>
      <w:proofErr w:type="spellEnd"/>
      <w:r w:rsidR="009C2499">
        <w:rPr>
          <w:rFonts w:ascii="Arial" w:hAnsi="Arial" w:cs="Arial"/>
          <w:szCs w:val="24"/>
        </w:rPr>
        <w:t>) в рам</w:t>
      </w:r>
      <w:r w:rsidR="009C2499" w:rsidRPr="009C2499">
        <w:rPr>
          <w:rFonts w:ascii="Arial" w:hAnsi="Arial" w:cs="Arial"/>
          <w:szCs w:val="24"/>
        </w:rPr>
        <w:t xml:space="preserve">ках процесса ПП-07.05.02-ERP </w:t>
      </w:r>
      <w:r w:rsidR="009C2499">
        <w:rPr>
          <w:rFonts w:ascii="Arial" w:hAnsi="Arial" w:cs="Arial"/>
          <w:szCs w:val="24"/>
        </w:rPr>
        <w:t>«</w:t>
      </w:r>
      <w:r w:rsidR="009C2499" w:rsidRPr="009C2499">
        <w:rPr>
          <w:rFonts w:ascii="Arial" w:hAnsi="Arial" w:cs="Arial"/>
          <w:szCs w:val="24"/>
        </w:rPr>
        <w:t>Формирование перечня МТР для отнесения к определенной категории запасов - РПМ, АТЗ, ЗИП</w:t>
      </w:r>
      <w:r w:rsidR="009C2499">
        <w:rPr>
          <w:rFonts w:ascii="Arial" w:hAnsi="Arial" w:cs="Arial"/>
          <w:szCs w:val="24"/>
        </w:rPr>
        <w:t>»</w:t>
      </w:r>
      <w:r>
        <w:rPr>
          <w:rFonts w:ascii="Arial" w:hAnsi="Arial" w:cs="Arial"/>
          <w:szCs w:val="24"/>
        </w:rPr>
        <w:t>.</w:t>
      </w:r>
    </w:p>
    <w:p w14:paraId="0B04127F" w14:textId="5D34473A" w:rsidR="00A913E4" w:rsidRDefault="00036FA0" w:rsidP="00415B4C">
      <w:pPr>
        <w:spacing w:after="240" w:line="276" w:lineRule="auto"/>
        <w:ind w:firstLine="567"/>
        <w:rPr>
          <w:rFonts w:ascii="Arial" w:eastAsia="Arial" w:hAnsi="Arial" w:cs="Arial"/>
          <w:noProof/>
          <w:color w:val="000000"/>
          <w:szCs w:val="24"/>
        </w:rPr>
      </w:pPr>
      <w:r>
        <w:rPr>
          <w:rFonts w:ascii="Arial" w:eastAsia="Arial" w:hAnsi="Arial" w:cs="Arial"/>
          <w:noProof/>
          <w:color w:val="000000"/>
          <w:szCs w:val="24"/>
        </w:rPr>
        <w:t xml:space="preserve">Для внесения </w:t>
      </w:r>
      <w:r w:rsidRPr="00036FA0">
        <w:rPr>
          <w:rFonts w:ascii="Arial" w:eastAsia="Arial" w:hAnsi="Arial" w:cs="Arial"/>
          <w:noProof/>
          <w:color w:val="000000"/>
          <w:szCs w:val="24"/>
        </w:rPr>
        <w:t xml:space="preserve">результатов </w:t>
      </w:r>
      <w:r>
        <w:rPr>
          <w:rFonts w:ascii="Arial" w:eastAsia="Arial" w:hAnsi="Arial" w:cs="Arial"/>
          <w:noProof/>
          <w:color w:val="000000"/>
          <w:szCs w:val="24"/>
        </w:rPr>
        <w:t xml:space="preserve">выполнения процесса </w:t>
      </w:r>
      <w:r w:rsidRPr="00036FA0">
        <w:rPr>
          <w:rFonts w:ascii="Arial" w:eastAsia="Arial" w:hAnsi="Arial" w:cs="Arial"/>
          <w:noProof/>
          <w:color w:val="000000"/>
          <w:szCs w:val="24"/>
        </w:rPr>
        <w:t>планирования использования запасов</w:t>
      </w:r>
      <w:r>
        <w:rPr>
          <w:rFonts w:ascii="Arial" w:eastAsia="Arial" w:hAnsi="Arial" w:cs="Arial"/>
          <w:noProof/>
          <w:color w:val="000000"/>
          <w:szCs w:val="24"/>
        </w:rPr>
        <w:t xml:space="preserve"> разработана специализированная транзакция с единым ок</w:t>
      </w:r>
      <w:r w:rsidR="00BD7BF4">
        <w:rPr>
          <w:rFonts w:ascii="Arial" w:eastAsia="Arial" w:hAnsi="Arial" w:cs="Arial"/>
          <w:noProof/>
          <w:color w:val="000000"/>
          <w:szCs w:val="24"/>
        </w:rPr>
        <w:t>ном ввода с возможностью массово</w:t>
      </w:r>
      <w:r>
        <w:rPr>
          <w:rFonts w:ascii="Arial" w:eastAsia="Arial" w:hAnsi="Arial" w:cs="Arial"/>
          <w:noProof/>
          <w:color w:val="000000"/>
          <w:szCs w:val="24"/>
        </w:rPr>
        <w:t xml:space="preserve">го внесения или изменения данных </w:t>
      </w:r>
      <w:r w:rsidR="001C3F50">
        <w:rPr>
          <w:rFonts w:ascii="Arial" w:eastAsia="Arial" w:hAnsi="Arial" w:cs="Arial"/>
          <w:noProof/>
          <w:color w:val="000000"/>
          <w:szCs w:val="24"/>
        </w:rPr>
        <w:t>в системе. Результаты</w:t>
      </w:r>
      <w:r w:rsidR="0055761D">
        <w:rPr>
          <w:rFonts w:ascii="Arial" w:eastAsia="Arial" w:hAnsi="Arial" w:cs="Arial"/>
          <w:noProof/>
          <w:color w:val="000000"/>
          <w:szCs w:val="24"/>
        </w:rPr>
        <w:t xml:space="preserve"> могут быть внесены </w:t>
      </w:r>
      <w:r w:rsidR="0055761D">
        <w:rPr>
          <w:rFonts w:ascii="Arial" w:hAnsi="Arial" w:cs="Arial"/>
          <w:szCs w:val="24"/>
        </w:rPr>
        <w:t>в SAP S/</w:t>
      </w:r>
      <w:r w:rsidR="00BD7BF4">
        <w:rPr>
          <w:rFonts w:ascii="Arial" w:hAnsi="Arial" w:cs="Arial"/>
          <w:szCs w:val="24"/>
        </w:rPr>
        <w:t>4</w:t>
      </w:r>
      <w:r w:rsidR="0055761D" w:rsidRPr="00A913E4">
        <w:rPr>
          <w:rFonts w:ascii="Arial" w:hAnsi="Arial" w:cs="Arial"/>
          <w:szCs w:val="24"/>
        </w:rPr>
        <w:t>HANA</w:t>
      </w:r>
      <w:r w:rsidR="0055761D" w:rsidRPr="00A913E4">
        <w:t xml:space="preserve"> </w:t>
      </w:r>
      <w:r w:rsidR="0055761D">
        <w:rPr>
          <w:rFonts w:ascii="Arial" w:eastAsia="Arial" w:hAnsi="Arial" w:cs="Arial"/>
          <w:noProof/>
          <w:color w:val="000000"/>
          <w:szCs w:val="24"/>
        </w:rPr>
        <w:t xml:space="preserve">вручную через </w:t>
      </w:r>
      <w:r w:rsidR="001C3F50">
        <w:rPr>
          <w:rFonts w:ascii="Arial" w:eastAsia="Arial" w:hAnsi="Arial" w:cs="Arial"/>
          <w:noProof/>
          <w:color w:val="000000"/>
          <w:szCs w:val="24"/>
        </w:rPr>
        <w:t>дан</w:t>
      </w:r>
      <w:r w:rsidR="00640C98">
        <w:rPr>
          <w:rFonts w:ascii="Arial" w:eastAsia="Arial" w:hAnsi="Arial" w:cs="Arial"/>
          <w:noProof/>
          <w:color w:val="000000"/>
          <w:szCs w:val="24"/>
        </w:rPr>
        <w:t>н</w:t>
      </w:r>
      <w:r w:rsidR="001C3F50">
        <w:rPr>
          <w:rFonts w:ascii="Arial" w:eastAsia="Arial" w:hAnsi="Arial" w:cs="Arial"/>
          <w:noProof/>
          <w:color w:val="000000"/>
          <w:szCs w:val="24"/>
        </w:rPr>
        <w:t xml:space="preserve">ую </w:t>
      </w:r>
      <w:r w:rsidR="0055761D">
        <w:rPr>
          <w:rFonts w:ascii="Arial" w:eastAsia="Arial" w:hAnsi="Arial" w:cs="Arial"/>
          <w:noProof/>
          <w:color w:val="000000"/>
          <w:szCs w:val="24"/>
        </w:rPr>
        <w:t>транзакцию, либо загружены из Ex</w:t>
      </w:r>
      <w:r w:rsidR="00F06C8F">
        <w:rPr>
          <w:rFonts w:ascii="Arial" w:eastAsia="Arial" w:hAnsi="Arial" w:cs="Arial"/>
          <w:noProof/>
          <w:color w:val="000000"/>
          <w:szCs w:val="24"/>
        </w:rPr>
        <w:t>с</w:t>
      </w:r>
      <w:r w:rsidR="0055761D">
        <w:rPr>
          <w:rFonts w:ascii="Arial" w:eastAsia="Arial" w:hAnsi="Arial" w:cs="Arial"/>
          <w:noProof/>
          <w:color w:val="000000"/>
          <w:szCs w:val="24"/>
        </w:rPr>
        <w:t>el-файла установленного формата</w:t>
      </w:r>
      <w:r w:rsidR="00415B4C" w:rsidRPr="00415B4C">
        <w:rPr>
          <w:rFonts w:ascii="Arial" w:eastAsia="Arial" w:hAnsi="Arial" w:cs="Arial"/>
          <w:noProof/>
          <w:color w:val="000000"/>
          <w:szCs w:val="24"/>
        </w:rPr>
        <w:t xml:space="preserve"> (</w:t>
      </w:r>
      <w:r w:rsidR="00415B4C">
        <w:rPr>
          <w:rFonts w:ascii="Arial" w:eastAsia="Arial" w:hAnsi="Arial" w:cs="Arial"/>
          <w:noProof/>
          <w:color w:val="000000"/>
          <w:szCs w:val="24"/>
        </w:rPr>
        <w:t>номер ММ13 в реестре разработок</w:t>
      </w:r>
      <w:r w:rsidR="00415B4C" w:rsidRPr="00415B4C">
        <w:rPr>
          <w:rFonts w:ascii="Arial" w:eastAsia="Arial" w:hAnsi="Arial" w:cs="Arial"/>
          <w:noProof/>
          <w:color w:val="000000"/>
          <w:szCs w:val="24"/>
        </w:rPr>
        <w:t>)</w:t>
      </w:r>
      <w:r w:rsidR="0055761D">
        <w:rPr>
          <w:rFonts w:ascii="Arial" w:eastAsia="Arial" w:hAnsi="Arial" w:cs="Arial"/>
          <w:noProof/>
          <w:color w:val="000000"/>
          <w:szCs w:val="24"/>
        </w:rPr>
        <w:t>.</w:t>
      </w:r>
    </w:p>
    <w:p w14:paraId="58F28B69" w14:textId="0F9F999D" w:rsidR="00CD344F" w:rsidRDefault="00CD344F" w:rsidP="00DE71D8">
      <w:pPr>
        <w:spacing w:after="240" w:line="276" w:lineRule="auto"/>
        <w:ind w:firstLine="567"/>
        <w:rPr>
          <w:rFonts w:ascii="Arial" w:eastAsia="Arial" w:hAnsi="Arial" w:cs="Arial"/>
          <w:noProof/>
          <w:color w:val="000000"/>
          <w:szCs w:val="24"/>
        </w:rPr>
      </w:pPr>
      <w:r>
        <w:rPr>
          <w:rFonts w:ascii="Arial" w:eastAsia="Arial" w:hAnsi="Arial" w:cs="Arial"/>
          <w:noProof/>
          <w:color w:val="000000"/>
          <w:szCs w:val="24"/>
        </w:rPr>
        <w:t>Нов</w:t>
      </w:r>
      <w:r w:rsidR="007D222F">
        <w:rPr>
          <w:rFonts w:ascii="Arial" w:eastAsia="Arial" w:hAnsi="Arial" w:cs="Arial"/>
          <w:noProof/>
          <w:color w:val="000000"/>
          <w:szCs w:val="24"/>
        </w:rPr>
        <w:t>ый</w:t>
      </w:r>
      <w:r>
        <w:rPr>
          <w:rFonts w:ascii="Arial" w:eastAsia="Arial" w:hAnsi="Arial" w:cs="Arial"/>
          <w:noProof/>
          <w:color w:val="000000"/>
          <w:szCs w:val="24"/>
        </w:rPr>
        <w:t xml:space="preserve"> уровень АТЗ</w:t>
      </w:r>
      <w:r w:rsidR="007D222F">
        <w:rPr>
          <w:rFonts w:ascii="Arial" w:eastAsia="Arial" w:hAnsi="Arial" w:cs="Arial"/>
          <w:noProof/>
          <w:color w:val="000000"/>
          <w:szCs w:val="24"/>
        </w:rPr>
        <w:t xml:space="preserve"> вносится в ИС с датой потребности 1-е января следующего года. По МТ</w:t>
      </w:r>
      <w:r w:rsidR="00430F80">
        <w:rPr>
          <w:rFonts w:ascii="Arial" w:eastAsia="Arial" w:hAnsi="Arial" w:cs="Arial"/>
          <w:noProof/>
          <w:color w:val="000000"/>
          <w:szCs w:val="24"/>
        </w:rPr>
        <w:t xml:space="preserve">Р, уровень АТЗ по которым уменьшился, часть имеющегося запаса попадает в свободный запас, но остаётся в отдельном сегменте технического СПП-элемента. До наступления нового года перед выводом этого запаса из отделного сегмента сток-контролёр согласовывает это с </w:t>
      </w:r>
      <w:r w:rsidR="002D131F">
        <w:rPr>
          <w:rFonts w:ascii="Arial" w:eastAsia="Arial" w:hAnsi="Arial" w:cs="Arial"/>
          <w:noProof/>
          <w:color w:val="000000"/>
          <w:szCs w:val="24"/>
        </w:rPr>
        <w:t>Главным специалистом ТОиР БЕ ГОК.</w:t>
      </w:r>
      <w:r w:rsidR="00430F80">
        <w:rPr>
          <w:rFonts w:ascii="Arial" w:eastAsia="Arial" w:hAnsi="Arial" w:cs="Arial"/>
          <w:noProof/>
          <w:color w:val="000000"/>
          <w:szCs w:val="24"/>
        </w:rPr>
        <w:t xml:space="preserve"> </w:t>
      </w:r>
    </w:p>
    <w:p w14:paraId="4268C56B" w14:textId="40854FA4" w:rsidR="009D2504" w:rsidRDefault="0027347F" w:rsidP="00640C98">
      <w:pPr>
        <w:spacing w:after="240" w:line="276" w:lineRule="auto"/>
        <w:ind w:firstLine="567"/>
        <w:rPr>
          <w:rFonts w:ascii="Arial" w:eastAsia="Calibri" w:hAnsi="Arial" w:cs="Arial"/>
          <w:b/>
          <w:caps/>
          <w:sz w:val="20"/>
          <w:szCs w:val="20"/>
        </w:rPr>
      </w:pPr>
      <w:r w:rsidRPr="0027347F">
        <w:rPr>
          <w:rFonts w:ascii="Arial" w:eastAsia="Arial" w:hAnsi="Arial" w:cs="Arial"/>
          <w:noProof/>
          <w:color w:val="000000"/>
          <w:szCs w:val="24"/>
        </w:rPr>
        <w:lastRenderedPageBreak/>
        <w:t>Детальное описание шагов приведено в Приложении № 3.</w:t>
      </w:r>
      <w:r w:rsidR="009D2504">
        <w:br w:type="page"/>
      </w:r>
    </w:p>
    <w:p w14:paraId="2EDA0805" w14:textId="4943A048" w:rsidR="005506F5" w:rsidRDefault="00B03437" w:rsidP="00637851">
      <w:pPr>
        <w:pStyle w:val="3"/>
      </w:pPr>
      <w:bookmarkStart w:id="86" w:name="_Toc66777880"/>
      <w:r w:rsidRPr="008227D0">
        <w:lastRenderedPageBreak/>
        <w:t>Описание шагов бизнес-процесса ПП-10.05.02</w:t>
      </w:r>
      <w:r w:rsidR="00F83FF4" w:rsidRPr="00F83FF4">
        <w:t>-ERP</w:t>
      </w:r>
      <w:r w:rsidRPr="008227D0">
        <w:t xml:space="preserve"> Выявление НВИ/НЛИ</w:t>
      </w:r>
      <w:bookmarkEnd w:id="86"/>
    </w:p>
    <w:p w14:paraId="218EDB53" w14:textId="3BBD6A4C" w:rsidR="00306C31" w:rsidRPr="00A77240" w:rsidRDefault="00306C31" w:rsidP="00306C31">
      <w:pPr>
        <w:rPr>
          <w:rFonts w:ascii="Arial" w:hAnsi="Arial" w:cs="Arial"/>
        </w:rPr>
      </w:pPr>
    </w:p>
    <w:p w14:paraId="50C63659" w14:textId="77777777" w:rsidR="00822136" w:rsidRPr="00A77240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>ПП-10.05.02.010 Формирование отчёта по невостребованным МТР</w:t>
      </w:r>
    </w:p>
    <w:p w14:paraId="5F1FE70C" w14:textId="6DB0475D" w:rsidR="00822136" w:rsidRDefault="00822136" w:rsidP="00822136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A77240">
        <w:rPr>
          <w:rFonts w:ascii="Arial" w:eastAsia="Arial" w:hAnsi="Arial" w:cs="Arial"/>
          <w:noProof/>
          <w:color w:val="000000"/>
          <w:szCs w:val="24"/>
        </w:rPr>
        <w:t>Ответственный по управ</w:t>
      </w:r>
      <w:r>
        <w:rPr>
          <w:rFonts w:ascii="Arial" w:eastAsia="Arial" w:hAnsi="Arial" w:cs="Arial"/>
          <w:noProof/>
          <w:color w:val="000000"/>
          <w:szCs w:val="24"/>
        </w:rPr>
        <w:t>лению</w:t>
      </w:r>
      <w:r w:rsidRPr="00A77240">
        <w:rPr>
          <w:rFonts w:ascii="Arial" w:eastAsia="Arial" w:hAnsi="Arial" w:cs="Arial"/>
          <w:noProof/>
          <w:color w:val="000000"/>
          <w:szCs w:val="24"/>
        </w:rPr>
        <w:t xml:space="preserve"> запасами в соответствии с Регламентом по выявлению НВИ/НЛИ провод</w:t>
      </w:r>
      <w:r>
        <w:rPr>
          <w:rFonts w:ascii="Arial" w:eastAsia="Arial" w:hAnsi="Arial" w:cs="Arial"/>
          <w:noProof/>
          <w:color w:val="000000"/>
          <w:szCs w:val="24"/>
        </w:rPr>
        <w:t>ит мониторинг</w:t>
      </w:r>
      <w:r w:rsidRPr="00A77240">
        <w:rPr>
          <w:rFonts w:ascii="Arial" w:eastAsia="Arial" w:hAnsi="Arial" w:cs="Arial"/>
          <w:noProof/>
          <w:color w:val="000000"/>
          <w:szCs w:val="24"/>
        </w:rPr>
        <w:t xml:space="preserve"> МТР для включения в перечень потенциальных НВИ/НЛИ на основании </w:t>
      </w:r>
      <w:r w:rsidR="00D71400">
        <w:rPr>
          <w:rFonts w:ascii="Arial" w:eastAsia="Arial" w:hAnsi="Arial" w:cs="Arial"/>
          <w:noProof/>
          <w:color w:val="000000"/>
          <w:szCs w:val="24"/>
        </w:rPr>
        <w:t xml:space="preserve">специально разработанного </w:t>
      </w:r>
      <w:r w:rsidRPr="00A77240">
        <w:rPr>
          <w:rFonts w:ascii="Arial" w:eastAsia="Arial" w:hAnsi="Arial" w:cs="Arial"/>
          <w:noProof/>
          <w:color w:val="000000"/>
          <w:szCs w:val="24"/>
        </w:rPr>
        <w:t>отчета</w:t>
      </w:r>
      <w:r w:rsidR="004C0B3F" w:rsidRPr="004C0B3F">
        <w:rPr>
          <w:rFonts w:ascii="Arial" w:eastAsia="Arial" w:hAnsi="Arial" w:cs="Arial"/>
          <w:noProof/>
          <w:color w:val="000000"/>
          <w:szCs w:val="24"/>
        </w:rPr>
        <w:t xml:space="preserve"> </w:t>
      </w:r>
      <w:r w:rsidR="00643D08">
        <w:rPr>
          <w:rFonts w:ascii="Arial" w:eastAsia="Arial" w:hAnsi="Arial" w:cs="Arial"/>
          <w:noProof/>
          <w:color w:val="000000"/>
          <w:szCs w:val="24"/>
          <w:lang w:val="en-US"/>
        </w:rPr>
        <w:t>ZMM</w:t>
      </w:r>
      <w:r w:rsidR="00643D08" w:rsidRPr="00643D08">
        <w:rPr>
          <w:rFonts w:ascii="Arial" w:eastAsia="Arial" w:hAnsi="Arial" w:cs="Arial"/>
          <w:noProof/>
          <w:color w:val="000000"/>
          <w:szCs w:val="24"/>
        </w:rPr>
        <w:t>_</w:t>
      </w:r>
      <w:r w:rsidR="00643D08">
        <w:rPr>
          <w:rFonts w:ascii="Arial" w:eastAsia="Arial" w:hAnsi="Arial" w:cs="Arial"/>
          <w:noProof/>
          <w:color w:val="000000"/>
          <w:szCs w:val="24"/>
          <w:lang w:val="en-US"/>
        </w:rPr>
        <w:t>NVI</w:t>
      </w:r>
      <w:r w:rsidR="00643D08" w:rsidRPr="00643D08">
        <w:rPr>
          <w:rFonts w:ascii="Arial" w:eastAsia="Arial" w:hAnsi="Arial" w:cs="Arial"/>
          <w:noProof/>
          <w:color w:val="000000"/>
          <w:szCs w:val="24"/>
        </w:rPr>
        <w:t>_</w:t>
      </w:r>
      <w:r w:rsidR="00643D08">
        <w:rPr>
          <w:rFonts w:ascii="Arial" w:eastAsia="Arial" w:hAnsi="Arial" w:cs="Arial"/>
          <w:noProof/>
          <w:color w:val="000000"/>
          <w:szCs w:val="24"/>
          <w:lang w:val="en-US"/>
        </w:rPr>
        <w:t>REPORT</w:t>
      </w:r>
      <w:r w:rsidR="00093DBB">
        <w:rPr>
          <w:rFonts w:ascii="Arial" w:eastAsia="Arial" w:hAnsi="Arial" w:cs="Arial"/>
          <w:noProof/>
          <w:color w:val="000000"/>
          <w:szCs w:val="24"/>
        </w:rPr>
        <w:t xml:space="preserve"> </w:t>
      </w:r>
      <w:r w:rsidR="001C0BF6" w:rsidRPr="001C0BF6">
        <w:rPr>
          <w:rFonts w:ascii="Arial" w:eastAsia="Arial" w:hAnsi="Arial" w:cs="Arial"/>
          <w:noProof/>
          <w:color w:val="000000"/>
          <w:szCs w:val="24"/>
        </w:rPr>
        <w:t>(разработка № MM</w:t>
      </w:r>
      <w:r w:rsidR="004C0B3F">
        <w:rPr>
          <w:rFonts w:ascii="Arial" w:eastAsia="Arial" w:hAnsi="Arial" w:cs="Arial"/>
          <w:noProof/>
          <w:color w:val="000000"/>
          <w:szCs w:val="24"/>
        </w:rPr>
        <w:t>2</w:t>
      </w:r>
      <w:r w:rsidR="004C0B3F" w:rsidRPr="004C0B3F">
        <w:rPr>
          <w:rFonts w:ascii="Arial" w:eastAsia="Arial" w:hAnsi="Arial" w:cs="Arial"/>
          <w:noProof/>
          <w:color w:val="000000"/>
          <w:szCs w:val="24"/>
        </w:rPr>
        <w:t>0</w:t>
      </w:r>
      <w:r w:rsidR="001C0BF6" w:rsidRPr="001C0BF6">
        <w:rPr>
          <w:rFonts w:ascii="Arial" w:eastAsia="Arial" w:hAnsi="Arial" w:cs="Arial"/>
          <w:noProof/>
          <w:color w:val="000000"/>
          <w:szCs w:val="24"/>
        </w:rPr>
        <w:t xml:space="preserve"> в Реестре разработок)</w:t>
      </w:r>
      <w:r w:rsidR="001C0BF6" w:rsidRPr="001C0BF6">
        <w:rPr>
          <w:szCs w:val="24"/>
        </w:rPr>
        <w:t xml:space="preserve"> </w:t>
      </w:r>
      <w:r w:rsidRPr="00A77240">
        <w:rPr>
          <w:rFonts w:ascii="Arial" w:eastAsia="Arial" w:hAnsi="Arial" w:cs="Arial"/>
          <w:noProof/>
          <w:color w:val="000000"/>
          <w:szCs w:val="24"/>
        </w:rPr>
        <w:t>по невостребованным МТР в разрезе категорий МТР и сроков их хранения на складах</w:t>
      </w:r>
      <w:r w:rsidRPr="00A77240">
        <w:rPr>
          <w:rFonts w:ascii="Arial" w:hAnsi="Arial" w:cs="Arial"/>
          <w:szCs w:val="24"/>
        </w:rPr>
        <w:t>.</w:t>
      </w:r>
    </w:p>
    <w:p w14:paraId="65EF94B8" w14:textId="28858D07" w:rsidR="00822136" w:rsidRDefault="00822136" w:rsidP="00D71400">
      <w:pPr>
        <w:pStyle w:val="a0"/>
        <w:numPr>
          <w:ilvl w:val="0"/>
          <w:numId w:val="0"/>
        </w:numPr>
        <w:ind w:firstLine="720"/>
      </w:pPr>
      <w:r w:rsidRPr="007032CA">
        <w:t>Отнесение к потенциальным НВИ осуществляется по запасам, находящимся на хранении не менее 6-ти месяцев (на момент проведения анализа), превышающим заявленную потребность в МТР текущего и предстоящего (при наличии) года с учетом поддержания необходимо</w:t>
      </w:r>
      <w:r w:rsidR="00F16055">
        <w:t xml:space="preserve">го уровня страховых и аварийно-технических </w:t>
      </w:r>
      <w:r w:rsidRPr="007032CA">
        <w:t>запасов</w:t>
      </w:r>
      <w:r w:rsidR="00F16055">
        <w:t xml:space="preserve">, за исключением ТМЦ, </w:t>
      </w:r>
      <w:r w:rsidR="00B071D6">
        <w:t xml:space="preserve">уже </w:t>
      </w:r>
      <w:r w:rsidR="00F16055">
        <w:t>находящихся в категории НВИ/НЛИ</w:t>
      </w:r>
      <w:r w:rsidRPr="007032CA">
        <w:t>.</w:t>
      </w:r>
    </w:p>
    <w:p w14:paraId="33293D1F" w14:textId="77777777" w:rsidR="00822136" w:rsidRDefault="00822136" w:rsidP="00D71400">
      <w:pPr>
        <w:pStyle w:val="a0"/>
        <w:numPr>
          <w:ilvl w:val="0"/>
          <w:numId w:val="0"/>
        </w:numPr>
        <w:ind w:left="720"/>
      </w:pPr>
      <w:r>
        <w:t>К НЛИ же относятся следующие МТР:</w:t>
      </w:r>
    </w:p>
    <w:p w14:paraId="501AA5C7" w14:textId="77777777" w:rsidR="00822136" w:rsidRPr="00A07F46" w:rsidRDefault="00822136" w:rsidP="00D71400">
      <w:pPr>
        <w:pStyle w:val="a0"/>
      </w:pPr>
      <w:r w:rsidRPr="00A07F46">
        <w:t>оборудование, выведенное из производства (демонтированное), которое не может быть повторно использовано по назначению;</w:t>
      </w:r>
    </w:p>
    <w:p w14:paraId="2956A321" w14:textId="77777777" w:rsidR="00822136" w:rsidRPr="00F51999" w:rsidRDefault="00822136" w:rsidP="00D71400">
      <w:pPr>
        <w:pStyle w:val="a0"/>
      </w:pPr>
      <w:r w:rsidRPr="00A07F46">
        <w:t>бракованная продукция, утратившая свои потребительские характеристики (истек срок годности, были нарушены условия хранения и т.п.).</w:t>
      </w:r>
    </w:p>
    <w:p w14:paraId="7BBCE8AD" w14:textId="4EA748F0" w:rsidR="00822136" w:rsidRPr="00A77240" w:rsidRDefault="00643D08" w:rsidP="00822136">
      <w:pPr>
        <w:spacing w:after="240" w:line="276" w:lineRule="auto"/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Управление запасами НЛИ выполняется в транзакции-отчете </w:t>
      </w:r>
      <w:r>
        <w:rPr>
          <w:rFonts w:ascii="Arial" w:hAnsi="Arial" w:cs="Arial"/>
          <w:szCs w:val="24"/>
          <w:lang w:val="en-US"/>
        </w:rPr>
        <w:t>ZMM</w:t>
      </w:r>
      <w:r w:rsidRPr="00C73293">
        <w:rPr>
          <w:rFonts w:ascii="Arial" w:hAnsi="Arial" w:cs="Arial"/>
          <w:szCs w:val="24"/>
        </w:rPr>
        <w:t>_</w:t>
      </w:r>
      <w:r>
        <w:rPr>
          <w:rFonts w:ascii="Arial" w:hAnsi="Arial" w:cs="Arial"/>
          <w:szCs w:val="24"/>
          <w:lang w:val="en-US"/>
        </w:rPr>
        <w:t>NLI</w:t>
      </w:r>
      <w:r w:rsidRPr="00C73293">
        <w:rPr>
          <w:rFonts w:ascii="Arial" w:hAnsi="Arial" w:cs="Arial"/>
          <w:szCs w:val="24"/>
        </w:rPr>
        <w:t>_</w:t>
      </w:r>
      <w:r>
        <w:rPr>
          <w:rFonts w:ascii="Arial" w:hAnsi="Arial" w:cs="Arial"/>
          <w:szCs w:val="24"/>
          <w:lang w:val="en-US"/>
        </w:rPr>
        <w:t>REPORT</w:t>
      </w:r>
      <w:r w:rsidR="00822136" w:rsidRPr="00A77240">
        <w:rPr>
          <w:rFonts w:ascii="Arial" w:hAnsi="Arial" w:cs="Arial"/>
          <w:szCs w:val="24"/>
        </w:rPr>
        <w:t>. Детальнее функционал</w:t>
      </w:r>
      <w:r w:rsidR="00822136">
        <w:rPr>
          <w:rFonts w:ascii="Arial" w:hAnsi="Arial" w:cs="Arial"/>
          <w:szCs w:val="24"/>
        </w:rPr>
        <w:t>ьность</w:t>
      </w:r>
      <w:r w:rsidR="00822136" w:rsidRPr="00A77240">
        <w:rPr>
          <w:rFonts w:ascii="Arial" w:hAnsi="Arial" w:cs="Arial"/>
          <w:szCs w:val="24"/>
        </w:rPr>
        <w:t xml:space="preserve"> отчета будет описан</w:t>
      </w:r>
      <w:r w:rsidR="00822136">
        <w:rPr>
          <w:rFonts w:ascii="Arial" w:hAnsi="Arial" w:cs="Arial"/>
          <w:szCs w:val="24"/>
        </w:rPr>
        <w:t>а</w:t>
      </w:r>
      <w:r w:rsidR="00822136" w:rsidRPr="00A77240">
        <w:rPr>
          <w:rFonts w:ascii="Arial" w:hAnsi="Arial" w:cs="Arial"/>
          <w:szCs w:val="24"/>
        </w:rPr>
        <w:t xml:space="preserve"> </w:t>
      </w:r>
      <w:r w:rsidR="00F6456A">
        <w:rPr>
          <w:rFonts w:ascii="Arial" w:hAnsi="Arial" w:cs="Arial"/>
          <w:szCs w:val="24"/>
        </w:rPr>
        <w:t>в рамках последующих</w:t>
      </w:r>
      <w:r w:rsidR="00F6456A" w:rsidRPr="00A77240">
        <w:rPr>
          <w:rFonts w:ascii="Arial" w:hAnsi="Arial" w:cs="Arial"/>
          <w:szCs w:val="24"/>
        </w:rPr>
        <w:t xml:space="preserve"> шагов </w:t>
      </w:r>
      <w:r w:rsidR="00F6456A">
        <w:rPr>
          <w:rFonts w:ascii="Arial" w:hAnsi="Arial" w:cs="Arial"/>
          <w:szCs w:val="24"/>
        </w:rPr>
        <w:t>процесса</w:t>
      </w:r>
      <w:r w:rsidR="00F6456A" w:rsidRPr="00A77240">
        <w:rPr>
          <w:rFonts w:ascii="Arial" w:hAnsi="Arial" w:cs="Arial"/>
          <w:szCs w:val="24"/>
        </w:rPr>
        <w:t xml:space="preserve"> и в описании</w:t>
      </w:r>
      <w:r w:rsidR="00F6456A">
        <w:rPr>
          <w:rFonts w:ascii="Arial" w:hAnsi="Arial" w:cs="Arial"/>
          <w:szCs w:val="24"/>
        </w:rPr>
        <w:t xml:space="preserve"> особенностей технической реализации</w:t>
      </w:r>
      <w:r w:rsidR="00F6456A" w:rsidRPr="00A77240">
        <w:rPr>
          <w:rFonts w:ascii="Arial" w:hAnsi="Arial" w:cs="Arial"/>
          <w:szCs w:val="24"/>
        </w:rPr>
        <w:t xml:space="preserve"> разработки в </w:t>
      </w:r>
      <w:r w:rsidR="00F6456A" w:rsidRPr="00F51999">
        <w:rPr>
          <w:rFonts w:ascii="Arial" w:hAnsi="Arial" w:cs="Arial"/>
          <w:szCs w:val="24"/>
        </w:rPr>
        <w:t>разделе 5.10</w:t>
      </w:r>
      <w:r w:rsidR="00F6456A">
        <w:rPr>
          <w:rFonts w:ascii="Arial" w:hAnsi="Arial" w:cs="Arial"/>
          <w:szCs w:val="24"/>
        </w:rPr>
        <w:t>.1.1</w:t>
      </w:r>
      <w:r w:rsidR="00822136" w:rsidRPr="00F51999">
        <w:rPr>
          <w:rFonts w:ascii="Arial" w:hAnsi="Arial" w:cs="Arial"/>
          <w:szCs w:val="24"/>
        </w:rPr>
        <w:t>.</w:t>
      </w:r>
    </w:p>
    <w:p w14:paraId="19371DD3" w14:textId="77777777" w:rsidR="00822136" w:rsidRPr="00F51999" w:rsidRDefault="00822136" w:rsidP="00822136">
      <w:pPr>
        <w:spacing w:after="240" w:line="276" w:lineRule="auto"/>
        <w:ind w:firstLine="567"/>
        <w:rPr>
          <w:rFonts w:ascii="Arial" w:hAnsi="Arial" w:cs="Arial"/>
          <w:b/>
          <w:i/>
        </w:rPr>
      </w:pPr>
      <w:r w:rsidRPr="00F51999">
        <w:rPr>
          <w:rFonts w:ascii="Arial" w:hAnsi="Arial" w:cs="Arial"/>
          <w:b/>
          <w:i/>
        </w:rPr>
        <w:t>Отражение в системе SAP</w:t>
      </w:r>
    </w:p>
    <w:p w14:paraId="727FED8F" w14:textId="09CFFDA2" w:rsidR="00822136" w:rsidRPr="00A77240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</w:rPr>
        <w:t xml:space="preserve">Транзакция: </w:t>
      </w:r>
      <w:r w:rsidR="00C73293">
        <w:rPr>
          <w:rFonts w:ascii="Arial" w:eastAsia="Arial" w:hAnsi="Arial" w:cs="Arial"/>
          <w:noProof/>
          <w:color w:val="000000"/>
          <w:szCs w:val="24"/>
          <w:lang w:val="en-US"/>
        </w:rPr>
        <w:t>ZMM</w:t>
      </w:r>
      <w:r w:rsidR="00C73293" w:rsidRPr="00643D08">
        <w:rPr>
          <w:rFonts w:ascii="Arial" w:eastAsia="Arial" w:hAnsi="Arial" w:cs="Arial"/>
          <w:noProof/>
          <w:color w:val="000000"/>
          <w:szCs w:val="24"/>
        </w:rPr>
        <w:t>_</w:t>
      </w:r>
      <w:r w:rsidR="00C73293">
        <w:rPr>
          <w:rFonts w:ascii="Arial" w:eastAsia="Arial" w:hAnsi="Arial" w:cs="Arial"/>
          <w:noProof/>
          <w:color w:val="000000"/>
          <w:szCs w:val="24"/>
          <w:lang w:val="en-US"/>
        </w:rPr>
        <w:t>NVI</w:t>
      </w:r>
      <w:r w:rsidR="00C73293" w:rsidRPr="00643D08">
        <w:rPr>
          <w:rFonts w:ascii="Arial" w:eastAsia="Arial" w:hAnsi="Arial" w:cs="Arial"/>
          <w:noProof/>
          <w:color w:val="000000"/>
          <w:szCs w:val="24"/>
        </w:rPr>
        <w:t>_</w:t>
      </w:r>
      <w:r w:rsidR="00C73293">
        <w:rPr>
          <w:rFonts w:ascii="Arial" w:eastAsia="Arial" w:hAnsi="Arial" w:cs="Arial"/>
          <w:noProof/>
          <w:color w:val="000000"/>
          <w:szCs w:val="24"/>
          <w:lang w:val="en-US"/>
        </w:rPr>
        <w:t>REPORT</w:t>
      </w:r>
      <w:r w:rsidR="004C6D6A">
        <w:rPr>
          <w:rFonts w:ascii="Arial" w:hAnsi="Arial" w:cs="Arial"/>
        </w:rPr>
        <w:t xml:space="preserve"> </w:t>
      </w:r>
      <w:r w:rsidR="00C81A22">
        <w:rPr>
          <w:rFonts w:ascii="Arial" w:eastAsia="Arial" w:hAnsi="Arial" w:cs="Arial"/>
          <w:noProof/>
          <w:color w:val="000000"/>
          <w:szCs w:val="24"/>
        </w:rPr>
        <w:t>(номер ММ20</w:t>
      </w:r>
      <w:r w:rsidR="004C6D6A">
        <w:rPr>
          <w:rFonts w:ascii="Arial" w:eastAsia="Arial" w:hAnsi="Arial" w:cs="Arial"/>
          <w:noProof/>
          <w:color w:val="000000"/>
          <w:szCs w:val="24"/>
        </w:rPr>
        <w:t xml:space="preserve"> в реестре разработок)</w:t>
      </w:r>
    </w:p>
    <w:p w14:paraId="30C972D9" w14:textId="40A54239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В отчете выбирается </w:t>
      </w:r>
      <w:r w:rsidR="0066206E">
        <w:rPr>
          <w:rFonts w:ascii="Arial" w:hAnsi="Arial" w:cs="Arial"/>
        </w:rPr>
        <w:t>БЕ и</w:t>
      </w:r>
      <w:r w:rsidRPr="00A7724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список МТР, подлежащих</w:t>
      </w:r>
      <w:r w:rsidRPr="00A77240">
        <w:rPr>
          <w:rFonts w:ascii="Arial" w:hAnsi="Arial" w:cs="Arial"/>
        </w:rPr>
        <w:t xml:space="preserve"> анализу</w:t>
      </w:r>
      <w:r>
        <w:rPr>
          <w:rFonts w:ascii="Arial" w:hAnsi="Arial" w:cs="Arial"/>
        </w:rPr>
        <w:t xml:space="preserve">, а также </w:t>
      </w:r>
      <w:r w:rsidR="0061793E">
        <w:rPr>
          <w:rFonts w:ascii="Arial" w:hAnsi="Arial" w:cs="Arial"/>
        </w:rPr>
        <w:t>календарные</w:t>
      </w:r>
      <w:r w:rsidR="00693658">
        <w:rPr>
          <w:rFonts w:ascii="Arial" w:hAnsi="Arial" w:cs="Arial"/>
        </w:rPr>
        <w:t xml:space="preserve"> период</w:t>
      </w:r>
      <w:r w:rsidR="0061793E">
        <w:rPr>
          <w:rFonts w:ascii="Arial" w:hAnsi="Arial" w:cs="Arial"/>
        </w:rPr>
        <w:t>ы для анализа оборачиваемости запасов и текущих потребностей на МТР</w:t>
      </w:r>
      <w:r w:rsidR="00693658" w:rsidRPr="00A77240">
        <w:rPr>
          <w:rFonts w:ascii="Arial" w:hAnsi="Arial" w:cs="Arial"/>
        </w:rPr>
        <w:t xml:space="preserve"> </w:t>
      </w:r>
      <w:r w:rsidRPr="00A77240">
        <w:rPr>
          <w:rFonts w:ascii="Arial" w:hAnsi="Arial" w:cs="Arial"/>
        </w:rPr>
        <w:t xml:space="preserve">для </w:t>
      </w:r>
      <w:r>
        <w:rPr>
          <w:rFonts w:ascii="Arial" w:hAnsi="Arial" w:cs="Arial"/>
        </w:rPr>
        <w:t>построения перечня потенциальных</w:t>
      </w:r>
      <w:r w:rsidRPr="00A77240">
        <w:rPr>
          <w:rFonts w:ascii="Arial" w:hAnsi="Arial" w:cs="Arial"/>
        </w:rPr>
        <w:t xml:space="preserve"> НВИ.</w:t>
      </w:r>
      <w:r>
        <w:rPr>
          <w:rFonts w:ascii="Arial" w:hAnsi="Arial" w:cs="Arial"/>
        </w:rPr>
        <w:t xml:space="preserve"> Также пользователь вводит ссылочный номер для дальнейшей идентификации выборки потенциальных НВИ и возможности продолжения процесса по этой выборке в будущем.</w:t>
      </w:r>
    </w:p>
    <w:p w14:paraId="038CB242" w14:textId="479F45CC" w:rsidR="00E4292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На экране появляется выборка МТР с соответствующими партиями, количествами и складами, с указанием количества дней без движения по каждому МТР.</w:t>
      </w:r>
      <w:r w:rsidR="00E42926">
        <w:rPr>
          <w:rFonts w:ascii="Arial" w:hAnsi="Arial" w:cs="Arial"/>
        </w:rPr>
        <w:t xml:space="preserve"> Также система анализирует:</w:t>
      </w:r>
    </w:p>
    <w:p w14:paraId="44458950" w14:textId="21B42DA1" w:rsidR="00E42926" w:rsidRDefault="00E42926" w:rsidP="00D24C71">
      <w:pPr>
        <w:pStyle w:val="afb"/>
        <w:numPr>
          <w:ilvl w:val="0"/>
          <w:numId w:val="30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текущие потребности</w:t>
      </w:r>
      <w:r w:rsidR="009B0F28">
        <w:rPr>
          <w:rFonts w:ascii="Arial" w:hAnsi="Arial" w:cs="Arial"/>
        </w:rPr>
        <w:t xml:space="preserve"> в МТР</w:t>
      </w:r>
      <w:r>
        <w:rPr>
          <w:rFonts w:ascii="Arial" w:hAnsi="Arial" w:cs="Arial"/>
        </w:rPr>
        <w:t>;</w:t>
      </w:r>
    </w:p>
    <w:p w14:paraId="18473DFA" w14:textId="15F7E8F8" w:rsidR="00C73293" w:rsidRDefault="00C73293" w:rsidP="00D24C71">
      <w:pPr>
        <w:pStyle w:val="afb"/>
        <w:numPr>
          <w:ilvl w:val="0"/>
          <w:numId w:val="30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текущие запасы НВИ/НЛИ;</w:t>
      </w:r>
    </w:p>
    <w:p w14:paraId="62B128B7" w14:textId="16261846" w:rsidR="00C73293" w:rsidRDefault="00C73293" w:rsidP="00D24C71">
      <w:pPr>
        <w:pStyle w:val="afb"/>
        <w:numPr>
          <w:ilvl w:val="0"/>
          <w:numId w:val="30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наличие движений за последние 6 месяцев относительно даты анализа;</w:t>
      </w:r>
    </w:p>
    <w:p w14:paraId="7AC9E740" w14:textId="4FE4864E" w:rsidR="00E42926" w:rsidRDefault="0061793E" w:rsidP="00D24C71">
      <w:pPr>
        <w:pStyle w:val="afb"/>
        <w:numPr>
          <w:ilvl w:val="0"/>
          <w:numId w:val="30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уровни страховых запасов, запасов</w:t>
      </w:r>
      <w:r w:rsidR="00E42926">
        <w:rPr>
          <w:rFonts w:ascii="Arial" w:hAnsi="Arial" w:cs="Arial"/>
        </w:rPr>
        <w:t xml:space="preserve"> </w:t>
      </w:r>
      <w:proofErr w:type="spellStart"/>
      <w:r w:rsidR="00E42926">
        <w:rPr>
          <w:rFonts w:ascii="Arial" w:hAnsi="Arial" w:cs="Arial"/>
        </w:rPr>
        <w:t>ГОи</w:t>
      </w:r>
      <w:r w:rsidR="00E04A03">
        <w:rPr>
          <w:rFonts w:ascii="Arial" w:hAnsi="Arial" w:cs="Arial"/>
        </w:rPr>
        <w:t>ЧС</w:t>
      </w:r>
      <w:proofErr w:type="spellEnd"/>
      <w:r>
        <w:rPr>
          <w:rFonts w:ascii="Arial" w:hAnsi="Arial" w:cs="Arial"/>
        </w:rPr>
        <w:t xml:space="preserve"> и АТЗ</w:t>
      </w:r>
      <w:r w:rsidR="00E04A03">
        <w:rPr>
          <w:rFonts w:ascii="Arial" w:hAnsi="Arial" w:cs="Arial"/>
        </w:rPr>
        <w:t>.</w:t>
      </w:r>
    </w:p>
    <w:p w14:paraId="3B47B7E3" w14:textId="642D1823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Если пользователь нажимает внутри отчета на кнопку сохранения, то выборка сохраняется в </w:t>
      </w:r>
      <w:r w:rsidR="00693658">
        <w:rPr>
          <w:rFonts w:ascii="Arial" w:hAnsi="Arial" w:cs="Arial"/>
        </w:rPr>
        <w:t>специально разработанную таблицу</w:t>
      </w:r>
      <w:r w:rsidR="00576333">
        <w:rPr>
          <w:rFonts w:ascii="Arial" w:hAnsi="Arial" w:cs="Arial"/>
        </w:rPr>
        <w:t xml:space="preserve"> </w:t>
      </w:r>
      <w:r w:rsidR="00576333">
        <w:rPr>
          <w:rFonts w:ascii="Arial" w:hAnsi="Arial" w:cs="Arial"/>
          <w:lang w:val="en-US"/>
        </w:rPr>
        <w:t>Z</w:t>
      </w:r>
      <w:r w:rsidR="005840A4">
        <w:rPr>
          <w:rFonts w:ascii="Arial" w:hAnsi="Arial" w:cs="Arial"/>
          <w:lang w:val="en-US"/>
        </w:rPr>
        <w:t>MM</w:t>
      </w:r>
      <w:r w:rsidR="005840A4" w:rsidRPr="005840A4">
        <w:rPr>
          <w:rFonts w:ascii="Arial" w:hAnsi="Arial" w:cs="Arial"/>
        </w:rPr>
        <w:t>_</w:t>
      </w:r>
      <w:r w:rsidR="00576333">
        <w:rPr>
          <w:rFonts w:ascii="Arial" w:hAnsi="Arial" w:cs="Arial"/>
          <w:lang w:val="en-US"/>
        </w:rPr>
        <w:t>NVI</w:t>
      </w:r>
      <w:r w:rsidR="005840A4" w:rsidRPr="008E0CCC">
        <w:rPr>
          <w:rFonts w:ascii="Arial" w:hAnsi="Arial" w:cs="Arial"/>
        </w:rPr>
        <w:t>_</w:t>
      </w:r>
      <w:r w:rsidR="005840A4">
        <w:rPr>
          <w:rFonts w:ascii="Arial" w:hAnsi="Arial" w:cs="Arial"/>
          <w:lang w:val="en-US"/>
        </w:rPr>
        <w:t>MAIN</w:t>
      </w:r>
      <w:r w:rsidR="0069365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(техническое о</w:t>
      </w:r>
      <w:r w:rsidR="00693658">
        <w:rPr>
          <w:rFonts w:ascii="Arial" w:hAnsi="Arial" w:cs="Arial"/>
        </w:rPr>
        <w:t>писание</w:t>
      </w:r>
      <w:r>
        <w:rPr>
          <w:rFonts w:ascii="Arial" w:hAnsi="Arial" w:cs="Arial"/>
        </w:rPr>
        <w:t xml:space="preserve"> таблицы приведено в разделе </w:t>
      </w:r>
      <w:hyperlink w:anchor="_Описание_таблицы_ZNVI" w:history="1">
        <w:r w:rsidRPr="008420E9">
          <w:rPr>
            <w:rStyle w:val="aa"/>
            <w:rFonts w:ascii="Arial" w:hAnsi="Arial" w:cs="Arial"/>
          </w:rPr>
          <w:t>5.10</w:t>
        </w:r>
        <w:r w:rsidR="008420E9" w:rsidRPr="008420E9">
          <w:rPr>
            <w:rStyle w:val="aa"/>
            <w:rFonts w:ascii="Arial" w:hAnsi="Arial" w:cs="Arial"/>
          </w:rPr>
          <w:t>.2</w:t>
        </w:r>
        <w:r w:rsidRPr="008420E9">
          <w:rPr>
            <w:rStyle w:val="aa"/>
            <w:rFonts w:ascii="Arial" w:hAnsi="Arial" w:cs="Arial"/>
          </w:rPr>
          <w:t>.2</w:t>
        </w:r>
      </w:hyperlink>
      <w:r>
        <w:rPr>
          <w:rFonts w:ascii="Arial" w:hAnsi="Arial" w:cs="Arial"/>
        </w:rPr>
        <w:t>)</w:t>
      </w:r>
      <w:r w:rsidRPr="00645460">
        <w:rPr>
          <w:rFonts w:ascii="Arial" w:hAnsi="Arial" w:cs="Arial"/>
        </w:rPr>
        <w:t xml:space="preserve">. </w:t>
      </w:r>
      <w:r w:rsidR="00693658">
        <w:rPr>
          <w:rFonts w:ascii="Arial" w:hAnsi="Arial" w:cs="Arial"/>
        </w:rPr>
        <w:t xml:space="preserve">В рамках данного отчета предполагается отражать светофоры (индикаторы) вовлеченности под производственные нужды, категоризации, оценки, </w:t>
      </w:r>
      <w:r w:rsidR="00E74E05">
        <w:rPr>
          <w:rFonts w:ascii="Arial" w:hAnsi="Arial" w:cs="Arial"/>
        </w:rPr>
        <w:t>планируемую дату вовлечения и</w:t>
      </w:r>
      <w:r w:rsidR="00693658">
        <w:rPr>
          <w:rFonts w:ascii="Arial" w:hAnsi="Arial" w:cs="Arial"/>
        </w:rPr>
        <w:t xml:space="preserve"> вовлекающее МВЗ, </w:t>
      </w:r>
      <w:r w:rsidR="00C957BF">
        <w:rPr>
          <w:rFonts w:ascii="Arial" w:hAnsi="Arial" w:cs="Arial"/>
        </w:rPr>
        <w:t>дату согласования ПДК и данные заявки на утилизацию НЛИ. П</w:t>
      </w:r>
      <w:r w:rsidR="00693658">
        <w:rPr>
          <w:rFonts w:ascii="Arial" w:hAnsi="Arial" w:cs="Arial"/>
        </w:rPr>
        <w:t>ри этом на данном шаге они будут иметь красный статус</w:t>
      </w:r>
      <w:r w:rsidR="00E04A03" w:rsidRPr="00E04A03">
        <w:rPr>
          <w:rFonts w:ascii="Arial" w:hAnsi="Arial" w:cs="Arial"/>
        </w:rPr>
        <w:t xml:space="preserve"> </w:t>
      </w:r>
      <w:r w:rsidR="00E04A03">
        <w:rPr>
          <w:rFonts w:ascii="Arial" w:hAnsi="Arial" w:cs="Arial"/>
        </w:rPr>
        <w:t>либо пустое значение</w:t>
      </w:r>
      <w:r w:rsidR="00693658">
        <w:rPr>
          <w:rFonts w:ascii="Arial" w:hAnsi="Arial" w:cs="Arial"/>
        </w:rPr>
        <w:t xml:space="preserve"> (т.к. для данных параметров пока не заданы никакие значения)</w:t>
      </w:r>
      <w:r>
        <w:rPr>
          <w:rFonts w:ascii="Arial" w:hAnsi="Arial" w:cs="Arial"/>
        </w:rPr>
        <w:t>.</w:t>
      </w:r>
    </w:p>
    <w:p w14:paraId="770F7069" w14:textId="72855C43" w:rsidR="00822136" w:rsidRPr="00645460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При нажатии кнопки «Печать», выводится формуляр отчета «Перечень потенциальных НВИ/НЛИ»</w:t>
      </w:r>
      <w:r w:rsidR="00334239" w:rsidRPr="00334239">
        <w:rPr>
          <w:rFonts w:ascii="Arial" w:hAnsi="Arial" w:cs="Arial"/>
        </w:rPr>
        <w:t xml:space="preserve"> </w:t>
      </w:r>
      <w:r w:rsidR="00334239">
        <w:rPr>
          <w:rFonts w:ascii="Arial" w:hAnsi="Arial" w:cs="Arial"/>
        </w:rPr>
        <w:t>на основании выб</w:t>
      </w:r>
      <w:r w:rsidR="00F75DF6">
        <w:rPr>
          <w:rFonts w:ascii="Arial" w:hAnsi="Arial" w:cs="Arial"/>
        </w:rPr>
        <w:t>ранного набора данных</w:t>
      </w:r>
      <w:r>
        <w:rPr>
          <w:rFonts w:ascii="Arial" w:hAnsi="Arial" w:cs="Arial"/>
        </w:rPr>
        <w:t xml:space="preserve"> для передачи аттестационной комиссии и проведения технической аттестации МТР.</w:t>
      </w:r>
    </w:p>
    <w:p w14:paraId="1D254B5F" w14:textId="77777777" w:rsidR="00822136" w:rsidRPr="00A77240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</w:p>
    <w:p w14:paraId="7CA9C168" w14:textId="4448614B" w:rsidR="00822136" w:rsidRDefault="00822136" w:rsidP="00822136">
      <w:pPr>
        <w:pStyle w:val="4"/>
        <w:rPr>
          <w:rFonts w:cs="Arial"/>
        </w:rPr>
      </w:pPr>
      <w:r w:rsidRPr="00613B20">
        <w:rPr>
          <w:rFonts w:cs="Arial"/>
        </w:rPr>
        <w:t>ПП-10.05.02.020 Внесение М</w:t>
      </w:r>
      <w:r w:rsidR="00F31D27">
        <w:rPr>
          <w:rFonts w:cs="Arial"/>
        </w:rPr>
        <w:t xml:space="preserve">ТР в перечень потенциальных </w:t>
      </w:r>
      <w:r w:rsidRPr="00613B20">
        <w:rPr>
          <w:rFonts w:cs="Arial"/>
        </w:rPr>
        <w:t>НЛИ</w:t>
      </w:r>
    </w:p>
    <w:p w14:paraId="4B8C0AD0" w14:textId="45C6FD8B" w:rsidR="00613B20" w:rsidRPr="00613B20" w:rsidRDefault="00613B20" w:rsidP="00613B20">
      <w:pPr>
        <w:spacing w:after="240" w:line="276" w:lineRule="auto"/>
        <w:ind w:firstLine="567"/>
        <w:rPr>
          <w:rFonts w:ascii="Arial" w:eastAsia="Arial" w:hAnsi="Arial" w:cs="Arial"/>
          <w:noProof/>
          <w:color w:val="000000"/>
          <w:szCs w:val="24"/>
        </w:rPr>
      </w:pPr>
      <w:r>
        <w:rPr>
          <w:rFonts w:ascii="Arial" w:eastAsia="Arial" w:hAnsi="Arial" w:cs="Arial"/>
          <w:noProof/>
          <w:color w:val="000000"/>
          <w:szCs w:val="24"/>
        </w:rPr>
        <w:t>Данный</w:t>
      </w:r>
      <w:r w:rsidRPr="009951A1">
        <w:rPr>
          <w:rFonts w:ascii="Arial" w:eastAsia="Arial" w:hAnsi="Arial" w:cs="Arial"/>
          <w:noProof/>
          <w:color w:val="000000"/>
          <w:szCs w:val="24"/>
        </w:rPr>
        <w:t xml:space="preserve"> шаг выполняется в случае выявления НЛИ в результате инвентаризации или иных складских операций</w:t>
      </w:r>
      <w:r w:rsidR="00AC4DD1">
        <w:rPr>
          <w:rFonts w:ascii="Arial" w:eastAsia="Arial" w:hAnsi="Arial" w:cs="Arial"/>
          <w:noProof/>
          <w:color w:val="000000"/>
          <w:szCs w:val="24"/>
        </w:rPr>
        <w:t xml:space="preserve"> (например, при комплектации или формировании подменного фонда)</w:t>
      </w:r>
      <w:r w:rsidRPr="009951A1">
        <w:rPr>
          <w:rFonts w:ascii="Arial" w:eastAsia="Arial" w:hAnsi="Arial" w:cs="Arial"/>
          <w:noProof/>
          <w:color w:val="000000"/>
          <w:szCs w:val="24"/>
        </w:rPr>
        <w:t>.</w:t>
      </w:r>
    </w:p>
    <w:p w14:paraId="176D9AC9" w14:textId="3C2FDF9E" w:rsidR="00822136" w:rsidRDefault="00822136" w:rsidP="00822136">
      <w:pPr>
        <w:spacing w:after="240" w:line="276" w:lineRule="auto"/>
        <w:ind w:firstLine="567"/>
        <w:rPr>
          <w:rFonts w:ascii="Arial" w:eastAsia="Arial" w:hAnsi="Arial" w:cs="Arial"/>
          <w:noProof/>
          <w:color w:val="000000"/>
          <w:szCs w:val="24"/>
        </w:rPr>
      </w:pPr>
      <w:r>
        <w:rPr>
          <w:rFonts w:ascii="Arial" w:eastAsia="Arial" w:hAnsi="Arial" w:cs="Arial"/>
          <w:noProof/>
          <w:color w:val="000000"/>
          <w:szCs w:val="24"/>
        </w:rPr>
        <w:t>Ответственный по управлению</w:t>
      </w:r>
      <w:r w:rsidRPr="00A77240">
        <w:rPr>
          <w:rFonts w:ascii="Arial" w:eastAsia="Arial" w:hAnsi="Arial" w:cs="Arial"/>
          <w:noProof/>
          <w:color w:val="000000"/>
          <w:szCs w:val="24"/>
        </w:rPr>
        <w:t xml:space="preserve"> запасами на основании</w:t>
      </w:r>
      <w:r w:rsidR="00571B72">
        <w:rPr>
          <w:rFonts w:ascii="Arial" w:eastAsia="Arial" w:hAnsi="Arial" w:cs="Arial"/>
          <w:noProof/>
          <w:color w:val="000000"/>
          <w:szCs w:val="24"/>
        </w:rPr>
        <w:t xml:space="preserve"> данных о МТР с нарушениями технических</w:t>
      </w:r>
      <w:r w:rsidRPr="00A77240">
        <w:rPr>
          <w:rFonts w:ascii="Arial" w:eastAsia="Arial" w:hAnsi="Arial" w:cs="Arial"/>
          <w:noProof/>
          <w:color w:val="000000"/>
          <w:szCs w:val="24"/>
        </w:rPr>
        <w:t xml:space="preserve"> характеристик вносит</w:t>
      </w:r>
      <w:r w:rsidR="00CB63E0">
        <w:rPr>
          <w:rFonts w:ascii="Arial" w:eastAsia="Arial" w:hAnsi="Arial" w:cs="Arial"/>
          <w:noProof/>
          <w:color w:val="000000"/>
          <w:szCs w:val="24"/>
        </w:rPr>
        <w:t xml:space="preserve"> их как</w:t>
      </w:r>
      <w:r w:rsidR="005F05AF">
        <w:rPr>
          <w:rFonts w:ascii="Arial" w:eastAsia="Arial" w:hAnsi="Arial" w:cs="Arial"/>
          <w:noProof/>
          <w:color w:val="000000"/>
          <w:szCs w:val="24"/>
        </w:rPr>
        <w:t xml:space="preserve"> потенциальные</w:t>
      </w:r>
      <w:r w:rsidR="00CB63E0">
        <w:rPr>
          <w:rFonts w:ascii="Arial" w:eastAsia="Arial" w:hAnsi="Arial" w:cs="Arial"/>
          <w:noProof/>
          <w:color w:val="000000"/>
          <w:szCs w:val="24"/>
        </w:rPr>
        <w:t xml:space="preserve"> НЛИ в</w:t>
      </w:r>
      <w:r w:rsidRPr="00A77240">
        <w:rPr>
          <w:rFonts w:ascii="Arial" w:eastAsia="Arial" w:hAnsi="Arial" w:cs="Arial"/>
          <w:noProof/>
          <w:color w:val="000000"/>
          <w:szCs w:val="24"/>
        </w:rPr>
        <w:t xml:space="preserve"> перечень потенциальных НВИ/НЛИ.</w:t>
      </w:r>
    </w:p>
    <w:p w14:paraId="718F8530" w14:textId="5F9FDAFD" w:rsidR="00CB63E0" w:rsidRDefault="00CB63E0" w:rsidP="00CB63E0">
      <w:pPr>
        <w:spacing w:after="240" w:line="276" w:lineRule="auto"/>
        <w:ind w:firstLine="567"/>
        <w:rPr>
          <w:rFonts w:ascii="Arial" w:eastAsia="Arial" w:hAnsi="Arial" w:cs="Arial"/>
          <w:noProof/>
          <w:color w:val="000000"/>
          <w:szCs w:val="24"/>
        </w:rPr>
      </w:pPr>
      <w:r>
        <w:rPr>
          <w:rFonts w:ascii="Arial" w:eastAsia="Arial" w:hAnsi="Arial" w:cs="Arial"/>
          <w:noProof/>
          <w:color w:val="000000"/>
          <w:szCs w:val="24"/>
        </w:rPr>
        <w:t>Технически выполнение данного шага аналогично предыдущему</w:t>
      </w:r>
      <w:r w:rsidR="008E0CCC">
        <w:rPr>
          <w:rFonts w:ascii="Arial" w:eastAsia="Arial" w:hAnsi="Arial" w:cs="Arial"/>
          <w:noProof/>
          <w:color w:val="000000"/>
          <w:szCs w:val="24"/>
        </w:rPr>
        <w:t xml:space="preserve">, но для транзакции </w:t>
      </w:r>
      <w:r w:rsidR="008E0CCC">
        <w:rPr>
          <w:rFonts w:ascii="Arial" w:eastAsia="Arial" w:hAnsi="Arial" w:cs="Arial"/>
          <w:noProof/>
          <w:color w:val="000000"/>
          <w:szCs w:val="24"/>
          <w:lang w:val="en-US"/>
        </w:rPr>
        <w:t>ZMM</w:t>
      </w:r>
      <w:r w:rsidR="008E0CCC" w:rsidRPr="008E0CCC">
        <w:rPr>
          <w:rFonts w:ascii="Arial" w:eastAsia="Arial" w:hAnsi="Arial" w:cs="Arial"/>
          <w:noProof/>
          <w:color w:val="000000"/>
          <w:szCs w:val="24"/>
        </w:rPr>
        <w:t>_</w:t>
      </w:r>
      <w:r w:rsidR="008E0CCC">
        <w:rPr>
          <w:rFonts w:ascii="Arial" w:eastAsia="Arial" w:hAnsi="Arial" w:cs="Arial"/>
          <w:noProof/>
          <w:color w:val="000000"/>
          <w:szCs w:val="24"/>
          <w:lang w:val="en-US"/>
        </w:rPr>
        <w:t>NLI</w:t>
      </w:r>
      <w:r w:rsidR="008E0CCC" w:rsidRPr="008E0CCC">
        <w:rPr>
          <w:rFonts w:ascii="Arial" w:eastAsia="Arial" w:hAnsi="Arial" w:cs="Arial"/>
          <w:noProof/>
          <w:color w:val="000000"/>
          <w:szCs w:val="24"/>
        </w:rPr>
        <w:t>_</w:t>
      </w:r>
      <w:r w:rsidR="008E0CCC">
        <w:rPr>
          <w:rFonts w:ascii="Arial" w:eastAsia="Arial" w:hAnsi="Arial" w:cs="Arial"/>
          <w:noProof/>
          <w:color w:val="000000"/>
          <w:szCs w:val="24"/>
          <w:lang w:val="en-US"/>
        </w:rPr>
        <w:t>REPORT</w:t>
      </w:r>
      <w:r>
        <w:rPr>
          <w:rFonts w:ascii="Arial" w:eastAsia="Arial" w:hAnsi="Arial" w:cs="Arial"/>
          <w:noProof/>
          <w:color w:val="000000"/>
          <w:szCs w:val="24"/>
        </w:rPr>
        <w:t>. Но на начальном экране выбора отчета данные ограничиваются списком соответствую</w:t>
      </w:r>
      <w:r w:rsidR="00571B72">
        <w:rPr>
          <w:rFonts w:ascii="Arial" w:eastAsia="Arial" w:hAnsi="Arial" w:cs="Arial"/>
          <w:noProof/>
          <w:color w:val="000000"/>
          <w:szCs w:val="24"/>
        </w:rPr>
        <w:t>щих кодов МТР с нарушенными техническими</w:t>
      </w:r>
      <w:r>
        <w:rPr>
          <w:rFonts w:ascii="Arial" w:eastAsia="Arial" w:hAnsi="Arial" w:cs="Arial"/>
          <w:noProof/>
          <w:color w:val="000000"/>
          <w:szCs w:val="24"/>
        </w:rPr>
        <w:t xml:space="preserve"> характеристиками, выявленных при инвентаризации или иных складских операциях.</w:t>
      </w:r>
      <w:r w:rsidR="007869EF">
        <w:rPr>
          <w:rFonts w:ascii="Arial" w:eastAsia="Arial" w:hAnsi="Arial" w:cs="Arial"/>
          <w:noProof/>
          <w:color w:val="000000"/>
          <w:szCs w:val="24"/>
        </w:rPr>
        <w:t xml:space="preserve"> Если пользователь указывает на начальном экране тот же ссылочный номер, что и на шаге ПП-10.05.02.010, то эти позиции добавляются к </w:t>
      </w:r>
      <w:r w:rsidR="00A82639">
        <w:rPr>
          <w:rFonts w:ascii="Arial" w:eastAsia="Arial" w:hAnsi="Arial" w:cs="Arial"/>
          <w:noProof/>
          <w:color w:val="000000"/>
          <w:szCs w:val="24"/>
        </w:rPr>
        <w:t>сформированному ранее</w:t>
      </w:r>
      <w:r w:rsidR="007869EF">
        <w:rPr>
          <w:rFonts w:ascii="Arial" w:eastAsia="Arial" w:hAnsi="Arial" w:cs="Arial"/>
          <w:noProof/>
          <w:color w:val="000000"/>
          <w:szCs w:val="24"/>
        </w:rPr>
        <w:t xml:space="preserve"> перечню потенциальных НВИ/НЛИ.</w:t>
      </w:r>
    </w:p>
    <w:p w14:paraId="7E48AE67" w14:textId="40444B7F" w:rsidR="00393EAA" w:rsidRPr="00393EAA" w:rsidRDefault="00576333" w:rsidP="008C7E74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При нажатии кнопки «</w:t>
      </w:r>
      <w:r w:rsidR="008E0CCC">
        <w:rPr>
          <w:rFonts w:ascii="Arial" w:hAnsi="Arial" w:cs="Arial"/>
        </w:rPr>
        <w:t>Сохранить</w:t>
      </w:r>
      <w:r>
        <w:rPr>
          <w:rFonts w:ascii="Arial" w:hAnsi="Arial" w:cs="Arial"/>
        </w:rPr>
        <w:t xml:space="preserve">» и внесения количества автоматически происходит перенос выбранных в отчете партий МТР в </w:t>
      </w:r>
      <w:r w:rsidRPr="00576333">
        <w:rPr>
          <w:rFonts w:ascii="Arial" w:hAnsi="Arial" w:cs="Arial"/>
        </w:rPr>
        <w:t>запас ограниченного использования</w:t>
      </w:r>
      <w:r>
        <w:rPr>
          <w:rFonts w:ascii="Arial" w:hAnsi="Arial" w:cs="Arial"/>
        </w:rPr>
        <w:t>. При этом происходит исключение</w:t>
      </w:r>
      <w:r w:rsidR="00A82639">
        <w:rPr>
          <w:rFonts w:ascii="Arial" w:hAnsi="Arial" w:cs="Arial"/>
        </w:rPr>
        <w:t xml:space="preserve"> их</w:t>
      </w:r>
      <w:r>
        <w:rPr>
          <w:rFonts w:ascii="Arial" w:hAnsi="Arial" w:cs="Arial"/>
        </w:rPr>
        <w:t xml:space="preserve"> из планирования ППМ до принятия решения ПДК о присвоении статуса НЛИ. В признаке кла</w:t>
      </w:r>
      <w:r w:rsidR="00DD7E3B">
        <w:rPr>
          <w:rFonts w:ascii="Arial" w:hAnsi="Arial" w:cs="Arial"/>
        </w:rPr>
        <w:t>ссификации партии «Категория запаса</w:t>
      </w:r>
      <w:r>
        <w:rPr>
          <w:rFonts w:ascii="Arial" w:hAnsi="Arial" w:cs="Arial"/>
        </w:rPr>
        <w:t xml:space="preserve">» проставляется значение «НЛИ». В таблице </w:t>
      </w:r>
      <w:r w:rsidR="008E0CCC">
        <w:rPr>
          <w:rFonts w:ascii="Arial" w:hAnsi="Arial" w:cs="Arial"/>
          <w:lang w:val="en-US"/>
        </w:rPr>
        <w:t>ZMM</w:t>
      </w:r>
      <w:r w:rsidR="008E0CCC" w:rsidRPr="008E0CCC">
        <w:rPr>
          <w:rFonts w:ascii="Arial" w:hAnsi="Arial" w:cs="Arial"/>
        </w:rPr>
        <w:t>_</w:t>
      </w:r>
      <w:r w:rsidR="008E0CCC">
        <w:rPr>
          <w:rFonts w:ascii="Arial" w:hAnsi="Arial" w:cs="Arial"/>
          <w:lang w:val="en-US"/>
        </w:rPr>
        <w:t>NLI</w:t>
      </w:r>
      <w:r w:rsidR="008E0CCC" w:rsidRPr="008E0CCC">
        <w:rPr>
          <w:rFonts w:ascii="Arial" w:hAnsi="Arial" w:cs="Arial"/>
        </w:rPr>
        <w:t>_</w:t>
      </w:r>
      <w:r w:rsidR="008E0CCC">
        <w:rPr>
          <w:rFonts w:ascii="Arial" w:hAnsi="Arial" w:cs="Arial"/>
          <w:lang w:val="en-US"/>
        </w:rPr>
        <w:t>MAIN</w:t>
      </w:r>
      <w:r w:rsidRPr="004D7C9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создается новая строка с этим количеством. Количество по текущей строке уменьшается на введенное частичное количество.</w:t>
      </w:r>
      <w:r w:rsidR="008C7E74">
        <w:rPr>
          <w:rFonts w:ascii="Arial" w:hAnsi="Arial" w:cs="Arial"/>
        </w:rPr>
        <w:t xml:space="preserve"> </w:t>
      </w:r>
      <w:r w:rsidR="00393EAA">
        <w:rPr>
          <w:rFonts w:ascii="Arial" w:hAnsi="Arial" w:cs="Arial"/>
        </w:rPr>
        <w:t xml:space="preserve">Также при автоматическом добавлении таких позиций в отчет в признаке классификации их партий «Категория </w:t>
      </w:r>
      <w:r w:rsidR="00DD7E3B">
        <w:rPr>
          <w:rFonts w:ascii="Arial" w:hAnsi="Arial" w:cs="Arial"/>
        </w:rPr>
        <w:t>запаса</w:t>
      </w:r>
      <w:r w:rsidR="00393EAA">
        <w:rPr>
          <w:rFonts w:ascii="Arial" w:hAnsi="Arial" w:cs="Arial"/>
        </w:rPr>
        <w:t>» должно проставляться значение «НЛИ».</w:t>
      </w:r>
    </w:p>
    <w:p w14:paraId="0AF04684" w14:textId="58F36596" w:rsidR="00576333" w:rsidRPr="00DB4683" w:rsidRDefault="0037799D" w:rsidP="001E6E20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Позиции с присвоенной категорией НЛИ </w:t>
      </w:r>
      <w:r w:rsidR="00A82639">
        <w:rPr>
          <w:rFonts w:ascii="Arial" w:hAnsi="Arial" w:cs="Arial"/>
        </w:rPr>
        <w:t>отражаются в отчете</w:t>
      </w:r>
      <w:r w:rsidR="00A107C7">
        <w:rPr>
          <w:rFonts w:ascii="Arial" w:hAnsi="Arial" w:cs="Arial"/>
        </w:rPr>
        <w:t xml:space="preserve"> со статусом</w:t>
      </w:r>
      <w:r>
        <w:rPr>
          <w:rFonts w:ascii="Arial" w:hAnsi="Arial" w:cs="Arial"/>
        </w:rPr>
        <w:t xml:space="preserve"> «</w:t>
      </w:r>
      <w:r w:rsidR="00A107C7">
        <w:rPr>
          <w:rFonts w:ascii="Arial" w:hAnsi="Arial" w:cs="Arial"/>
        </w:rPr>
        <w:t>Создано</w:t>
      </w:r>
      <w:r>
        <w:rPr>
          <w:rFonts w:ascii="Arial" w:hAnsi="Arial" w:cs="Arial"/>
        </w:rPr>
        <w:t>» (так как статус еще не подтвержден ПДК). П</w:t>
      </w:r>
      <w:r w:rsidR="00576333">
        <w:rPr>
          <w:rFonts w:ascii="Arial" w:hAnsi="Arial" w:cs="Arial"/>
        </w:rPr>
        <w:t xml:space="preserve">ри нажатии кнопки сохранения таблица </w:t>
      </w:r>
      <w:r w:rsidR="00576333">
        <w:rPr>
          <w:rFonts w:ascii="Arial" w:hAnsi="Arial" w:cs="Arial"/>
          <w:lang w:val="en-US"/>
        </w:rPr>
        <w:t>Z</w:t>
      </w:r>
      <w:r w:rsidR="00A107C7">
        <w:rPr>
          <w:rFonts w:ascii="Arial" w:hAnsi="Arial" w:cs="Arial"/>
          <w:lang w:val="en-US"/>
        </w:rPr>
        <w:t>MM</w:t>
      </w:r>
      <w:r w:rsidR="00A107C7" w:rsidRPr="00A107C7">
        <w:rPr>
          <w:rFonts w:ascii="Arial" w:hAnsi="Arial" w:cs="Arial"/>
        </w:rPr>
        <w:t>_</w:t>
      </w:r>
      <w:r w:rsidR="00576333">
        <w:rPr>
          <w:rFonts w:ascii="Arial" w:hAnsi="Arial" w:cs="Arial"/>
          <w:lang w:val="en-US"/>
        </w:rPr>
        <w:t>N</w:t>
      </w:r>
      <w:r w:rsidR="00A107C7">
        <w:rPr>
          <w:rFonts w:ascii="Arial" w:hAnsi="Arial" w:cs="Arial"/>
          <w:lang w:val="en-US"/>
        </w:rPr>
        <w:t>L</w:t>
      </w:r>
      <w:r w:rsidR="00576333">
        <w:rPr>
          <w:rFonts w:ascii="Arial" w:hAnsi="Arial" w:cs="Arial"/>
          <w:lang w:val="en-US"/>
        </w:rPr>
        <w:t>I</w:t>
      </w:r>
      <w:r w:rsidR="00A107C7" w:rsidRPr="00E0406E">
        <w:rPr>
          <w:rFonts w:ascii="Arial" w:hAnsi="Arial" w:cs="Arial"/>
        </w:rPr>
        <w:t>_</w:t>
      </w:r>
      <w:r w:rsidR="00A107C7">
        <w:rPr>
          <w:rFonts w:ascii="Arial" w:hAnsi="Arial" w:cs="Arial"/>
          <w:lang w:val="en-US"/>
        </w:rPr>
        <w:t>MAIN</w:t>
      </w:r>
      <w:r w:rsidR="00576333" w:rsidRPr="0070763E">
        <w:rPr>
          <w:rFonts w:ascii="Arial" w:hAnsi="Arial" w:cs="Arial"/>
        </w:rPr>
        <w:t xml:space="preserve"> </w:t>
      </w:r>
      <w:r w:rsidR="00576333">
        <w:rPr>
          <w:rFonts w:ascii="Arial" w:hAnsi="Arial" w:cs="Arial"/>
        </w:rPr>
        <w:t>обновляется</w:t>
      </w:r>
      <w:r>
        <w:rPr>
          <w:rFonts w:ascii="Arial" w:hAnsi="Arial" w:cs="Arial"/>
        </w:rPr>
        <w:t>, а с</w:t>
      </w:r>
      <w:r w:rsidR="00576333">
        <w:rPr>
          <w:rFonts w:ascii="Arial" w:hAnsi="Arial" w:cs="Arial"/>
        </w:rPr>
        <w:t>татус и дата его установки сохраняются в таблице.</w:t>
      </w:r>
    </w:p>
    <w:p w14:paraId="7DDCBB62" w14:textId="25F11F78" w:rsidR="00CB63E0" w:rsidRPr="00223FF3" w:rsidRDefault="00CB63E0" w:rsidP="00CB63E0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После формирования полного перечня потенциальных НВИ/НЛИ необходимо выполнить его печать</w:t>
      </w:r>
      <w:r w:rsidRPr="00B552B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для передачи аттестационной комиссии и проведения технической аттестации МТР. Для этого необходимо по внешнему номеру выбрать данный список и нажать кнопку «Печать». В результате выводится формуляр «Перечень потенциальных НВИ/НЛИ»</w:t>
      </w:r>
      <w:r w:rsidR="005F05AF">
        <w:rPr>
          <w:rFonts w:ascii="Arial" w:hAnsi="Arial" w:cs="Arial"/>
        </w:rPr>
        <w:t>, дополненный идентифицированными на этом шаге потенциальными НЛИ</w:t>
      </w:r>
      <w:r>
        <w:rPr>
          <w:rFonts w:ascii="Arial" w:hAnsi="Arial" w:cs="Arial"/>
        </w:rPr>
        <w:t>.</w:t>
      </w:r>
    </w:p>
    <w:p w14:paraId="7527FC13" w14:textId="77777777" w:rsidR="00822136" w:rsidRPr="00A77240" w:rsidRDefault="00822136" w:rsidP="00822136">
      <w:pPr>
        <w:spacing w:after="240" w:line="276" w:lineRule="auto"/>
        <w:ind w:firstLine="567"/>
        <w:rPr>
          <w:rFonts w:ascii="Arial" w:eastAsia="Arial" w:hAnsi="Arial" w:cs="Arial"/>
          <w:noProof/>
          <w:color w:val="000000"/>
          <w:szCs w:val="24"/>
        </w:rPr>
      </w:pPr>
    </w:p>
    <w:p w14:paraId="19FE4BDB" w14:textId="77777777" w:rsidR="00822136" w:rsidRPr="00A77240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>ПП-10.05.02.030 Проведение технической аттестации</w:t>
      </w:r>
    </w:p>
    <w:p w14:paraId="4BB0DA36" w14:textId="71CB2E77" w:rsidR="00822136" w:rsidRPr="00A77240" w:rsidRDefault="00822136" w:rsidP="00822136">
      <w:pPr>
        <w:spacing w:after="240" w:line="276" w:lineRule="auto"/>
        <w:ind w:firstLine="567"/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Техническая аттестационн</w:t>
      </w:r>
      <w:r>
        <w:rPr>
          <w:rFonts w:ascii="Arial" w:eastAsia="Arial" w:hAnsi="Arial" w:cs="Arial"/>
          <w:color w:val="000000"/>
          <w:szCs w:val="24"/>
        </w:rPr>
        <w:t>ая комиссия</w:t>
      </w:r>
      <w:r w:rsidR="002A5C86">
        <w:rPr>
          <w:rFonts w:ascii="Arial" w:eastAsia="Arial" w:hAnsi="Arial" w:cs="Arial"/>
          <w:color w:val="000000"/>
          <w:szCs w:val="24"/>
        </w:rPr>
        <w:t xml:space="preserve"> на основе сформированного перечня, полученного</w:t>
      </w:r>
      <w:r>
        <w:rPr>
          <w:rFonts w:ascii="Arial" w:eastAsia="Arial" w:hAnsi="Arial" w:cs="Arial"/>
          <w:color w:val="000000"/>
          <w:szCs w:val="24"/>
        </w:rPr>
        <w:t xml:space="preserve"> от О</w:t>
      </w:r>
      <w:r w:rsidRPr="00A77240">
        <w:rPr>
          <w:rFonts w:ascii="Arial" w:eastAsia="Arial" w:hAnsi="Arial" w:cs="Arial"/>
          <w:color w:val="000000"/>
          <w:szCs w:val="24"/>
        </w:rPr>
        <w:t>тветственного по управлению запасами</w:t>
      </w:r>
      <w:r w:rsidR="002A5C86">
        <w:rPr>
          <w:rFonts w:ascii="Arial" w:eastAsia="Arial" w:hAnsi="Arial" w:cs="Arial"/>
          <w:color w:val="000000"/>
          <w:szCs w:val="24"/>
        </w:rPr>
        <w:t xml:space="preserve"> (отчет</w:t>
      </w:r>
      <w:r>
        <w:rPr>
          <w:rFonts w:ascii="Arial" w:eastAsia="Arial" w:hAnsi="Arial" w:cs="Arial"/>
          <w:color w:val="000000"/>
          <w:szCs w:val="24"/>
        </w:rPr>
        <w:t xml:space="preserve"> «Перечень потенциальных НВИ</w:t>
      </w:r>
      <w:r w:rsidR="00F47DC7">
        <w:rPr>
          <w:rFonts w:ascii="Arial" w:eastAsia="Arial" w:hAnsi="Arial" w:cs="Arial"/>
          <w:color w:val="000000"/>
          <w:szCs w:val="24"/>
        </w:rPr>
        <w:t>/НЛИ</w:t>
      </w:r>
      <w:r>
        <w:rPr>
          <w:rFonts w:ascii="Arial" w:eastAsia="Arial" w:hAnsi="Arial" w:cs="Arial"/>
          <w:color w:val="000000"/>
          <w:szCs w:val="24"/>
        </w:rPr>
        <w:t>»)</w:t>
      </w:r>
      <w:r w:rsidRPr="00A77240">
        <w:rPr>
          <w:rFonts w:ascii="Arial" w:eastAsia="Arial" w:hAnsi="Arial" w:cs="Arial"/>
          <w:color w:val="000000"/>
          <w:szCs w:val="24"/>
        </w:rPr>
        <w:t xml:space="preserve">, проводит техническую аттестацию НВИ/НЛИ. </w:t>
      </w:r>
    </w:p>
    <w:p w14:paraId="5AB038A9" w14:textId="54284BB0" w:rsidR="00822136" w:rsidRPr="00A77240" w:rsidRDefault="00822136" w:rsidP="00822136">
      <w:pPr>
        <w:spacing w:after="240" w:line="276" w:lineRule="auto"/>
        <w:ind w:firstLine="567"/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 xml:space="preserve">Результатом работы технической аттестационной комиссии является Акт </w:t>
      </w:r>
      <w:r>
        <w:rPr>
          <w:rFonts w:ascii="Arial" w:eastAsia="Arial" w:hAnsi="Arial" w:cs="Arial"/>
          <w:color w:val="000000"/>
          <w:szCs w:val="24"/>
        </w:rPr>
        <w:t>технической аттестации НВИ/НЛИ.</w:t>
      </w:r>
      <w:r w:rsidR="00F27600">
        <w:rPr>
          <w:rFonts w:ascii="Arial" w:eastAsia="Arial" w:hAnsi="Arial" w:cs="Arial"/>
          <w:color w:val="000000"/>
          <w:szCs w:val="24"/>
        </w:rPr>
        <w:t xml:space="preserve"> При этом для потенциальных НВИ определяются категории и понижающие коэффициенты («Коэффициент годности», «Наличие технической документации», «</w:t>
      </w:r>
      <w:r w:rsidR="00DC0C5D">
        <w:rPr>
          <w:rStyle w:val="14Comment"/>
          <w:rFonts w:ascii="Arial" w:hAnsi="Arial" w:cs="Arial"/>
          <w:i w:val="0"/>
          <w:color w:val="000000"/>
        </w:rPr>
        <w:t>Место нахождения и реализации НВИ</w:t>
      </w:r>
      <w:r w:rsidR="00F27600">
        <w:rPr>
          <w:rFonts w:ascii="Arial" w:eastAsia="Arial" w:hAnsi="Arial" w:cs="Arial"/>
          <w:color w:val="000000"/>
          <w:szCs w:val="24"/>
        </w:rPr>
        <w:t>»</w:t>
      </w:r>
      <w:r w:rsidR="00DC0C5D">
        <w:rPr>
          <w:rFonts w:ascii="Arial" w:eastAsia="Arial" w:hAnsi="Arial" w:cs="Arial"/>
          <w:color w:val="000000"/>
          <w:szCs w:val="24"/>
        </w:rPr>
        <w:t>).</w:t>
      </w:r>
    </w:p>
    <w:p w14:paraId="357A8C94" w14:textId="36A00248" w:rsidR="00822136" w:rsidRDefault="00822136" w:rsidP="00822136">
      <w:pPr>
        <w:spacing w:after="240" w:line="276" w:lineRule="auto"/>
        <w:ind w:firstLine="567"/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В случае невозможности проведения технической аттестации инициируется дополнительная экспертная оценка МТР</w:t>
      </w:r>
      <w:r w:rsidR="008344F5">
        <w:rPr>
          <w:rFonts w:ascii="Arial" w:eastAsia="Arial" w:hAnsi="Arial" w:cs="Arial"/>
          <w:color w:val="000000"/>
          <w:szCs w:val="24"/>
        </w:rPr>
        <w:t xml:space="preserve"> с помощью внешнего подрядчика</w:t>
      </w:r>
      <w:r w:rsidRPr="00A77240">
        <w:rPr>
          <w:rFonts w:ascii="Arial" w:eastAsia="Arial" w:hAnsi="Arial" w:cs="Arial"/>
          <w:color w:val="000000"/>
          <w:szCs w:val="24"/>
        </w:rPr>
        <w:t xml:space="preserve"> на предмет возможности вовлечения в производство или перевода в НВИ/НЛИ.</w:t>
      </w:r>
    </w:p>
    <w:p w14:paraId="396FD3CC" w14:textId="77777777" w:rsidR="00822136" w:rsidRPr="00A07F46" w:rsidRDefault="00822136" w:rsidP="00822136">
      <w:pPr>
        <w:pStyle w:val="80"/>
        <w:numPr>
          <w:ilvl w:val="0"/>
          <w:numId w:val="0"/>
        </w:numPr>
        <w:tabs>
          <w:tab w:val="clear" w:pos="1288"/>
          <w:tab w:val="clear" w:pos="2421"/>
        </w:tabs>
        <w:ind w:firstLine="567"/>
        <w:rPr>
          <w:rFonts w:ascii="Arial" w:hAnsi="Arial" w:cs="Arial"/>
        </w:rPr>
      </w:pPr>
      <w:r>
        <w:rPr>
          <w:rFonts w:ascii="Arial" w:hAnsi="Arial" w:cs="Arial"/>
        </w:rPr>
        <w:t>Согласно Регламенту по управлению запасами НВИ/НЛИ, п</w:t>
      </w:r>
      <w:r w:rsidRPr="00A07F46">
        <w:rPr>
          <w:rFonts w:ascii="Arial" w:hAnsi="Arial" w:cs="Arial"/>
        </w:rPr>
        <w:t>роект Перечня НВИ подлежит обязательному рассмотрению производственными подразделениями УО на предмет:</w:t>
      </w:r>
    </w:p>
    <w:p w14:paraId="121CFE45" w14:textId="77777777" w:rsidR="00822136" w:rsidRPr="00A07F46" w:rsidRDefault="00822136" w:rsidP="00D24C71">
      <w:pPr>
        <w:pStyle w:val="80"/>
        <w:numPr>
          <w:ilvl w:val="0"/>
          <w:numId w:val="24"/>
        </w:numPr>
        <w:rPr>
          <w:rFonts w:ascii="Arial" w:hAnsi="Arial" w:cs="Arial"/>
        </w:rPr>
      </w:pPr>
      <w:r w:rsidRPr="00A07F46">
        <w:rPr>
          <w:rFonts w:ascii="Arial" w:hAnsi="Arial" w:cs="Arial"/>
        </w:rPr>
        <w:t xml:space="preserve">возможности их использования в качестве аналогов под текущие планы потребности в МТР, либо в будущих проектах, не отраженных в планах потребности в МТР; </w:t>
      </w:r>
    </w:p>
    <w:p w14:paraId="7D5369A4" w14:textId="77777777" w:rsidR="00822136" w:rsidRPr="00A07F46" w:rsidRDefault="00822136" w:rsidP="00D24C71">
      <w:pPr>
        <w:pStyle w:val="80"/>
        <w:numPr>
          <w:ilvl w:val="0"/>
          <w:numId w:val="24"/>
        </w:numPr>
        <w:rPr>
          <w:rFonts w:ascii="Arial" w:hAnsi="Arial" w:cs="Arial"/>
        </w:rPr>
      </w:pPr>
      <w:r w:rsidRPr="00A07F46">
        <w:rPr>
          <w:rFonts w:ascii="Arial" w:hAnsi="Arial" w:cs="Arial"/>
        </w:rPr>
        <w:t xml:space="preserve">экспертной оценки технического состояния </w:t>
      </w:r>
      <w:r>
        <w:rPr>
          <w:rFonts w:ascii="Arial" w:hAnsi="Arial" w:cs="Arial"/>
        </w:rPr>
        <w:t xml:space="preserve">и условий хранения </w:t>
      </w:r>
      <w:r w:rsidRPr="00A07F46">
        <w:rPr>
          <w:rFonts w:ascii="Arial" w:hAnsi="Arial" w:cs="Arial"/>
        </w:rPr>
        <w:t>МТР;</w:t>
      </w:r>
    </w:p>
    <w:p w14:paraId="0408AAD9" w14:textId="77777777" w:rsidR="00822136" w:rsidRDefault="00822136" w:rsidP="00D24C71">
      <w:pPr>
        <w:pStyle w:val="80"/>
        <w:numPr>
          <w:ilvl w:val="0"/>
          <w:numId w:val="24"/>
        </w:numPr>
        <w:rPr>
          <w:rFonts w:ascii="Arial" w:hAnsi="Arial" w:cs="Arial"/>
        </w:rPr>
      </w:pPr>
      <w:r w:rsidRPr="00A07F46">
        <w:rPr>
          <w:rFonts w:ascii="Arial" w:hAnsi="Arial" w:cs="Arial"/>
        </w:rPr>
        <w:t>предоставления информации о наличии технической документации к МТР (паспорт, сертификат и т.п.), о месте и условиях хранения МТР на складе или площадке.</w:t>
      </w:r>
    </w:p>
    <w:p w14:paraId="5B8EFA75" w14:textId="77777777" w:rsidR="00822136" w:rsidRPr="008D5A40" w:rsidRDefault="00822136" w:rsidP="00822136">
      <w:pPr>
        <w:pStyle w:val="80"/>
        <w:numPr>
          <w:ilvl w:val="0"/>
          <w:numId w:val="0"/>
        </w:numPr>
        <w:ind w:left="720"/>
        <w:rPr>
          <w:rFonts w:ascii="Arial" w:hAnsi="Arial" w:cs="Arial"/>
        </w:rPr>
      </w:pPr>
    </w:p>
    <w:p w14:paraId="3843AEBA" w14:textId="77777777" w:rsidR="002A5C86" w:rsidRPr="00F51999" w:rsidRDefault="002A5C86" w:rsidP="002A5C86">
      <w:pPr>
        <w:spacing w:after="240" w:line="276" w:lineRule="auto"/>
        <w:ind w:firstLine="567"/>
        <w:rPr>
          <w:rFonts w:ascii="Arial" w:hAnsi="Arial" w:cs="Arial"/>
          <w:b/>
          <w:i/>
        </w:rPr>
      </w:pPr>
      <w:r w:rsidRPr="00F51999">
        <w:rPr>
          <w:rFonts w:ascii="Arial" w:hAnsi="Arial" w:cs="Arial"/>
          <w:b/>
          <w:i/>
        </w:rPr>
        <w:t>Отражение в системе SAP</w:t>
      </w:r>
    </w:p>
    <w:p w14:paraId="1792DB68" w14:textId="3204C4B6" w:rsidR="002A5C86" w:rsidRPr="00D928B6" w:rsidRDefault="002A5C86" w:rsidP="002A5C86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</w:rPr>
        <w:t>Транзакция</w:t>
      </w:r>
      <w:r w:rsidRPr="00D928B6">
        <w:rPr>
          <w:rFonts w:ascii="Arial" w:hAnsi="Arial" w:cs="Arial"/>
        </w:rPr>
        <w:t xml:space="preserve">: </w:t>
      </w:r>
      <w:r w:rsidRPr="00445B3E">
        <w:rPr>
          <w:rFonts w:ascii="Arial" w:hAnsi="Arial" w:cs="Arial"/>
          <w:lang w:val="en-US"/>
        </w:rPr>
        <w:t>Z</w:t>
      </w:r>
      <w:r w:rsidR="00E0406E">
        <w:rPr>
          <w:rFonts w:ascii="Arial" w:hAnsi="Arial" w:cs="Arial"/>
          <w:lang w:val="en-US"/>
        </w:rPr>
        <w:t>MM</w:t>
      </w:r>
      <w:r w:rsidR="00E0406E" w:rsidRPr="00D928B6">
        <w:rPr>
          <w:rFonts w:ascii="Arial" w:hAnsi="Arial" w:cs="Arial"/>
        </w:rPr>
        <w:t>_</w:t>
      </w:r>
      <w:r w:rsidR="00E0406E">
        <w:rPr>
          <w:rFonts w:ascii="Arial" w:hAnsi="Arial" w:cs="Arial"/>
          <w:lang w:val="en-US"/>
        </w:rPr>
        <w:t>NVI</w:t>
      </w:r>
      <w:r w:rsidR="00E0406E" w:rsidRPr="00D928B6">
        <w:rPr>
          <w:rFonts w:ascii="Arial" w:hAnsi="Arial" w:cs="Arial"/>
        </w:rPr>
        <w:t>_</w:t>
      </w:r>
      <w:r w:rsidR="00E0406E">
        <w:rPr>
          <w:rFonts w:ascii="Arial" w:hAnsi="Arial" w:cs="Arial"/>
          <w:lang w:val="en-US"/>
        </w:rPr>
        <w:t>REPORT</w:t>
      </w:r>
      <w:r w:rsidR="00E0406E" w:rsidRPr="00D928B6">
        <w:rPr>
          <w:rFonts w:ascii="Arial" w:hAnsi="Arial" w:cs="Arial"/>
        </w:rPr>
        <w:t>/</w:t>
      </w:r>
      <w:r w:rsidR="00E0406E">
        <w:rPr>
          <w:rFonts w:ascii="Arial" w:hAnsi="Arial" w:cs="Arial"/>
          <w:lang w:val="en-US"/>
        </w:rPr>
        <w:t>ZMM</w:t>
      </w:r>
      <w:r w:rsidR="00E0406E" w:rsidRPr="00D928B6">
        <w:rPr>
          <w:rFonts w:ascii="Arial" w:hAnsi="Arial" w:cs="Arial"/>
        </w:rPr>
        <w:t>_</w:t>
      </w:r>
      <w:r w:rsidR="00E0406E">
        <w:rPr>
          <w:rFonts w:ascii="Arial" w:hAnsi="Arial" w:cs="Arial"/>
          <w:lang w:val="en-US"/>
        </w:rPr>
        <w:t>NLI</w:t>
      </w:r>
      <w:r w:rsidR="00E0406E" w:rsidRPr="00D928B6">
        <w:rPr>
          <w:rFonts w:ascii="Arial" w:hAnsi="Arial" w:cs="Arial"/>
        </w:rPr>
        <w:t>_</w:t>
      </w:r>
      <w:r w:rsidR="00E0406E">
        <w:rPr>
          <w:rFonts w:ascii="Arial" w:hAnsi="Arial" w:cs="Arial"/>
          <w:lang w:val="en-US"/>
        </w:rPr>
        <w:t>REPORT</w:t>
      </w:r>
    </w:p>
    <w:p w14:paraId="77F7E358" w14:textId="5D791482" w:rsidR="002A5C86" w:rsidRPr="007D1E97" w:rsidRDefault="001732B8" w:rsidP="002A5C86">
      <w:pPr>
        <w:spacing w:after="240" w:line="276" w:lineRule="auto"/>
        <w:ind w:firstLine="567"/>
        <w:rPr>
          <w:rStyle w:val="14Comment"/>
          <w:rFonts w:ascii="Arial" w:hAnsi="Arial" w:cs="Arial"/>
          <w:i w:val="0"/>
          <w:color w:val="000000"/>
        </w:rPr>
      </w:pPr>
      <w:r>
        <w:rPr>
          <w:rFonts w:ascii="Arial" w:hAnsi="Arial" w:cs="Arial"/>
        </w:rPr>
        <w:t>На начальном экране отчета п</w:t>
      </w:r>
      <w:r w:rsidR="002A5C86">
        <w:rPr>
          <w:rFonts w:ascii="Arial" w:hAnsi="Arial" w:cs="Arial"/>
        </w:rPr>
        <w:t xml:space="preserve">ользователь вводит </w:t>
      </w:r>
      <w:r>
        <w:rPr>
          <w:rFonts w:ascii="Arial" w:hAnsi="Arial" w:cs="Arial"/>
        </w:rPr>
        <w:t xml:space="preserve">существующий </w:t>
      </w:r>
      <w:r w:rsidR="002A5C86">
        <w:rPr>
          <w:rFonts w:ascii="Arial" w:hAnsi="Arial" w:cs="Arial"/>
        </w:rPr>
        <w:t xml:space="preserve">ссылочный номер </w:t>
      </w:r>
      <w:r>
        <w:rPr>
          <w:rFonts w:ascii="Arial" w:hAnsi="Arial" w:cs="Arial"/>
        </w:rPr>
        <w:t xml:space="preserve">для открытия рабочего перечня </w:t>
      </w:r>
      <w:r w:rsidR="002A5C86">
        <w:rPr>
          <w:rFonts w:ascii="Arial" w:hAnsi="Arial" w:cs="Arial"/>
        </w:rPr>
        <w:t>потенциальных НВИ</w:t>
      </w:r>
      <w:r>
        <w:rPr>
          <w:rFonts w:ascii="Arial" w:hAnsi="Arial" w:cs="Arial"/>
        </w:rPr>
        <w:t>/НЛИ</w:t>
      </w:r>
      <w:r w:rsidR="002A5C8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При выборе позиции и нажатии кнопки «</w:t>
      </w:r>
      <w:r w:rsidR="00E0406E">
        <w:rPr>
          <w:rFonts w:ascii="Arial" w:hAnsi="Arial" w:cs="Arial"/>
        </w:rPr>
        <w:t xml:space="preserve">Создать карточку </w:t>
      </w:r>
      <w:r w:rsidR="00E0406E">
        <w:rPr>
          <w:rFonts w:ascii="Arial" w:hAnsi="Arial" w:cs="Arial"/>
          <w:lang w:val="en-US"/>
        </w:rPr>
        <w:t>DMS</w:t>
      </w:r>
      <w:r>
        <w:rPr>
          <w:rFonts w:ascii="Arial" w:hAnsi="Arial" w:cs="Arial"/>
        </w:rPr>
        <w:t>»</w:t>
      </w:r>
      <w:r w:rsidR="00AA0201">
        <w:rPr>
          <w:rFonts w:ascii="Arial" w:hAnsi="Arial" w:cs="Arial"/>
        </w:rPr>
        <w:t xml:space="preserve"> создается (или открывается существующая) соответствующая</w:t>
      </w:r>
      <w:r w:rsidR="00491BFB" w:rsidRPr="00491BFB">
        <w:rPr>
          <w:rFonts w:ascii="Arial" w:hAnsi="Arial" w:cs="Arial"/>
        </w:rPr>
        <w:t xml:space="preserve"> </w:t>
      </w:r>
      <w:r w:rsidR="00491BFB">
        <w:rPr>
          <w:rFonts w:ascii="Arial" w:hAnsi="Arial" w:cs="Arial"/>
        </w:rPr>
        <w:t>партии в</w:t>
      </w:r>
      <w:r w:rsidR="00AA0201">
        <w:rPr>
          <w:rFonts w:ascii="Arial" w:hAnsi="Arial" w:cs="Arial"/>
        </w:rPr>
        <w:t xml:space="preserve"> позиции</w:t>
      </w:r>
      <w:r w:rsidR="00CC06AD">
        <w:rPr>
          <w:rFonts w:ascii="Arial" w:hAnsi="Arial" w:cs="Arial"/>
        </w:rPr>
        <w:t xml:space="preserve"> перечня</w:t>
      </w:r>
      <w:r w:rsidR="00AA0201">
        <w:rPr>
          <w:rFonts w:ascii="Arial" w:hAnsi="Arial" w:cs="Arial"/>
        </w:rPr>
        <w:t xml:space="preserve"> карточка </w:t>
      </w:r>
      <w:r w:rsidR="00AA0201">
        <w:rPr>
          <w:rStyle w:val="14Comment"/>
          <w:rFonts w:ascii="Arial" w:hAnsi="Arial" w:cs="Arial"/>
          <w:i w:val="0"/>
          <w:color w:val="000000"/>
        </w:rPr>
        <w:t>стандартной системы управления документами (</w:t>
      </w:r>
      <w:r w:rsidR="00AA0201">
        <w:rPr>
          <w:rStyle w:val="14Comment"/>
          <w:rFonts w:ascii="Arial" w:hAnsi="Arial" w:cs="Arial"/>
          <w:i w:val="0"/>
          <w:color w:val="000000"/>
          <w:lang w:val="en-US"/>
        </w:rPr>
        <w:t>DMS</w:t>
      </w:r>
      <w:r w:rsidR="00AA0201" w:rsidRPr="00AA0201">
        <w:rPr>
          <w:rStyle w:val="14Comment"/>
          <w:rFonts w:ascii="Arial" w:hAnsi="Arial" w:cs="Arial"/>
          <w:i w:val="0"/>
          <w:color w:val="000000"/>
        </w:rPr>
        <w:t xml:space="preserve"> – </w:t>
      </w:r>
      <w:r w:rsidR="00AA0201">
        <w:rPr>
          <w:rStyle w:val="14Comment"/>
          <w:rFonts w:ascii="Arial" w:hAnsi="Arial" w:cs="Arial"/>
          <w:i w:val="0"/>
          <w:color w:val="000000"/>
          <w:lang w:val="en-US"/>
        </w:rPr>
        <w:t>Document</w:t>
      </w:r>
      <w:r w:rsidR="00AA0201" w:rsidRPr="00AA0201">
        <w:rPr>
          <w:rStyle w:val="14Comment"/>
          <w:rFonts w:ascii="Arial" w:hAnsi="Arial" w:cs="Arial"/>
          <w:i w:val="0"/>
          <w:color w:val="000000"/>
        </w:rPr>
        <w:t xml:space="preserve"> </w:t>
      </w:r>
      <w:r w:rsidR="00AA0201">
        <w:rPr>
          <w:rStyle w:val="14Comment"/>
          <w:rFonts w:ascii="Arial" w:hAnsi="Arial" w:cs="Arial"/>
          <w:i w:val="0"/>
          <w:color w:val="000000"/>
          <w:lang w:val="en-US"/>
        </w:rPr>
        <w:t>Management</w:t>
      </w:r>
      <w:r w:rsidR="00AA0201" w:rsidRPr="00AA0201">
        <w:rPr>
          <w:rStyle w:val="14Comment"/>
          <w:rFonts w:ascii="Arial" w:hAnsi="Arial" w:cs="Arial"/>
          <w:i w:val="0"/>
          <w:color w:val="000000"/>
        </w:rPr>
        <w:t xml:space="preserve"> </w:t>
      </w:r>
      <w:r w:rsidR="00AA0201">
        <w:rPr>
          <w:rStyle w:val="14Comment"/>
          <w:rFonts w:ascii="Arial" w:hAnsi="Arial" w:cs="Arial"/>
          <w:i w:val="0"/>
          <w:color w:val="000000"/>
          <w:lang w:val="en-US"/>
        </w:rPr>
        <w:t>System</w:t>
      </w:r>
      <w:r w:rsidR="00AA0201">
        <w:rPr>
          <w:rStyle w:val="14Comment"/>
          <w:rFonts w:ascii="Arial" w:hAnsi="Arial" w:cs="Arial"/>
          <w:i w:val="0"/>
          <w:color w:val="000000"/>
        </w:rPr>
        <w:t xml:space="preserve">) </w:t>
      </w:r>
      <w:r w:rsidR="00AA0201">
        <w:rPr>
          <w:rStyle w:val="14Comment"/>
          <w:rFonts w:ascii="Arial" w:hAnsi="Arial" w:cs="Arial"/>
          <w:i w:val="0"/>
          <w:color w:val="000000"/>
          <w:lang w:val="en-US"/>
        </w:rPr>
        <w:t>SAP</w:t>
      </w:r>
      <w:r w:rsidR="00AA0201" w:rsidRPr="00B730C1">
        <w:rPr>
          <w:rStyle w:val="14Comment"/>
          <w:rFonts w:ascii="Arial" w:hAnsi="Arial" w:cs="Arial"/>
          <w:i w:val="0"/>
          <w:color w:val="000000"/>
        </w:rPr>
        <w:t xml:space="preserve"> </w:t>
      </w:r>
      <w:r w:rsidR="00AA0201">
        <w:rPr>
          <w:rStyle w:val="14Comment"/>
          <w:rFonts w:ascii="Arial" w:hAnsi="Arial" w:cs="Arial"/>
          <w:i w:val="0"/>
          <w:color w:val="000000"/>
          <w:lang w:val="en-US"/>
        </w:rPr>
        <w:t>S</w:t>
      </w:r>
      <w:r w:rsidR="00AA0201" w:rsidRPr="00B730C1">
        <w:rPr>
          <w:rStyle w:val="14Comment"/>
          <w:rFonts w:ascii="Arial" w:hAnsi="Arial" w:cs="Arial"/>
          <w:i w:val="0"/>
          <w:color w:val="000000"/>
        </w:rPr>
        <w:t>/4</w:t>
      </w:r>
      <w:r w:rsidR="00AA0201">
        <w:rPr>
          <w:rStyle w:val="14Comment"/>
          <w:rFonts w:ascii="Arial" w:hAnsi="Arial" w:cs="Arial"/>
          <w:i w:val="0"/>
          <w:color w:val="000000"/>
          <w:lang w:val="en-US"/>
        </w:rPr>
        <w:t>HANA</w:t>
      </w:r>
      <w:r w:rsidR="00AA0201" w:rsidRPr="00AA0201">
        <w:rPr>
          <w:rStyle w:val="14Comment"/>
          <w:rFonts w:ascii="Arial" w:hAnsi="Arial" w:cs="Arial"/>
          <w:i w:val="0"/>
          <w:color w:val="000000"/>
        </w:rPr>
        <w:t xml:space="preserve">. </w:t>
      </w:r>
      <w:r w:rsidR="00AA0201">
        <w:rPr>
          <w:rStyle w:val="14Comment"/>
          <w:rFonts w:ascii="Arial" w:hAnsi="Arial" w:cs="Arial"/>
          <w:i w:val="0"/>
          <w:color w:val="000000"/>
        </w:rPr>
        <w:t>В эту карточку можно загрузить фотографии по позиции</w:t>
      </w:r>
      <w:r w:rsidR="009A3DE9">
        <w:rPr>
          <w:rStyle w:val="14Comment"/>
          <w:rFonts w:ascii="Arial" w:hAnsi="Arial" w:cs="Arial"/>
          <w:i w:val="0"/>
          <w:color w:val="000000"/>
        </w:rPr>
        <w:t xml:space="preserve"> НВИ/НЛИ в нескольких ракурсах.</w:t>
      </w:r>
      <w:r w:rsidR="00542DEF">
        <w:rPr>
          <w:rStyle w:val="14Comment"/>
          <w:rFonts w:ascii="Arial" w:hAnsi="Arial" w:cs="Arial"/>
          <w:i w:val="0"/>
          <w:color w:val="000000"/>
        </w:rPr>
        <w:t xml:space="preserve"> Предполагается использовать вид документа </w:t>
      </w:r>
      <w:r w:rsidR="00445B3E">
        <w:rPr>
          <w:rStyle w:val="14Comment"/>
          <w:rFonts w:ascii="Arial" w:hAnsi="Arial" w:cs="Arial"/>
          <w:i w:val="0"/>
          <w:color w:val="000000"/>
          <w:lang w:val="en-US"/>
        </w:rPr>
        <w:t>ZNL</w:t>
      </w:r>
      <w:r w:rsidR="00542DEF" w:rsidRPr="00542DEF">
        <w:rPr>
          <w:rStyle w:val="14Comment"/>
          <w:rFonts w:ascii="Arial" w:hAnsi="Arial" w:cs="Arial"/>
          <w:i w:val="0"/>
          <w:color w:val="000000"/>
        </w:rPr>
        <w:t xml:space="preserve">. </w:t>
      </w:r>
      <w:r w:rsidR="00542DEF">
        <w:rPr>
          <w:rStyle w:val="14Comment"/>
          <w:rFonts w:ascii="Arial" w:hAnsi="Arial" w:cs="Arial"/>
          <w:i w:val="0"/>
          <w:color w:val="000000"/>
        </w:rPr>
        <w:t xml:space="preserve">Подробно использование </w:t>
      </w:r>
      <w:r w:rsidR="00542DEF">
        <w:rPr>
          <w:rStyle w:val="14Comment"/>
          <w:rFonts w:ascii="Arial" w:hAnsi="Arial" w:cs="Arial"/>
          <w:i w:val="0"/>
          <w:color w:val="000000"/>
          <w:lang w:val="en-US"/>
        </w:rPr>
        <w:t>DMS</w:t>
      </w:r>
      <w:r w:rsidR="00542DEF" w:rsidRPr="00542DEF">
        <w:rPr>
          <w:rStyle w:val="14Comment"/>
          <w:rFonts w:ascii="Arial" w:hAnsi="Arial" w:cs="Arial"/>
          <w:i w:val="0"/>
          <w:color w:val="000000"/>
        </w:rPr>
        <w:t xml:space="preserve"> </w:t>
      </w:r>
      <w:r w:rsidR="00542DEF">
        <w:rPr>
          <w:rStyle w:val="14Comment"/>
          <w:rFonts w:ascii="Arial" w:hAnsi="Arial" w:cs="Arial"/>
          <w:i w:val="0"/>
          <w:color w:val="000000"/>
        </w:rPr>
        <w:t xml:space="preserve">описано в КД </w:t>
      </w:r>
      <w:r w:rsidR="00D91969">
        <w:rPr>
          <w:rStyle w:val="14Comment"/>
          <w:rFonts w:ascii="Arial" w:hAnsi="Arial" w:cs="Arial"/>
          <w:i w:val="0"/>
          <w:color w:val="000000"/>
          <w:lang w:val="en-US"/>
        </w:rPr>
        <w:t>ERP</w:t>
      </w:r>
      <w:r w:rsidR="00D91969" w:rsidRPr="00D91969">
        <w:rPr>
          <w:rStyle w:val="14Comment"/>
          <w:rFonts w:ascii="Arial" w:hAnsi="Arial" w:cs="Arial"/>
          <w:i w:val="0"/>
          <w:color w:val="000000"/>
        </w:rPr>
        <w:t xml:space="preserve"> </w:t>
      </w:r>
      <w:del w:id="87" w:author="Sintsova Margarita" w:date="2020-04-21T13:14:00Z">
        <w:r w:rsidR="00D91969" w:rsidDel="005C32EA">
          <w:rPr>
            <w:rStyle w:val="14Comment"/>
            <w:rFonts w:ascii="Arial" w:hAnsi="Arial" w:cs="Arial"/>
            <w:i w:val="0"/>
            <w:color w:val="000000"/>
          </w:rPr>
          <w:delText>5</w:delText>
        </w:r>
      </w:del>
      <w:ins w:id="88" w:author="Sintsova Margarita" w:date="2020-04-21T13:14:00Z">
        <w:r w:rsidR="005C32EA">
          <w:rPr>
            <w:rStyle w:val="14Comment"/>
            <w:rFonts w:ascii="Arial" w:hAnsi="Arial" w:cs="Arial"/>
            <w:i w:val="0"/>
            <w:color w:val="000000"/>
          </w:rPr>
          <w:t>9</w:t>
        </w:r>
      </w:ins>
      <w:r w:rsidR="00D91969">
        <w:rPr>
          <w:rStyle w:val="14Comment"/>
          <w:rFonts w:ascii="Arial" w:hAnsi="Arial" w:cs="Arial"/>
          <w:i w:val="0"/>
          <w:color w:val="000000"/>
        </w:rPr>
        <w:t xml:space="preserve">.1.47 </w:t>
      </w:r>
      <w:r w:rsidR="00542DEF">
        <w:rPr>
          <w:rStyle w:val="14Comment"/>
          <w:rFonts w:ascii="Arial" w:hAnsi="Arial" w:cs="Arial"/>
          <w:i w:val="0"/>
          <w:color w:val="000000"/>
        </w:rPr>
        <w:t>«</w:t>
      </w:r>
      <w:r w:rsidR="00542DEF" w:rsidRPr="00542DEF">
        <w:rPr>
          <w:rFonts w:ascii="Arial" w:hAnsi="Arial" w:cs="Arial"/>
          <w:color w:val="000000"/>
        </w:rPr>
        <w:t>Концепция по нормативно-справочной информации</w:t>
      </w:r>
      <w:r w:rsidR="00542DEF">
        <w:rPr>
          <w:rStyle w:val="14Comment"/>
          <w:rFonts w:ascii="Arial" w:hAnsi="Arial" w:cs="Arial"/>
          <w:i w:val="0"/>
          <w:color w:val="000000"/>
        </w:rPr>
        <w:t>».</w:t>
      </w:r>
      <w:r w:rsidR="007D1E97" w:rsidRPr="007D1E97">
        <w:rPr>
          <w:rStyle w:val="14Comment"/>
          <w:rFonts w:ascii="Arial" w:hAnsi="Arial" w:cs="Arial"/>
          <w:i w:val="0"/>
          <w:color w:val="000000"/>
        </w:rPr>
        <w:t xml:space="preserve"> </w:t>
      </w:r>
      <w:r w:rsidR="007D1E97">
        <w:rPr>
          <w:rStyle w:val="14Comment"/>
          <w:rFonts w:ascii="Arial" w:hAnsi="Arial" w:cs="Arial"/>
          <w:i w:val="0"/>
          <w:color w:val="000000"/>
        </w:rPr>
        <w:t>После создания карточка записывается в соответствующее поле отчета.</w:t>
      </w:r>
    </w:p>
    <w:p w14:paraId="36365692" w14:textId="0505A0BE" w:rsidR="00CC06AD" w:rsidRPr="00CC06AD" w:rsidRDefault="00CC06AD" w:rsidP="002A5C86">
      <w:pPr>
        <w:spacing w:after="240" w:line="276" w:lineRule="auto"/>
        <w:ind w:firstLine="567"/>
        <w:rPr>
          <w:rFonts w:ascii="Arial" w:hAnsi="Arial" w:cs="Arial"/>
        </w:rPr>
      </w:pPr>
      <w:r>
        <w:rPr>
          <w:rStyle w:val="14Comment"/>
          <w:rFonts w:ascii="Arial" w:hAnsi="Arial" w:cs="Arial"/>
          <w:i w:val="0"/>
          <w:color w:val="000000"/>
        </w:rPr>
        <w:lastRenderedPageBreak/>
        <w:t xml:space="preserve">При </w:t>
      </w:r>
      <w:r w:rsidR="007D1E97">
        <w:rPr>
          <w:rStyle w:val="14Comment"/>
          <w:rFonts w:ascii="Arial" w:hAnsi="Arial" w:cs="Arial"/>
          <w:i w:val="0"/>
          <w:color w:val="000000"/>
        </w:rPr>
        <w:t>проваливании</w:t>
      </w:r>
      <w:r>
        <w:rPr>
          <w:rStyle w:val="14Comment"/>
          <w:rFonts w:ascii="Arial" w:hAnsi="Arial" w:cs="Arial"/>
          <w:i w:val="0"/>
          <w:color w:val="000000"/>
        </w:rPr>
        <w:t xml:space="preserve"> открывается карточка </w:t>
      </w:r>
      <w:r>
        <w:rPr>
          <w:rStyle w:val="14Comment"/>
          <w:rFonts w:ascii="Arial" w:hAnsi="Arial" w:cs="Arial"/>
          <w:i w:val="0"/>
          <w:color w:val="000000"/>
          <w:lang w:val="en-US"/>
        </w:rPr>
        <w:t>DMS</w:t>
      </w:r>
      <w:r>
        <w:rPr>
          <w:rStyle w:val="14Comment"/>
          <w:rFonts w:ascii="Arial" w:hAnsi="Arial" w:cs="Arial"/>
          <w:i w:val="0"/>
          <w:color w:val="000000"/>
        </w:rPr>
        <w:t xml:space="preserve">, соответствующая перечню в целом. В эту карточку можно загрузить скан протокола, </w:t>
      </w:r>
      <w:r w:rsidRPr="00CC06AD">
        <w:rPr>
          <w:rStyle w:val="14Comment"/>
          <w:rFonts w:ascii="Arial" w:hAnsi="Arial" w:cs="Arial"/>
          <w:i w:val="0"/>
          <w:color w:val="000000"/>
        </w:rPr>
        <w:t>акт технической аттестации</w:t>
      </w:r>
      <w:r>
        <w:rPr>
          <w:rStyle w:val="14Comment"/>
          <w:rFonts w:ascii="Arial" w:hAnsi="Arial" w:cs="Arial"/>
          <w:i w:val="0"/>
          <w:color w:val="000000"/>
        </w:rPr>
        <w:t xml:space="preserve"> и прочие необходимые документы.</w:t>
      </w:r>
    </w:p>
    <w:p w14:paraId="7C80FB39" w14:textId="7B32B842" w:rsidR="002A5C86" w:rsidRDefault="002A5C86" w:rsidP="002A5C86">
      <w:pPr>
        <w:spacing w:after="240" w:line="276" w:lineRule="auto"/>
        <w:ind w:firstLine="567"/>
        <w:rPr>
          <w:rFonts w:ascii="Arial" w:hAnsi="Arial" w:cs="Arial"/>
        </w:rPr>
      </w:pPr>
    </w:p>
    <w:p w14:paraId="70613BAE" w14:textId="77777777" w:rsidR="00822136" w:rsidRPr="00A77240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>ПП-10.05.02.040 Исключение вовлекаемого объёма, фикс. количества и даты вовлечения</w:t>
      </w:r>
    </w:p>
    <w:p w14:paraId="5D3B778C" w14:textId="77777777" w:rsidR="00822136" w:rsidRDefault="00822136" w:rsidP="00822136">
      <w:pPr>
        <w:pStyle w:val="bbb"/>
        <w:spacing w:before="45" w:after="45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Данный шаг выполняется в случае, если по итогам технической аттестации принято решение о вовлечении определенного объема МТР под текущие планы потребности в МТР или в будущих проектах. </w:t>
      </w:r>
    </w:p>
    <w:p w14:paraId="4D662115" w14:textId="77777777" w:rsidR="00822136" w:rsidRDefault="00822136" w:rsidP="00822136">
      <w:pPr>
        <w:pStyle w:val="bbb"/>
        <w:spacing w:before="45" w:after="45"/>
        <w:ind w:firstLine="708"/>
        <w:rPr>
          <w:sz w:val="24"/>
          <w:szCs w:val="24"/>
        </w:rPr>
      </w:pPr>
      <w:r w:rsidRPr="00A77240">
        <w:rPr>
          <w:sz w:val="24"/>
          <w:szCs w:val="24"/>
        </w:rPr>
        <w:t>Ответственный по управлению запасами по результатам работы технической аттестационной комиссии, исключает вовлекаемый объем</w:t>
      </w:r>
      <w:r>
        <w:rPr>
          <w:sz w:val="24"/>
          <w:szCs w:val="24"/>
        </w:rPr>
        <w:t xml:space="preserve"> МТР из</w:t>
      </w:r>
      <w:r w:rsidRPr="00A77240">
        <w:rPr>
          <w:sz w:val="24"/>
          <w:szCs w:val="24"/>
        </w:rPr>
        <w:t xml:space="preserve"> переч</w:t>
      </w:r>
      <w:r>
        <w:rPr>
          <w:sz w:val="24"/>
          <w:szCs w:val="24"/>
        </w:rPr>
        <w:t xml:space="preserve">ня потенциальных НВИ/НЛИ в </w:t>
      </w:r>
      <w:r>
        <w:rPr>
          <w:sz w:val="24"/>
          <w:szCs w:val="24"/>
          <w:lang w:val="en-US"/>
        </w:rPr>
        <w:t>SAP</w:t>
      </w:r>
      <w:r w:rsidRPr="007E1501">
        <w:rPr>
          <w:sz w:val="24"/>
          <w:szCs w:val="24"/>
        </w:rPr>
        <w:t xml:space="preserve"> </w:t>
      </w:r>
      <w:r>
        <w:rPr>
          <w:sz w:val="24"/>
          <w:szCs w:val="24"/>
        </w:rPr>
        <w:t>S/4</w:t>
      </w:r>
      <w:r w:rsidRPr="00A77240">
        <w:rPr>
          <w:sz w:val="24"/>
          <w:szCs w:val="24"/>
        </w:rPr>
        <w:t>HANA.</w:t>
      </w:r>
    </w:p>
    <w:p w14:paraId="620FF9B2" w14:textId="77777777" w:rsidR="00822136" w:rsidRDefault="00822136" w:rsidP="00822136">
      <w:pPr>
        <w:spacing w:after="240" w:line="276" w:lineRule="auto"/>
        <w:ind w:firstLine="567"/>
        <w:rPr>
          <w:rFonts w:ascii="Arial" w:hAnsi="Arial" w:cs="Arial"/>
          <w:b/>
          <w:i/>
        </w:rPr>
      </w:pPr>
    </w:p>
    <w:p w14:paraId="19EAFE0E" w14:textId="77777777" w:rsidR="00822136" w:rsidRPr="00F51999" w:rsidRDefault="00822136" w:rsidP="00822136">
      <w:pPr>
        <w:spacing w:after="240" w:line="276" w:lineRule="auto"/>
        <w:ind w:firstLine="567"/>
        <w:rPr>
          <w:rFonts w:ascii="Arial" w:hAnsi="Arial" w:cs="Arial"/>
          <w:b/>
          <w:i/>
        </w:rPr>
      </w:pPr>
      <w:r w:rsidRPr="00F51999">
        <w:rPr>
          <w:rFonts w:ascii="Arial" w:hAnsi="Arial" w:cs="Arial"/>
          <w:b/>
          <w:i/>
        </w:rPr>
        <w:t>Отражение в системе SAP</w:t>
      </w:r>
    </w:p>
    <w:p w14:paraId="67211123" w14:textId="58BC883B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</w:rPr>
        <w:t xml:space="preserve">Транзакция: </w:t>
      </w:r>
      <w:r w:rsidRPr="00F51999">
        <w:rPr>
          <w:rFonts w:ascii="Arial" w:hAnsi="Arial" w:cs="Arial"/>
        </w:rPr>
        <w:t>Z</w:t>
      </w:r>
      <w:r w:rsidR="00E70B49">
        <w:rPr>
          <w:rFonts w:ascii="Arial" w:hAnsi="Arial" w:cs="Arial"/>
          <w:lang w:val="en-US"/>
        </w:rPr>
        <w:t>MM</w:t>
      </w:r>
      <w:r w:rsidR="00E70B49" w:rsidRPr="00E70B49">
        <w:rPr>
          <w:rFonts w:ascii="Arial" w:hAnsi="Arial" w:cs="Arial"/>
        </w:rPr>
        <w:t>_</w:t>
      </w:r>
      <w:r w:rsidRPr="00F51999">
        <w:rPr>
          <w:rFonts w:ascii="Arial" w:hAnsi="Arial" w:cs="Arial"/>
        </w:rPr>
        <w:t>NVI</w:t>
      </w:r>
      <w:r w:rsidR="00E70B49" w:rsidRPr="00E70B49">
        <w:rPr>
          <w:rFonts w:ascii="Arial" w:hAnsi="Arial" w:cs="Arial"/>
        </w:rPr>
        <w:t>_</w:t>
      </w:r>
      <w:r w:rsidR="00E70B49">
        <w:rPr>
          <w:rFonts w:ascii="Arial" w:hAnsi="Arial" w:cs="Arial"/>
          <w:lang w:val="en-US"/>
        </w:rPr>
        <w:t>REPORT</w:t>
      </w:r>
    </w:p>
    <w:p w14:paraId="7A9B5270" w14:textId="4038C587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Отчет запускается с указанием ссылочного номера для продолжения работы с существующей выборкой потенциальных НВИ.</w:t>
      </w:r>
    </w:p>
    <w:p w14:paraId="33B69404" w14:textId="786C5F71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 отчете выбираются строки с потенциальными НВИ, по которым в результате аттестации принято решение о вовлечении</w:t>
      </w:r>
      <w:r w:rsidR="007C1434">
        <w:rPr>
          <w:rFonts w:ascii="Arial" w:hAnsi="Arial" w:cs="Arial"/>
        </w:rPr>
        <w:t xml:space="preserve"> </w:t>
      </w:r>
      <w:r w:rsidR="007C1434" w:rsidRPr="007C1434">
        <w:rPr>
          <w:rFonts w:ascii="Arial" w:hAnsi="Arial" w:cs="Arial"/>
        </w:rPr>
        <w:t>определенного объема МТР под текущие планы пот</w:t>
      </w:r>
      <w:r w:rsidR="007C1434">
        <w:rPr>
          <w:rFonts w:ascii="Arial" w:hAnsi="Arial" w:cs="Arial"/>
        </w:rPr>
        <w:t>ребности или в будущих проектах</w:t>
      </w:r>
      <w:r>
        <w:rPr>
          <w:rFonts w:ascii="Arial" w:hAnsi="Arial" w:cs="Arial"/>
        </w:rPr>
        <w:t xml:space="preserve">. </w:t>
      </w:r>
    </w:p>
    <w:p w14:paraId="7E5924B5" w14:textId="66EDA514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При нажатии кнопки «Вовлечь кол-во» в диалоговом окне пользователь </w:t>
      </w:r>
      <w:r w:rsidR="008A03F1">
        <w:rPr>
          <w:rFonts w:ascii="Arial" w:hAnsi="Arial" w:cs="Arial"/>
        </w:rPr>
        <w:t>указывает</w:t>
      </w:r>
      <w:r>
        <w:rPr>
          <w:rFonts w:ascii="Arial" w:hAnsi="Arial" w:cs="Arial"/>
        </w:rPr>
        <w:t xml:space="preserve"> частичное количество по позиции</w:t>
      </w:r>
      <w:r w:rsidR="00202041">
        <w:rPr>
          <w:rFonts w:ascii="Arial" w:hAnsi="Arial" w:cs="Arial"/>
        </w:rPr>
        <w:t>,</w:t>
      </w:r>
      <w:r w:rsidR="008A03F1">
        <w:rPr>
          <w:rFonts w:ascii="Arial" w:hAnsi="Arial" w:cs="Arial"/>
        </w:rPr>
        <w:t xml:space="preserve"> а также вводит</w:t>
      </w:r>
      <w:r w:rsidR="00202041">
        <w:rPr>
          <w:rFonts w:ascii="Arial" w:hAnsi="Arial" w:cs="Arial"/>
        </w:rPr>
        <w:t xml:space="preserve"> планируемую дату вовлечения</w:t>
      </w:r>
      <w:r>
        <w:rPr>
          <w:rFonts w:ascii="Arial" w:hAnsi="Arial" w:cs="Arial"/>
        </w:rPr>
        <w:t xml:space="preserve"> и МВЗ </w:t>
      </w:r>
      <w:r w:rsidR="00F74FDF">
        <w:rPr>
          <w:rFonts w:ascii="Arial" w:hAnsi="Arial" w:cs="Arial"/>
        </w:rPr>
        <w:t>соответствующего</w:t>
      </w:r>
      <w:r>
        <w:rPr>
          <w:rFonts w:ascii="Arial" w:hAnsi="Arial" w:cs="Arial"/>
        </w:rPr>
        <w:t xml:space="preserve"> производственного подразделения. При этом в таблице </w:t>
      </w:r>
      <w:r>
        <w:rPr>
          <w:rFonts w:ascii="Arial" w:hAnsi="Arial" w:cs="Arial"/>
          <w:lang w:val="en-US"/>
        </w:rPr>
        <w:t>Z</w:t>
      </w:r>
      <w:r w:rsidR="006717C7">
        <w:rPr>
          <w:rFonts w:ascii="Arial" w:hAnsi="Arial" w:cs="Arial"/>
          <w:lang w:val="en-US"/>
        </w:rPr>
        <w:t>MM</w:t>
      </w:r>
      <w:r w:rsidR="006717C7" w:rsidRPr="008367CD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NVI</w:t>
      </w:r>
      <w:r w:rsidR="006717C7" w:rsidRPr="008367CD">
        <w:rPr>
          <w:rFonts w:ascii="Arial" w:hAnsi="Arial" w:cs="Arial"/>
        </w:rPr>
        <w:t>_</w:t>
      </w:r>
      <w:r w:rsidR="006717C7">
        <w:rPr>
          <w:rFonts w:ascii="Arial" w:hAnsi="Arial" w:cs="Arial"/>
          <w:lang w:val="en-US"/>
        </w:rPr>
        <w:t>MAIN</w:t>
      </w:r>
      <w:r w:rsidRPr="004D7C94">
        <w:rPr>
          <w:rFonts w:ascii="Arial" w:hAnsi="Arial" w:cs="Arial"/>
        </w:rPr>
        <w:t xml:space="preserve"> </w:t>
      </w:r>
      <w:r w:rsidR="006717C7">
        <w:rPr>
          <w:rFonts w:ascii="Arial" w:hAnsi="Arial" w:cs="Arial"/>
        </w:rPr>
        <w:t>изменяется</w:t>
      </w:r>
      <w:r>
        <w:rPr>
          <w:rFonts w:ascii="Arial" w:hAnsi="Arial" w:cs="Arial"/>
        </w:rPr>
        <w:t xml:space="preserve"> строка с этим количеством. Количество по текущей строке уменьшается на введенное частичное количество. </w:t>
      </w:r>
    </w:p>
    <w:p w14:paraId="3CE229FE" w14:textId="475DAAFC" w:rsidR="00822136" w:rsidRPr="0070763E" w:rsidRDefault="0037799D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Созданная с частичным количеством позиция отражается с желтым статусом светофора «Запланировано к вовлечению». </w:t>
      </w:r>
      <w:r w:rsidR="00822136">
        <w:rPr>
          <w:rFonts w:ascii="Arial" w:hAnsi="Arial" w:cs="Arial"/>
        </w:rPr>
        <w:t xml:space="preserve">При нажатии кнопки сохранения таблица </w:t>
      </w:r>
      <w:r w:rsidR="008367CD" w:rsidRPr="008367CD">
        <w:rPr>
          <w:rFonts w:ascii="Arial" w:hAnsi="Arial" w:cs="Arial"/>
          <w:lang w:val="en-US"/>
        </w:rPr>
        <w:t>ZMM</w:t>
      </w:r>
      <w:r w:rsidR="008367CD" w:rsidRPr="008367CD">
        <w:rPr>
          <w:rFonts w:ascii="Arial" w:hAnsi="Arial" w:cs="Arial"/>
        </w:rPr>
        <w:t>_</w:t>
      </w:r>
      <w:r w:rsidR="008367CD" w:rsidRPr="008367CD">
        <w:rPr>
          <w:rFonts w:ascii="Arial" w:hAnsi="Arial" w:cs="Arial"/>
          <w:lang w:val="en-US"/>
        </w:rPr>
        <w:t>NVI</w:t>
      </w:r>
      <w:r w:rsidR="008367CD" w:rsidRPr="008367CD">
        <w:rPr>
          <w:rFonts w:ascii="Arial" w:hAnsi="Arial" w:cs="Arial"/>
        </w:rPr>
        <w:t>_</w:t>
      </w:r>
      <w:r w:rsidR="008367CD" w:rsidRPr="008367CD">
        <w:rPr>
          <w:rFonts w:ascii="Arial" w:hAnsi="Arial" w:cs="Arial"/>
          <w:lang w:val="en-US"/>
        </w:rPr>
        <w:t>MAIN</w:t>
      </w:r>
      <w:r w:rsidR="008367CD" w:rsidRPr="008367CD">
        <w:rPr>
          <w:rFonts w:ascii="Arial" w:hAnsi="Arial" w:cs="Arial"/>
        </w:rPr>
        <w:t xml:space="preserve"> </w:t>
      </w:r>
      <w:r w:rsidR="00822136">
        <w:rPr>
          <w:rFonts w:ascii="Arial" w:hAnsi="Arial" w:cs="Arial"/>
        </w:rPr>
        <w:t xml:space="preserve">обновляется, а </w:t>
      </w:r>
      <w:r w:rsidR="00913E28">
        <w:rPr>
          <w:rFonts w:ascii="Arial" w:hAnsi="Arial" w:cs="Arial"/>
        </w:rPr>
        <w:t xml:space="preserve">планируемая дата вовлечения, МВЗ, </w:t>
      </w:r>
      <w:r>
        <w:rPr>
          <w:rFonts w:ascii="Arial" w:hAnsi="Arial" w:cs="Arial"/>
        </w:rPr>
        <w:t>с</w:t>
      </w:r>
      <w:r w:rsidR="00822136">
        <w:rPr>
          <w:rFonts w:ascii="Arial" w:hAnsi="Arial" w:cs="Arial"/>
        </w:rPr>
        <w:t>татус и дата его установки также сохраняются в таблице.</w:t>
      </w:r>
    </w:p>
    <w:p w14:paraId="4B71C107" w14:textId="4B740E2F" w:rsidR="00822136" w:rsidRDefault="007938B5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При необходимости, п</w:t>
      </w:r>
      <w:r w:rsidR="00822136">
        <w:rPr>
          <w:rFonts w:ascii="Arial" w:hAnsi="Arial" w:cs="Arial"/>
        </w:rPr>
        <w:t xml:space="preserve">ри нажатии кнопки «Печать», выводится </w:t>
      </w:r>
      <w:r>
        <w:rPr>
          <w:rFonts w:ascii="Arial" w:hAnsi="Arial" w:cs="Arial"/>
        </w:rPr>
        <w:t xml:space="preserve">дополненный </w:t>
      </w:r>
      <w:r w:rsidR="00822136">
        <w:rPr>
          <w:rFonts w:ascii="Arial" w:hAnsi="Arial" w:cs="Arial"/>
        </w:rPr>
        <w:t>формуляр «Перечень потенциальных НВИ/НЛИ</w:t>
      </w:r>
      <w:r w:rsidR="008367CD" w:rsidRPr="008367CD">
        <w:rPr>
          <w:rFonts w:ascii="Arial" w:hAnsi="Arial" w:cs="Arial"/>
        </w:rPr>
        <w:t xml:space="preserve"> </w:t>
      </w:r>
      <w:r w:rsidR="008367CD">
        <w:rPr>
          <w:rFonts w:ascii="Arial" w:hAnsi="Arial" w:cs="Arial"/>
        </w:rPr>
        <w:t>с учетом вовлекаемого количества</w:t>
      </w:r>
      <w:r w:rsidR="00822136">
        <w:rPr>
          <w:rFonts w:ascii="Arial" w:hAnsi="Arial" w:cs="Arial"/>
        </w:rPr>
        <w:t xml:space="preserve">» с указанием </w:t>
      </w:r>
      <w:r w:rsidR="005117A8">
        <w:rPr>
          <w:rFonts w:ascii="Arial" w:hAnsi="Arial" w:cs="Arial"/>
        </w:rPr>
        <w:t xml:space="preserve">запланированного к вовлечению </w:t>
      </w:r>
      <w:r w:rsidR="00822136">
        <w:rPr>
          <w:rFonts w:ascii="Arial" w:hAnsi="Arial" w:cs="Arial"/>
        </w:rPr>
        <w:t xml:space="preserve">объема. </w:t>
      </w:r>
    </w:p>
    <w:p w14:paraId="3448F308" w14:textId="77777777" w:rsidR="00B9294A" w:rsidRDefault="00B9294A" w:rsidP="00B9294A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Далее под вовлекаемый объем планировщики потребности должны сформировать соответствующие документы потребности, под которые в дальнейшем будет зарезервирован вовлекаемый запас.</w:t>
      </w:r>
    </w:p>
    <w:p w14:paraId="1D323ABF" w14:textId="77777777" w:rsidR="00822136" w:rsidRPr="00A77240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</w:p>
    <w:p w14:paraId="2B047E7D" w14:textId="67BF32F9" w:rsidR="00822136" w:rsidRPr="00A77240" w:rsidRDefault="00975A53" w:rsidP="00822136">
      <w:pPr>
        <w:pStyle w:val="4"/>
        <w:rPr>
          <w:rFonts w:cs="Arial"/>
        </w:rPr>
      </w:pPr>
      <w:r>
        <w:rPr>
          <w:rFonts w:cs="Arial"/>
        </w:rPr>
        <w:t>ПП-10.05.02.06</w:t>
      </w:r>
      <w:r w:rsidR="00822136" w:rsidRPr="00A77240">
        <w:rPr>
          <w:rFonts w:cs="Arial"/>
        </w:rPr>
        <w:t>0 Контроль вовлечения</w:t>
      </w:r>
    </w:p>
    <w:p w14:paraId="367BBD0A" w14:textId="493E36D3" w:rsidR="00AB3C42" w:rsidRPr="00CD6869" w:rsidRDefault="00822136" w:rsidP="00AB3C42">
      <w:pPr>
        <w:spacing w:after="240" w:line="276" w:lineRule="auto"/>
        <w:ind w:firstLine="567"/>
        <w:rPr>
          <w:rFonts w:ascii="Arial" w:hAnsi="Arial" w:cs="Arial"/>
          <w:strike/>
        </w:rPr>
      </w:pPr>
      <w:r w:rsidRPr="00A77240">
        <w:rPr>
          <w:rFonts w:ascii="Arial" w:hAnsi="Arial" w:cs="Arial"/>
        </w:rPr>
        <w:t>Ответственный за управление запасами проверяет соответствие фактического использования материалов, запланированных для вовлечения в производство.</w:t>
      </w:r>
      <w:r w:rsidR="00AB3C42">
        <w:rPr>
          <w:rFonts w:ascii="Arial" w:hAnsi="Arial" w:cs="Arial"/>
        </w:rPr>
        <w:t xml:space="preserve"> </w:t>
      </w:r>
      <w:r w:rsidR="00AB3C42" w:rsidRPr="00CD6869">
        <w:rPr>
          <w:rFonts w:ascii="Arial" w:hAnsi="Arial" w:cs="Arial"/>
        </w:rPr>
        <w:t xml:space="preserve">Потребность </w:t>
      </w:r>
      <w:r w:rsidR="00BC7B9A">
        <w:rPr>
          <w:rFonts w:ascii="Arial" w:hAnsi="Arial" w:cs="Arial"/>
        </w:rPr>
        <w:t xml:space="preserve">на эти МТР </w:t>
      </w:r>
      <w:r w:rsidR="00AB3C42" w:rsidRPr="00CD6869">
        <w:rPr>
          <w:rFonts w:ascii="Arial" w:hAnsi="Arial" w:cs="Arial"/>
        </w:rPr>
        <w:t xml:space="preserve">формируется </w:t>
      </w:r>
      <w:r w:rsidR="00AB3C42">
        <w:rPr>
          <w:rFonts w:ascii="Arial" w:hAnsi="Arial" w:cs="Arial"/>
        </w:rPr>
        <w:t>в процессах смежных направлений</w:t>
      </w:r>
      <w:r w:rsidR="00BC7B9A">
        <w:rPr>
          <w:rFonts w:ascii="Arial" w:hAnsi="Arial" w:cs="Arial"/>
        </w:rPr>
        <w:t xml:space="preserve"> (производство, ТОРО и т.д.).</w:t>
      </w:r>
    </w:p>
    <w:p w14:paraId="667557BA" w14:textId="54A0C393" w:rsidR="00822136" w:rsidRDefault="00822136" w:rsidP="00822136">
      <w:pPr>
        <w:spacing w:after="200" w:line="276" w:lineRule="auto"/>
        <w:ind w:firstLine="708"/>
        <w:jc w:val="left"/>
        <w:rPr>
          <w:rFonts w:ascii="Arial" w:hAnsi="Arial" w:cs="Arial"/>
        </w:rPr>
      </w:pPr>
    </w:p>
    <w:p w14:paraId="3EB35E00" w14:textId="77777777" w:rsidR="00822136" w:rsidRPr="00F51999" w:rsidRDefault="00822136" w:rsidP="00822136">
      <w:pPr>
        <w:spacing w:after="240" w:line="276" w:lineRule="auto"/>
        <w:ind w:firstLine="567"/>
        <w:rPr>
          <w:rFonts w:ascii="Arial" w:hAnsi="Arial" w:cs="Arial"/>
          <w:b/>
          <w:i/>
        </w:rPr>
      </w:pPr>
      <w:r w:rsidRPr="00F51999">
        <w:rPr>
          <w:rFonts w:ascii="Arial" w:hAnsi="Arial" w:cs="Arial"/>
          <w:b/>
          <w:i/>
        </w:rPr>
        <w:t>Отражение в системе SAP</w:t>
      </w:r>
    </w:p>
    <w:p w14:paraId="4D7B651F" w14:textId="4D3DA258" w:rsidR="000B6653" w:rsidRDefault="00822136" w:rsidP="000B6653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</w:rPr>
        <w:t xml:space="preserve">Транзакция: </w:t>
      </w:r>
      <w:r w:rsidRPr="00F51999">
        <w:rPr>
          <w:rFonts w:ascii="Arial" w:hAnsi="Arial" w:cs="Arial"/>
        </w:rPr>
        <w:t>Z</w:t>
      </w:r>
      <w:r w:rsidR="003D648F">
        <w:rPr>
          <w:rFonts w:ascii="Arial" w:hAnsi="Arial" w:cs="Arial"/>
          <w:lang w:val="en-US"/>
        </w:rPr>
        <w:t>MM</w:t>
      </w:r>
      <w:r w:rsidR="003D648F" w:rsidRPr="003D648F">
        <w:rPr>
          <w:rFonts w:ascii="Arial" w:hAnsi="Arial" w:cs="Arial"/>
        </w:rPr>
        <w:t>_</w:t>
      </w:r>
      <w:r w:rsidRPr="00F51999">
        <w:rPr>
          <w:rFonts w:ascii="Arial" w:hAnsi="Arial" w:cs="Arial"/>
        </w:rPr>
        <w:t>NVI</w:t>
      </w:r>
      <w:r w:rsidR="003D648F" w:rsidRPr="003D648F">
        <w:rPr>
          <w:rFonts w:ascii="Arial" w:hAnsi="Arial" w:cs="Arial"/>
        </w:rPr>
        <w:t>_</w:t>
      </w:r>
      <w:r w:rsidR="003D648F">
        <w:rPr>
          <w:rFonts w:ascii="Arial" w:hAnsi="Arial" w:cs="Arial"/>
          <w:lang w:val="en-US"/>
        </w:rPr>
        <w:t>REPORT</w:t>
      </w:r>
    </w:p>
    <w:p w14:paraId="207F4A53" w14:textId="7569700D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Отчет запускается с указанием ссылочного номера для продолжения работы с существующей выборкой потенциальных НВИ.</w:t>
      </w:r>
    </w:p>
    <w:p w14:paraId="4AF8B6FF" w14:textId="3D9C1315" w:rsidR="001F02DD" w:rsidRDefault="001F02DD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Ответственный</w:t>
      </w:r>
      <w:r w:rsidR="00E74E05">
        <w:rPr>
          <w:rFonts w:ascii="Arial" w:hAnsi="Arial" w:cs="Arial"/>
        </w:rPr>
        <w:t xml:space="preserve"> по управлению запасами</w:t>
      </w:r>
      <w:r>
        <w:rPr>
          <w:rFonts w:ascii="Arial" w:hAnsi="Arial" w:cs="Arial"/>
        </w:rPr>
        <w:t xml:space="preserve"> проверяет, </w:t>
      </w:r>
      <w:r w:rsidR="00761916">
        <w:rPr>
          <w:rFonts w:ascii="Arial" w:hAnsi="Arial" w:cs="Arial"/>
        </w:rPr>
        <w:t>уменьшился</w:t>
      </w:r>
      <w:r>
        <w:rPr>
          <w:rFonts w:ascii="Arial" w:hAnsi="Arial" w:cs="Arial"/>
        </w:rPr>
        <w:t xml:space="preserve"> ли </w:t>
      </w:r>
      <w:r w:rsidR="00761916">
        <w:rPr>
          <w:rFonts w:ascii="Arial" w:hAnsi="Arial" w:cs="Arial"/>
        </w:rPr>
        <w:t>уровень</w:t>
      </w:r>
      <w:r>
        <w:rPr>
          <w:rFonts w:ascii="Arial" w:hAnsi="Arial" w:cs="Arial"/>
        </w:rPr>
        <w:t xml:space="preserve"> </w:t>
      </w:r>
      <w:r w:rsidR="00761916">
        <w:rPr>
          <w:rFonts w:ascii="Arial" w:hAnsi="Arial" w:cs="Arial"/>
        </w:rPr>
        <w:t>запаса</w:t>
      </w:r>
      <w:r>
        <w:rPr>
          <w:rFonts w:ascii="Arial" w:hAnsi="Arial" w:cs="Arial"/>
        </w:rPr>
        <w:t xml:space="preserve"> по сравнению с ранее сформированным отчетом</w:t>
      </w:r>
      <w:r w:rsidR="000B6653">
        <w:rPr>
          <w:rFonts w:ascii="Arial" w:hAnsi="Arial" w:cs="Arial"/>
        </w:rPr>
        <w:t xml:space="preserve"> (таким образом, </w:t>
      </w:r>
      <w:r w:rsidR="00761916">
        <w:rPr>
          <w:rFonts w:ascii="Arial" w:hAnsi="Arial" w:cs="Arial"/>
        </w:rPr>
        <w:t>было</w:t>
      </w:r>
      <w:r w:rsidR="000B6653">
        <w:rPr>
          <w:rFonts w:ascii="Arial" w:hAnsi="Arial" w:cs="Arial"/>
        </w:rPr>
        <w:t xml:space="preserve"> ли </w:t>
      </w:r>
      <w:r w:rsidR="00761916">
        <w:rPr>
          <w:rFonts w:ascii="Arial" w:hAnsi="Arial" w:cs="Arial"/>
        </w:rPr>
        <w:t>зарегистрировано списание по данной позиции</w:t>
      </w:r>
      <w:r w:rsidR="000B6653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и сравнивает объем </w:t>
      </w:r>
      <w:r w:rsidR="00761916">
        <w:rPr>
          <w:rFonts w:ascii="Arial" w:hAnsi="Arial" w:cs="Arial"/>
        </w:rPr>
        <w:t>списаний</w:t>
      </w:r>
      <w:r>
        <w:rPr>
          <w:rFonts w:ascii="Arial" w:hAnsi="Arial" w:cs="Arial"/>
        </w:rPr>
        <w:t xml:space="preserve"> с ранее запланированными показателями</w:t>
      </w:r>
      <w:r w:rsidR="00750135">
        <w:rPr>
          <w:rFonts w:ascii="Arial" w:hAnsi="Arial" w:cs="Arial"/>
        </w:rPr>
        <w:t xml:space="preserve"> вовлечения</w:t>
      </w:r>
      <w:r>
        <w:rPr>
          <w:rFonts w:ascii="Arial" w:hAnsi="Arial" w:cs="Arial"/>
        </w:rPr>
        <w:t>.</w:t>
      </w:r>
      <w:r w:rsidR="000B6653">
        <w:rPr>
          <w:rFonts w:ascii="Arial" w:hAnsi="Arial" w:cs="Arial"/>
        </w:rPr>
        <w:t xml:space="preserve"> Дополнительно у Ответственного есть возможность запустить отчет по </w:t>
      </w:r>
      <w:r w:rsidR="00761916">
        <w:rPr>
          <w:rFonts w:ascii="Arial" w:hAnsi="Arial" w:cs="Arial"/>
        </w:rPr>
        <w:t>списаниям для данных</w:t>
      </w:r>
      <w:r w:rsidR="000B6653">
        <w:rPr>
          <w:rFonts w:ascii="Arial" w:hAnsi="Arial" w:cs="Arial"/>
        </w:rPr>
        <w:t xml:space="preserve"> МТР и проанализировать созданные </w:t>
      </w:r>
      <w:r w:rsidR="00761916">
        <w:rPr>
          <w:rFonts w:ascii="Arial" w:hAnsi="Arial" w:cs="Arial"/>
        </w:rPr>
        <w:t>документы списания</w:t>
      </w:r>
      <w:r w:rsidR="000B6653">
        <w:rPr>
          <w:rFonts w:ascii="Arial" w:hAnsi="Arial" w:cs="Arial"/>
        </w:rPr>
        <w:t>.</w:t>
      </w:r>
    </w:p>
    <w:p w14:paraId="08774C24" w14:textId="08CD72CE" w:rsidR="00E74E05" w:rsidRDefault="00E74E05" w:rsidP="00761916">
      <w:pPr>
        <w:spacing w:after="200" w:line="276" w:lineRule="auto"/>
        <w:ind w:firstLine="567"/>
        <w:jc w:val="left"/>
        <w:rPr>
          <w:rFonts w:ascii="Arial" w:hAnsi="Arial" w:cs="Arial"/>
        </w:rPr>
      </w:pPr>
      <w:r>
        <w:rPr>
          <w:rFonts w:ascii="Arial" w:hAnsi="Arial" w:cs="Arial"/>
        </w:rPr>
        <w:t>Если позиция вовлечена в полном запланированном объеме, нажатием кнопки «Вовлечь кол-во» и затем</w:t>
      </w:r>
      <w:r w:rsidR="002F779A">
        <w:rPr>
          <w:rFonts w:ascii="Arial" w:hAnsi="Arial" w:cs="Arial"/>
        </w:rPr>
        <w:t xml:space="preserve"> в диалоговом окне кнопки</w:t>
      </w:r>
      <w:r>
        <w:rPr>
          <w:rFonts w:ascii="Arial" w:hAnsi="Arial" w:cs="Arial"/>
        </w:rPr>
        <w:t xml:space="preserve"> «Подтвердить вовлеченное кол-во» </w:t>
      </w:r>
      <w:r w:rsidR="002F779A">
        <w:rPr>
          <w:rFonts w:ascii="Arial" w:hAnsi="Arial" w:cs="Arial"/>
        </w:rPr>
        <w:t>позиция переводится в зеленый статус светофора «Вовлечено».</w:t>
      </w:r>
    </w:p>
    <w:p w14:paraId="343D4641" w14:textId="2C9F573A" w:rsidR="00E74E05" w:rsidRDefault="00822136" w:rsidP="00761916">
      <w:pPr>
        <w:spacing w:after="200" w:line="276" w:lineRule="auto"/>
        <w:ind w:firstLine="567"/>
        <w:jc w:val="left"/>
        <w:rPr>
          <w:rFonts w:ascii="Arial" w:hAnsi="Arial" w:cs="Arial"/>
        </w:rPr>
      </w:pPr>
      <w:r>
        <w:rPr>
          <w:rFonts w:ascii="Arial" w:hAnsi="Arial" w:cs="Arial"/>
        </w:rPr>
        <w:t>Если требуется коррекция вовлекаемого объема по итогам проверки, нажатием кнопки «Вовлечь кол-во» можно откорректировать ко</w:t>
      </w:r>
      <w:r w:rsidR="002F779A">
        <w:rPr>
          <w:rFonts w:ascii="Arial" w:hAnsi="Arial" w:cs="Arial"/>
        </w:rPr>
        <w:t>личество по позиции, вовлекаемой</w:t>
      </w:r>
      <w:r>
        <w:rPr>
          <w:rFonts w:ascii="Arial" w:hAnsi="Arial" w:cs="Arial"/>
        </w:rPr>
        <w:t xml:space="preserve"> в производство</w:t>
      </w:r>
      <w:r w:rsidR="002F779A">
        <w:rPr>
          <w:rFonts w:ascii="Arial" w:hAnsi="Arial" w:cs="Arial"/>
        </w:rPr>
        <w:t xml:space="preserve"> (если объем не вовлечен, указывается нулевое количество)</w:t>
      </w:r>
      <w:r>
        <w:rPr>
          <w:rFonts w:ascii="Arial" w:hAnsi="Arial" w:cs="Arial"/>
        </w:rPr>
        <w:t xml:space="preserve">. При этом в таблице </w:t>
      </w:r>
      <w:r w:rsidR="009513B7">
        <w:rPr>
          <w:rFonts w:ascii="Arial" w:hAnsi="Arial" w:cs="Arial"/>
          <w:lang w:val="en-US"/>
        </w:rPr>
        <w:t>ZTMM</w:t>
      </w:r>
      <w:r w:rsidR="009513B7" w:rsidRPr="00C15151">
        <w:rPr>
          <w:rFonts w:ascii="Arial" w:hAnsi="Arial" w:cs="Arial"/>
        </w:rPr>
        <w:t>_</w:t>
      </w:r>
      <w:r w:rsidR="009513B7">
        <w:rPr>
          <w:rFonts w:ascii="Arial" w:hAnsi="Arial" w:cs="Arial"/>
          <w:lang w:val="en-US"/>
        </w:rPr>
        <w:t>NVI</w:t>
      </w:r>
      <w:r w:rsidR="009513B7" w:rsidRPr="00C15151">
        <w:rPr>
          <w:rFonts w:ascii="Arial" w:hAnsi="Arial" w:cs="Arial"/>
        </w:rPr>
        <w:t>_</w:t>
      </w:r>
      <w:r w:rsidR="009513B7">
        <w:rPr>
          <w:rFonts w:ascii="Arial" w:hAnsi="Arial" w:cs="Arial"/>
          <w:lang w:val="en-US"/>
        </w:rPr>
        <w:t>MAIN</w:t>
      </w:r>
      <w:r w:rsidRPr="00EE7C7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изменяется количество по строке, отражающей вовлеченное количество. </w:t>
      </w:r>
      <w:proofErr w:type="spellStart"/>
      <w:r w:rsidR="002F779A">
        <w:rPr>
          <w:rFonts w:ascii="Arial" w:hAnsi="Arial" w:cs="Arial"/>
        </w:rPr>
        <w:t>Невовлеченный</w:t>
      </w:r>
      <w:proofErr w:type="spellEnd"/>
      <w:r w:rsidR="002F779A">
        <w:rPr>
          <w:rFonts w:ascii="Arial" w:hAnsi="Arial" w:cs="Arial"/>
        </w:rPr>
        <w:t xml:space="preserve"> объем переводится в новую позицию отчета. После нажатия в диалоговом окне кнопки «Подтвердить вовлеченное количество» позиция с</w:t>
      </w:r>
      <w:r w:rsidR="00EF5E51">
        <w:rPr>
          <w:rFonts w:ascii="Arial" w:hAnsi="Arial" w:cs="Arial"/>
        </w:rPr>
        <w:t>о</w:t>
      </w:r>
      <w:r w:rsidR="002F779A">
        <w:rPr>
          <w:rFonts w:ascii="Arial" w:hAnsi="Arial" w:cs="Arial"/>
        </w:rPr>
        <w:t xml:space="preserve"> </w:t>
      </w:r>
      <w:r w:rsidR="00EF5E51">
        <w:rPr>
          <w:rFonts w:ascii="Arial" w:hAnsi="Arial" w:cs="Arial"/>
        </w:rPr>
        <w:t>с</w:t>
      </w:r>
      <w:r w:rsidR="002F779A">
        <w:rPr>
          <w:rFonts w:ascii="Arial" w:hAnsi="Arial" w:cs="Arial"/>
        </w:rPr>
        <w:t xml:space="preserve">корректированным количеством переводится в зеленый статус светофора «Вовлечено», а позиция с </w:t>
      </w:r>
      <w:proofErr w:type="spellStart"/>
      <w:r w:rsidR="002F779A">
        <w:rPr>
          <w:rFonts w:ascii="Arial" w:hAnsi="Arial" w:cs="Arial"/>
        </w:rPr>
        <w:t>невовлеченным</w:t>
      </w:r>
      <w:proofErr w:type="spellEnd"/>
      <w:r w:rsidR="002F779A">
        <w:rPr>
          <w:rFonts w:ascii="Arial" w:hAnsi="Arial" w:cs="Arial"/>
        </w:rPr>
        <w:t xml:space="preserve"> объемом – в красный статус «Не вовлечено».</w:t>
      </w:r>
    </w:p>
    <w:p w14:paraId="61BE3DA7" w14:textId="15AF89B5" w:rsidR="00822136" w:rsidRPr="0070763E" w:rsidRDefault="00822136" w:rsidP="0020538E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При нажатии кнопки сохранения таблица </w:t>
      </w:r>
      <w:r>
        <w:rPr>
          <w:rFonts w:ascii="Arial" w:hAnsi="Arial" w:cs="Arial"/>
          <w:lang w:val="en-US"/>
        </w:rPr>
        <w:t>Z</w:t>
      </w:r>
      <w:r w:rsidR="0020538E">
        <w:rPr>
          <w:rFonts w:ascii="Arial" w:hAnsi="Arial" w:cs="Arial"/>
          <w:lang w:val="en-US"/>
        </w:rPr>
        <w:t>MM</w:t>
      </w:r>
      <w:r w:rsidR="0020538E" w:rsidRPr="0020538E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NVI</w:t>
      </w:r>
      <w:r w:rsidR="0020538E">
        <w:rPr>
          <w:rFonts w:ascii="Arial" w:hAnsi="Arial" w:cs="Arial"/>
        </w:rPr>
        <w:t>_</w:t>
      </w:r>
      <w:r w:rsidR="0020538E">
        <w:rPr>
          <w:rFonts w:ascii="Arial" w:hAnsi="Arial" w:cs="Arial"/>
          <w:lang w:val="en-US"/>
        </w:rPr>
        <w:t>MAIN</w:t>
      </w:r>
      <w:r w:rsidRPr="007076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обновляется, а </w:t>
      </w:r>
      <w:r w:rsidR="002F779A">
        <w:rPr>
          <w:rFonts w:ascii="Arial" w:hAnsi="Arial" w:cs="Arial"/>
        </w:rPr>
        <w:t>с</w:t>
      </w:r>
      <w:r>
        <w:rPr>
          <w:rFonts w:ascii="Arial" w:hAnsi="Arial" w:cs="Arial"/>
        </w:rPr>
        <w:t>татус и дата его установки сохраняются в таблице.</w:t>
      </w:r>
    </w:p>
    <w:p w14:paraId="5A502288" w14:textId="48E42F28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При </w:t>
      </w:r>
      <w:r w:rsidR="002F779A">
        <w:rPr>
          <w:rFonts w:ascii="Arial" w:hAnsi="Arial" w:cs="Arial"/>
        </w:rPr>
        <w:t xml:space="preserve">необходимости, при </w:t>
      </w:r>
      <w:r>
        <w:rPr>
          <w:rFonts w:ascii="Arial" w:hAnsi="Arial" w:cs="Arial"/>
        </w:rPr>
        <w:t xml:space="preserve">нажатии кнопки «Печать», выводится </w:t>
      </w:r>
      <w:r w:rsidR="002F779A">
        <w:rPr>
          <w:rFonts w:ascii="Arial" w:hAnsi="Arial" w:cs="Arial"/>
        </w:rPr>
        <w:t xml:space="preserve">дополненный </w:t>
      </w:r>
      <w:r>
        <w:rPr>
          <w:rFonts w:ascii="Arial" w:hAnsi="Arial" w:cs="Arial"/>
        </w:rPr>
        <w:t xml:space="preserve">формуляр отчета «Перечень потенциальных НВИ/НЛИ» с указанием вовлеченного объема. </w:t>
      </w:r>
    </w:p>
    <w:p w14:paraId="2F6E4BD5" w14:textId="77777777" w:rsidR="00822136" w:rsidRPr="00A77240" w:rsidRDefault="00822136" w:rsidP="00822136">
      <w:pPr>
        <w:spacing w:after="200" w:line="276" w:lineRule="auto"/>
        <w:jc w:val="left"/>
        <w:rPr>
          <w:rFonts w:ascii="Arial" w:hAnsi="Arial" w:cs="Arial"/>
        </w:rPr>
      </w:pPr>
    </w:p>
    <w:p w14:paraId="355FF35C" w14:textId="77777777" w:rsidR="00822136" w:rsidRPr="008C2DB8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lastRenderedPageBreak/>
        <w:t>ПП-10.05.02.045 Присвоение/пересмотр категории для НВИ и формирование предложения о способе оценки</w:t>
      </w:r>
    </w:p>
    <w:p w14:paraId="2FA4D4F9" w14:textId="5997CD58" w:rsidR="00D103BF" w:rsidRDefault="00D103BF" w:rsidP="00D103BF">
      <w:pPr>
        <w:spacing w:after="200" w:line="276" w:lineRule="auto"/>
        <w:ind w:firstLine="708"/>
        <w:jc w:val="left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>Данный шаг бизнес-процесса выполняется после того, как вовлекаемый объем определен, и соответствующие МТР исключены из перечня потенциальных НВИ.</w:t>
      </w:r>
      <w:r w:rsidR="004903B8">
        <w:rPr>
          <w:rFonts w:ascii="Arial" w:eastAsia="Arial" w:hAnsi="Arial" w:cs="Arial"/>
          <w:color w:val="000000"/>
          <w:szCs w:val="24"/>
        </w:rPr>
        <w:t xml:space="preserve"> Также этот шаг выполняется в случае необходимости пересмотра </w:t>
      </w:r>
      <w:r w:rsidR="006B618C">
        <w:rPr>
          <w:rFonts w:ascii="Arial" w:eastAsia="Arial" w:hAnsi="Arial" w:cs="Arial"/>
          <w:color w:val="000000"/>
          <w:szCs w:val="24"/>
        </w:rPr>
        <w:t>категории НВИ и изменения минимальной цены реализации после процесса реализации на основании решения ПДК.</w:t>
      </w:r>
    </w:p>
    <w:p w14:paraId="733A2371" w14:textId="4221DAA3" w:rsidR="00822136" w:rsidRDefault="00822136" w:rsidP="00822136">
      <w:pPr>
        <w:spacing w:after="200" w:line="276" w:lineRule="auto"/>
        <w:ind w:firstLine="708"/>
        <w:jc w:val="left"/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Ответственный по управлению запасами на основании акта технической аттестации НВИ/НЛИ и перечня потенциальных НВИ присваивает категории для НВИ с формированием предложения о способе оценки</w:t>
      </w:r>
      <w:r w:rsidR="00A66C2F">
        <w:rPr>
          <w:rFonts w:ascii="Arial" w:eastAsia="Arial" w:hAnsi="Arial" w:cs="Arial"/>
          <w:color w:val="000000"/>
          <w:szCs w:val="24"/>
        </w:rPr>
        <w:t xml:space="preserve"> – собственными силами или с помощью внешней компании</w:t>
      </w:r>
      <w:r w:rsidRPr="00A77240">
        <w:rPr>
          <w:rFonts w:ascii="Arial" w:eastAsia="Arial" w:hAnsi="Arial" w:cs="Arial"/>
          <w:color w:val="000000"/>
          <w:szCs w:val="24"/>
        </w:rPr>
        <w:t>.</w:t>
      </w:r>
    </w:p>
    <w:p w14:paraId="391FB36C" w14:textId="2C8D3821" w:rsidR="00B976D1" w:rsidRDefault="00B976D1" w:rsidP="00B976D1">
      <w:pPr>
        <w:spacing w:after="200" w:line="276" w:lineRule="auto"/>
        <w:ind w:firstLine="708"/>
        <w:jc w:val="left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 xml:space="preserve">В случае решения об оценке независимой внешней компанией создается заявка на услугу по оценке. Данный процесс описан в КД </w:t>
      </w:r>
      <w:r w:rsidR="00E52D23">
        <w:rPr>
          <w:rFonts w:ascii="Arial" w:eastAsia="Arial" w:hAnsi="Arial" w:cs="Arial"/>
          <w:color w:val="000000"/>
          <w:szCs w:val="24"/>
          <w:lang w:val="en-US"/>
        </w:rPr>
        <w:t>ERP</w:t>
      </w:r>
      <w:r w:rsidR="00E52D23" w:rsidRPr="00E52D23">
        <w:rPr>
          <w:rFonts w:ascii="Arial" w:eastAsia="Arial" w:hAnsi="Arial" w:cs="Arial"/>
          <w:color w:val="000000"/>
          <w:szCs w:val="24"/>
        </w:rPr>
        <w:t xml:space="preserve"> </w:t>
      </w:r>
      <w:ins w:id="89" w:author="Sintsova Margarita" w:date="2020-04-21T13:12:00Z">
        <w:r w:rsidR="005C32EA">
          <w:rPr>
            <w:rFonts w:ascii="Arial" w:eastAsia="Arial" w:hAnsi="Arial" w:cs="Arial"/>
            <w:color w:val="000000"/>
            <w:szCs w:val="24"/>
          </w:rPr>
          <w:t>9</w:t>
        </w:r>
      </w:ins>
      <w:del w:id="90" w:author="Sintsova Margarita" w:date="2020-04-21T13:12:00Z">
        <w:r w:rsidR="00E52D23" w:rsidRPr="00E52D23" w:rsidDel="005C32EA">
          <w:rPr>
            <w:rFonts w:ascii="Arial" w:eastAsia="Arial" w:hAnsi="Arial" w:cs="Arial"/>
            <w:color w:val="000000"/>
            <w:szCs w:val="24"/>
          </w:rPr>
          <w:delText>5</w:delText>
        </w:r>
      </w:del>
      <w:r w:rsidR="00E52D23" w:rsidRPr="00E52D23">
        <w:rPr>
          <w:rFonts w:ascii="Arial" w:eastAsia="Arial" w:hAnsi="Arial" w:cs="Arial"/>
          <w:color w:val="000000"/>
          <w:szCs w:val="24"/>
        </w:rPr>
        <w:t>.1.</w:t>
      </w:r>
      <w:r w:rsidR="00E52D23" w:rsidRPr="004F0C1D">
        <w:rPr>
          <w:rFonts w:ascii="Arial" w:eastAsia="Arial" w:hAnsi="Arial" w:cs="Arial"/>
          <w:color w:val="000000"/>
          <w:szCs w:val="24"/>
        </w:rPr>
        <w:t xml:space="preserve">58 </w:t>
      </w:r>
      <w:r>
        <w:rPr>
          <w:rFonts w:ascii="Arial" w:eastAsia="Arial" w:hAnsi="Arial" w:cs="Arial"/>
          <w:color w:val="000000"/>
          <w:szCs w:val="24"/>
        </w:rPr>
        <w:t>«</w:t>
      </w:r>
      <w:r w:rsidRPr="00B976D1">
        <w:rPr>
          <w:rFonts w:ascii="Arial" w:eastAsia="Arial" w:hAnsi="Arial" w:cs="Arial"/>
          <w:color w:val="000000"/>
          <w:szCs w:val="24"/>
        </w:rPr>
        <w:t>Планирование обеспечения МТР, работами и услугами</w:t>
      </w:r>
      <w:r>
        <w:rPr>
          <w:rFonts w:ascii="Arial" w:eastAsia="Arial" w:hAnsi="Arial" w:cs="Arial"/>
          <w:color w:val="000000"/>
          <w:szCs w:val="24"/>
        </w:rPr>
        <w:t>».</w:t>
      </w:r>
    </w:p>
    <w:p w14:paraId="2DD50C42" w14:textId="12BB5F35" w:rsidR="004B70BA" w:rsidRPr="00B976D1" w:rsidRDefault="004B70BA" w:rsidP="00B976D1">
      <w:pPr>
        <w:spacing w:after="200" w:line="276" w:lineRule="auto"/>
        <w:ind w:firstLine="708"/>
        <w:jc w:val="left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>Возможно присвоение следующих категорий НВИ:</w:t>
      </w:r>
    </w:p>
    <w:p w14:paraId="186E9313" w14:textId="77777777" w:rsidR="00822136" w:rsidRPr="00A07F46" w:rsidRDefault="00822136" w:rsidP="00D24C71">
      <w:pPr>
        <w:pStyle w:val="19"/>
        <w:numPr>
          <w:ilvl w:val="0"/>
          <w:numId w:val="26"/>
        </w:numPr>
        <w:tabs>
          <w:tab w:val="left" w:pos="0"/>
          <w:tab w:val="left" w:pos="360"/>
          <w:tab w:val="left" w:pos="709"/>
        </w:tabs>
        <w:spacing w:after="120"/>
        <w:ind w:left="709" w:hanging="425"/>
        <w:jc w:val="both"/>
        <w:rPr>
          <w:rFonts w:ascii="Arial" w:hAnsi="Arial" w:cs="Arial"/>
        </w:rPr>
      </w:pPr>
      <w:r w:rsidRPr="00A07F46">
        <w:rPr>
          <w:rFonts w:ascii="Arial" w:hAnsi="Arial" w:cs="Arial"/>
        </w:rPr>
        <w:t>категория НВИ штучные – это специализированные МТР (в основном оборудование), имеющие высокую балансовую стоимость (для основных средств первоначальную стоимость) за единицу более 500 тыс. руб.;</w:t>
      </w:r>
    </w:p>
    <w:p w14:paraId="650CFE77" w14:textId="77777777" w:rsidR="00822136" w:rsidRPr="00A07F46" w:rsidRDefault="00822136" w:rsidP="00D24C71">
      <w:pPr>
        <w:pStyle w:val="19"/>
        <w:numPr>
          <w:ilvl w:val="0"/>
          <w:numId w:val="26"/>
        </w:numPr>
        <w:tabs>
          <w:tab w:val="left" w:pos="0"/>
          <w:tab w:val="left" w:pos="360"/>
          <w:tab w:val="left" w:pos="709"/>
        </w:tabs>
        <w:spacing w:after="120"/>
        <w:ind w:left="709" w:hanging="425"/>
        <w:jc w:val="both"/>
        <w:rPr>
          <w:rFonts w:ascii="Arial" w:hAnsi="Arial" w:cs="Arial"/>
        </w:rPr>
      </w:pPr>
      <w:r w:rsidRPr="00A07F46">
        <w:rPr>
          <w:rFonts w:ascii="Arial" w:hAnsi="Arial" w:cs="Arial"/>
        </w:rPr>
        <w:t>категория НВИ ходовые – это МТР, которые имеют регулярный спрос на внешнем рынке / ЭТП и обширную область применения в различных отраслях и производствах, в том числе в качестве вторичного сырья;</w:t>
      </w:r>
    </w:p>
    <w:p w14:paraId="3E8B0EC5" w14:textId="1FB4DFD7" w:rsidR="00822136" w:rsidRDefault="00822136" w:rsidP="00D24C71">
      <w:pPr>
        <w:pStyle w:val="19"/>
        <w:numPr>
          <w:ilvl w:val="0"/>
          <w:numId w:val="26"/>
        </w:numPr>
        <w:tabs>
          <w:tab w:val="left" w:pos="0"/>
          <w:tab w:val="left" w:pos="360"/>
          <w:tab w:val="left" w:pos="709"/>
        </w:tabs>
        <w:spacing w:after="120"/>
        <w:ind w:left="709" w:hanging="425"/>
        <w:jc w:val="both"/>
        <w:rPr>
          <w:rFonts w:ascii="Arial" w:hAnsi="Arial" w:cs="Arial"/>
        </w:rPr>
      </w:pPr>
      <w:r w:rsidRPr="00A07F46">
        <w:rPr>
          <w:rFonts w:ascii="Arial" w:hAnsi="Arial" w:cs="Arial"/>
        </w:rPr>
        <w:t>категория НВИ для распродажи – определяется по остаточному принципу, в основном это МТР широкого применения, по которым продолжительная работа по реализации нецелесообразна в силу ограниченного срока годности, морального устаревания или низкой стоимости позиций;</w:t>
      </w:r>
    </w:p>
    <w:p w14:paraId="77C278D9" w14:textId="77777777" w:rsidR="00822136" w:rsidRPr="008C2DB8" w:rsidRDefault="00822136" w:rsidP="00822136">
      <w:pPr>
        <w:spacing w:after="200" w:line="276" w:lineRule="auto"/>
        <w:ind w:firstLine="708"/>
        <w:jc w:val="left"/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Детальное описание процедуры присвоения категории и ее п</w:t>
      </w:r>
      <w:r>
        <w:rPr>
          <w:rFonts w:ascii="Arial" w:eastAsia="Arial" w:hAnsi="Arial" w:cs="Arial"/>
          <w:color w:val="000000"/>
          <w:szCs w:val="24"/>
        </w:rPr>
        <w:t>е</w:t>
      </w:r>
      <w:r w:rsidRPr="00A77240">
        <w:rPr>
          <w:rFonts w:ascii="Arial" w:eastAsia="Arial" w:hAnsi="Arial" w:cs="Arial"/>
          <w:color w:val="000000"/>
          <w:szCs w:val="24"/>
        </w:rPr>
        <w:t xml:space="preserve">ресмотра описано в </w:t>
      </w:r>
      <w:r>
        <w:rPr>
          <w:rFonts w:ascii="Arial" w:eastAsia="Arial" w:hAnsi="Arial" w:cs="Arial"/>
          <w:color w:val="000000"/>
          <w:szCs w:val="24"/>
        </w:rPr>
        <w:t>Регламенте по управлению запасами НВИ/НЛИ.</w:t>
      </w:r>
    </w:p>
    <w:p w14:paraId="7AA32280" w14:textId="64293B8E" w:rsidR="00822136" w:rsidRDefault="00822136" w:rsidP="00822136">
      <w:pPr>
        <w:spacing w:after="240" w:line="276" w:lineRule="auto"/>
        <w:rPr>
          <w:rFonts w:ascii="Arial" w:hAnsi="Arial" w:cs="Arial"/>
        </w:rPr>
      </w:pPr>
      <w:r w:rsidRPr="00A77240">
        <w:rPr>
          <w:rFonts w:ascii="Arial" w:hAnsi="Arial" w:cs="Arial"/>
        </w:rPr>
        <w:t>На данном шаге никакие операции в системе SAP не регистрируются.</w:t>
      </w:r>
    </w:p>
    <w:p w14:paraId="1CDE991E" w14:textId="77777777" w:rsidR="008F740D" w:rsidRPr="00A77240" w:rsidRDefault="008F740D" w:rsidP="00822136">
      <w:pPr>
        <w:spacing w:after="240" w:line="276" w:lineRule="auto"/>
        <w:rPr>
          <w:rFonts w:ascii="Arial" w:hAnsi="Arial" w:cs="Arial"/>
        </w:rPr>
      </w:pPr>
    </w:p>
    <w:p w14:paraId="5F6F8A80" w14:textId="77777777" w:rsidR="00822136" w:rsidRPr="00A77240" w:rsidRDefault="00822136" w:rsidP="00822136">
      <w:pPr>
        <w:pStyle w:val="4"/>
        <w:rPr>
          <w:rFonts w:cs="Arial"/>
        </w:rPr>
      </w:pPr>
      <w:bookmarkStart w:id="91" w:name="_ПП-10.05.02.055_Перенос_запаса"/>
      <w:bookmarkEnd w:id="91"/>
      <w:r w:rsidRPr="00A77240">
        <w:rPr>
          <w:rFonts w:cs="Arial"/>
        </w:rPr>
        <w:t>ПП-10.05.02.055 Перенос запаса МТР между партиями</w:t>
      </w:r>
    </w:p>
    <w:p w14:paraId="55213008" w14:textId="77777777" w:rsidR="00822136" w:rsidRDefault="00822136" w:rsidP="00822136">
      <w:pPr>
        <w:spacing w:after="200" w:line="276" w:lineRule="auto"/>
        <w:jc w:val="left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 xml:space="preserve">Данный шаг бизнес-процесса отражает в системе </w:t>
      </w:r>
      <w:r>
        <w:rPr>
          <w:rFonts w:ascii="Arial" w:eastAsia="Arial" w:hAnsi="Arial" w:cs="Arial"/>
          <w:color w:val="000000"/>
          <w:szCs w:val="24"/>
          <w:lang w:val="en-US"/>
        </w:rPr>
        <w:t>SAP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  <w:lang w:val="en-US"/>
        </w:rPr>
        <w:t>S</w:t>
      </w:r>
      <w:r w:rsidRPr="003140C4">
        <w:rPr>
          <w:rFonts w:ascii="Arial" w:eastAsia="Arial" w:hAnsi="Arial" w:cs="Arial"/>
          <w:color w:val="000000"/>
          <w:szCs w:val="24"/>
        </w:rPr>
        <w:t>/4</w:t>
      </w:r>
      <w:r>
        <w:rPr>
          <w:rFonts w:ascii="Arial" w:eastAsia="Arial" w:hAnsi="Arial" w:cs="Arial"/>
          <w:color w:val="000000"/>
          <w:szCs w:val="24"/>
          <w:lang w:val="en-US"/>
        </w:rPr>
        <w:t>HANA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категории НВИ, присвоенные на предыдущем шаге.</w:t>
      </w:r>
    </w:p>
    <w:p w14:paraId="753C9372" w14:textId="4FF2DEE7" w:rsidR="00822136" w:rsidRDefault="00822136" w:rsidP="00822136">
      <w:pPr>
        <w:spacing w:after="200" w:line="276" w:lineRule="auto"/>
        <w:jc w:val="left"/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Ответственный по управлению запасами осуществляет перенос запаса МТР между пар</w:t>
      </w:r>
      <w:r>
        <w:rPr>
          <w:rFonts w:ascii="Arial" w:eastAsia="Arial" w:hAnsi="Arial" w:cs="Arial"/>
          <w:color w:val="000000"/>
          <w:szCs w:val="24"/>
        </w:rPr>
        <w:t>т</w:t>
      </w:r>
      <w:r w:rsidRPr="00A77240">
        <w:rPr>
          <w:rFonts w:ascii="Arial" w:eastAsia="Arial" w:hAnsi="Arial" w:cs="Arial"/>
          <w:color w:val="000000"/>
          <w:szCs w:val="24"/>
        </w:rPr>
        <w:t>иями</w:t>
      </w:r>
      <w:r>
        <w:rPr>
          <w:rFonts w:ascii="Arial" w:eastAsia="Arial" w:hAnsi="Arial" w:cs="Arial"/>
          <w:color w:val="000000"/>
          <w:szCs w:val="24"/>
        </w:rPr>
        <w:t>,</w:t>
      </w:r>
      <w:r w:rsidRPr="00A77240">
        <w:rPr>
          <w:rFonts w:ascii="Arial" w:eastAsia="Arial" w:hAnsi="Arial" w:cs="Arial"/>
          <w:color w:val="000000"/>
          <w:szCs w:val="24"/>
        </w:rPr>
        <w:t xml:space="preserve"> исходя из оценки технической аттестационной комиссии. </w:t>
      </w:r>
      <w:r>
        <w:rPr>
          <w:rFonts w:ascii="Arial" w:eastAsia="Arial" w:hAnsi="Arial" w:cs="Arial"/>
          <w:color w:val="000000"/>
          <w:szCs w:val="24"/>
        </w:rPr>
        <w:t>НВИ, принадлежащие к разным категориям, распределяются по разным партиям с соот</w:t>
      </w:r>
      <w:r w:rsidR="00C76A94">
        <w:rPr>
          <w:rFonts w:ascii="Arial" w:eastAsia="Arial" w:hAnsi="Arial" w:cs="Arial"/>
          <w:color w:val="000000"/>
          <w:szCs w:val="24"/>
        </w:rPr>
        <w:t>ветствующими значениями признака партии</w:t>
      </w:r>
      <w:r>
        <w:rPr>
          <w:rFonts w:ascii="Arial" w:eastAsia="Arial" w:hAnsi="Arial" w:cs="Arial"/>
          <w:color w:val="000000"/>
          <w:szCs w:val="24"/>
        </w:rPr>
        <w:t xml:space="preserve"> «Категория НВИ»</w:t>
      </w:r>
      <w:r w:rsidR="00AB305B">
        <w:rPr>
          <w:rFonts w:ascii="Arial" w:eastAsia="Arial" w:hAnsi="Arial" w:cs="Arial"/>
          <w:color w:val="000000"/>
          <w:szCs w:val="24"/>
        </w:rPr>
        <w:t>, также им п</w:t>
      </w:r>
      <w:r w:rsidR="00B071D6">
        <w:rPr>
          <w:rFonts w:ascii="Arial" w:eastAsia="Arial" w:hAnsi="Arial" w:cs="Arial"/>
          <w:color w:val="000000"/>
          <w:szCs w:val="24"/>
        </w:rPr>
        <w:t>рисваиваются</w:t>
      </w:r>
      <w:r w:rsidR="00AB305B">
        <w:rPr>
          <w:rFonts w:ascii="Arial" w:eastAsia="Arial" w:hAnsi="Arial" w:cs="Arial"/>
          <w:color w:val="000000"/>
          <w:szCs w:val="24"/>
        </w:rPr>
        <w:t xml:space="preserve"> </w:t>
      </w:r>
      <w:r w:rsidR="00B071D6">
        <w:rPr>
          <w:rFonts w:ascii="Arial" w:eastAsia="Arial" w:hAnsi="Arial" w:cs="Arial"/>
          <w:color w:val="000000"/>
          <w:szCs w:val="24"/>
        </w:rPr>
        <w:t>понижающие коэффицие</w:t>
      </w:r>
      <w:r w:rsidR="00B071D6" w:rsidRPr="00B071D6">
        <w:rPr>
          <w:rFonts w:ascii="Arial" w:eastAsia="Arial" w:hAnsi="Arial" w:cs="Arial"/>
          <w:color w:val="000000"/>
          <w:szCs w:val="24"/>
        </w:rPr>
        <w:t>нты</w:t>
      </w:r>
      <w:r w:rsidR="00B071D6">
        <w:rPr>
          <w:rFonts w:ascii="Arial" w:eastAsia="Arial" w:hAnsi="Arial" w:cs="Arial"/>
          <w:color w:val="000000"/>
          <w:szCs w:val="24"/>
        </w:rPr>
        <w:t xml:space="preserve"> (годности, наличия технической документации, места</w:t>
      </w:r>
      <w:r w:rsidR="00B071D6" w:rsidRPr="00B071D6">
        <w:rPr>
          <w:rFonts w:ascii="Arial" w:eastAsia="Arial" w:hAnsi="Arial" w:cs="Arial"/>
          <w:color w:val="000000"/>
          <w:szCs w:val="24"/>
        </w:rPr>
        <w:t xml:space="preserve"> нахождения и реализации НВИ).</w:t>
      </w:r>
      <w:r w:rsidRPr="00A77240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 xml:space="preserve">При этом </w:t>
      </w:r>
      <w:r w:rsidR="00AB305B">
        <w:rPr>
          <w:rFonts w:ascii="Arial" w:eastAsia="Arial" w:hAnsi="Arial" w:cs="Arial"/>
          <w:color w:val="000000"/>
          <w:szCs w:val="24"/>
        </w:rPr>
        <w:t xml:space="preserve">партии </w:t>
      </w:r>
      <w:r>
        <w:rPr>
          <w:rFonts w:ascii="Arial" w:eastAsia="Arial" w:hAnsi="Arial" w:cs="Arial"/>
          <w:color w:val="000000"/>
          <w:szCs w:val="24"/>
        </w:rPr>
        <w:t>п</w:t>
      </w:r>
      <w:r w:rsidR="00AB305B">
        <w:rPr>
          <w:rFonts w:ascii="Arial" w:eastAsia="Arial" w:hAnsi="Arial" w:cs="Arial"/>
          <w:color w:val="000000"/>
          <w:szCs w:val="24"/>
        </w:rPr>
        <w:t>отенциальных</w:t>
      </w:r>
      <w:r w:rsidRPr="00A77240">
        <w:rPr>
          <w:rFonts w:ascii="Arial" w:eastAsia="Arial" w:hAnsi="Arial" w:cs="Arial"/>
          <w:color w:val="000000"/>
          <w:szCs w:val="24"/>
        </w:rPr>
        <w:t xml:space="preserve"> НЛИ переводятся в </w:t>
      </w:r>
      <w:r w:rsidR="00996AF4">
        <w:rPr>
          <w:rFonts w:ascii="Arial" w:eastAsia="Arial" w:hAnsi="Arial" w:cs="Arial"/>
          <w:color w:val="000000"/>
          <w:szCs w:val="24"/>
        </w:rPr>
        <w:t>блокированный запас</w:t>
      </w:r>
      <w:r w:rsidRPr="00A77240">
        <w:rPr>
          <w:rFonts w:ascii="Arial" w:eastAsia="Arial" w:hAnsi="Arial" w:cs="Arial"/>
          <w:color w:val="000000"/>
          <w:szCs w:val="24"/>
        </w:rPr>
        <w:t>.</w:t>
      </w:r>
    </w:p>
    <w:p w14:paraId="2FF175E0" w14:textId="77777777" w:rsidR="00822136" w:rsidRPr="00F51999" w:rsidRDefault="00822136" w:rsidP="00822136">
      <w:pPr>
        <w:spacing w:after="240" w:line="276" w:lineRule="auto"/>
        <w:ind w:firstLine="567"/>
        <w:rPr>
          <w:rFonts w:ascii="Arial" w:hAnsi="Arial" w:cs="Arial"/>
          <w:b/>
          <w:i/>
        </w:rPr>
      </w:pPr>
      <w:r w:rsidRPr="00F51999">
        <w:rPr>
          <w:rFonts w:ascii="Arial" w:hAnsi="Arial" w:cs="Arial"/>
          <w:b/>
          <w:i/>
        </w:rPr>
        <w:lastRenderedPageBreak/>
        <w:t>Отражение в системе SAP</w:t>
      </w:r>
    </w:p>
    <w:p w14:paraId="5D43D6C8" w14:textId="17336FDA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</w:rPr>
        <w:t xml:space="preserve">Транзакция: </w:t>
      </w:r>
      <w:r w:rsidRPr="00F51999">
        <w:rPr>
          <w:rFonts w:ascii="Arial" w:hAnsi="Arial" w:cs="Arial"/>
        </w:rPr>
        <w:t>Z</w:t>
      </w:r>
      <w:r w:rsidR="00BD37A7">
        <w:rPr>
          <w:rFonts w:ascii="Arial" w:hAnsi="Arial" w:cs="Arial"/>
          <w:lang w:val="en-US"/>
        </w:rPr>
        <w:t>MM</w:t>
      </w:r>
      <w:r w:rsidR="00BD37A7">
        <w:rPr>
          <w:rFonts w:ascii="Arial" w:hAnsi="Arial" w:cs="Arial"/>
        </w:rPr>
        <w:t>_</w:t>
      </w:r>
      <w:r w:rsidRPr="00F51999">
        <w:rPr>
          <w:rFonts w:ascii="Arial" w:hAnsi="Arial" w:cs="Arial"/>
        </w:rPr>
        <w:t>NVI</w:t>
      </w:r>
      <w:r w:rsidR="00BD37A7" w:rsidRPr="00D928B6">
        <w:rPr>
          <w:rFonts w:ascii="Arial" w:hAnsi="Arial" w:cs="Arial"/>
        </w:rPr>
        <w:t>_</w:t>
      </w:r>
      <w:r w:rsidR="00BD37A7">
        <w:rPr>
          <w:rFonts w:ascii="Arial" w:hAnsi="Arial" w:cs="Arial"/>
          <w:lang w:val="en-US"/>
        </w:rPr>
        <w:t>REPORT</w:t>
      </w:r>
    </w:p>
    <w:p w14:paraId="0E93B0A5" w14:textId="1E51EF41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Отчет запускается с указанием ссылочного номера для продолжения работы с существующей выборкой потенциальных НВИ</w:t>
      </w:r>
      <w:r w:rsidR="00834F2E">
        <w:rPr>
          <w:rFonts w:ascii="Arial" w:hAnsi="Arial" w:cs="Arial"/>
        </w:rPr>
        <w:t>/НЛИ</w:t>
      </w:r>
      <w:r>
        <w:rPr>
          <w:rFonts w:ascii="Arial" w:hAnsi="Arial" w:cs="Arial"/>
        </w:rPr>
        <w:t>.</w:t>
      </w:r>
    </w:p>
    <w:p w14:paraId="2F74A634" w14:textId="4E7D9D94" w:rsidR="00AB23E6" w:rsidRPr="00662ABC" w:rsidRDefault="00822136" w:rsidP="00AB23E6">
      <w:pPr>
        <w:ind w:firstLine="567"/>
        <w:rPr>
          <w:rFonts w:ascii="Arial" w:hAnsi="Arial" w:cs="Arial"/>
        </w:rPr>
      </w:pPr>
      <w:r>
        <w:rPr>
          <w:rFonts w:ascii="Arial" w:hAnsi="Arial" w:cs="Arial"/>
        </w:rPr>
        <w:t>Пользователь выбирает строки с потенциальными НВИ, для которых требуется присвоение категории НВИ. При нажатии кнопки «</w:t>
      </w:r>
      <w:r w:rsidR="00660C8A">
        <w:rPr>
          <w:rFonts w:ascii="Arial" w:hAnsi="Arial" w:cs="Arial"/>
        </w:rPr>
        <w:t>Массовое з</w:t>
      </w:r>
      <w:r>
        <w:rPr>
          <w:rFonts w:ascii="Arial" w:hAnsi="Arial" w:cs="Arial"/>
          <w:szCs w:val="20"/>
        </w:rPr>
        <w:t>апол</w:t>
      </w:r>
      <w:r w:rsidR="00660C8A">
        <w:rPr>
          <w:rFonts w:ascii="Arial" w:hAnsi="Arial" w:cs="Arial"/>
          <w:szCs w:val="20"/>
        </w:rPr>
        <w:t>нение</w:t>
      </w:r>
      <w:r>
        <w:rPr>
          <w:rFonts w:ascii="Arial" w:hAnsi="Arial" w:cs="Arial"/>
          <w:szCs w:val="20"/>
        </w:rPr>
        <w:t xml:space="preserve"> признак</w:t>
      </w:r>
      <w:r w:rsidR="00660C8A">
        <w:rPr>
          <w:rFonts w:ascii="Arial" w:hAnsi="Arial" w:cs="Arial"/>
          <w:szCs w:val="20"/>
        </w:rPr>
        <w:t>ов</w:t>
      </w:r>
      <w:r>
        <w:rPr>
          <w:rFonts w:ascii="Arial" w:hAnsi="Arial" w:cs="Arial"/>
        </w:rPr>
        <w:t xml:space="preserve">» появляется диалоговое окно, отображающее все доступные признаки </w:t>
      </w:r>
      <w:r w:rsidR="00C76A94">
        <w:rPr>
          <w:rFonts w:ascii="Arial" w:hAnsi="Arial" w:cs="Arial"/>
        </w:rPr>
        <w:t>партии</w:t>
      </w:r>
      <w:r>
        <w:rPr>
          <w:rFonts w:ascii="Arial" w:hAnsi="Arial" w:cs="Arial"/>
        </w:rPr>
        <w:t xml:space="preserve">. В этом окне </w:t>
      </w:r>
      <w:r w:rsidR="00AB23E6">
        <w:rPr>
          <w:rFonts w:ascii="Arial" w:hAnsi="Arial" w:cs="Arial"/>
        </w:rPr>
        <w:t>требуется</w:t>
      </w:r>
      <w:r>
        <w:rPr>
          <w:rFonts w:ascii="Arial" w:hAnsi="Arial" w:cs="Arial"/>
        </w:rPr>
        <w:t xml:space="preserve"> </w:t>
      </w:r>
      <w:r w:rsidR="008A03F1">
        <w:rPr>
          <w:rFonts w:ascii="Arial" w:hAnsi="Arial" w:cs="Arial"/>
        </w:rPr>
        <w:t xml:space="preserve">выбрать </w:t>
      </w:r>
      <w:r>
        <w:rPr>
          <w:rFonts w:ascii="Arial" w:hAnsi="Arial" w:cs="Arial"/>
        </w:rPr>
        <w:t>требуемую категорию НВИ</w:t>
      </w:r>
      <w:r w:rsidR="00AB23E6">
        <w:rPr>
          <w:rFonts w:ascii="Arial" w:hAnsi="Arial" w:cs="Arial"/>
        </w:rPr>
        <w:t xml:space="preserve"> и коэффициент годности</w:t>
      </w:r>
      <w:r>
        <w:rPr>
          <w:rFonts w:ascii="Arial" w:hAnsi="Arial" w:cs="Arial"/>
        </w:rPr>
        <w:t xml:space="preserve"> из списка </w:t>
      </w:r>
      <w:r w:rsidR="00AB23E6">
        <w:rPr>
          <w:rFonts w:ascii="Arial" w:hAnsi="Arial" w:cs="Arial"/>
        </w:rPr>
        <w:t>допустимых</w:t>
      </w:r>
      <w:r>
        <w:rPr>
          <w:rFonts w:ascii="Arial" w:hAnsi="Arial" w:cs="Arial"/>
        </w:rPr>
        <w:t xml:space="preserve"> значений</w:t>
      </w:r>
      <w:r w:rsidR="009C4C2D">
        <w:rPr>
          <w:rFonts w:ascii="Arial" w:hAnsi="Arial" w:cs="Arial"/>
        </w:rPr>
        <w:t>, а также заполнить остальные характеристики, выявленные в результате технической аттестации</w:t>
      </w:r>
      <w:r>
        <w:rPr>
          <w:rFonts w:ascii="Arial" w:hAnsi="Arial" w:cs="Arial"/>
        </w:rPr>
        <w:t xml:space="preserve">. </w:t>
      </w:r>
      <w:r w:rsidR="00AB23E6">
        <w:rPr>
          <w:rFonts w:ascii="Arial" w:hAnsi="Arial" w:cs="Arial"/>
        </w:rPr>
        <w:t xml:space="preserve">При этом в таблице </w:t>
      </w:r>
      <w:r w:rsidR="00AB23E6">
        <w:rPr>
          <w:rFonts w:ascii="Arial" w:hAnsi="Arial" w:cs="Arial"/>
          <w:lang w:val="en-US"/>
        </w:rPr>
        <w:t>Z</w:t>
      </w:r>
      <w:r w:rsidR="00660C8A">
        <w:rPr>
          <w:rFonts w:ascii="Arial" w:hAnsi="Arial" w:cs="Arial"/>
          <w:lang w:val="en-US"/>
        </w:rPr>
        <w:t>MM</w:t>
      </w:r>
      <w:r w:rsidR="00660C8A" w:rsidRPr="00660C8A">
        <w:rPr>
          <w:rFonts w:ascii="Arial" w:hAnsi="Arial" w:cs="Arial"/>
        </w:rPr>
        <w:t>_</w:t>
      </w:r>
      <w:r w:rsidR="00AB23E6">
        <w:rPr>
          <w:rFonts w:ascii="Arial" w:hAnsi="Arial" w:cs="Arial"/>
          <w:lang w:val="en-US"/>
        </w:rPr>
        <w:t>NVI</w:t>
      </w:r>
      <w:r w:rsidR="00660C8A" w:rsidRPr="00687193">
        <w:rPr>
          <w:rFonts w:ascii="Arial" w:hAnsi="Arial" w:cs="Arial"/>
        </w:rPr>
        <w:t>_</w:t>
      </w:r>
      <w:r w:rsidR="00660C8A">
        <w:rPr>
          <w:rFonts w:ascii="Arial" w:hAnsi="Arial" w:cs="Arial"/>
          <w:lang w:val="en-US"/>
        </w:rPr>
        <w:t>MAIN</w:t>
      </w:r>
      <w:r w:rsidR="00AB23E6" w:rsidRPr="004D7C94">
        <w:rPr>
          <w:rFonts w:ascii="Arial" w:hAnsi="Arial" w:cs="Arial"/>
        </w:rPr>
        <w:t xml:space="preserve"> </w:t>
      </w:r>
      <w:r w:rsidR="00660C8A">
        <w:rPr>
          <w:rFonts w:ascii="Arial" w:hAnsi="Arial" w:cs="Arial"/>
        </w:rPr>
        <w:t>изменяются все выделенные перед нажатием кнопки строки</w:t>
      </w:r>
      <w:r w:rsidR="00AB23E6">
        <w:rPr>
          <w:rFonts w:ascii="Arial" w:hAnsi="Arial" w:cs="Arial"/>
        </w:rPr>
        <w:t xml:space="preserve">. </w:t>
      </w:r>
      <w:r w:rsidR="00662ABC">
        <w:rPr>
          <w:rFonts w:ascii="Arial" w:hAnsi="Arial" w:cs="Arial"/>
        </w:rPr>
        <w:t xml:space="preserve">Изменение также возможно как по каждой строке отдельно, так и загрузкой файла </w:t>
      </w:r>
      <w:r w:rsidR="00662ABC">
        <w:rPr>
          <w:rFonts w:ascii="Arial" w:hAnsi="Arial" w:cs="Arial"/>
          <w:lang w:val="en-US"/>
        </w:rPr>
        <w:t>excel</w:t>
      </w:r>
      <w:r w:rsidR="00662ABC">
        <w:rPr>
          <w:rFonts w:ascii="Arial" w:hAnsi="Arial" w:cs="Arial"/>
        </w:rPr>
        <w:t xml:space="preserve"> установленного формата.</w:t>
      </w:r>
    </w:p>
    <w:p w14:paraId="4F1F36AF" w14:textId="77777777" w:rsidR="00822136" w:rsidRDefault="00822136" w:rsidP="00822136">
      <w:pPr>
        <w:rPr>
          <w:rFonts w:ascii="Arial" w:hAnsi="Arial" w:cs="Arial"/>
        </w:rPr>
      </w:pPr>
    </w:p>
    <w:p w14:paraId="7B81AD10" w14:textId="04E31BB4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При нажатии кнопки сохранения таблица </w:t>
      </w:r>
      <w:r>
        <w:rPr>
          <w:rFonts w:ascii="Arial" w:hAnsi="Arial" w:cs="Arial"/>
          <w:lang w:val="en-US"/>
        </w:rPr>
        <w:t>Z</w:t>
      </w:r>
      <w:r w:rsidR="00C15151">
        <w:rPr>
          <w:rFonts w:ascii="Arial" w:hAnsi="Arial" w:cs="Arial"/>
          <w:lang w:val="en-US"/>
        </w:rPr>
        <w:t>TMM</w:t>
      </w:r>
      <w:r w:rsidR="00C15151" w:rsidRPr="00C15151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NVI</w:t>
      </w:r>
      <w:r w:rsidR="00C15151" w:rsidRPr="003961CC">
        <w:rPr>
          <w:rFonts w:ascii="Arial" w:hAnsi="Arial" w:cs="Arial"/>
        </w:rPr>
        <w:t>_</w:t>
      </w:r>
      <w:r w:rsidR="00C15151">
        <w:rPr>
          <w:rFonts w:ascii="Arial" w:hAnsi="Arial" w:cs="Arial"/>
          <w:lang w:val="en-US"/>
        </w:rPr>
        <w:t>MAIN</w:t>
      </w:r>
      <w:r w:rsidRPr="007076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обновляется, а </w:t>
      </w:r>
      <w:r w:rsidR="00AB23E6">
        <w:rPr>
          <w:rFonts w:ascii="Arial" w:hAnsi="Arial" w:cs="Arial"/>
        </w:rPr>
        <w:t>статус</w:t>
      </w:r>
      <w:r>
        <w:rPr>
          <w:rFonts w:ascii="Arial" w:hAnsi="Arial" w:cs="Arial"/>
        </w:rPr>
        <w:t xml:space="preserve"> и дата его установки сохраняются в таблице. В системе при этом происходит автоматическое создание новых партий МТР и перенос выбранных МТР из исходных партий в новые</w:t>
      </w:r>
      <w:r w:rsidR="00AB23E6">
        <w:rPr>
          <w:rFonts w:ascii="Arial" w:hAnsi="Arial" w:cs="Arial"/>
        </w:rPr>
        <w:t xml:space="preserve">. </w:t>
      </w:r>
      <w:r w:rsidR="00DD7E3B">
        <w:rPr>
          <w:rFonts w:ascii="Arial" w:hAnsi="Arial" w:cs="Arial"/>
        </w:rPr>
        <w:t xml:space="preserve">В признаке партии «Категория запаса» устанавливается значение «НВИ». </w:t>
      </w:r>
      <w:r w:rsidR="00AB23E6">
        <w:rPr>
          <w:rFonts w:ascii="Arial" w:hAnsi="Arial" w:cs="Arial"/>
        </w:rPr>
        <w:t>В признаках</w:t>
      </w:r>
      <w:r>
        <w:rPr>
          <w:rFonts w:ascii="Arial" w:hAnsi="Arial" w:cs="Arial"/>
        </w:rPr>
        <w:t xml:space="preserve"> партии «Категория НВИ»</w:t>
      </w:r>
      <w:r w:rsidR="00AB23E6">
        <w:rPr>
          <w:rFonts w:ascii="Arial" w:hAnsi="Arial" w:cs="Arial"/>
        </w:rPr>
        <w:t xml:space="preserve"> и «Коэффициент годности» проставляются соответствующие значения</w:t>
      </w:r>
      <w:r>
        <w:rPr>
          <w:rFonts w:ascii="Arial" w:hAnsi="Arial" w:cs="Arial"/>
        </w:rPr>
        <w:t>. Также заполняются признаки партии «</w:t>
      </w:r>
      <w:r w:rsidRPr="00197B3D">
        <w:rPr>
          <w:rFonts w:ascii="Arial" w:hAnsi="Arial" w:cs="Arial"/>
        </w:rPr>
        <w:t>Н</w:t>
      </w:r>
      <w:r>
        <w:rPr>
          <w:rFonts w:ascii="Arial" w:hAnsi="Arial" w:cs="Arial"/>
        </w:rPr>
        <w:t xml:space="preserve">аличие технической документации», </w:t>
      </w:r>
      <w:r w:rsidR="00AB23E6">
        <w:rPr>
          <w:rFonts w:ascii="Arial" w:hAnsi="Arial" w:cs="Arial"/>
        </w:rPr>
        <w:t xml:space="preserve">«Место нахождения и реализации», </w:t>
      </w:r>
      <w:r>
        <w:rPr>
          <w:rFonts w:ascii="Arial" w:hAnsi="Arial" w:cs="Arial"/>
        </w:rPr>
        <w:t xml:space="preserve">«Техническое состояние МТР», «Условия хранения МТР». Процесс переноса МТР из партии в партию описан в разделе, относящемся к процессу «10.05.03 </w:t>
      </w:r>
      <w:proofErr w:type="spellStart"/>
      <w:r>
        <w:rPr>
          <w:rFonts w:ascii="Arial" w:hAnsi="Arial" w:cs="Arial"/>
        </w:rPr>
        <w:t>Реклассификация</w:t>
      </w:r>
      <w:proofErr w:type="spellEnd"/>
      <w:r>
        <w:rPr>
          <w:rFonts w:ascii="Arial" w:hAnsi="Arial" w:cs="Arial"/>
        </w:rPr>
        <w:t xml:space="preserve"> запаса».</w:t>
      </w:r>
    </w:p>
    <w:p w14:paraId="2A06DAC7" w14:textId="332FA0A1" w:rsidR="00FF3B59" w:rsidRDefault="00CC70BC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В случае заполнения одновременно признаков партии «Коэффициент годности», </w:t>
      </w:r>
      <w:r w:rsidR="00FF3B59">
        <w:rPr>
          <w:rFonts w:ascii="Arial" w:hAnsi="Arial" w:cs="Arial"/>
        </w:rPr>
        <w:t>«</w:t>
      </w:r>
      <w:r w:rsidR="00FF3B59" w:rsidRPr="00197B3D">
        <w:rPr>
          <w:rFonts w:ascii="Arial" w:hAnsi="Arial" w:cs="Arial"/>
        </w:rPr>
        <w:t>Н</w:t>
      </w:r>
      <w:r w:rsidR="00FF3B59">
        <w:rPr>
          <w:rFonts w:ascii="Arial" w:hAnsi="Arial" w:cs="Arial"/>
        </w:rPr>
        <w:t>аличие технической документации» и «Место нахождения и реализации», автоматически вычисляется минимальная цена НВИ согласно Регламенту по управлению запасами НВИ/НЛИ.</w:t>
      </w:r>
      <w:r w:rsidR="00E178C7">
        <w:rPr>
          <w:rFonts w:ascii="Arial" w:hAnsi="Arial" w:cs="Arial"/>
        </w:rPr>
        <w:t xml:space="preserve"> Рассчитанная минимальная цена записывается в признак партии «Минимальная цена».</w:t>
      </w:r>
      <w:r w:rsidR="00FF3B59">
        <w:rPr>
          <w:rFonts w:ascii="Arial" w:hAnsi="Arial" w:cs="Arial"/>
        </w:rPr>
        <w:t xml:space="preserve"> Формула вычисления следующая:</w:t>
      </w:r>
    </w:p>
    <w:p w14:paraId="6403D4FD" w14:textId="77777777" w:rsidR="00FF3B59" w:rsidRPr="00FF3B59" w:rsidRDefault="00FF3B59" w:rsidP="00FF3B59">
      <w:pPr>
        <w:spacing w:after="240" w:line="276" w:lineRule="auto"/>
        <w:ind w:firstLine="567"/>
        <w:rPr>
          <w:rFonts w:ascii="Arial" w:hAnsi="Arial" w:cs="Arial"/>
          <w:b/>
        </w:rPr>
      </w:pPr>
      <w:proofErr w:type="spellStart"/>
      <w:r w:rsidRPr="00FF3B59">
        <w:rPr>
          <w:rFonts w:ascii="Arial" w:hAnsi="Arial" w:cs="Arial"/>
          <w:b/>
        </w:rPr>
        <w:t>ЦР</w:t>
      </w:r>
      <w:r w:rsidRPr="00FF3B59">
        <w:rPr>
          <w:rFonts w:ascii="Arial" w:hAnsi="Arial" w:cs="Arial"/>
          <w:b/>
          <w:vertAlign w:val="subscript"/>
        </w:rPr>
        <w:t>мин</w:t>
      </w:r>
      <w:proofErr w:type="spellEnd"/>
      <w:r w:rsidRPr="00FF3B59">
        <w:rPr>
          <w:rFonts w:ascii="Arial" w:hAnsi="Arial" w:cs="Arial"/>
          <w:b/>
        </w:rPr>
        <w:t xml:space="preserve"> = </w:t>
      </w:r>
      <w:proofErr w:type="spellStart"/>
      <w:r w:rsidRPr="00FF3B59">
        <w:rPr>
          <w:rFonts w:ascii="Arial" w:hAnsi="Arial" w:cs="Arial"/>
          <w:b/>
        </w:rPr>
        <w:t>Ц</w:t>
      </w:r>
      <w:r w:rsidRPr="00FF3B59">
        <w:rPr>
          <w:rFonts w:ascii="Arial" w:hAnsi="Arial" w:cs="Arial"/>
          <w:b/>
          <w:vertAlign w:val="subscript"/>
        </w:rPr>
        <w:t>баланс</w:t>
      </w:r>
      <w:proofErr w:type="spellEnd"/>
      <w:r w:rsidRPr="00FF3B59">
        <w:rPr>
          <w:rFonts w:ascii="Arial" w:hAnsi="Arial" w:cs="Arial"/>
          <w:b/>
        </w:rPr>
        <w:t xml:space="preserve"> * (</w:t>
      </w:r>
      <w:proofErr w:type="spellStart"/>
      <w:r w:rsidRPr="00FF3B59">
        <w:rPr>
          <w:rFonts w:ascii="Arial" w:hAnsi="Arial" w:cs="Arial"/>
          <w:b/>
        </w:rPr>
        <w:t>К</w:t>
      </w:r>
      <w:r w:rsidRPr="00FF3B59">
        <w:rPr>
          <w:rFonts w:ascii="Arial" w:hAnsi="Arial" w:cs="Arial"/>
          <w:b/>
          <w:vertAlign w:val="subscript"/>
        </w:rPr>
        <w:t>состояние</w:t>
      </w:r>
      <w:proofErr w:type="spellEnd"/>
      <w:r w:rsidRPr="00FF3B59">
        <w:rPr>
          <w:rFonts w:ascii="Arial" w:hAnsi="Arial" w:cs="Arial"/>
          <w:b/>
        </w:rPr>
        <w:t xml:space="preserve"> * </w:t>
      </w:r>
      <w:proofErr w:type="spellStart"/>
      <w:r w:rsidRPr="00FF3B59">
        <w:rPr>
          <w:rFonts w:ascii="Arial" w:hAnsi="Arial" w:cs="Arial"/>
          <w:b/>
        </w:rPr>
        <w:t>К</w:t>
      </w:r>
      <w:r w:rsidRPr="00FF3B59">
        <w:rPr>
          <w:rFonts w:ascii="Arial" w:hAnsi="Arial" w:cs="Arial"/>
          <w:b/>
          <w:vertAlign w:val="subscript"/>
        </w:rPr>
        <w:t>док</w:t>
      </w:r>
      <w:proofErr w:type="spellEnd"/>
      <w:r w:rsidRPr="00FF3B59">
        <w:rPr>
          <w:rFonts w:ascii="Arial" w:hAnsi="Arial" w:cs="Arial"/>
          <w:b/>
          <w:vertAlign w:val="subscript"/>
        </w:rPr>
        <w:t xml:space="preserve"> * </w:t>
      </w:r>
      <w:proofErr w:type="spellStart"/>
      <w:r w:rsidRPr="00FF3B59">
        <w:rPr>
          <w:rFonts w:ascii="Arial" w:hAnsi="Arial" w:cs="Arial"/>
          <w:b/>
        </w:rPr>
        <w:t>К</w:t>
      </w:r>
      <w:r w:rsidRPr="00FF3B59">
        <w:rPr>
          <w:rFonts w:ascii="Arial" w:hAnsi="Arial" w:cs="Arial"/>
          <w:b/>
          <w:vertAlign w:val="subscript"/>
        </w:rPr>
        <w:t>терр</w:t>
      </w:r>
      <w:proofErr w:type="spellEnd"/>
      <w:r w:rsidRPr="00FF3B59">
        <w:rPr>
          <w:rFonts w:ascii="Arial" w:hAnsi="Arial" w:cs="Arial"/>
          <w:b/>
        </w:rPr>
        <w:t xml:space="preserve">), </w:t>
      </w:r>
    </w:p>
    <w:p w14:paraId="020EDFCE" w14:textId="77777777" w:rsidR="00FF3B59" w:rsidRPr="00FF3B59" w:rsidRDefault="00FF3B59" w:rsidP="00FF3B59">
      <w:pPr>
        <w:spacing w:after="240" w:line="276" w:lineRule="auto"/>
        <w:ind w:firstLine="567"/>
        <w:rPr>
          <w:rFonts w:ascii="Arial" w:hAnsi="Arial" w:cs="Arial"/>
        </w:rPr>
      </w:pPr>
      <w:r w:rsidRPr="00FF3B59">
        <w:rPr>
          <w:rFonts w:ascii="Arial" w:hAnsi="Arial" w:cs="Arial"/>
        </w:rPr>
        <w:t>где</w:t>
      </w:r>
    </w:p>
    <w:p w14:paraId="0FAC98E9" w14:textId="77777777" w:rsidR="00FF3B59" w:rsidRPr="00FF3B59" w:rsidRDefault="00FF3B59" w:rsidP="00FF3B59">
      <w:pPr>
        <w:spacing w:after="240" w:line="276" w:lineRule="auto"/>
        <w:ind w:firstLine="567"/>
        <w:rPr>
          <w:rFonts w:ascii="Arial" w:hAnsi="Arial" w:cs="Arial"/>
        </w:rPr>
      </w:pPr>
      <w:proofErr w:type="spellStart"/>
      <w:r w:rsidRPr="00FF3B59">
        <w:rPr>
          <w:rFonts w:ascii="Arial" w:hAnsi="Arial" w:cs="Arial"/>
        </w:rPr>
        <w:t>ЦР</w:t>
      </w:r>
      <w:r w:rsidRPr="00FF3B59">
        <w:rPr>
          <w:rFonts w:ascii="Arial" w:hAnsi="Arial" w:cs="Arial"/>
          <w:vertAlign w:val="subscript"/>
        </w:rPr>
        <w:t>мин</w:t>
      </w:r>
      <w:proofErr w:type="spellEnd"/>
      <w:r w:rsidRPr="00FF3B59">
        <w:rPr>
          <w:rFonts w:ascii="Arial" w:hAnsi="Arial" w:cs="Arial"/>
          <w:b/>
          <w:vertAlign w:val="subscript"/>
        </w:rPr>
        <w:t xml:space="preserve"> </w:t>
      </w:r>
      <w:r w:rsidRPr="00FF3B59">
        <w:rPr>
          <w:rFonts w:ascii="Arial" w:hAnsi="Arial" w:cs="Arial"/>
        </w:rPr>
        <w:t>– минимальная цена реализации НВИ;</w:t>
      </w:r>
    </w:p>
    <w:p w14:paraId="6B72E987" w14:textId="3D9CBF87" w:rsidR="00FF3B59" w:rsidRPr="00FF3B59" w:rsidRDefault="00FF3B59" w:rsidP="00FF3B59">
      <w:pPr>
        <w:spacing w:after="240" w:line="276" w:lineRule="auto"/>
        <w:ind w:firstLine="567"/>
        <w:rPr>
          <w:rFonts w:ascii="Arial" w:hAnsi="Arial" w:cs="Arial"/>
        </w:rPr>
      </w:pPr>
      <w:proofErr w:type="spellStart"/>
      <w:r w:rsidRPr="00FF3B59">
        <w:rPr>
          <w:rFonts w:ascii="Arial" w:hAnsi="Arial" w:cs="Arial"/>
        </w:rPr>
        <w:t>Ц</w:t>
      </w:r>
      <w:r w:rsidRPr="00FF3B59">
        <w:rPr>
          <w:rFonts w:ascii="Arial" w:hAnsi="Arial" w:cs="Arial"/>
          <w:vertAlign w:val="subscript"/>
        </w:rPr>
        <w:t>баланс</w:t>
      </w:r>
      <w:proofErr w:type="spellEnd"/>
      <w:r w:rsidRPr="00FF3B59">
        <w:rPr>
          <w:rFonts w:ascii="Arial" w:hAnsi="Arial" w:cs="Arial"/>
        </w:rPr>
        <w:t xml:space="preserve"> – </w:t>
      </w:r>
      <w:r w:rsidR="002C0320">
        <w:rPr>
          <w:rFonts w:ascii="Arial" w:hAnsi="Arial" w:cs="Arial"/>
        </w:rPr>
        <w:t>учетная</w:t>
      </w:r>
      <w:r w:rsidRPr="00FF3B59">
        <w:rPr>
          <w:rFonts w:ascii="Arial" w:hAnsi="Arial" w:cs="Arial"/>
        </w:rPr>
        <w:t xml:space="preserve"> </w:t>
      </w:r>
      <w:r w:rsidR="002C0320">
        <w:rPr>
          <w:rFonts w:ascii="Arial" w:hAnsi="Arial" w:cs="Arial"/>
        </w:rPr>
        <w:t xml:space="preserve">(балансовая) </w:t>
      </w:r>
      <w:r w:rsidRPr="00FF3B59">
        <w:rPr>
          <w:rFonts w:ascii="Arial" w:hAnsi="Arial" w:cs="Arial"/>
        </w:rPr>
        <w:t xml:space="preserve">цена </w:t>
      </w:r>
      <w:r w:rsidR="002C0320">
        <w:rPr>
          <w:rFonts w:ascii="Arial" w:hAnsi="Arial" w:cs="Arial"/>
        </w:rPr>
        <w:t>МТР</w:t>
      </w:r>
      <w:r w:rsidRPr="00FF3B59">
        <w:rPr>
          <w:rFonts w:ascii="Arial" w:hAnsi="Arial" w:cs="Arial"/>
        </w:rPr>
        <w:t>;</w:t>
      </w:r>
    </w:p>
    <w:p w14:paraId="3275CA71" w14:textId="18078716" w:rsidR="00FF3B59" w:rsidRPr="00FF3B59" w:rsidRDefault="00FF3B59" w:rsidP="00FF3B59">
      <w:pPr>
        <w:spacing w:after="240" w:line="276" w:lineRule="auto"/>
        <w:ind w:firstLine="567"/>
        <w:rPr>
          <w:rFonts w:ascii="Arial" w:hAnsi="Arial" w:cs="Arial"/>
        </w:rPr>
      </w:pPr>
      <w:proofErr w:type="spellStart"/>
      <w:r w:rsidRPr="00FF3B59">
        <w:rPr>
          <w:rFonts w:ascii="Arial" w:hAnsi="Arial" w:cs="Arial"/>
        </w:rPr>
        <w:t>К</w:t>
      </w:r>
      <w:r w:rsidRPr="00FF3B59">
        <w:rPr>
          <w:rFonts w:ascii="Arial" w:hAnsi="Arial" w:cs="Arial"/>
          <w:vertAlign w:val="subscript"/>
        </w:rPr>
        <w:t>состояние</w:t>
      </w:r>
      <w:proofErr w:type="spellEnd"/>
      <w:r w:rsidRPr="00FF3B59">
        <w:rPr>
          <w:rFonts w:ascii="Arial" w:hAnsi="Arial" w:cs="Arial"/>
        </w:rPr>
        <w:t xml:space="preserve"> – коэффициент</w:t>
      </w:r>
      <w:r w:rsidR="00AB35F2">
        <w:rPr>
          <w:rFonts w:ascii="Arial" w:hAnsi="Arial" w:cs="Arial"/>
        </w:rPr>
        <w:t xml:space="preserve"> годности</w:t>
      </w:r>
      <w:r w:rsidRPr="00FF3B59">
        <w:rPr>
          <w:rFonts w:ascii="Arial" w:hAnsi="Arial" w:cs="Arial"/>
        </w:rPr>
        <w:t xml:space="preserve">, характеризующий техническое (физическое) состояние; </w:t>
      </w:r>
    </w:p>
    <w:p w14:paraId="6BE42831" w14:textId="77777777" w:rsidR="00FF3B59" w:rsidRPr="00FF3B59" w:rsidRDefault="00FF3B59" w:rsidP="00FF3B59">
      <w:pPr>
        <w:spacing w:after="240" w:line="276" w:lineRule="auto"/>
        <w:ind w:firstLine="567"/>
        <w:rPr>
          <w:rFonts w:ascii="Arial" w:hAnsi="Arial" w:cs="Arial"/>
        </w:rPr>
      </w:pPr>
      <w:proofErr w:type="spellStart"/>
      <w:r w:rsidRPr="00FF3B59">
        <w:rPr>
          <w:rFonts w:ascii="Arial" w:hAnsi="Arial" w:cs="Arial"/>
        </w:rPr>
        <w:t>К</w:t>
      </w:r>
      <w:r w:rsidRPr="00FF3B59">
        <w:rPr>
          <w:rFonts w:ascii="Arial" w:hAnsi="Arial" w:cs="Arial"/>
          <w:vertAlign w:val="subscript"/>
        </w:rPr>
        <w:t>док</w:t>
      </w:r>
      <w:proofErr w:type="spellEnd"/>
      <w:r w:rsidRPr="00FF3B59">
        <w:rPr>
          <w:rFonts w:ascii="Arial" w:hAnsi="Arial" w:cs="Arial"/>
        </w:rPr>
        <w:t xml:space="preserve"> – коэффициент, характеризующий наличие технической документации;</w:t>
      </w:r>
    </w:p>
    <w:p w14:paraId="68134AFE" w14:textId="3CD13E48" w:rsidR="00CC70BC" w:rsidRDefault="00FF3B59" w:rsidP="00FF3B59">
      <w:pPr>
        <w:spacing w:after="240" w:line="276" w:lineRule="auto"/>
        <w:ind w:firstLine="567"/>
        <w:rPr>
          <w:rFonts w:ascii="Arial" w:hAnsi="Arial" w:cs="Arial"/>
        </w:rPr>
      </w:pPr>
      <w:proofErr w:type="spellStart"/>
      <w:r w:rsidRPr="00FF3B59">
        <w:rPr>
          <w:rFonts w:ascii="Arial" w:hAnsi="Arial" w:cs="Arial"/>
        </w:rPr>
        <w:t>К</w:t>
      </w:r>
      <w:r w:rsidRPr="00FF3B59">
        <w:rPr>
          <w:rFonts w:ascii="Arial" w:hAnsi="Arial" w:cs="Arial"/>
          <w:vertAlign w:val="subscript"/>
        </w:rPr>
        <w:t>терр</w:t>
      </w:r>
      <w:proofErr w:type="spellEnd"/>
      <w:r w:rsidRPr="00FF3B59">
        <w:rPr>
          <w:rFonts w:ascii="Arial" w:hAnsi="Arial" w:cs="Arial"/>
          <w:vertAlign w:val="subscript"/>
        </w:rPr>
        <w:t xml:space="preserve">  </w:t>
      </w:r>
      <w:r w:rsidRPr="00FF3B59">
        <w:rPr>
          <w:rFonts w:ascii="Arial" w:hAnsi="Arial" w:cs="Arial"/>
        </w:rPr>
        <w:t>– коэффициент, характеризующий место нахождения и реализации НВИ.</w:t>
      </w:r>
      <w:r>
        <w:rPr>
          <w:rFonts w:ascii="Arial" w:hAnsi="Arial" w:cs="Arial"/>
        </w:rPr>
        <w:t xml:space="preserve"> </w:t>
      </w:r>
    </w:p>
    <w:p w14:paraId="2FF3538C" w14:textId="756A5F32" w:rsidR="00F80648" w:rsidRDefault="00DF25CC" w:rsidP="00DA07FD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lastRenderedPageBreak/>
        <w:t>Также, одновременно с заполнением признака партии «Минимальная цена» текущая учетная цена МТР записывается в признак партии «Балансовая цена» для хранения в системе истории, на базе какой цены была рассчитана минимальная цена реализации.</w:t>
      </w:r>
    </w:p>
    <w:p w14:paraId="056456EA" w14:textId="49A3FB1B" w:rsidR="00822136" w:rsidRPr="004E53E6" w:rsidRDefault="00F80648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При необходимости, п</w:t>
      </w:r>
      <w:r w:rsidR="00822136">
        <w:rPr>
          <w:rFonts w:ascii="Arial" w:hAnsi="Arial" w:cs="Arial"/>
        </w:rPr>
        <w:t xml:space="preserve">ри нажатии кнопки «Печать», выводится </w:t>
      </w:r>
      <w:r>
        <w:rPr>
          <w:rFonts w:ascii="Arial" w:hAnsi="Arial" w:cs="Arial"/>
        </w:rPr>
        <w:t xml:space="preserve">дополненный </w:t>
      </w:r>
      <w:r w:rsidR="00822136">
        <w:rPr>
          <w:rFonts w:ascii="Arial" w:hAnsi="Arial" w:cs="Arial"/>
        </w:rPr>
        <w:t xml:space="preserve">формуляр «Перечень потенциальных </w:t>
      </w:r>
      <w:proofErr w:type="spellStart"/>
      <w:r w:rsidR="00822136">
        <w:rPr>
          <w:rFonts w:ascii="Arial" w:hAnsi="Arial" w:cs="Arial"/>
        </w:rPr>
        <w:t>категоризированных</w:t>
      </w:r>
      <w:proofErr w:type="spellEnd"/>
      <w:r w:rsidR="00822136">
        <w:rPr>
          <w:rFonts w:ascii="Arial" w:hAnsi="Arial" w:cs="Arial"/>
        </w:rPr>
        <w:t xml:space="preserve"> НВИ/НЛИ» с указанием присвоенных категорий НВИ. </w:t>
      </w:r>
    </w:p>
    <w:p w14:paraId="486DBF9F" w14:textId="77777777" w:rsidR="00822136" w:rsidRPr="00A77240" w:rsidRDefault="00822136" w:rsidP="00822136">
      <w:pPr>
        <w:spacing w:after="200" w:line="276" w:lineRule="auto"/>
        <w:jc w:val="left"/>
        <w:rPr>
          <w:rFonts w:ascii="Arial" w:hAnsi="Arial" w:cs="Arial"/>
        </w:rPr>
      </w:pPr>
    </w:p>
    <w:p w14:paraId="355CFFF8" w14:textId="77777777" w:rsidR="00822136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 xml:space="preserve">ПП-10.05.02.080 Расчёт минимальной цены реализации </w:t>
      </w:r>
    </w:p>
    <w:p w14:paraId="4BD49254" w14:textId="4309FD28" w:rsidR="00822136" w:rsidRDefault="00822136" w:rsidP="00822136"/>
    <w:p w14:paraId="7141D1B4" w14:textId="2EBD7C6D" w:rsidR="00BB6669" w:rsidRPr="00BB6669" w:rsidRDefault="00BB6669" w:rsidP="00BB6669">
      <w:pPr>
        <w:spacing w:after="240" w:line="276" w:lineRule="auto"/>
        <w:ind w:firstLine="708"/>
        <w:rPr>
          <w:rFonts w:ascii="Arial" w:hAnsi="Arial" w:cs="Arial"/>
        </w:rPr>
      </w:pPr>
      <w:r w:rsidRPr="00FC18D2">
        <w:rPr>
          <w:rFonts w:ascii="Arial" w:hAnsi="Arial" w:cs="Arial"/>
        </w:rPr>
        <w:t>Данный шаг процесса выполняется в случае опр</w:t>
      </w:r>
      <w:r>
        <w:rPr>
          <w:rFonts w:ascii="Arial" w:hAnsi="Arial" w:cs="Arial"/>
        </w:rPr>
        <w:t>еделения минимальной цены МТР собственными силами.</w:t>
      </w:r>
    </w:p>
    <w:p w14:paraId="34FE7410" w14:textId="1D06A992" w:rsidR="00822136" w:rsidRDefault="00822136" w:rsidP="00C76A94">
      <w:pPr>
        <w:ind w:firstLine="708"/>
        <w:rPr>
          <w:rFonts w:ascii="Arial" w:eastAsia="Arial" w:hAnsi="Arial" w:cs="Arial"/>
          <w:color w:val="000000"/>
          <w:szCs w:val="24"/>
        </w:rPr>
      </w:pPr>
      <w:r w:rsidRPr="001C0017">
        <w:rPr>
          <w:rFonts w:ascii="Arial" w:eastAsia="Arial" w:hAnsi="Arial" w:cs="Arial"/>
          <w:color w:val="000000"/>
          <w:szCs w:val="24"/>
        </w:rPr>
        <w:t xml:space="preserve">Для </w:t>
      </w:r>
      <w:proofErr w:type="spellStart"/>
      <w:r w:rsidRPr="001C0017">
        <w:rPr>
          <w:rFonts w:ascii="Arial" w:eastAsia="Arial" w:hAnsi="Arial" w:cs="Arial"/>
          <w:color w:val="000000"/>
          <w:szCs w:val="24"/>
        </w:rPr>
        <w:t>категоризированных</w:t>
      </w:r>
      <w:proofErr w:type="spellEnd"/>
      <w:r w:rsidRPr="001C0017">
        <w:rPr>
          <w:rFonts w:ascii="Arial" w:eastAsia="Arial" w:hAnsi="Arial" w:cs="Arial"/>
          <w:color w:val="000000"/>
          <w:szCs w:val="24"/>
        </w:rPr>
        <w:t xml:space="preserve"> на предыдущем шаге НВИ</w:t>
      </w:r>
      <w:r>
        <w:rPr>
          <w:rFonts w:ascii="Arial" w:eastAsia="Arial" w:hAnsi="Arial" w:cs="Arial"/>
          <w:color w:val="000000"/>
          <w:szCs w:val="24"/>
        </w:rPr>
        <w:t xml:space="preserve"> принимается решение о реализации. Для перехода к процессу реализации НВИ необходи</w:t>
      </w:r>
      <w:r w:rsidR="00EF5E51">
        <w:rPr>
          <w:rFonts w:ascii="Arial" w:eastAsia="Arial" w:hAnsi="Arial" w:cs="Arial"/>
          <w:color w:val="000000"/>
          <w:szCs w:val="24"/>
        </w:rPr>
        <w:t>мо определить минимальные цены реализации.</w:t>
      </w:r>
    </w:p>
    <w:p w14:paraId="20B75199" w14:textId="77777777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33C20E82" w14:textId="77777777" w:rsidR="00822136" w:rsidRDefault="00822136" w:rsidP="00C76A94">
      <w:pPr>
        <w:ind w:firstLine="360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>Способы определения минимальных цен реализации НВИ подробно описаны в Регламенте по управлению запасами НВИ/НЛИ. Ниже приводится их список:</w:t>
      </w:r>
    </w:p>
    <w:p w14:paraId="36B36659" w14:textId="77777777" w:rsidR="00822136" w:rsidRPr="0038140A" w:rsidRDefault="00822136" w:rsidP="00D24C71">
      <w:pPr>
        <w:pStyle w:val="afb"/>
        <w:numPr>
          <w:ilvl w:val="0"/>
          <w:numId w:val="27"/>
        </w:numPr>
        <w:rPr>
          <w:rFonts w:ascii="Arial" w:eastAsia="Arial" w:hAnsi="Arial" w:cs="Arial"/>
          <w:color w:val="000000"/>
          <w:szCs w:val="24"/>
        </w:rPr>
      </w:pPr>
      <w:r w:rsidRPr="0038140A">
        <w:rPr>
          <w:rFonts w:ascii="Arial" w:eastAsia="Arial" w:hAnsi="Arial" w:cs="Arial"/>
          <w:color w:val="000000"/>
          <w:szCs w:val="24"/>
        </w:rPr>
        <w:t xml:space="preserve">на основе </w:t>
      </w:r>
      <w:bookmarkStart w:id="92" w:name="_Hlk520913503"/>
      <w:r w:rsidRPr="0038140A">
        <w:rPr>
          <w:rFonts w:ascii="Arial" w:eastAsia="Arial" w:hAnsi="Arial" w:cs="Arial"/>
          <w:color w:val="000000"/>
          <w:szCs w:val="24"/>
        </w:rPr>
        <w:t>независимой профессиональной оценки внешней компанией</w:t>
      </w:r>
      <w:bookmarkEnd w:id="92"/>
      <w:r w:rsidRPr="0038140A">
        <w:rPr>
          <w:rFonts w:ascii="Arial" w:eastAsia="Arial" w:hAnsi="Arial" w:cs="Arial"/>
          <w:color w:val="000000"/>
          <w:szCs w:val="24"/>
        </w:rPr>
        <w:t>;</w:t>
      </w:r>
    </w:p>
    <w:p w14:paraId="1B6A24FF" w14:textId="77777777" w:rsidR="00822136" w:rsidRPr="0038140A" w:rsidRDefault="00822136" w:rsidP="00D24C71">
      <w:pPr>
        <w:pStyle w:val="afb"/>
        <w:numPr>
          <w:ilvl w:val="0"/>
          <w:numId w:val="27"/>
        </w:numPr>
        <w:rPr>
          <w:rFonts w:ascii="Arial" w:eastAsia="Arial" w:hAnsi="Arial" w:cs="Arial"/>
          <w:color w:val="000000"/>
          <w:szCs w:val="24"/>
        </w:rPr>
      </w:pPr>
      <w:r w:rsidRPr="0038140A">
        <w:rPr>
          <w:rFonts w:ascii="Arial" w:eastAsia="Arial" w:hAnsi="Arial" w:cs="Arial"/>
          <w:color w:val="000000"/>
          <w:szCs w:val="24"/>
        </w:rPr>
        <w:t>на основе последней цены реализации аналогичной продукции;</w:t>
      </w:r>
    </w:p>
    <w:p w14:paraId="521A1B1C" w14:textId="77777777" w:rsidR="00822136" w:rsidRPr="0038140A" w:rsidRDefault="00822136" w:rsidP="00D24C71">
      <w:pPr>
        <w:pStyle w:val="afb"/>
        <w:numPr>
          <w:ilvl w:val="0"/>
          <w:numId w:val="27"/>
        </w:numPr>
        <w:rPr>
          <w:rFonts w:ascii="Arial" w:eastAsia="Arial" w:hAnsi="Arial" w:cs="Arial"/>
          <w:color w:val="000000"/>
          <w:szCs w:val="24"/>
        </w:rPr>
      </w:pPr>
      <w:r w:rsidRPr="0038140A">
        <w:rPr>
          <w:rFonts w:ascii="Arial" w:eastAsia="Arial" w:hAnsi="Arial" w:cs="Arial"/>
          <w:color w:val="000000"/>
          <w:szCs w:val="24"/>
        </w:rPr>
        <w:t>на основе балансовых цен с понижающими коэффициентами;</w:t>
      </w:r>
    </w:p>
    <w:p w14:paraId="4E8EDE28" w14:textId="77777777" w:rsidR="00822136" w:rsidRPr="0038140A" w:rsidRDefault="00822136" w:rsidP="00D24C71">
      <w:pPr>
        <w:pStyle w:val="afb"/>
        <w:numPr>
          <w:ilvl w:val="0"/>
          <w:numId w:val="27"/>
        </w:numPr>
        <w:rPr>
          <w:rFonts w:ascii="Arial" w:eastAsia="Arial" w:hAnsi="Arial" w:cs="Arial"/>
          <w:color w:val="000000"/>
          <w:szCs w:val="24"/>
        </w:rPr>
      </w:pPr>
      <w:r w:rsidRPr="0038140A">
        <w:rPr>
          <w:rFonts w:ascii="Arial" w:eastAsia="Arial" w:hAnsi="Arial" w:cs="Arial"/>
          <w:color w:val="000000"/>
          <w:szCs w:val="24"/>
        </w:rPr>
        <w:t>на основе текущих рыночных цен в месте нахождения НВИ.</w:t>
      </w:r>
    </w:p>
    <w:p w14:paraId="59ED8E54" w14:textId="77777777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097A18A4" w14:textId="77777777" w:rsidR="00822136" w:rsidRPr="00A77240" w:rsidRDefault="00822136" w:rsidP="00822136">
      <w:pPr>
        <w:rPr>
          <w:rFonts w:ascii="Arial" w:hAnsi="Arial" w:cs="Arial"/>
        </w:rPr>
      </w:pPr>
    </w:p>
    <w:p w14:paraId="2C10032D" w14:textId="2B4CA23E" w:rsidR="00822136" w:rsidRDefault="00822136" w:rsidP="00C76A94">
      <w:pPr>
        <w:ind w:firstLine="360"/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 xml:space="preserve">Ответственный по управлению запасами производит расчёт минимальной цены реализации на основе </w:t>
      </w:r>
      <w:proofErr w:type="spellStart"/>
      <w:r w:rsidRPr="00A77240">
        <w:rPr>
          <w:rFonts w:ascii="Arial" w:eastAsia="Arial" w:hAnsi="Arial" w:cs="Arial"/>
          <w:color w:val="000000"/>
          <w:szCs w:val="24"/>
        </w:rPr>
        <w:t>категоризированного</w:t>
      </w:r>
      <w:proofErr w:type="spellEnd"/>
      <w:r w:rsidRPr="00A77240">
        <w:rPr>
          <w:rFonts w:ascii="Arial" w:eastAsia="Arial" w:hAnsi="Arial" w:cs="Arial"/>
          <w:color w:val="000000"/>
          <w:szCs w:val="24"/>
        </w:rPr>
        <w:t xml:space="preserve"> перечня потенциальных НВИ.</w:t>
      </w:r>
    </w:p>
    <w:p w14:paraId="35F8F18D" w14:textId="2A577D93" w:rsidR="00C7206A" w:rsidRDefault="00C7206A" w:rsidP="00C76A94">
      <w:pPr>
        <w:ind w:firstLine="360"/>
        <w:rPr>
          <w:rFonts w:ascii="Arial" w:eastAsia="Arial" w:hAnsi="Arial" w:cs="Arial"/>
          <w:color w:val="000000"/>
          <w:szCs w:val="24"/>
        </w:rPr>
      </w:pPr>
    </w:p>
    <w:p w14:paraId="79793196" w14:textId="31FE62A2" w:rsidR="00C7206A" w:rsidRPr="00A77240" w:rsidRDefault="00C7206A" w:rsidP="00C76A94">
      <w:pPr>
        <w:ind w:firstLine="360"/>
        <w:rPr>
          <w:rFonts w:ascii="Arial" w:hAnsi="Arial" w:cs="Arial"/>
          <w:szCs w:val="24"/>
        </w:rPr>
      </w:pPr>
      <w:r>
        <w:rPr>
          <w:rFonts w:ascii="Arial" w:eastAsia="Arial" w:hAnsi="Arial" w:cs="Arial"/>
          <w:color w:val="000000"/>
          <w:szCs w:val="24"/>
        </w:rPr>
        <w:t>Также принимаются во внимание автоматически вычисленные системой на предыдущем шаге минимальные цены. Может быть принято решение о ручном присвоении цены</w:t>
      </w:r>
      <w:r w:rsidR="00856086">
        <w:rPr>
          <w:rFonts w:ascii="Arial" w:eastAsia="Arial" w:hAnsi="Arial" w:cs="Arial"/>
          <w:color w:val="000000"/>
          <w:szCs w:val="24"/>
        </w:rPr>
        <w:t>, с</w:t>
      </w:r>
      <w:r w:rsidR="00856086" w:rsidRPr="00856086">
        <w:rPr>
          <w:rFonts w:ascii="Arial" w:eastAsia="Arial" w:hAnsi="Arial" w:cs="Arial"/>
          <w:color w:val="000000"/>
          <w:szCs w:val="24"/>
        </w:rPr>
        <w:t xml:space="preserve"> отражением соответствующего статуса (</w:t>
      </w:r>
      <w:r w:rsidR="00856086">
        <w:rPr>
          <w:rFonts w:ascii="Arial" w:eastAsia="Arial" w:hAnsi="Arial" w:cs="Arial"/>
          <w:color w:val="000000"/>
          <w:szCs w:val="24"/>
        </w:rPr>
        <w:t>«оценено вручную»</w:t>
      </w:r>
      <w:r w:rsidR="00856086" w:rsidRPr="00856086">
        <w:rPr>
          <w:rFonts w:ascii="Arial" w:eastAsia="Arial" w:hAnsi="Arial" w:cs="Arial"/>
          <w:color w:val="000000"/>
          <w:szCs w:val="24"/>
        </w:rPr>
        <w:t>) для информативности комиссии ПДК.</w:t>
      </w:r>
    </w:p>
    <w:p w14:paraId="7D56A6A4" w14:textId="77777777" w:rsidR="00822136" w:rsidRPr="00A77240" w:rsidRDefault="00822136" w:rsidP="00822136">
      <w:pPr>
        <w:spacing w:after="240" w:line="276" w:lineRule="auto"/>
        <w:rPr>
          <w:rFonts w:ascii="Arial" w:hAnsi="Arial" w:cs="Arial"/>
        </w:rPr>
      </w:pPr>
    </w:p>
    <w:p w14:paraId="0043E4DB" w14:textId="77777777" w:rsidR="00822136" w:rsidRPr="00A77240" w:rsidRDefault="00822136" w:rsidP="00822136">
      <w:pPr>
        <w:spacing w:after="240" w:line="276" w:lineRule="auto"/>
        <w:rPr>
          <w:rFonts w:ascii="Arial" w:hAnsi="Arial" w:cs="Arial"/>
        </w:rPr>
      </w:pPr>
      <w:r w:rsidRPr="00A77240">
        <w:rPr>
          <w:rFonts w:ascii="Arial" w:hAnsi="Arial" w:cs="Arial"/>
        </w:rPr>
        <w:t>На данном шаге никакие операции в системе SAP не регистрируются.</w:t>
      </w:r>
    </w:p>
    <w:p w14:paraId="47AF6207" w14:textId="77777777" w:rsidR="00822136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>ПП-10.05.02.070 Подписание Акта выполненных работ</w:t>
      </w:r>
    </w:p>
    <w:p w14:paraId="2E50706D" w14:textId="77777777" w:rsidR="00822136" w:rsidRDefault="00822136" w:rsidP="00822136"/>
    <w:p w14:paraId="16818048" w14:textId="318B50E3" w:rsidR="00822136" w:rsidRPr="00A77240" w:rsidRDefault="00822136" w:rsidP="0056490D">
      <w:pPr>
        <w:spacing w:after="240" w:line="276" w:lineRule="auto"/>
        <w:rPr>
          <w:rFonts w:ascii="Arial" w:hAnsi="Arial" w:cs="Arial"/>
        </w:rPr>
      </w:pPr>
      <w:r w:rsidRPr="00FC18D2">
        <w:rPr>
          <w:rFonts w:ascii="Arial" w:hAnsi="Arial" w:cs="Arial"/>
        </w:rPr>
        <w:t>Данный шаг процесса выполняется в случае определения минимальной цены МТР с помощь</w:t>
      </w:r>
      <w:r w:rsidR="0056490D">
        <w:rPr>
          <w:rFonts w:ascii="Arial" w:hAnsi="Arial" w:cs="Arial"/>
        </w:rPr>
        <w:t>ю внешней независимой компании.</w:t>
      </w:r>
    </w:p>
    <w:p w14:paraId="0122FD56" w14:textId="77777777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В случае нево</w:t>
      </w:r>
      <w:r>
        <w:rPr>
          <w:rFonts w:ascii="Arial" w:eastAsia="Arial" w:hAnsi="Arial" w:cs="Arial"/>
          <w:color w:val="000000"/>
          <w:szCs w:val="24"/>
        </w:rPr>
        <w:t>зможности определить минимальную</w:t>
      </w:r>
      <w:r w:rsidRPr="00A77240">
        <w:rPr>
          <w:rFonts w:ascii="Arial" w:eastAsia="Arial" w:hAnsi="Arial" w:cs="Arial"/>
          <w:color w:val="000000"/>
          <w:szCs w:val="24"/>
        </w:rPr>
        <w:t xml:space="preserve"> цену реализации своими силами, Ответственный по управлению запасами инициирует проведение </w:t>
      </w:r>
      <w:r>
        <w:rPr>
          <w:rFonts w:ascii="Arial" w:eastAsia="Arial" w:hAnsi="Arial" w:cs="Arial"/>
          <w:color w:val="000000"/>
          <w:szCs w:val="24"/>
        </w:rPr>
        <w:t>профессиональной оценки независимой</w:t>
      </w:r>
      <w:r w:rsidRPr="00A77240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внешней компанией</w:t>
      </w:r>
      <w:r w:rsidRPr="00A77240">
        <w:rPr>
          <w:rFonts w:ascii="Arial" w:eastAsia="Arial" w:hAnsi="Arial" w:cs="Arial"/>
          <w:color w:val="000000"/>
          <w:szCs w:val="24"/>
        </w:rPr>
        <w:t>.</w:t>
      </w:r>
    </w:p>
    <w:p w14:paraId="365D820B" w14:textId="77777777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3C52A382" w14:textId="4A1CFC81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lastRenderedPageBreak/>
        <w:t>Процессы регистрации потребности на закупку услуги оценки и управления обязательствами по закупке услуги оценки описаны в КД</w:t>
      </w:r>
      <w:r w:rsidR="0002193B" w:rsidRPr="0002193B">
        <w:rPr>
          <w:rFonts w:ascii="Arial" w:eastAsia="Arial" w:hAnsi="Arial" w:cs="Arial"/>
          <w:color w:val="000000"/>
          <w:szCs w:val="24"/>
        </w:rPr>
        <w:t xml:space="preserve"> </w:t>
      </w:r>
      <w:r w:rsidR="0002193B">
        <w:rPr>
          <w:rFonts w:ascii="Arial" w:eastAsia="Arial" w:hAnsi="Arial" w:cs="Arial"/>
          <w:color w:val="000000"/>
          <w:szCs w:val="24"/>
          <w:lang w:val="en-US"/>
        </w:rPr>
        <w:t>ERP</w:t>
      </w:r>
      <w:r w:rsidR="0002193B" w:rsidRPr="0002193B">
        <w:rPr>
          <w:rFonts w:ascii="Arial" w:eastAsia="Arial" w:hAnsi="Arial" w:cs="Arial"/>
          <w:color w:val="000000"/>
          <w:szCs w:val="24"/>
        </w:rPr>
        <w:t xml:space="preserve"> </w:t>
      </w:r>
      <w:ins w:id="93" w:author="Sintsova Margarita" w:date="2020-04-21T13:11:00Z">
        <w:r w:rsidR="005C32EA">
          <w:rPr>
            <w:rFonts w:ascii="Arial" w:eastAsia="Arial" w:hAnsi="Arial" w:cs="Arial"/>
            <w:color w:val="000000"/>
            <w:szCs w:val="24"/>
          </w:rPr>
          <w:t>9</w:t>
        </w:r>
      </w:ins>
      <w:del w:id="94" w:author="Sintsova Margarita" w:date="2020-04-21T13:11:00Z">
        <w:r w:rsidR="0002193B" w:rsidRPr="0002193B" w:rsidDel="005C32EA">
          <w:rPr>
            <w:rFonts w:ascii="Arial" w:eastAsia="Arial" w:hAnsi="Arial" w:cs="Arial"/>
            <w:color w:val="000000"/>
            <w:szCs w:val="24"/>
          </w:rPr>
          <w:delText>5</w:delText>
        </w:r>
      </w:del>
      <w:r w:rsidR="0002193B" w:rsidRPr="0002193B">
        <w:rPr>
          <w:rFonts w:ascii="Arial" w:eastAsia="Arial" w:hAnsi="Arial" w:cs="Arial"/>
          <w:color w:val="000000"/>
          <w:szCs w:val="24"/>
        </w:rPr>
        <w:t>.1.58</w:t>
      </w:r>
      <w:r w:rsidR="0056490D">
        <w:rPr>
          <w:rFonts w:ascii="Arial" w:eastAsia="Arial" w:hAnsi="Arial" w:cs="Arial"/>
          <w:color w:val="000000"/>
          <w:szCs w:val="24"/>
        </w:rPr>
        <w:t xml:space="preserve"> «</w:t>
      </w:r>
      <w:r w:rsidR="0056490D" w:rsidRPr="0056490D">
        <w:rPr>
          <w:rFonts w:ascii="Arial" w:eastAsia="Arial" w:hAnsi="Arial" w:cs="Arial"/>
          <w:color w:val="000000"/>
          <w:szCs w:val="24"/>
        </w:rPr>
        <w:t>Планирование обеспечения МТР, работами и услугами</w:t>
      </w:r>
      <w:r w:rsidR="0056490D">
        <w:rPr>
          <w:rFonts w:ascii="Arial" w:eastAsia="Arial" w:hAnsi="Arial" w:cs="Arial"/>
          <w:color w:val="000000"/>
          <w:szCs w:val="24"/>
        </w:rPr>
        <w:t>» и</w:t>
      </w:r>
      <w:r w:rsidR="0002193B" w:rsidRPr="0002193B">
        <w:rPr>
          <w:rFonts w:ascii="Arial" w:eastAsia="Arial" w:hAnsi="Arial" w:cs="Arial"/>
          <w:color w:val="000000"/>
          <w:szCs w:val="24"/>
        </w:rPr>
        <w:t xml:space="preserve"> </w:t>
      </w:r>
      <w:r w:rsidR="0002193B">
        <w:rPr>
          <w:rFonts w:ascii="Arial" w:eastAsia="Arial" w:hAnsi="Arial" w:cs="Arial"/>
          <w:color w:val="000000"/>
          <w:szCs w:val="24"/>
        </w:rPr>
        <w:t xml:space="preserve">КД </w:t>
      </w:r>
      <w:r w:rsidR="0002193B">
        <w:rPr>
          <w:rFonts w:ascii="Arial" w:eastAsia="Arial" w:hAnsi="Arial" w:cs="Arial"/>
          <w:color w:val="000000"/>
          <w:szCs w:val="24"/>
          <w:lang w:val="en-US"/>
        </w:rPr>
        <w:t>ERP</w:t>
      </w:r>
      <w:r w:rsidR="0002193B" w:rsidRPr="0002193B">
        <w:rPr>
          <w:rFonts w:ascii="Arial" w:eastAsia="Arial" w:hAnsi="Arial" w:cs="Arial"/>
          <w:color w:val="000000"/>
          <w:szCs w:val="24"/>
        </w:rPr>
        <w:t xml:space="preserve"> </w:t>
      </w:r>
      <w:del w:id="95" w:author="Sintsova Margarita" w:date="2020-04-21T13:11:00Z">
        <w:r w:rsidR="0002193B" w:rsidRPr="0002193B" w:rsidDel="005C32EA">
          <w:rPr>
            <w:rFonts w:ascii="Arial" w:eastAsia="Arial" w:hAnsi="Arial" w:cs="Arial"/>
            <w:color w:val="000000"/>
            <w:szCs w:val="24"/>
          </w:rPr>
          <w:delText>5</w:delText>
        </w:r>
      </w:del>
      <w:ins w:id="96" w:author="Sintsova Margarita" w:date="2020-04-21T13:11:00Z">
        <w:r w:rsidR="005C32EA">
          <w:rPr>
            <w:rFonts w:ascii="Arial" w:eastAsia="Arial" w:hAnsi="Arial" w:cs="Arial"/>
            <w:color w:val="000000"/>
            <w:szCs w:val="24"/>
          </w:rPr>
          <w:t>9</w:t>
        </w:r>
      </w:ins>
      <w:r w:rsidR="0002193B" w:rsidRPr="0002193B">
        <w:rPr>
          <w:rFonts w:ascii="Arial" w:eastAsia="Arial" w:hAnsi="Arial" w:cs="Arial"/>
          <w:color w:val="000000"/>
          <w:szCs w:val="24"/>
        </w:rPr>
        <w:t>.1.</w:t>
      </w:r>
      <w:r w:rsidR="0002193B" w:rsidRPr="00AD3618">
        <w:rPr>
          <w:rFonts w:ascii="Arial" w:eastAsia="Arial" w:hAnsi="Arial" w:cs="Arial"/>
          <w:color w:val="000000"/>
          <w:szCs w:val="24"/>
        </w:rPr>
        <w:t>59</w:t>
      </w:r>
      <w:r w:rsidR="0056490D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«Закупка МТР, работ, услуг».</w:t>
      </w:r>
    </w:p>
    <w:p w14:paraId="49578A6B" w14:textId="77777777" w:rsidR="00822136" w:rsidRPr="00A77240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3E65FCB1" w14:textId="77777777" w:rsidR="00822136" w:rsidRPr="00A77240" w:rsidRDefault="00822136" w:rsidP="00822136">
      <w:pPr>
        <w:rPr>
          <w:rFonts w:ascii="Arial" w:hAnsi="Arial" w:cs="Arial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После получения результатов оценки</w:t>
      </w:r>
      <w:r>
        <w:rPr>
          <w:rFonts w:ascii="Arial" w:eastAsia="Arial" w:hAnsi="Arial" w:cs="Arial"/>
          <w:color w:val="000000"/>
          <w:szCs w:val="24"/>
        </w:rPr>
        <w:t xml:space="preserve"> (и акта независимой оценки)</w:t>
      </w:r>
      <w:r w:rsidRPr="00A77240">
        <w:rPr>
          <w:rFonts w:ascii="Arial" w:eastAsia="Arial" w:hAnsi="Arial" w:cs="Arial"/>
          <w:color w:val="000000"/>
          <w:szCs w:val="24"/>
        </w:rPr>
        <w:t>, Ответственный по управлению запасами получает и подпи</w:t>
      </w:r>
      <w:r>
        <w:rPr>
          <w:rFonts w:ascii="Arial" w:eastAsia="Arial" w:hAnsi="Arial" w:cs="Arial"/>
          <w:color w:val="000000"/>
          <w:szCs w:val="24"/>
        </w:rPr>
        <w:t>с</w:t>
      </w:r>
      <w:r w:rsidRPr="00A77240">
        <w:rPr>
          <w:rFonts w:ascii="Arial" w:eastAsia="Arial" w:hAnsi="Arial" w:cs="Arial"/>
          <w:color w:val="000000"/>
          <w:szCs w:val="24"/>
        </w:rPr>
        <w:t>ывает акт выполненных работ.</w:t>
      </w:r>
      <w:r>
        <w:rPr>
          <w:rFonts w:ascii="Arial" w:eastAsia="Arial" w:hAnsi="Arial" w:cs="Arial"/>
          <w:color w:val="000000"/>
          <w:szCs w:val="24"/>
        </w:rPr>
        <w:t xml:space="preserve"> </w:t>
      </w:r>
    </w:p>
    <w:p w14:paraId="699BF9A0" w14:textId="77777777" w:rsidR="00822136" w:rsidRPr="00A77240" w:rsidRDefault="00822136" w:rsidP="00822136">
      <w:pPr>
        <w:spacing w:after="240" w:line="276" w:lineRule="auto"/>
        <w:rPr>
          <w:rFonts w:ascii="Arial" w:hAnsi="Arial" w:cs="Arial"/>
        </w:rPr>
      </w:pPr>
    </w:p>
    <w:p w14:paraId="1FC45B79" w14:textId="77777777" w:rsidR="00822136" w:rsidRPr="00A77240" w:rsidRDefault="00822136" w:rsidP="00822136">
      <w:pPr>
        <w:spacing w:after="240" w:line="276" w:lineRule="auto"/>
        <w:rPr>
          <w:rFonts w:ascii="Arial" w:hAnsi="Arial" w:cs="Arial"/>
        </w:rPr>
      </w:pPr>
      <w:r w:rsidRPr="00A77240">
        <w:rPr>
          <w:rFonts w:ascii="Arial" w:hAnsi="Arial" w:cs="Arial"/>
        </w:rPr>
        <w:t>На данном шаге никакие операции в системе SAP не регистрируются.</w:t>
      </w:r>
    </w:p>
    <w:p w14:paraId="4AF5FD75" w14:textId="692E5A4C" w:rsidR="00822136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 xml:space="preserve">ПП-10.05.02.075 </w:t>
      </w:r>
      <w:r w:rsidR="00EF5E51">
        <w:rPr>
          <w:rFonts w:cs="Arial"/>
        </w:rPr>
        <w:t>Определение минимальных цен реализации</w:t>
      </w:r>
      <w:r w:rsidR="0082572A">
        <w:rPr>
          <w:rFonts w:cs="Arial"/>
        </w:rPr>
        <w:t xml:space="preserve"> с помощью внешней оценки</w:t>
      </w:r>
    </w:p>
    <w:p w14:paraId="5A095CCD" w14:textId="77777777" w:rsidR="00822136" w:rsidRDefault="00822136" w:rsidP="00822136"/>
    <w:p w14:paraId="343A0282" w14:textId="640714BD" w:rsidR="00822136" w:rsidRPr="00A8398F" w:rsidRDefault="00822136" w:rsidP="00822136">
      <w:pPr>
        <w:rPr>
          <w:rFonts w:ascii="Arial" w:eastAsia="Arial" w:hAnsi="Arial" w:cs="Arial"/>
          <w:color w:val="000000"/>
          <w:szCs w:val="24"/>
        </w:rPr>
      </w:pPr>
      <w:r w:rsidRPr="00A8398F">
        <w:rPr>
          <w:rFonts w:ascii="Arial" w:eastAsia="Arial" w:hAnsi="Arial" w:cs="Arial"/>
          <w:color w:val="000000"/>
          <w:szCs w:val="24"/>
        </w:rPr>
        <w:t>Данный шаг бизнес-процесса имеет целью сформировать перечень потенциальных НВИ с указанием минимальных цен</w:t>
      </w:r>
      <w:r>
        <w:rPr>
          <w:rFonts w:ascii="Arial" w:eastAsia="Arial" w:hAnsi="Arial" w:cs="Arial"/>
          <w:color w:val="000000"/>
          <w:szCs w:val="24"/>
        </w:rPr>
        <w:t xml:space="preserve"> реализации</w:t>
      </w:r>
      <w:r w:rsidR="00A27EEF">
        <w:rPr>
          <w:rFonts w:ascii="Arial" w:eastAsia="Arial" w:hAnsi="Arial" w:cs="Arial"/>
          <w:color w:val="000000"/>
          <w:szCs w:val="24"/>
        </w:rPr>
        <w:t xml:space="preserve">, </w:t>
      </w:r>
      <w:r w:rsidR="00BB6669">
        <w:rPr>
          <w:rFonts w:ascii="Arial" w:eastAsia="Arial" w:hAnsi="Arial" w:cs="Arial"/>
          <w:color w:val="000000"/>
          <w:szCs w:val="24"/>
        </w:rPr>
        <w:t>полученных с помощью внешней независимой оценки</w:t>
      </w:r>
      <w:r w:rsidRPr="00A8398F">
        <w:rPr>
          <w:rFonts w:ascii="Arial" w:eastAsia="Arial" w:hAnsi="Arial" w:cs="Arial"/>
          <w:color w:val="000000"/>
          <w:szCs w:val="24"/>
        </w:rPr>
        <w:t>.</w:t>
      </w:r>
      <w:r w:rsidR="00BB6669">
        <w:rPr>
          <w:rFonts w:ascii="Arial" w:eastAsia="Arial" w:hAnsi="Arial" w:cs="Arial"/>
          <w:color w:val="000000"/>
          <w:szCs w:val="24"/>
        </w:rPr>
        <w:t xml:space="preserve"> </w:t>
      </w:r>
    </w:p>
    <w:p w14:paraId="307F0D7E" w14:textId="77777777" w:rsidR="00822136" w:rsidRPr="00A77240" w:rsidRDefault="00822136" w:rsidP="00822136">
      <w:pPr>
        <w:rPr>
          <w:rFonts w:ascii="Arial" w:hAnsi="Arial" w:cs="Arial"/>
        </w:rPr>
      </w:pPr>
    </w:p>
    <w:p w14:paraId="3E9F3E85" w14:textId="5740F856" w:rsidR="00822136" w:rsidRDefault="00822136" w:rsidP="00BB6669">
      <w:pPr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 xml:space="preserve">После определения минимальной цены реализации </w:t>
      </w:r>
      <w:r w:rsidR="00BB6669">
        <w:rPr>
          <w:rFonts w:ascii="Arial" w:eastAsia="Arial" w:hAnsi="Arial" w:cs="Arial"/>
          <w:color w:val="000000"/>
          <w:szCs w:val="24"/>
        </w:rPr>
        <w:t xml:space="preserve">при помощи </w:t>
      </w:r>
      <w:r w:rsidR="00BB6669" w:rsidRPr="00A07F46">
        <w:rPr>
          <w:rFonts w:ascii="Arial" w:hAnsi="Arial" w:cs="Arial"/>
        </w:rPr>
        <w:t>независимой профессион</w:t>
      </w:r>
      <w:r w:rsidR="00BB6669">
        <w:rPr>
          <w:rFonts w:ascii="Arial" w:hAnsi="Arial" w:cs="Arial"/>
        </w:rPr>
        <w:t>альной оценки внешней компанией</w:t>
      </w:r>
      <w:r>
        <w:rPr>
          <w:rFonts w:ascii="Arial" w:eastAsia="Arial" w:hAnsi="Arial" w:cs="Arial"/>
          <w:color w:val="000000"/>
          <w:szCs w:val="24"/>
        </w:rPr>
        <w:t xml:space="preserve">, </w:t>
      </w:r>
      <w:r w:rsidR="00BB6669">
        <w:rPr>
          <w:rFonts w:ascii="Arial" w:eastAsia="Arial" w:hAnsi="Arial" w:cs="Arial"/>
          <w:color w:val="000000"/>
          <w:szCs w:val="24"/>
        </w:rPr>
        <w:t>согласно Регламенту</w:t>
      </w:r>
      <w:r>
        <w:rPr>
          <w:rFonts w:ascii="Arial" w:eastAsia="Arial" w:hAnsi="Arial" w:cs="Arial"/>
          <w:color w:val="000000"/>
          <w:szCs w:val="24"/>
        </w:rPr>
        <w:t xml:space="preserve"> по управлению запасами НВИ/НЛИ, </w:t>
      </w:r>
      <w:r w:rsidRPr="00A77240">
        <w:rPr>
          <w:rFonts w:ascii="Arial" w:eastAsia="Arial" w:hAnsi="Arial" w:cs="Arial"/>
          <w:color w:val="000000"/>
          <w:szCs w:val="24"/>
        </w:rPr>
        <w:t>Ответственный по управлению запасами формирует Оценен</w:t>
      </w:r>
      <w:r w:rsidR="00BB6669">
        <w:rPr>
          <w:rFonts w:ascii="Arial" w:eastAsia="Arial" w:hAnsi="Arial" w:cs="Arial"/>
          <w:color w:val="000000"/>
          <w:szCs w:val="24"/>
        </w:rPr>
        <w:t>ный перечень потенциальных НВИ.</w:t>
      </w:r>
    </w:p>
    <w:p w14:paraId="7283ECD5" w14:textId="77777777" w:rsidR="00BB6669" w:rsidRPr="00BB6669" w:rsidRDefault="00BB6669" w:rsidP="00BB6669">
      <w:pPr>
        <w:rPr>
          <w:rFonts w:ascii="Arial" w:eastAsia="Arial" w:hAnsi="Arial" w:cs="Arial"/>
          <w:color w:val="000000"/>
          <w:szCs w:val="24"/>
        </w:rPr>
      </w:pPr>
    </w:p>
    <w:p w14:paraId="7E2E3AAC" w14:textId="77777777" w:rsidR="00822136" w:rsidRPr="00A77240" w:rsidRDefault="00822136" w:rsidP="00822136">
      <w:pPr>
        <w:spacing w:after="240" w:line="276" w:lineRule="auto"/>
        <w:rPr>
          <w:rFonts w:ascii="Arial" w:hAnsi="Arial" w:cs="Arial"/>
        </w:rPr>
      </w:pPr>
      <w:r w:rsidRPr="00A77240">
        <w:rPr>
          <w:rFonts w:ascii="Arial" w:hAnsi="Arial" w:cs="Arial"/>
        </w:rPr>
        <w:t>На данном шаге никакие операции в системе SAP не регистрируются.</w:t>
      </w:r>
    </w:p>
    <w:p w14:paraId="4E8DC7D4" w14:textId="77777777" w:rsidR="00822136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 xml:space="preserve">ПП-10.05.02.090 Внесение минимальных цен в ИС </w:t>
      </w:r>
    </w:p>
    <w:p w14:paraId="3037E6DC" w14:textId="77777777" w:rsidR="00822136" w:rsidRPr="00842BE9" w:rsidRDefault="00822136" w:rsidP="00822136">
      <w:pPr>
        <w:spacing w:after="200" w:line="276" w:lineRule="auto"/>
        <w:jc w:val="left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 xml:space="preserve">Данный шаг бизнес-процесса отражает в системе </w:t>
      </w:r>
      <w:r>
        <w:rPr>
          <w:rFonts w:ascii="Arial" w:eastAsia="Arial" w:hAnsi="Arial" w:cs="Arial"/>
          <w:color w:val="000000"/>
          <w:szCs w:val="24"/>
          <w:lang w:val="en-US"/>
        </w:rPr>
        <w:t>SAP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  <w:lang w:val="en-US"/>
        </w:rPr>
        <w:t>S</w:t>
      </w:r>
      <w:r w:rsidRPr="003140C4">
        <w:rPr>
          <w:rFonts w:ascii="Arial" w:eastAsia="Arial" w:hAnsi="Arial" w:cs="Arial"/>
          <w:color w:val="000000"/>
          <w:szCs w:val="24"/>
        </w:rPr>
        <w:t>/4</w:t>
      </w:r>
      <w:r>
        <w:rPr>
          <w:rFonts w:ascii="Arial" w:eastAsia="Arial" w:hAnsi="Arial" w:cs="Arial"/>
          <w:color w:val="000000"/>
          <w:szCs w:val="24"/>
          <w:lang w:val="en-US"/>
        </w:rPr>
        <w:t>HANA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минимальные цены реализации НВИ, присвоенные на предыдущем шаге.</w:t>
      </w:r>
    </w:p>
    <w:p w14:paraId="6BA04D67" w14:textId="77777777" w:rsidR="00822136" w:rsidRPr="00923DBC" w:rsidRDefault="00822136" w:rsidP="00822136">
      <w:pPr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Ответственный по управлению запасам</w:t>
      </w:r>
      <w:r>
        <w:rPr>
          <w:rFonts w:ascii="Arial" w:eastAsia="Arial" w:hAnsi="Arial" w:cs="Arial"/>
          <w:color w:val="000000"/>
          <w:szCs w:val="24"/>
        </w:rPr>
        <w:t>и на основании Оцененного переч</w:t>
      </w:r>
      <w:r w:rsidRPr="00A77240">
        <w:rPr>
          <w:rFonts w:ascii="Arial" w:eastAsia="Arial" w:hAnsi="Arial" w:cs="Arial"/>
          <w:color w:val="000000"/>
          <w:szCs w:val="24"/>
        </w:rPr>
        <w:t>ня потенциальных НВИ заносит данные по стоимости НВИ в систему SAP S/4</w:t>
      </w:r>
      <w:r>
        <w:rPr>
          <w:rFonts w:ascii="Arial" w:eastAsia="Arial" w:hAnsi="Arial" w:cs="Arial"/>
          <w:color w:val="000000"/>
          <w:szCs w:val="24"/>
          <w:lang w:val="en-US"/>
        </w:rPr>
        <w:t>HANA</w:t>
      </w:r>
      <w:r w:rsidRPr="00A77240">
        <w:rPr>
          <w:rFonts w:ascii="Arial" w:eastAsia="Arial" w:hAnsi="Arial" w:cs="Arial"/>
          <w:color w:val="000000"/>
          <w:szCs w:val="24"/>
        </w:rPr>
        <w:t>.</w:t>
      </w:r>
      <w:r w:rsidRPr="00923DBC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При этом данные о минимальных ценах сохраняются в соответствующем признаке партий МТР, являющихся потенциальными НВИ.</w:t>
      </w:r>
    </w:p>
    <w:p w14:paraId="7FC64D31" w14:textId="77777777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758C5CD7" w14:textId="77777777" w:rsidR="00822136" w:rsidRPr="00F51999" w:rsidRDefault="00822136" w:rsidP="00822136">
      <w:pPr>
        <w:spacing w:after="240" w:line="276" w:lineRule="auto"/>
        <w:ind w:firstLine="567"/>
        <w:rPr>
          <w:rFonts w:ascii="Arial" w:hAnsi="Arial" w:cs="Arial"/>
          <w:b/>
          <w:i/>
        </w:rPr>
      </w:pPr>
      <w:r w:rsidRPr="00F51999">
        <w:rPr>
          <w:rFonts w:ascii="Arial" w:hAnsi="Arial" w:cs="Arial"/>
          <w:b/>
          <w:i/>
        </w:rPr>
        <w:t>Отражение в системе SAP</w:t>
      </w:r>
    </w:p>
    <w:p w14:paraId="24D290AE" w14:textId="6D6D0767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</w:rPr>
        <w:t xml:space="preserve">Транзакция: </w:t>
      </w:r>
      <w:r w:rsidRPr="00F51999">
        <w:rPr>
          <w:rFonts w:ascii="Arial" w:hAnsi="Arial" w:cs="Arial"/>
        </w:rPr>
        <w:t>Z</w:t>
      </w:r>
      <w:r w:rsidR="0076659A">
        <w:rPr>
          <w:rFonts w:ascii="Arial" w:hAnsi="Arial" w:cs="Arial"/>
          <w:lang w:val="en-US"/>
        </w:rPr>
        <w:t>MM</w:t>
      </w:r>
      <w:r w:rsidR="0076659A">
        <w:rPr>
          <w:rFonts w:ascii="Arial" w:hAnsi="Arial" w:cs="Arial"/>
        </w:rPr>
        <w:t>_</w:t>
      </w:r>
      <w:r w:rsidRPr="00F51999">
        <w:rPr>
          <w:rFonts w:ascii="Arial" w:hAnsi="Arial" w:cs="Arial"/>
        </w:rPr>
        <w:t>NVI</w:t>
      </w:r>
      <w:r w:rsidR="0076659A" w:rsidRPr="00D928B6">
        <w:rPr>
          <w:rFonts w:ascii="Arial" w:hAnsi="Arial" w:cs="Arial"/>
        </w:rPr>
        <w:t>_</w:t>
      </w:r>
      <w:r w:rsidR="0076659A">
        <w:rPr>
          <w:rFonts w:ascii="Arial" w:hAnsi="Arial" w:cs="Arial"/>
          <w:lang w:val="en-US"/>
        </w:rPr>
        <w:t>REPORT</w:t>
      </w:r>
    </w:p>
    <w:p w14:paraId="3D051E54" w14:textId="77777777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Отчет запускается с указанием ссылочного номера для продолжения работы с существующей выборкой потенциальных НВИ.</w:t>
      </w:r>
    </w:p>
    <w:p w14:paraId="0869626C" w14:textId="6AD214AE" w:rsidR="00822136" w:rsidRDefault="00822136" w:rsidP="00822136">
      <w:pPr>
        <w:ind w:firstLine="567"/>
        <w:rPr>
          <w:rFonts w:ascii="Arial" w:hAnsi="Arial" w:cs="Arial"/>
        </w:rPr>
      </w:pPr>
      <w:r>
        <w:rPr>
          <w:rFonts w:ascii="Arial" w:hAnsi="Arial" w:cs="Arial"/>
        </w:rPr>
        <w:t>Пользователь выбирает строки с потенциальными НВИ, для которых требуется</w:t>
      </w:r>
      <w:r w:rsidR="003B3265">
        <w:rPr>
          <w:rFonts w:ascii="Arial" w:hAnsi="Arial" w:cs="Arial"/>
        </w:rPr>
        <w:t xml:space="preserve"> ручное</w:t>
      </w:r>
      <w:r>
        <w:rPr>
          <w:rFonts w:ascii="Arial" w:hAnsi="Arial" w:cs="Arial"/>
        </w:rPr>
        <w:t xml:space="preserve"> присвоение минимальных цен</w:t>
      </w:r>
      <w:r w:rsidR="005A2191">
        <w:rPr>
          <w:rFonts w:ascii="Arial" w:hAnsi="Arial" w:cs="Arial"/>
        </w:rPr>
        <w:t>,</w:t>
      </w:r>
      <w:r w:rsidR="003B3265">
        <w:rPr>
          <w:rFonts w:ascii="Arial" w:hAnsi="Arial" w:cs="Arial"/>
        </w:rPr>
        <w:t xml:space="preserve"> отличных от ранее автоматически определенных (на шаге </w:t>
      </w:r>
      <w:hyperlink w:anchor="_ПП-10.05.02.055_Перенос_запаса" w:history="1">
        <w:r w:rsidR="003B3265" w:rsidRPr="003B3265">
          <w:rPr>
            <w:rStyle w:val="aa"/>
            <w:rFonts w:ascii="Arial" w:hAnsi="Arial" w:cs="Arial"/>
          </w:rPr>
          <w:t>ПП-10.05.02.055</w:t>
        </w:r>
      </w:hyperlink>
      <w:r w:rsidR="003B3265">
        <w:rPr>
          <w:rFonts w:ascii="Arial" w:hAnsi="Arial" w:cs="Arial"/>
        </w:rPr>
        <w:t>) минимальных цен</w:t>
      </w:r>
      <w:r>
        <w:rPr>
          <w:rFonts w:ascii="Arial" w:hAnsi="Arial" w:cs="Arial"/>
        </w:rPr>
        <w:t>. При нажатии кнопки «</w:t>
      </w:r>
      <w:r>
        <w:rPr>
          <w:rFonts w:ascii="Arial" w:hAnsi="Arial" w:cs="Arial"/>
          <w:szCs w:val="20"/>
        </w:rPr>
        <w:t>Заполнить признаки</w:t>
      </w:r>
      <w:r>
        <w:rPr>
          <w:rFonts w:ascii="Arial" w:hAnsi="Arial" w:cs="Arial"/>
        </w:rPr>
        <w:t xml:space="preserve">» появляется диалоговое окно, отображающее доступные признаки классификации. В этом окне необходимо ввести корректную минимальную цену, определенную на предыдущем шаге процесса. </w:t>
      </w:r>
    </w:p>
    <w:p w14:paraId="549D73A7" w14:textId="376AC1BC" w:rsidR="00F73CDE" w:rsidRDefault="00F73CDE" w:rsidP="00822136">
      <w:pPr>
        <w:ind w:firstLine="567"/>
        <w:rPr>
          <w:rFonts w:ascii="Arial" w:hAnsi="Arial" w:cs="Arial"/>
        </w:rPr>
      </w:pPr>
    </w:p>
    <w:p w14:paraId="4DF17DE9" w14:textId="02779F9B" w:rsidR="00822136" w:rsidRDefault="00F73CDE" w:rsidP="00AD2C28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В признаке классификации партий «Минимальная цена» проставляется соответствующее значение. </w:t>
      </w:r>
      <w:r w:rsidR="00AD2C28">
        <w:rPr>
          <w:rFonts w:ascii="Arial" w:hAnsi="Arial" w:cs="Arial"/>
        </w:rPr>
        <w:t xml:space="preserve">Также, одновременно с заполнением признака партии «Минимальная </w:t>
      </w:r>
      <w:r w:rsidR="00AD2C28">
        <w:rPr>
          <w:rFonts w:ascii="Arial" w:hAnsi="Arial" w:cs="Arial"/>
        </w:rPr>
        <w:lastRenderedPageBreak/>
        <w:t>цена» текущая учетная цена МТР записывается в признак партии «Балансовая цена» для хранения в системе истории данных.</w:t>
      </w:r>
    </w:p>
    <w:p w14:paraId="0C19DE67" w14:textId="4F1B3EEE" w:rsidR="00822136" w:rsidRPr="00A77240" w:rsidRDefault="000C3D99" w:rsidP="00304097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При необходимости, п</w:t>
      </w:r>
      <w:r w:rsidR="00822136">
        <w:rPr>
          <w:rFonts w:ascii="Arial" w:hAnsi="Arial" w:cs="Arial"/>
        </w:rPr>
        <w:t xml:space="preserve">ри нажатии кнопки «Печать», выводится </w:t>
      </w:r>
      <w:r w:rsidR="0020460B">
        <w:rPr>
          <w:rFonts w:ascii="Arial" w:hAnsi="Arial" w:cs="Arial"/>
        </w:rPr>
        <w:t xml:space="preserve">дополненный </w:t>
      </w:r>
      <w:r w:rsidR="00822136">
        <w:rPr>
          <w:rFonts w:ascii="Arial" w:hAnsi="Arial" w:cs="Arial"/>
        </w:rPr>
        <w:t>формуляр «</w:t>
      </w:r>
      <w:r w:rsidR="00304097" w:rsidRPr="00304097">
        <w:rPr>
          <w:rFonts w:ascii="Arial" w:hAnsi="Arial" w:cs="Arial"/>
        </w:rPr>
        <w:t>Перечень потенциальных НВИ/НЛИ с минимальными ценами и категориями</w:t>
      </w:r>
      <w:r w:rsidR="00304097">
        <w:rPr>
          <w:rFonts w:ascii="Arial" w:hAnsi="Arial" w:cs="Arial"/>
        </w:rPr>
        <w:t>» с указанием присвоенных минимальных цен</w:t>
      </w:r>
      <w:r w:rsidR="00172CDE">
        <w:rPr>
          <w:rFonts w:ascii="Arial" w:hAnsi="Arial" w:cs="Arial"/>
        </w:rPr>
        <w:t xml:space="preserve">. </w:t>
      </w:r>
    </w:p>
    <w:p w14:paraId="3DF9539F" w14:textId="77777777" w:rsidR="00822136" w:rsidRDefault="00822136" w:rsidP="00822136">
      <w:pPr>
        <w:pStyle w:val="1KD-Normallist"/>
      </w:pPr>
    </w:p>
    <w:p w14:paraId="2109E251" w14:textId="77777777" w:rsidR="00822136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 xml:space="preserve">ПП-10.05.02.100 Проверка корректности оценки и категоризации НВИ и отнесения к НЛИ </w:t>
      </w:r>
    </w:p>
    <w:p w14:paraId="133BF1F4" w14:textId="77777777" w:rsidR="00822136" w:rsidRPr="003D316B" w:rsidRDefault="00822136" w:rsidP="00822136"/>
    <w:p w14:paraId="7DBDDDC7" w14:textId="77777777" w:rsidR="00822136" w:rsidRPr="003D316B" w:rsidRDefault="00822136" w:rsidP="00822136">
      <w:pPr>
        <w:rPr>
          <w:rFonts w:ascii="Arial" w:eastAsia="Arial" w:hAnsi="Arial" w:cs="Arial"/>
          <w:color w:val="000000"/>
          <w:szCs w:val="24"/>
        </w:rPr>
      </w:pPr>
      <w:r w:rsidRPr="00A8398F">
        <w:rPr>
          <w:rFonts w:ascii="Arial" w:eastAsia="Arial" w:hAnsi="Arial" w:cs="Arial"/>
          <w:color w:val="000000"/>
          <w:szCs w:val="24"/>
        </w:rPr>
        <w:t>Данный шаг бизнес-процесса имеет целью</w:t>
      </w:r>
      <w:r>
        <w:rPr>
          <w:rFonts w:ascii="Arial" w:eastAsia="Arial" w:hAnsi="Arial" w:cs="Arial"/>
          <w:color w:val="000000"/>
          <w:szCs w:val="24"/>
        </w:rPr>
        <w:t xml:space="preserve"> осуществить выборочную проверку корректности примененных подходов оценки НВИ на предыдущих шагах процесса, в соответствии с регламентом по управлению запасами НВИ/НЛИ.</w:t>
      </w:r>
    </w:p>
    <w:p w14:paraId="77F207B6" w14:textId="77777777" w:rsidR="00822136" w:rsidRPr="00A77240" w:rsidRDefault="00822136" w:rsidP="00822136">
      <w:pPr>
        <w:rPr>
          <w:rFonts w:ascii="Arial" w:hAnsi="Arial" w:cs="Arial"/>
        </w:rPr>
      </w:pPr>
    </w:p>
    <w:p w14:paraId="1B1ECB07" w14:textId="4D05B847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Ответственный за экономическую безопасность</w:t>
      </w:r>
      <w:r w:rsidR="00F17930">
        <w:rPr>
          <w:rFonts w:ascii="Arial" w:eastAsia="Arial" w:hAnsi="Arial" w:cs="Arial"/>
          <w:color w:val="000000"/>
          <w:szCs w:val="24"/>
        </w:rPr>
        <w:t xml:space="preserve"> на основании Оцененного перечня потенциальных НВИ/НЛИ </w:t>
      </w:r>
      <w:r w:rsidR="00CE3C28">
        <w:rPr>
          <w:rFonts w:ascii="Arial" w:eastAsia="Arial" w:hAnsi="Arial" w:cs="Arial"/>
          <w:color w:val="000000"/>
          <w:szCs w:val="24"/>
        </w:rPr>
        <w:t>(рас</w:t>
      </w:r>
      <w:r w:rsidR="00213136">
        <w:rPr>
          <w:rFonts w:ascii="Arial" w:eastAsia="Arial" w:hAnsi="Arial" w:cs="Arial"/>
          <w:color w:val="000000"/>
          <w:szCs w:val="24"/>
        </w:rPr>
        <w:t xml:space="preserve">печатанного или отправленного по </w:t>
      </w:r>
      <w:r w:rsidR="00213136">
        <w:rPr>
          <w:rFonts w:ascii="Arial" w:eastAsia="Arial" w:hAnsi="Arial" w:cs="Arial"/>
          <w:color w:val="000000"/>
          <w:szCs w:val="24"/>
          <w:lang w:val="en-US"/>
        </w:rPr>
        <w:t>e</w:t>
      </w:r>
      <w:r w:rsidR="00213136" w:rsidRPr="00213136">
        <w:rPr>
          <w:rFonts w:ascii="Arial" w:eastAsia="Arial" w:hAnsi="Arial" w:cs="Arial"/>
          <w:color w:val="000000"/>
          <w:szCs w:val="24"/>
        </w:rPr>
        <w:t>-</w:t>
      </w:r>
      <w:r w:rsidR="00213136">
        <w:rPr>
          <w:rFonts w:ascii="Arial" w:eastAsia="Arial" w:hAnsi="Arial" w:cs="Arial"/>
          <w:color w:val="000000"/>
          <w:szCs w:val="24"/>
          <w:lang w:val="en-US"/>
        </w:rPr>
        <w:t>mail</w:t>
      </w:r>
      <w:r w:rsidR="00CE3C28">
        <w:rPr>
          <w:rFonts w:ascii="Arial" w:eastAsia="Arial" w:hAnsi="Arial" w:cs="Arial"/>
          <w:color w:val="000000"/>
          <w:szCs w:val="24"/>
        </w:rPr>
        <w:t xml:space="preserve">) </w:t>
      </w:r>
      <w:r w:rsidR="00F17930">
        <w:rPr>
          <w:rFonts w:ascii="Arial" w:eastAsia="Arial" w:hAnsi="Arial" w:cs="Arial"/>
          <w:color w:val="000000"/>
          <w:szCs w:val="24"/>
        </w:rPr>
        <w:t xml:space="preserve">согласовывает оценку, </w:t>
      </w:r>
      <w:r w:rsidRPr="00A77240">
        <w:rPr>
          <w:rFonts w:ascii="Arial" w:eastAsia="Arial" w:hAnsi="Arial" w:cs="Arial"/>
          <w:color w:val="000000"/>
          <w:szCs w:val="24"/>
        </w:rPr>
        <w:t xml:space="preserve">категоризацию НВИ и </w:t>
      </w:r>
      <w:r w:rsidR="00F17930">
        <w:rPr>
          <w:rFonts w:ascii="Arial" w:eastAsia="Arial" w:hAnsi="Arial" w:cs="Arial"/>
          <w:color w:val="000000"/>
          <w:szCs w:val="24"/>
        </w:rPr>
        <w:t>корректность отнесения к НЛИ, либо</w:t>
      </w:r>
      <w:r w:rsidRPr="00A77240">
        <w:rPr>
          <w:rFonts w:ascii="Arial" w:eastAsia="Arial" w:hAnsi="Arial" w:cs="Arial"/>
          <w:color w:val="000000"/>
          <w:szCs w:val="24"/>
        </w:rPr>
        <w:t xml:space="preserve"> отклоняет и отправляет на повторную обработку в случае замечаний.</w:t>
      </w:r>
      <w:r>
        <w:rPr>
          <w:rFonts w:ascii="Arial" w:eastAsia="Arial" w:hAnsi="Arial" w:cs="Arial"/>
          <w:color w:val="000000"/>
          <w:szCs w:val="24"/>
        </w:rPr>
        <w:t xml:space="preserve"> </w:t>
      </w:r>
      <w:r w:rsidR="001F0175">
        <w:rPr>
          <w:rFonts w:ascii="Arial" w:eastAsia="Arial" w:hAnsi="Arial" w:cs="Arial"/>
          <w:color w:val="000000"/>
          <w:szCs w:val="24"/>
        </w:rPr>
        <w:t xml:space="preserve">В этом случае, </w:t>
      </w:r>
      <w:r w:rsidR="00AC788D">
        <w:rPr>
          <w:rFonts w:ascii="Arial" w:eastAsia="Arial" w:hAnsi="Arial" w:cs="Arial"/>
          <w:color w:val="000000"/>
          <w:szCs w:val="24"/>
        </w:rPr>
        <w:t>необходимо</w:t>
      </w:r>
      <w:r w:rsidR="001F0175">
        <w:rPr>
          <w:rFonts w:ascii="Arial" w:eastAsia="Arial" w:hAnsi="Arial" w:cs="Arial"/>
          <w:color w:val="000000"/>
          <w:szCs w:val="24"/>
        </w:rPr>
        <w:t xml:space="preserve"> заново пересмотреть присвоение категорий НВИ, минимальные цены на них</w:t>
      </w:r>
      <w:r w:rsidR="00AC788D">
        <w:rPr>
          <w:rFonts w:ascii="Arial" w:eastAsia="Arial" w:hAnsi="Arial" w:cs="Arial"/>
          <w:color w:val="000000"/>
          <w:szCs w:val="24"/>
        </w:rPr>
        <w:t xml:space="preserve"> и корректность отнесения к НЛИ.</w:t>
      </w:r>
      <w:r>
        <w:rPr>
          <w:rFonts w:ascii="Arial" w:eastAsia="Arial" w:hAnsi="Arial" w:cs="Arial"/>
          <w:color w:val="000000"/>
          <w:szCs w:val="24"/>
        </w:rPr>
        <w:t xml:space="preserve"> Может произойти несколько итераций процесса между категоризацией/оценкой НВИ и проверкой корректности присвоения категорий и минимальных цен</w:t>
      </w:r>
      <w:r w:rsidR="00AC788D">
        <w:rPr>
          <w:rFonts w:ascii="Arial" w:eastAsia="Arial" w:hAnsi="Arial" w:cs="Arial"/>
          <w:color w:val="000000"/>
          <w:szCs w:val="24"/>
        </w:rPr>
        <w:t xml:space="preserve"> Ответственным за экономическую безопасность</w:t>
      </w:r>
      <w:r>
        <w:rPr>
          <w:rFonts w:ascii="Arial" w:eastAsia="Arial" w:hAnsi="Arial" w:cs="Arial"/>
          <w:color w:val="000000"/>
          <w:szCs w:val="24"/>
        </w:rPr>
        <w:t>.</w:t>
      </w:r>
    </w:p>
    <w:p w14:paraId="761D3131" w14:textId="58F51318" w:rsidR="0057277A" w:rsidRDefault="0057277A" w:rsidP="00822136">
      <w:pPr>
        <w:rPr>
          <w:rFonts w:ascii="Arial" w:eastAsia="Arial" w:hAnsi="Arial" w:cs="Arial"/>
          <w:color w:val="000000"/>
          <w:szCs w:val="24"/>
        </w:rPr>
      </w:pPr>
    </w:p>
    <w:p w14:paraId="4CEA67F2" w14:textId="4A67C1AA" w:rsidR="0057277A" w:rsidRPr="00A77240" w:rsidRDefault="0057277A" w:rsidP="00822136">
      <w:pPr>
        <w:rPr>
          <w:rFonts w:ascii="Arial" w:hAnsi="Arial" w:cs="Arial"/>
        </w:rPr>
      </w:pPr>
      <w:r w:rsidRPr="0057277A">
        <w:rPr>
          <w:rFonts w:ascii="Arial" w:hAnsi="Arial" w:cs="Arial"/>
        </w:rPr>
        <w:t xml:space="preserve">В конечном итоге, после </w:t>
      </w:r>
      <w:r>
        <w:rPr>
          <w:rFonts w:ascii="Arial" w:hAnsi="Arial" w:cs="Arial"/>
        </w:rPr>
        <w:t>финальной итерации</w:t>
      </w:r>
      <w:r w:rsidRPr="0057277A">
        <w:rPr>
          <w:rFonts w:ascii="Arial" w:hAnsi="Arial" w:cs="Arial"/>
        </w:rPr>
        <w:t xml:space="preserve"> корректировок, </w:t>
      </w:r>
      <w:r>
        <w:rPr>
          <w:rFonts w:ascii="Arial" w:hAnsi="Arial" w:cs="Arial"/>
        </w:rPr>
        <w:t>Ответственный</w:t>
      </w:r>
      <w:r w:rsidRPr="0057277A">
        <w:rPr>
          <w:rFonts w:ascii="Arial" w:hAnsi="Arial" w:cs="Arial"/>
        </w:rPr>
        <w:t xml:space="preserve"> за экономическую безопасно</w:t>
      </w:r>
      <w:r>
        <w:rPr>
          <w:rFonts w:ascii="Arial" w:hAnsi="Arial" w:cs="Arial"/>
        </w:rPr>
        <w:t>с</w:t>
      </w:r>
      <w:r w:rsidRPr="0057277A">
        <w:rPr>
          <w:rFonts w:ascii="Arial" w:hAnsi="Arial" w:cs="Arial"/>
        </w:rPr>
        <w:t xml:space="preserve">ть </w:t>
      </w:r>
      <w:r>
        <w:rPr>
          <w:rFonts w:ascii="Arial" w:hAnsi="Arial" w:cs="Arial"/>
        </w:rPr>
        <w:t xml:space="preserve">согласовывает </w:t>
      </w:r>
      <w:r w:rsidRPr="0057277A">
        <w:rPr>
          <w:rFonts w:ascii="Arial" w:hAnsi="Arial" w:cs="Arial"/>
        </w:rPr>
        <w:t>документ "</w:t>
      </w:r>
      <w:r w:rsidR="00C350E1" w:rsidRPr="00C350E1">
        <w:rPr>
          <w:rFonts w:ascii="Arial" w:hAnsi="Arial" w:cs="Arial"/>
        </w:rPr>
        <w:t>Перечень потенциальных НВИ/НЛИ с минимальными ценами и категориями</w:t>
      </w:r>
      <w:r w:rsidRPr="0057277A">
        <w:rPr>
          <w:rFonts w:ascii="Arial" w:hAnsi="Arial" w:cs="Arial"/>
        </w:rPr>
        <w:t>", котор</w:t>
      </w:r>
      <w:r>
        <w:rPr>
          <w:rFonts w:ascii="Arial" w:hAnsi="Arial" w:cs="Arial"/>
        </w:rPr>
        <w:t>ый</w:t>
      </w:r>
      <w:r w:rsidRPr="0057277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выносится</w:t>
      </w:r>
      <w:r w:rsidRPr="0057277A">
        <w:rPr>
          <w:rFonts w:ascii="Arial" w:hAnsi="Arial" w:cs="Arial"/>
        </w:rPr>
        <w:t xml:space="preserve"> на заседание ПДК.</w:t>
      </w:r>
    </w:p>
    <w:p w14:paraId="075F9367" w14:textId="77777777" w:rsidR="00822136" w:rsidRPr="00A77240" w:rsidRDefault="00822136" w:rsidP="00822136">
      <w:pPr>
        <w:pStyle w:val="1KD-Normallist"/>
      </w:pPr>
    </w:p>
    <w:p w14:paraId="78A6914F" w14:textId="77777777" w:rsidR="00822136" w:rsidRPr="00A77240" w:rsidRDefault="00822136" w:rsidP="00822136">
      <w:pPr>
        <w:spacing w:after="240" w:line="276" w:lineRule="auto"/>
        <w:rPr>
          <w:rFonts w:ascii="Arial" w:hAnsi="Arial" w:cs="Arial"/>
        </w:rPr>
      </w:pPr>
      <w:r w:rsidRPr="00A77240">
        <w:rPr>
          <w:rFonts w:ascii="Arial" w:hAnsi="Arial" w:cs="Arial"/>
        </w:rPr>
        <w:t>На данном шаге никакие операции в системе SAP не регистрируются.</w:t>
      </w:r>
    </w:p>
    <w:p w14:paraId="29217B10" w14:textId="77777777" w:rsidR="00822136" w:rsidRPr="00A77240" w:rsidRDefault="00822136" w:rsidP="00822136">
      <w:pPr>
        <w:rPr>
          <w:rFonts w:ascii="Arial" w:hAnsi="Arial" w:cs="Arial"/>
        </w:rPr>
      </w:pPr>
    </w:p>
    <w:p w14:paraId="047AD5EE" w14:textId="380E18C0" w:rsidR="00822136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>ПП-10.05.02.105 Корректиро</w:t>
      </w:r>
      <w:r w:rsidR="00722406">
        <w:rPr>
          <w:rFonts w:cs="Arial"/>
        </w:rPr>
        <w:t>вка оценки и категоризации НВИ/</w:t>
      </w:r>
      <w:r w:rsidRPr="00A77240">
        <w:rPr>
          <w:rFonts w:cs="Arial"/>
        </w:rPr>
        <w:t xml:space="preserve">отнесения к НЛИ </w:t>
      </w:r>
    </w:p>
    <w:p w14:paraId="776DB904" w14:textId="77777777" w:rsidR="00822136" w:rsidRPr="00AF070B" w:rsidRDefault="00822136" w:rsidP="00822136"/>
    <w:p w14:paraId="3E4BFA06" w14:textId="7367D6ED" w:rsidR="00822136" w:rsidRPr="00A86F14" w:rsidRDefault="00822136" w:rsidP="00A86F14">
      <w:pPr>
        <w:spacing w:after="200" w:line="276" w:lineRule="auto"/>
        <w:jc w:val="left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 xml:space="preserve">Данный шаг бизнес-процесса отражает в системе </w:t>
      </w:r>
      <w:r>
        <w:rPr>
          <w:rFonts w:ascii="Arial" w:eastAsia="Arial" w:hAnsi="Arial" w:cs="Arial"/>
          <w:color w:val="000000"/>
          <w:szCs w:val="24"/>
          <w:lang w:val="en-US"/>
        </w:rPr>
        <w:t>SAP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  <w:lang w:val="en-US"/>
        </w:rPr>
        <w:t>S</w:t>
      </w:r>
      <w:r w:rsidRPr="003140C4">
        <w:rPr>
          <w:rFonts w:ascii="Arial" w:eastAsia="Arial" w:hAnsi="Arial" w:cs="Arial"/>
          <w:color w:val="000000"/>
          <w:szCs w:val="24"/>
        </w:rPr>
        <w:t>/4</w:t>
      </w:r>
      <w:r>
        <w:rPr>
          <w:rFonts w:ascii="Arial" w:eastAsia="Arial" w:hAnsi="Arial" w:cs="Arial"/>
          <w:color w:val="000000"/>
          <w:szCs w:val="24"/>
          <w:lang w:val="en-US"/>
        </w:rPr>
        <w:t>HANA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повторное присвоение категорий НВИ и минимальных цен при выявленной в результате проверки Подразделением экономической безопасности УО необходимости в этом.</w:t>
      </w:r>
    </w:p>
    <w:p w14:paraId="03C39625" w14:textId="77777777" w:rsidR="00822136" w:rsidRPr="00A77240" w:rsidRDefault="00822136" w:rsidP="00822136">
      <w:pPr>
        <w:rPr>
          <w:rFonts w:ascii="Arial" w:hAnsi="Arial" w:cs="Arial"/>
        </w:rPr>
      </w:pPr>
    </w:p>
    <w:p w14:paraId="0163B461" w14:textId="3A4FC873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 xml:space="preserve">В случае замечаний, поступивших от Ответственного за экономическую </w:t>
      </w:r>
      <w:r w:rsidR="00F74FDF" w:rsidRPr="00A77240">
        <w:rPr>
          <w:rFonts w:ascii="Arial" w:eastAsia="Arial" w:hAnsi="Arial" w:cs="Arial"/>
          <w:color w:val="000000"/>
          <w:szCs w:val="24"/>
        </w:rPr>
        <w:t>безопасность, Ответственный</w:t>
      </w:r>
      <w:r>
        <w:rPr>
          <w:rFonts w:ascii="Arial" w:eastAsia="Arial" w:hAnsi="Arial" w:cs="Arial"/>
          <w:color w:val="000000"/>
          <w:szCs w:val="24"/>
        </w:rPr>
        <w:t xml:space="preserve"> по управлению запасами</w:t>
      </w:r>
      <w:r w:rsidRPr="00A77240">
        <w:rPr>
          <w:rFonts w:ascii="Arial" w:eastAsia="Arial" w:hAnsi="Arial" w:cs="Arial"/>
          <w:color w:val="000000"/>
          <w:szCs w:val="24"/>
        </w:rPr>
        <w:t xml:space="preserve"> корректирует оценку и категоризацию НВИ и отнесения к НЛИ и отправляет на повторное согласование.</w:t>
      </w:r>
      <w:r>
        <w:rPr>
          <w:rFonts w:ascii="Arial" w:eastAsia="Arial" w:hAnsi="Arial" w:cs="Arial"/>
          <w:color w:val="000000"/>
          <w:szCs w:val="24"/>
        </w:rPr>
        <w:t xml:space="preserve"> </w:t>
      </w:r>
    </w:p>
    <w:p w14:paraId="690BA3C9" w14:textId="77777777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7E9738D9" w14:textId="77777777" w:rsidR="00822136" w:rsidRPr="00F51999" w:rsidRDefault="00822136" w:rsidP="00822136">
      <w:pPr>
        <w:spacing w:after="240" w:line="276" w:lineRule="auto"/>
        <w:ind w:firstLine="567"/>
        <w:rPr>
          <w:rFonts w:ascii="Arial" w:hAnsi="Arial" w:cs="Arial"/>
          <w:b/>
          <w:i/>
        </w:rPr>
      </w:pPr>
      <w:r w:rsidRPr="00F51999">
        <w:rPr>
          <w:rFonts w:ascii="Arial" w:hAnsi="Arial" w:cs="Arial"/>
          <w:b/>
          <w:i/>
        </w:rPr>
        <w:t>Отражение в системе SAP</w:t>
      </w:r>
    </w:p>
    <w:p w14:paraId="0A6CD88B" w14:textId="24A04E05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</w:rPr>
        <w:t xml:space="preserve">Транзакция: </w:t>
      </w:r>
      <w:r w:rsidRPr="00F51999">
        <w:rPr>
          <w:rFonts w:ascii="Arial" w:hAnsi="Arial" w:cs="Arial"/>
        </w:rPr>
        <w:t>Z</w:t>
      </w:r>
      <w:r w:rsidR="00F935F6">
        <w:rPr>
          <w:rFonts w:ascii="Arial" w:hAnsi="Arial" w:cs="Arial"/>
          <w:lang w:val="en-US"/>
        </w:rPr>
        <w:t>MM</w:t>
      </w:r>
      <w:r w:rsidR="00F935F6" w:rsidRPr="00D928B6">
        <w:rPr>
          <w:rFonts w:ascii="Arial" w:hAnsi="Arial" w:cs="Arial"/>
        </w:rPr>
        <w:t>_</w:t>
      </w:r>
      <w:r w:rsidRPr="00F51999">
        <w:rPr>
          <w:rFonts w:ascii="Arial" w:hAnsi="Arial" w:cs="Arial"/>
        </w:rPr>
        <w:t>NVI</w:t>
      </w:r>
      <w:r w:rsidR="00F935F6" w:rsidRPr="00D928B6">
        <w:rPr>
          <w:rFonts w:ascii="Arial" w:hAnsi="Arial" w:cs="Arial"/>
        </w:rPr>
        <w:t>_</w:t>
      </w:r>
      <w:r w:rsidR="00F935F6">
        <w:rPr>
          <w:rFonts w:ascii="Arial" w:hAnsi="Arial" w:cs="Arial"/>
          <w:lang w:val="en-US"/>
        </w:rPr>
        <w:t>REPORT</w:t>
      </w:r>
    </w:p>
    <w:p w14:paraId="0CBBFBC8" w14:textId="77777777" w:rsidR="00822136" w:rsidRPr="00C41157" w:rsidRDefault="00822136" w:rsidP="00822136">
      <w:pPr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lastRenderedPageBreak/>
        <w:t xml:space="preserve">Действия в системе </w:t>
      </w:r>
      <w:r>
        <w:rPr>
          <w:rFonts w:ascii="Arial" w:eastAsia="Arial" w:hAnsi="Arial" w:cs="Arial"/>
          <w:color w:val="000000"/>
          <w:szCs w:val="24"/>
          <w:lang w:val="en-US"/>
        </w:rPr>
        <w:t>SAP</w:t>
      </w:r>
      <w:r w:rsidRPr="00C41157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  <w:lang w:val="en-US"/>
        </w:rPr>
        <w:t>S</w:t>
      </w:r>
      <w:r w:rsidRPr="00C41157">
        <w:rPr>
          <w:rFonts w:ascii="Arial" w:eastAsia="Arial" w:hAnsi="Arial" w:cs="Arial"/>
          <w:color w:val="000000"/>
          <w:szCs w:val="24"/>
        </w:rPr>
        <w:t>/4</w:t>
      </w:r>
      <w:r>
        <w:rPr>
          <w:rFonts w:ascii="Arial" w:eastAsia="Arial" w:hAnsi="Arial" w:cs="Arial"/>
          <w:color w:val="000000"/>
          <w:szCs w:val="24"/>
          <w:lang w:val="en-US"/>
        </w:rPr>
        <w:t>HANA</w:t>
      </w:r>
      <w:r w:rsidRPr="00C41157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аналогичны действиям, производимым пользователем на шагах процесса 10.05.02.055 – Перенос запаса МТР между партиями и 10.05.02.090 – Внесение минимальных цен в ИС.</w:t>
      </w:r>
    </w:p>
    <w:p w14:paraId="22B6CC60" w14:textId="4CC2D5CC" w:rsidR="00822136" w:rsidRDefault="00822136" w:rsidP="00822136">
      <w:pPr>
        <w:rPr>
          <w:rFonts w:ascii="Arial" w:hAnsi="Arial" w:cs="Arial"/>
        </w:rPr>
      </w:pPr>
    </w:p>
    <w:p w14:paraId="4C30E8A3" w14:textId="4DF81213" w:rsidR="00822136" w:rsidRPr="00A77240" w:rsidRDefault="004A68B4" w:rsidP="004A68B4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При необходимости, при нажатии кнопки «Печать», выводится обновленный формуляр «</w:t>
      </w:r>
      <w:r w:rsidR="00304097" w:rsidRPr="00304097">
        <w:rPr>
          <w:rFonts w:ascii="Arial" w:hAnsi="Arial" w:cs="Arial"/>
        </w:rPr>
        <w:t>Перечень потенциальных НВИ/НЛИ с минимальными ценами и категориями</w:t>
      </w:r>
      <w:r>
        <w:rPr>
          <w:rFonts w:ascii="Arial" w:hAnsi="Arial" w:cs="Arial"/>
        </w:rPr>
        <w:t xml:space="preserve">». </w:t>
      </w:r>
    </w:p>
    <w:p w14:paraId="0B5987F0" w14:textId="7D02230E" w:rsidR="00822136" w:rsidRDefault="00975A53" w:rsidP="00822136">
      <w:pPr>
        <w:pStyle w:val="4"/>
        <w:rPr>
          <w:rFonts w:cs="Arial"/>
        </w:rPr>
      </w:pPr>
      <w:r>
        <w:rPr>
          <w:rFonts w:cs="Arial"/>
        </w:rPr>
        <w:t>ПП-10.05.02.11</w:t>
      </w:r>
      <w:r w:rsidR="00822136" w:rsidRPr="00A77240">
        <w:rPr>
          <w:rFonts w:cs="Arial"/>
        </w:rPr>
        <w:t xml:space="preserve">0 Проверка корректности оценки </w:t>
      </w:r>
      <w:r w:rsidR="00F35718">
        <w:rPr>
          <w:rFonts w:cs="Arial"/>
        </w:rPr>
        <w:t xml:space="preserve">и </w:t>
      </w:r>
      <w:r w:rsidR="00822136" w:rsidRPr="00A77240">
        <w:rPr>
          <w:rFonts w:cs="Arial"/>
        </w:rPr>
        <w:t xml:space="preserve">отнесения к НВИ/НЛИ </w:t>
      </w:r>
    </w:p>
    <w:p w14:paraId="04C0CA0C" w14:textId="77777777" w:rsidR="00822136" w:rsidRDefault="00822136" w:rsidP="00822136"/>
    <w:p w14:paraId="3010CF26" w14:textId="7238B26B" w:rsidR="00822136" w:rsidRPr="00A07F46" w:rsidRDefault="00D93475" w:rsidP="00822136">
      <w:pPr>
        <w:pStyle w:val="80"/>
        <w:numPr>
          <w:ilvl w:val="0"/>
          <w:numId w:val="0"/>
        </w:numPr>
        <w:tabs>
          <w:tab w:val="clear" w:pos="1288"/>
          <w:tab w:val="clear" w:pos="2421"/>
        </w:tabs>
        <w:ind w:firstLine="709"/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Cs w:val="24"/>
        </w:rPr>
        <w:t>В рамках данного шага п</w:t>
      </w:r>
      <w:r w:rsidR="00822136" w:rsidRPr="00A77240">
        <w:rPr>
          <w:rFonts w:ascii="Arial" w:eastAsia="Arial" w:hAnsi="Arial" w:cs="Arial"/>
          <w:color w:val="000000"/>
          <w:szCs w:val="24"/>
        </w:rPr>
        <w:t xml:space="preserve">остоянно действующая комиссия (ПДК) проверяет корректность </w:t>
      </w:r>
      <w:r w:rsidR="00382BFB">
        <w:rPr>
          <w:rFonts w:ascii="Arial" w:eastAsia="Arial" w:hAnsi="Arial" w:cs="Arial"/>
          <w:color w:val="000000"/>
          <w:szCs w:val="24"/>
        </w:rPr>
        <w:t xml:space="preserve">присвоения категорий </w:t>
      </w:r>
      <w:r w:rsidR="00822136">
        <w:rPr>
          <w:rFonts w:ascii="Arial" w:eastAsia="Arial" w:hAnsi="Arial" w:cs="Arial"/>
          <w:color w:val="000000"/>
          <w:szCs w:val="24"/>
        </w:rPr>
        <w:t xml:space="preserve">и </w:t>
      </w:r>
      <w:r w:rsidR="00822136" w:rsidRPr="00A77240">
        <w:rPr>
          <w:rFonts w:ascii="Arial" w:eastAsia="Arial" w:hAnsi="Arial" w:cs="Arial"/>
          <w:color w:val="000000"/>
          <w:szCs w:val="24"/>
        </w:rPr>
        <w:t>оценки</w:t>
      </w:r>
      <w:r w:rsidR="00822136">
        <w:rPr>
          <w:rFonts w:ascii="Arial" w:eastAsia="Arial" w:hAnsi="Arial" w:cs="Arial"/>
          <w:color w:val="000000"/>
          <w:szCs w:val="24"/>
        </w:rPr>
        <w:t xml:space="preserve"> НВИ, а также</w:t>
      </w:r>
      <w:r w:rsidR="00822136" w:rsidRPr="00A77240">
        <w:rPr>
          <w:rFonts w:ascii="Arial" w:eastAsia="Arial" w:hAnsi="Arial" w:cs="Arial"/>
          <w:color w:val="000000"/>
          <w:szCs w:val="24"/>
        </w:rPr>
        <w:t xml:space="preserve"> отнесения к НЛИ. </w:t>
      </w:r>
      <w:r w:rsidR="00822136" w:rsidRPr="00A07F46">
        <w:rPr>
          <w:rFonts w:ascii="Arial" w:hAnsi="Arial" w:cs="Arial"/>
        </w:rPr>
        <w:t>При необходимости членами ПДК может быть произведен непосредственный осмотр МТР из Перечня НВИ с выдачей рекомендаций по категоризации и установке минимальных цен реализации для сделок с третьими лицами.</w:t>
      </w:r>
    </w:p>
    <w:p w14:paraId="0FE7B8BA" w14:textId="102D25C9" w:rsidR="00822136" w:rsidRDefault="00822136" w:rsidP="00822136">
      <w:pPr>
        <w:ind w:firstLine="709"/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После оценки ПДК либо согласовывает</w:t>
      </w:r>
      <w:r>
        <w:rPr>
          <w:rFonts w:ascii="Arial" w:eastAsia="Arial" w:hAnsi="Arial" w:cs="Arial"/>
          <w:color w:val="000000"/>
          <w:szCs w:val="24"/>
        </w:rPr>
        <w:t xml:space="preserve"> текущий перечень</w:t>
      </w:r>
      <w:r w:rsidR="000C37C9">
        <w:rPr>
          <w:rFonts w:ascii="Arial" w:eastAsia="Arial" w:hAnsi="Arial" w:cs="Arial"/>
          <w:color w:val="000000"/>
          <w:szCs w:val="24"/>
        </w:rPr>
        <w:t xml:space="preserve"> потенциальных</w:t>
      </w:r>
      <w:r>
        <w:rPr>
          <w:rFonts w:ascii="Arial" w:eastAsia="Arial" w:hAnsi="Arial" w:cs="Arial"/>
          <w:color w:val="000000"/>
          <w:szCs w:val="24"/>
        </w:rPr>
        <w:t xml:space="preserve"> НВИ/НЛИ</w:t>
      </w:r>
      <w:r w:rsidR="000C37C9">
        <w:rPr>
          <w:rFonts w:ascii="Arial" w:eastAsia="Arial" w:hAnsi="Arial" w:cs="Arial"/>
          <w:color w:val="000000"/>
          <w:szCs w:val="24"/>
        </w:rPr>
        <w:t xml:space="preserve"> с минимальными ценами и категориями</w:t>
      </w:r>
      <w:r w:rsidRPr="00A77240">
        <w:rPr>
          <w:rFonts w:ascii="Arial" w:eastAsia="Arial" w:hAnsi="Arial" w:cs="Arial"/>
          <w:color w:val="000000"/>
          <w:szCs w:val="24"/>
        </w:rPr>
        <w:t xml:space="preserve">, либо отклоняет </w:t>
      </w:r>
      <w:r>
        <w:rPr>
          <w:rFonts w:ascii="Arial" w:eastAsia="Arial" w:hAnsi="Arial" w:cs="Arial"/>
          <w:color w:val="000000"/>
          <w:szCs w:val="24"/>
        </w:rPr>
        <w:t xml:space="preserve">его </w:t>
      </w:r>
      <w:r w:rsidRPr="00A77240">
        <w:rPr>
          <w:rFonts w:ascii="Arial" w:eastAsia="Arial" w:hAnsi="Arial" w:cs="Arial"/>
          <w:color w:val="000000"/>
          <w:szCs w:val="24"/>
        </w:rPr>
        <w:t>и отправляет на повторную обработку.</w:t>
      </w:r>
    </w:p>
    <w:p w14:paraId="47A67BD4" w14:textId="77777777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58E96010" w14:textId="6AAC2C2C" w:rsidR="00822136" w:rsidRPr="00B4251F" w:rsidRDefault="00822136" w:rsidP="000C37C9">
      <w:pPr>
        <w:ind w:firstLine="708"/>
        <w:rPr>
          <w:rFonts w:ascii="Arial" w:hAnsi="Arial" w:cs="Arial"/>
        </w:rPr>
      </w:pPr>
      <w:r w:rsidRPr="00A07F46">
        <w:rPr>
          <w:rFonts w:ascii="Arial" w:hAnsi="Arial" w:cs="Arial"/>
        </w:rPr>
        <w:t>Датой выявления</w:t>
      </w:r>
      <w:r w:rsidR="003012F5">
        <w:rPr>
          <w:rFonts w:ascii="Arial" w:hAnsi="Arial" w:cs="Arial"/>
        </w:rPr>
        <w:t>/перевода</w:t>
      </w:r>
      <w:r w:rsidRPr="00A07F46">
        <w:rPr>
          <w:rFonts w:ascii="Arial" w:hAnsi="Arial" w:cs="Arial"/>
        </w:rPr>
        <w:t xml:space="preserve"> НВИ</w:t>
      </w:r>
      <w:r>
        <w:rPr>
          <w:rFonts w:ascii="Arial" w:hAnsi="Arial" w:cs="Arial"/>
        </w:rPr>
        <w:t>/НЛИ</w:t>
      </w:r>
      <w:r w:rsidRPr="00A07F46">
        <w:rPr>
          <w:rFonts w:ascii="Arial" w:hAnsi="Arial" w:cs="Arial"/>
        </w:rPr>
        <w:t xml:space="preserve"> считается дата утверждения Перечня </w:t>
      </w:r>
      <w:r w:rsidR="000C37C9">
        <w:rPr>
          <w:rFonts w:ascii="Arial" w:eastAsia="Arial" w:hAnsi="Arial" w:cs="Arial"/>
          <w:color w:val="000000"/>
          <w:szCs w:val="24"/>
        </w:rPr>
        <w:t>потенциальных НВИ/НЛИ с минимальными ценами и категориями</w:t>
      </w:r>
      <w:r w:rsidRPr="00A07F46">
        <w:rPr>
          <w:rFonts w:ascii="Arial" w:hAnsi="Arial" w:cs="Arial"/>
        </w:rPr>
        <w:t xml:space="preserve"> ПДК</w:t>
      </w:r>
      <w:r>
        <w:rPr>
          <w:rFonts w:ascii="Arial" w:hAnsi="Arial" w:cs="Arial"/>
        </w:rPr>
        <w:t>.</w:t>
      </w:r>
      <w:r w:rsidR="003012F5">
        <w:rPr>
          <w:rFonts w:ascii="Arial" w:hAnsi="Arial" w:cs="Arial"/>
        </w:rPr>
        <w:t xml:space="preserve"> Э</w:t>
      </w:r>
      <w:r w:rsidR="003012F5" w:rsidRPr="003012F5">
        <w:rPr>
          <w:rFonts w:ascii="Arial" w:hAnsi="Arial" w:cs="Arial"/>
        </w:rPr>
        <w:t xml:space="preserve">той датой </w:t>
      </w:r>
      <w:r w:rsidR="00B4251F">
        <w:rPr>
          <w:rFonts w:ascii="Arial" w:hAnsi="Arial" w:cs="Arial"/>
        </w:rPr>
        <w:t>должен быть осуществлен перевод МТР</w:t>
      </w:r>
      <w:r w:rsidR="003012F5" w:rsidRPr="003012F5">
        <w:rPr>
          <w:rFonts w:ascii="Arial" w:hAnsi="Arial" w:cs="Arial"/>
        </w:rPr>
        <w:t xml:space="preserve"> в соответствующие категории в системе SAP</w:t>
      </w:r>
      <w:r w:rsidR="003012F5">
        <w:rPr>
          <w:rFonts w:ascii="Arial" w:hAnsi="Arial" w:cs="Arial"/>
        </w:rPr>
        <w:t xml:space="preserve"> </w:t>
      </w:r>
      <w:r w:rsidR="003012F5">
        <w:rPr>
          <w:rFonts w:ascii="Arial" w:hAnsi="Arial" w:cs="Arial"/>
          <w:lang w:val="en-US"/>
        </w:rPr>
        <w:t>S</w:t>
      </w:r>
      <w:r w:rsidR="003012F5" w:rsidRPr="00B4251F">
        <w:rPr>
          <w:rFonts w:ascii="Arial" w:hAnsi="Arial" w:cs="Arial"/>
        </w:rPr>
        <w:t>/4</w:t>
      </w:r>
      <w:r w:rsidR="003012F5">
        <w:rPr>
          <w:rFonts w:ascii="Arial" w:hAnsi="Arial" w:cs="Arial"/>
          <w:lang w:val="en-US"/>
        </w:rPr>
        <w:t>HANA</w:t>
      </w:r>
      <w:r w:rsidR="003012F5" w:rsidRPr="00B4251F">
        <w:rPr>
          <w:rFonts w:ascii="Arial" w:hAnsi="Arial" w:cs="Arial"/>
        </w:rPr>
        <w:t>.</w:t>
      </w:r>
    </w:p>
    <w:p w14:paraId="0C171CCF" w14:textId="77777777" w:rsidR="00822136" w:rsidRPr="00A77240" w:rsidRDefault="00822136" w:rsidP="00822136">
      <w:pPr>
        <w:pStyle w:val="1KD-Normallist"/>
      </w:pPr>
    </w:p>
    <w:p w14:paraId="6DB8E040" w14:textId="77777777" w:rsidR="00822136" w:rsidRPr="00A77240" w:rsidRDefault="00822136" w:rsidP="00822136">
      <w:pPr>
        <w:spacing w:after="240" w:line="276" w:lineRule="auto"/>
        <w:rPr>
          <w:rFonts w:ascii="Arial" w:hAnsi="Arial" w:cs="Arial"/>
        </w:rPr>
      </w:pPr>
      <w:r w:rsidRPr="00A77240">
        <w:rPr>
          <w:rFonts w:ascii="Arial" w:hAnsi="Arial" w:cs="Arial"/>
        </w:rPr>
        <w:t>На данном шаге никакие операции в системе SAP не регистрируются.</w:t>
      </w:r>
    </w:p>
    <w:p w14:paraId="687FFA26" w14:textId="77777777" w:rsidR="00822136" w:rsidRPr="00A77240" w:rsidRDefault="00822136" w:rsidP="00822136">
      <w:pPr>
        <w:rPr>
          <w:rFonts w:ascii="Arial" w:hAnsi="Arial" w:cs="Arial"/>
        </w:rPr>
      </w:pPr>
    </w:p>
    <w:p w14:paraId="10AC6A3C" w14:textId="75317275" w:rsidR="00822136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>ПП-10.05.02.120 Корр</w:t>
      </w:r>
      <w:r w:rsidR="00F405CA">
        <w:rPr>
          <w:rFonts w:cs="Arial"/>
        </w:rPr>
        <w:t>ектировка оценки и перечня НВИ/</w:t>
      </w:r>
      <w:r w:rsidRPr="00A77240">
        <w:rPr>
          <w:rFonts w:cs="Arial"/>
        </w:rPr>
        <w:t>НЛИ</w:t>
      </w:r>
    </w:p>
    <w:p w14:paraId="41743EE3" w14:textId="77777777" w:rsidR="00822136" w:rsidRPr="00506CB5" w:rsidRDefault="00822136" w:rsidP="00822136"/>
    <w:p w14:paraId="239D620F" w14:textId="77777777" w:rsidR="00822136" w:rsidRPr="00506CB5" w:rsidRDefault="00822136" w:rsidP="00822136">
      <w:pPr>
        <w:spacing w:after="200" w:line="276" w:lineRule="auto"/>
        <w:ind w:firstLine="567"/>
        <w:jc w:val="left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 xml:space="preserve">Данный шаг бизнес-процесса отражает в системе </w:t>
      </w:r>
      <w:r>
        <w:rPr>
          <w:rFonts w:ascii="Arial" w:eastAsia="Arial" w:hAnsi="Arial" w:cs="Arial"/>
          <w:color w:val="000000"/>
          <w:szCs w:val="24"/>
          <w:lang w:val="en-US"/>
        </w:rPr>
        <w:t>SAP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  <w:lang w:val="en-US"/>
        </w:rPr>
        <w:t>S</w:t>
      </w:r>
      <w:r w:rsidRPr="003140C4">
        <w:rPr>
          <w:rFonts w:ascii="Arial" w:eastAsia="Arial" w:hAnsi="Arial" w:cs="Arial"/>
          <w:color w:val="000000"/>
          <w:szCs w:val="24"/>
        </w:rPr>
        <w:t>/4</w:t>
      </w:r>
      <w:r>
        <w:rPr>
          <w:rFonts w:ascii="Arial" w:eastAsia="Arial" w:hAnsi="Arial" w:cs="Arial"/>
          <w:color w:val="000000"/>
          <w:szCs w:val="24"/>
          <w:lang w:val="en-US"/>
        </w:rPr>
        <w:t>HANA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повторное присвоение категорий НВИ и минимальных цен при выявленной в результате проверки ПДК необходимости в этом.</w:t>
      </w:r>
      <w:r w:rsidRPr="00506CB5">
        <w:rPr>
          <w:rFonts w:cs="Arial"/>
        </w:rPr>
        <w:t xml:space="preserve"> </w:t>
      </w:r>
    </w:p>
    <w:p w14:paraId="67C799E3" w14:textId="3C09D897" w:rsidR="00822136" w:rsidRDefault="00822136" w:rsidP="00822136">
      <w:pPr>
        <w:ind w:firstLine="567"/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 xml:space="preserve">В случае замечаний, поступивших от </w:t>
      </w:r>
      <w:r w:rsidR="00F74FDF" w:rsidRPr="00A77240">
        <w:rPr>
          <w:rFonts w:ascii="Arial" w:eastAsia="Arial" w:hAnsi="Arial" w:cs="Arial"/>
          <w:color w:val="000000"/>
          <w:szCs w:val="24"/>
        </w:rPr>
        <w:t>ПДК, Ответственный</w:t>
      </w:r>
      <w:r w:rsidR="0019602F">
        <w:rPr>
          <w:rFonts w:ascii="Arial" w:eastAsia="Arial" w:hAnsi="Arial" w:cs="Arial"/>
          <w:color w:val="000000"/>
          <w:szCs w:val="24"/>
        </w:rPr>
        <w:t xml:space="preserve"> по управлению запасами </w:t>
      </w:r>
      <w:r w:rsidRPr="00A77240">
        <w:rPr>
          <w:rFonts w:ascii="Arial" w:eastAsia="Arial" w:hAnsi="Arial" w:cs="Arial"/>
          <w:color w:val="000000"/>
          <w:szCs w:val="24"/>
        </w:rPr>
        <w:t>корректирует оценку и категориза</w:t>
      </w:r>
      <w:r w:rsidR="00722406">
        <w:rPr>
          <w:rFonts w:ascii="Arial" w:eastAsia="Arial" w:hAnsi="Arial" w:cs="Arial"/>
          <w:color w:val="000000"/>
          <w:szCs w:val="24"/>
        </w:rPr>
        <w:t>цию НВИ/отнесение</w:t>
      </w:r>
      <w:r w:rsidRPr="00A77240">
        <w:rPr>
          <w:rFonts w:ascii="Arial" w:eastAsia="Arial" w:hAnsi="Arial" w:cs="Arial"/>
          <w:color w:val="000000"/>
          <w:szCs w:val="24"/>
        </w:rPr>
        <w:t xml:space="preserve"> к НЛИ и отправляет на повторное согласование.</w:t>
      </w:r>
    </w:p>
    <w:p w14:paraId="6F677B65" w14:textId="77777777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6FF5BB0A" w14:textId="77777777" w:rsidR="00822136" w:rsidRPr="00F51999" w:rsidRDefault="00822136" w:rsidP="00822136">
      <w:pPr>
        <w:spacing w:after="240" w:line="276" w:lineRule="auto"/>
        <w:ind w:firstLine="567"/>
        <w:rPr>
          <w:rFonts w:ascii="Arial" w:hAnsi="Arial" w:cs="Arial"/>
          <w:b/>
          <w:i/>
        </w:rPr>
      </w:pPr>
      <w:r w:rsidRPr="00F51999">
        <w:rPr>
          <w:rFonts w:ascii="Arial" w:hAnsi="Arial" w:cs="Arial"/>
          <w:b/>
          <w:i/>
        </w:rPr>
        <w:t>Отражение в системе SAP</w:t>
      </w:r>
    </w:p>
    <w:p w14:paraId="41155775" w14:textId="1E52E9D7" w:rsidR="00822136" w:rsidRPr="00CD405D" w:rsidRDefault="00822136" w:rsidP="00822136">
      <w:pPr>
        <w:spacing w:after="240" w:line="276" w:lineRule="auto"/>
        <w:ind w:firstLine="567"/>
        <w:rPr>
          <w:rFonts w:ascii="Arial" w:hAnsi="Arial" w:cs="Arial"/>
          <w:lang w:val="en-US"/>
        </w:rPr>
      </w:pPr>
      <w:r w:rsidRPr="00A77240">
        <w:rPr>
          <w:rFonts w:ascii="Arial" w:hAnsi="Arial" w:cs="Arial"/>
        </w:rPr>
        <w:t>Транзакция</w:t>
      </w:r>
      <w:r w:rsidRPr="00CD405D">
        <w:rPr>
          <w:rFonts w:ascii="Arial" w:hAnsi="Arial" w:cs="Arial"/>
          <w:lang w:val="en-US"/>
        </w:rPr>
        <w:t>: Z</w:t>
      </w:r>
      <w:r w:rsidR="002F28DD">
        <w:rPr>
          <w:rFonts w:ascii="Arial" w:hAnsi="Arial" w:cs="Arial"/>
          <w:lang w:val="en-US"/>
        </w:rPr>
        <w:t>MM_</w:t>
      </w:r>
      <w:r w:rsidRPr="00CD405D">
        <w:rPr>
          <w:rFonts w:ascii="Arial" w:hAnsi="Arial" w:cs="Arial"/>
          <w:lang w:val="en-US"/>
        </w:rPr>
        <w:t>NVI</w:t>
      </w:r>
      <w:r w:rsidR="002F28DD">
        <w:rPr>
          <w:rFonts w:ascii="Arial" w:hAnsi="Arial" w:cs="Arial"/>
          <w:lang w:val="en-US"/>
        </w:rPr>
        <w:t>_REPORT/ZMM_NLI_REPORT</w:t>
      </w:r>
    </w:p>
    <w:p w14:paraId="6AC901D6" w14:textId="77777777" w:rsidR="00822136" w:rsidRPr="00C41157" w:rsidRDefault="00822136" w:rsidP="004059BB">
      <w:pPr>
        <w:ind w:firstLine="567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 xml:space="preserve">Действия в системе </w:t>
      </w:r>
      <w:r>
        <w:rPr>
          <w:rFonts w:ascii="Arial" w:eastAsia="Arial" w:hAnsi="Arial" w:cs="Arial"/>
          <w:color w:val="000000"/>
          <w:szCs w:val="24"/>
          <w:lang w:val="en-US"/>
        </w:rPr>
        <w:t>SAP</w:t>
      </w:r>
      <w:r w:rsidRPr="00C41157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  <w:lang w:val="en-US"/>
        </w:rPr>
        <w:t>S</w:t>
      </w:r>
      <w:r w:rsidRPr="00C41157">
        <w:rPr>
          <w:rFonts w:ascii="Arial" w:eastAsia="Arial" w:hAnsi="Arial" w:cs="Arial"/>
          <w:color w:val="000000"/>
          <w:szCs w:val="24"/>
        </w:rPr>
        <w:t>/4</w:t>
      </w:r>
      <w:r>
        <w:rPr>
          <w:rFonts w:ascii="Arial" w:eastAsia="Arial" w:hAnsi="Arial" w:cs="Arial"/>
          <w:color w:val="000000"/>
          <w:szCs w:val="24"/>
          <w:lang w:val="en-US"/>
        </w:rPr>
        <w:t>HANA</w:t>
      </w:r>
      <w:r w:rsidRPr="00C41157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аналогичны действиям, производимым пользователем на шагах процесса 10.05.02.055 – Перенос запаса МТР между партиями и 10.05.02.090 – Внесение минимальных цен в ИС.</w:t>
      </w:r>
    </w:p>
    <w:p w14:paraId="3C5862E2" w14:textId="77777777" w:rsidR="00822136" w:rsidRPr="00A77240" w:rsidRDefault="00822136" w:rsidP="00822136">
      <w:pPr>
        <w:rPr>
          <w:rFonts w:ascii="Arial" w:hAnsi="Arial" w:cs="Arial"/>
        </w:rPr>
      </w:pPr>
    </w:p>
    <w:p w14:paraId="15BE7110" w14:textId="77777777" w:rsidR="004059BB" w:rsidRPr="00A77240" w:rsidRDefault="004059BB" w:rsidP="004059BB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При необходимости, при нажатии кнопки «Печать», выводится обновленный формуляр «</w:t>
      </w:r>
      <w:r w:rsidRPr="00304097">
        <w:rPr>
          <w:rFonts w:ascii="Arial" w:hAnsi="Arial" w:cs="Arial"/>
        </w:rPr>
        <w:t>Перечень потенциальных НВИ/НЛИ с минимальными ценами и категориями</w:t>
      </w:r>
      <w:r>
        <w:rPr>
          <w:rFonts w:ascii="Arial" w:hAnsi="Arial" w:cs="Arial"/>
        </w:rPr>
        <w:t xml:space="preserve">». </w:t>
      </w:r>
    </w:p>
    <w:p w14:paraId="2A00530A" w14:textId="77777777" w:rsidR="00822136" w:rsidRPr="00A77240" w:rsidRDefault="00822136" w:rsidP="00822136">
      <w:pPr>
        <w:spacing w:after="240" w:line="276" w:lineRule="auto"/>
        <w:rPr>
          <w:rFonts w:ascii="Arial" w:hAnsi="Arial" w:cs="Arial"/>
        </w:rPr>
      </w:pPr>
    </w:p>
    <w:p w14:paraId="697E7561" w14:textId="77777777" w:rsidR="00822136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lastRenderedPageBreak/>
        <w:t xml:space="preserve">ПП-10.05.02.130 Фиксирование в ИС результатов заседания ПДК </w:t>
      </w:r>
    </w:p>
    <w:p w14:paraId="336A06C5" w14:textId="77777777" w:rsidR="00822136" w:rsidRDefault="00822136" w:rsidP="00822136">
      <w:pPr>
        <w:spacing w:after="200" w:line="276" w:lineRule="auto"/>
        <w:jc w:val="left"/>
        <w:rPr>
          <w:rFonts w:ascii="Arial" w:eastAsia="Arial" w:hAnsi="Arial" w:cs="Arial"/>
          <w:color w:val="000000"/>
          <w:szCs w:val="24"/>
        </w:rPr>
      </w:pPr>
    </w:p>
    <w:p w14:paraId="43F750F4" w14:textId="77777777" w:rsidR="005B4DB1" w:rsidRPr="00E30B09" w:rsidRDefault="005B4DB1" w:rsidP="005B4DB1">
      <w:pPr>
        <w:spacing w:after="200" w:line="276" w:lineRule="auto"/>
        <w:jc w:val="left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 xml:space="preserve">Данный шаг бизнес-процесса отражает в системе </w:t>
      </w:r>
      <w:r>
        <w:rPr>
          <w:rFonts w:ascii="Arial" w:eastAsia="Arial" w:hAnsi="Arial" w:cs="Arial"/>
          <w:color w:val="000000"/>
          <w:szCs w:val="24"/>
          <w:lang w:val="en-US"/>
        </w:rPr>
        <w:t>SAP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  <w:lang w:val="en-US"/>
        </w:rPr>
        <w:t>S</w:t>
      </w:r>
      <w:r w:rsidRPr="003140C4">
        <w:rPr>
          <w:rFonts w:ascii="Arial" w:eastAsia="Arial" w:hAnsi="Arial" w:cs="Arial"/>
          <w:color w:val="000000"/>
          <w:szCs w:val="24"/>
        </w:rPr>
        <w:t>/4</w:t>
      </w:r>
      <w:r>
        <w:rPr>
          <w:rFonts w:ascii="Arial" w:eastAsia="Arial" w:hAnsi="Arial" w:cs="Arial"/>
          <w:color w:val="000000"/>
          <w:szCs w:val="24"/>
          <w:lang w:val="en-US"/>
        </w:rPr>
        <w:t>HANA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результат решения ПДК о переводе запаса МТР в категории НВИ/НЛИ.</w:t>
      </w:r>
    </w:p>
    <w:p w14:paraId="6754A38A" w14:textId="76E05541" w:rsidR="005B4DB1" w:rsidRDefault="005B4DB1" w:rsidP="005B4DB1">
      <w:pPr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Ответственный по управлению запасами фиксирует результаты заседания ПДК в SAP S/4</w:t>
      </w:r>
      <w:r>
        <w:rPr>
          <w:rFonts w:ascii="Arial" w:eastAsia="Arial" w:hAnsi="Arial" w:cs="Arial"/>
          <w:color w:val="000000"/>
          <w:szCs w:val="24"/>
          <w:lang w:val="en-US"/>
        </w:rPr>
        <w:t>HANA</w:t>
      </w:r>
      <w:r w:rsidRPr="00A77240">
        <w:rPr>
          <w:rFonts w:ascii="Arial" w:eastAsia="Arial" w:hAnsi="Arial" w:cs="Arial"/>
          <w:color w:val="000000"/>
          <w:szCs w:val="24"/>
        </w:rPr>
        <w:t>.</w:t>
      </w:r>
      <w:r>
        <w:rPr>
          <w:rFonts w:ascii="Arial" w:eastAsia="Arial" w:hAnsi="Arial" w:cs="Arial"/>
          <w:color w:val="000000"/>
          <w:szCs w:val="24"/>
        </w:rPr>
        <w:t xml:space="preserve"> В результате устанавливаются финальные индикаторы, определяющие для МТР окончательный статус отнесения к НВИ или НЛИ. Также </w:t>
      </w:r>
      <w:r w:rsidR="00342E0D">
        <w:rPr>
          <w:rFonts w:ascii="Arial" w:eastAsia="Arial" w:hAnsi="Arial" w:cs="Arial"/>
          <w:color w:val="000000"/>
          <w:szCs w:val="24"/>
        </w:rPr>
        <w:t xml:space="preserve">производится </w:t>
      </w:r>
      <w:r w:rsidR="00342E0D" w:rsidRPr="00A77240">
        <w:rPr>
          <w:rFonts w:ascii="Arial" w:hAnsi="Arial" w:cs="Arial"/>
        </w:rPr>
        <w:t xml:space="preserve">выделение </w:t>
      </w:r>
      <w:r w:rsidR="00342E0D">
        <w:rPr>
          <w:rFonts w:ascii="Arial" w:hAnsi="Arial" w:cs="Arial"/>
        </w:rPr>
        <w:t xml:space="preserve">запасов </w:t>
      </w:r>
      <w:r w:rsidR="00342E0D" w:rsidRPr="00A77240">
        <w:rPr>
          <w:rFonts w:ascii="Arial" w:hAnsi="Arial" w:cs="Arial"/>
        </w:rPr>
        <w:t xml:space="preserve">НВИ/НЛИ </w:t>
      </w:r>
      <w:r w:rsidR="00342E0D">
        <w:rPr>
          <w:rFonts w:ascii="Arial" w:hAnsi="Arial" w:cs="Arial"/>
        </w:rPr>
        <w:t xml:space="preserve">в отдельные виды оценки, чтобы в бухгалтерском учете </w:t>
      </w:r>
      <w:r w:rsidR="00342E0D" w:rsidRPr="00A77240">
        <w:rPr>
          <w:rFonts w:ascii="Arial" w:hAnsi="Arial" w:cs="Arial"/>
        </w:rPr>
        <w:t xml:space="preserve">не производилось усреднение </w:t>
      </w:r>
      <w:r w:rsidR="00342E0D">
        <w:rPr>
          <w:rFonts w:ascii="Arial" w:hAnsi="Arial" w:cs="Arial"/>
        </w:rPr>
        <w:t xml:space="preserve">учетной </w:t>
      </w:r>
      <w:r w:rsidR="00342E0D" w:rsidRPr="00A77240">
        <w:rPr>
          <w:rFonts w:ascii="Arial" w:hAnsi="Arial" w:cs="Arial"/>
        </w:rPr>
        <w:t>цены МТР</w:t>
      </w:r>
      <w:r w:rsidR="00342E0D">
        <w:rPr>
          <w:rFonts w:ascii="Arial" w:hAnsi="Arial" w:cs="Arial"/>
        </w:rPr>
        <w:t xml:space="preserve"> за счет пониженной стоимости НВИ/НЛИ</w:t>
      </w:r>
      <w:r w:rsidR="00C168F1">
        <w:rPr>
          <w:rFonts w:ascii="Arial" w:hAnsi="Arial" w:cs="Arial"/>
        </w:rPr>
        <w:t xml:space="preserve"> </w:t>
      </w:r>
      <w:r w:rsidR="00C168F1" w:rsidRPr="00C168F1">
        <w:rPr>
          <w:rFonts w:ascii="Arial" w:hAnsi="Arial" w:cs="Arial"/>
        </w:rPr>
        <w:t>и формирования резерва для обесценивания МТР</w:t>
      </w:r>
      <w:r w:rsidR="00342E0D">
        <w:rPr>
          <w:rFonts w:ascii="Arial" w:hAnsi="Arial" w:cs="Arial"/>
        </w:rPr>
        <w:t>.</w:t>
      </w:r>
    </w:p>
    <w:p w14:paraId="3512C963" w14:textId="77777777" w:rsidR="005B4DB1" w:rsidRDefault="005B4DB1" w:rsidP="005B4DB1">
      <w:pPr>
        <w:rPr>
          <w:rFonts w:ascii="Arial" w:eastAsia="Arial" w:hAnsi="Arial" w:cs="Arial"/>
          <w:color w:val="000000"/>
          <w:szCs w:val="24"/>
        </w:rPr>
      </w:pPr>
    </w:p>
    <w:p w14:paraId="2CC4B627" w14:textId="0D41293A" w:rsidR="005B4DB1" w:rsidRPr="008C6812" w:rsidRDefault="005B4DB1" w:rsidP="005B4DB1">
      <w:pPr>
        <w:rPr>
          <w:rFonts w:ascii="Arial" w:hAnsi="Arial" w:cs="Arial"/>
          <w:color w:val="000000"/>
          <w:sz w:val="20"/>
          <w:szCs w:val="20"/>
          <w:lang w:eastAsia="ru-RU"/>
        </w:rPr>
      </w:pPr>
      <w:r>
        <w:rPr>
          <w:rFonts w:ascii="Arial" w:eastAsia="Arial" w:hAnsi="Arial" w:cs="Arial"/>
          <w:color w:val="000000"/>
          <w:szCs w:val="24"/>
        </w:rPr>
        <w:t xml:space="preserve">В случае утверждения МТР в качестве НВИ далее выполняется переход к процессам выбора покупателя и последующей реализации. Данные процессы описаны в КД </w:t>
      </w:r>
      <w:r w:rsidR="00AD3618">
        <w:rPr>
          <w:rFonts w:ascii="Arial" w:eastAsia="Arial" w:hAnsi="Arial" w:cs="Arial"/>
          <w:color w:val="000000"/>
          <w:szCs w:val="24"/>
          <w:lang w:val="en-US"/>
        </w:rPr>
        <w:t>ERP</w:t>
      </w:r>
      <w:r w:rsidR="00AD3618" w:rsidRPr="00AD3618">
        <w:rPr>
          <w:rFonts w:ascii="Arial" w:eastAsia="Arial" w:hAnsi="Arial" w:cs="Arial"/>
          <w:color w:val="000000"/>
          <w:szCs w:val="24"/>
        </w:rPr>
        <w:t xml:space="preserve"> </w:t>
      </w:r>
      <w:del w:id="97" w:author="Sintsova Margarita" w:date="2020-04-21T13:11:00Z">
        <w:r w:rsidR="00AD3618" w:rsidRPr="00AD3618" w:rsidDel="005C32EA">
          <w:rPr>
            <w:rFonts w:ascii="Arial" w:eastAsia="Arial" w:hAnsi="Arial" w:cs="Arial"/>
            <w:color w:val="000000"/>
            <w:szCs w:val="24"/>
          </w:rPr>
          <w:delText>5</w:delText>
        </w:r>
      </w:del>
      <w:ins w:id="98" w:author="Sintsova Margarita" w:date="2020-04-21T13:11:00Z">
        <w:r w:rsidR="005C32EA">
          <w:rPr>
            <w:rFonts w:ascii="Arial" w:eastAsia="Arial" w:hAnsi="Arial" w:cs="Arial"/>
            <w:color w:val="000000"/>
            <w:szCs w:val="24"/>
          </w:rPr>
          <w:t>9</w:t>
        </w:r>
      </w:ins>
      <w:r w:rsidR="00AD3618" w:rsidRPr="00AD3618">
        <w:rPr>
          <w:rFonts w:ascii="Arial" w:eastAsia="Arial" w:hAnsi="Arial" w:cs="Arial"/>
          <w:color w:val="000000"/>
          <w:szCs w:val="24"/>
        </w:rPr>
        <w:t>.1.</w:t>
      </w:r>
      <w:del w:id="99" w:author="Sintsova Margarita" w:date="2020-04-21T13:11:00Z">
        <w:r w:rsidR="00AD3618" w:rsidRPr="00137058" w:rsidDel="005C32EA">
          <w:rPr>
            <w:rFonts w:ascii="Arial" w:eastAsia="Arial" w:hAnsi="Arial" w:cs="Arial"/>
            <w:color w:val="000000"/>
            <w:szCs w:val="24"/>
          </w:rPr>
          <w:delText>5</w:delText>
        </w:r>
      </w:del>
      <w:ins w:id="100" w:author="Sintsova Margarita" w:date="2020-04-21T13:11:00Z">
        <w:r w:rsidR="005C32EA">
          <w:rPr>
            <w:rFonts w:ascii="Arial" w:eastAsia="Arial" w:hAnsi="Arial" w:cs="Arial"/>
            <w:color w:val="000000"/>
            <w:szCs w:val="24"/>
          </w:rPr>
          <w:t>6</w:t>
        </w:r>
      </w:ins>
      <w:r w:rsidR="00AD3618" w:rsidRPr="00137058">
        <w:rPr>
          <w:rFonts w:ascii="Arial" w:eastAsia="Arial" w:hAnsi="Arial" w:cs="Arial"/>
          <w:color w:val="000000"/>
          <w:szCs w:val="24"/>
        </w:rPr>
        <w:t xml:space="preserve">3 </w:t>
      </w:r>
      <w:r>
        <w:rPr>
          <w:rFonts w:ascii="Arial" w:eastAsia="Arial" w:hAnsi="Arial" w:cs="Arial"/>
          <w:color w:val="000000"/>
          <w:szCs w:val="24"/>
        </w:rPr>
        <w:t>«</w:t>
      </w:r>
      <w:r w:rsidRPr="008C6812">
        <w:rPr>
          <w:rFonts w:ascii="Arial" w:eastAsia="Arial" w:hAnsi="Arial" w:cs="Arial"/>
          <w:color w:val="000000"/>
          <w:szCs w:val="24"/>
        </w:rPr>
        <w:t>Реализация МТР/услуг</w:t>
      </w:r>
      <w:r>
        <w:rPr>
          <w:rFonts w:ascii="Arial" w:eastAsia="Arial" w:hAnsi="Arial" w:cs="Arial"/>
          <w:color w:val="000000"/>
          <w:szCs w:val="24"/>
        </w:rPr>
        <w:t>».</w:t>
      </w:r>
    </w:p>
    <w:p w14:paraId="118CD22F" w14:textId="77777777" w:rsidR="005B4DB1" w:rsidRDefault="005B4DB1" w:rsidP="005B4DB1">
      <w:pPr>
        <w:rPr>
          <w:rFonts w:ascii="Arial" w:eastAsia="Arial" w:hAnsi="Arial" w:cs="Arial"/>
          <w:color w:val="000000"/>
          <w:szCs w:val="24"/>
        </w:rPr>
      </w:pPr>
    </w:p>
    <w:p w14:paraId="62680AA5" w14:textId="77777777" w:rsidR="005B4DB1" w:rsidRDefault="005B4DB1" w:rsidP="005B4DB1">
      <w:pPr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>В случае</w:t>
      </w:r>
      <w:r w:rsidRPr="00364601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 xml:space="preserve">утверждения МТР в качестве НЛИ далее производится их списание (см. следующие шаги процесса). </w:t>
      </w:r>
    </w:p>
    <w:p w14:paraId="1AE8A23A" w14:textId="4C6D5746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1C6B9325" w14:textId="77777777" w:rsidR="005B4DB1" w:rsidRDefault="005B4DB1" w:rsidP="00822136">
      <w:pPr>
        <w:rPr>
          <w:rFonts w:ascii="Arial" w:eastAsia="Arial" w:hAnsi="Arial" w:cs="Arial"/>
          <w:color w:val="000000"/>
          <w:szCs w:val="24"/>
        </w:rPr>
      </w:pPr>
    </w:p>
    <w:p w14:paraId="69A451CD" w14:textId="77777777" w:rsidR="00822136" w:rsidRPr="00F51999" w:rsidRDefault="00822136" w:rsidP="00822136">
      <w:pPr>
        <w:spacing w:after="240" w:line="276" w:lineRule="auto"/>
        <w:ind w:firstLine="567"/>
        <w:rPr>
          <w:rFonts w:ascii="Arial" w:hAnsi="Arial" w:cs="Arial"/>
          <w:b/>
          <w:i/>
        </w:rPr>
      </w:pPr>
      <w:r w:rsidRPr="00F51999">
        <w:rPr>
          <w:rFonts w:ascii="Arial" w:hAnsi="Arial" w:cs="Arial"/>
          <w:b/>
          <w:i/>
        </w:rPr>
        <w:t>Отражение в системе SAP</w:t>
      </w:r>
    </w:p>
    <w:p w14:paraId="5FE3114B" w14:textId="506C9D1E" w:rsidR="00822136" w:rsidRPr="00D928B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</w:rPr>
        <w:t>Транзакция</w:t>
      </w:r>
      <w:r w:rsidRPr="00D928B6">
        <w:rPr>
          <w:rFonts w:ascii="Arial" w:hAnsi="Arial" w:cs="Arial"/>
        </w:rPr>
        <w:t xml:space="preserve">: </w:t>
      </w:r>
      <w:r w:rsidRPr="00CD405D">
        <w:rPr>
          <w:rFonts w:ascii="Arial" w:hAnsi="Arial" w:cs="Arial"/>
          <w:lang w:val="en-US"/>
        </w:rPr>
        <w:t>Z</w:t>
      </w:r>
      <w:r w:rsidR="00CD405D">
        <w:rPr>
          <w:rFonts w:ascii="Arial" w:hAnsi="Arial" w:cs="Arial"/>
          <w:lang w:val="en-US"/>
        </w:rPr>
        <w:t>MM</w:t>
      </w:r>
      <w:r w:rsidR="00CD405D" w:rsidRPr="00D928B6">
        <w:rPr>
          <w:rFonts w:ascii="Arial" w:hAnsi="Arial" w:cs="Arial"/>
        </w:rPr>
        <w:t>_</w:t>
      </w:r>
      <w:r w:rsidRPr="00CD405D">
        <w:rPr>
          <w:rFonts w:ascii="Arial" w:hAnsi="Arial" w:cs="Arial"/>
          <w:lang w:val="en-US"/>
        </w:rPr>
        <w:t>NVI</w:t>
      </w:r>
      <w:r w:rsidR="00CD405D" w:rsidRPr="00D928B6">
        <w:rPr>
          <w:rFonts w:ascii="Arial" w:hAnsi="Arial" w:cs="Arial"/>
        </w:rPr>
        <w:t>_</w:t>
      </w:r>
      <w:r w:rsidR="00CD405D">
        <w:rPr>
          <w:rFonts w:ascii="Arial" w:hAnsi="Arial" w:cs="Arial"/>
          <w:lang w:val="en-US"/>
        </w:rPr>
        <w:t>REPORT</w:t>
      </w:r>
      <w:r w:rsidR="00CD405D" w:rsidRPr="00D928B6">
        <w:rPr>
          <w:rFonts w:ascii="Arial" w:hAnsi="Arial" w:cs="Arial"/>
        </w:rPr>
        <w:t>/</w:t>
      </w:r>
      <w:r w:rsidR="00CD405D">
        <w:rPr>
          <w:rFonts w:ascii="Arial" w:hAnsi="Arial" w:cs="Arial"/>
          <w:lang w:val="en-US"/>
        </w:rPr>
        <w:t>ZMM</w:t>
      </w:r>
      <w:r w:rsidR="00CD405D" w:rsidRPr="00D928B6">
        <w:rPr>
          <w:rFonts w:ascii="Arial" w:hAnsi="Arial" w:cs="Arial"/>
        </w:rPr>
        <w:t>_</w:t>
      </w:r>
      <w:r w:rsidR="00CD405D">
        <w:rPr>
          <w:rFonts w:ascii="Arial" w:hAnsi="Arial" w:cs="Arial"/>
          <w:lang w:val="en-US"/>
        </w:rPr>
        <w:t>NLI</w:t>
      </w:r>
      <w:r w:rsidR="00CD405D" w:rsidRPr="00D928B6">
        <w:rPr>
          <w:rFonts w:ascii="Arial" w:hAnsi="Arial" w:cs="Arial"/>
        </w:rPr>
        <w:t>_</w:t>
      </w:r>
      <w:r w:rsidR="00CD405D">
        <w:rPr>
          <w:rFonts w:ascii="Arial" w:hAnsi="Arial" w:cs="Arial"/>
          <w:lang w:val="en-US"/>
        </w:rPr>
        <w:t>REPORT</w:t>
      </w:r>
    </w:p>
    <w:p w14:paraId="251B52B3" w14:textId="3334EBF9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Отчет запускается с указанием ссылочного номера для продолжения работы с существующей выборкой потенциальных НВИ</w:t>
      </w:r>
      <w:r w:rsidR="00834F2E">
        <w:rPr>
          <w:rFonts w:ascii="Arial" w:hAnsi="Arial" w:cs="Arial"/>
        </w:rPr>
        <w:t>/НЛИ</w:t>
      </w:r>
      <w:r>
        <w:rPr>
          <w:rFonts w:ascii="Arial" w:hAnsi="Arial" w:cs="Arial"/>
        </w:rPr>
        <w:t>.</w:t>
      </w:r>
    </w:p>
    <w:p w14:paraId="24405873" w14:textId="74BB5108" w:rsidR="00822136" w:rsidRDefault="001A7998" w:rsidP="00822136">
      <w:pPr>
        <w:ind w:firstLine="567"/>
        <w:rPr>
          <w:rFonts w:ascii="Arial" w:hAnsi="Arial" w:cs="Arial"/>
        </w:rPr>
      </w:pPr>
      <w:r w:rsidRPr="00A77240">
        <w:rPr>
          <w:rFonts w:ascii="Arial" w:eastAsia="Arial" w:hAnsi="Arial" w:cs="Arial"/>
          <w:color w:val="000000"/>
          <w:szCs w:val="24"/>
        </w:rPr>
        <w:t>Ответственный</w:t>
      </w:r>
      <w:r>
        <w:rPr>
          <w:rFonts w:ascii="Arial" w:eastAsia="Arial" w:hAnsi="Arial" w:cs="Arial"/>
          <w:color w:val="000000"/>
          <w:szCs w:val="24"/>
        </w:rPr>
        <w:t xml:space="preserve"> по управлению запасами</w:t>
      </w:r>
      <w:r>
        <w:rPr>
          <w:rFonts w:ascii="Arial" w:hAnsi="Arial" w:cs="Arial"/>
        </w:rPr>
        <w:t xml:space="preserve"> </w:t>
      </w:r>
      <w:r w:rsidR="00822136">
        <w:rPr>
          <w:rFonts w:ascii="Arial" w:hAnsi="Arial" w:cs="Arial"/>
        </w:rPr>
        <w:t>выбирает строки с потенциальными НВИ</w:t>
      </w:r>
      <w:r w:rsidR="005B4DB1">
        <w:rPr>
          <w:rFonts w:ascii="Arial" w:hAnsi="Arial" w:cs="Arial"/>
        </w:rPr>
        <w:t>/НЛИ</w:t>
      </w:r>
      <w:r w:rsidR="00822136">
        <w:rPr>
          <w:rFonts w:ascii="Arial" w:hAnsi="Arial" w:cs="Arial"/>
        </w:rPr>
        <w:t xml:space="preserve">, для которых требуется присвоение финального статуса решения ПДК. </w:t>
      </w:r>
    </w:p>
    <w:p w14:paraId="7CE534E1" w14:textId="002A94E7" w:rsidR="005B4DB1" w:rsidRDefault="005B4DB1" w:rsidP="00822136">
      <w:pPr>
        <w:ind w:firstLine="567"/>
        <w:rPr>
          <w:rFonts w:ascii="Arial" w:hAnsi="Arial" w:cs="Arial"/>
        </w:rPr>
      </w:pPr>
    </w:p>
    <w:p w14:paraId="1DACC7BE" w14:textId="7A6493DA" w:rsidR="00C85440" w:rsidRDefault="005B4DB1" w:rsidP="00C85440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  <w:szCs w:val="20"/>
        </w:rPr>
        <w:t>При нажатии кнопки «Подтверждено ПДК»</w:t>
      </w:r>
      <w:r w:rsidR="00C85440">
        <w:rPr>
          <w:rFonts w:ascii="Arial" w:hAnsi="Arial" w:cs="Arial"/>
          <w:szCs w:val="20"/>
        </w:rPr>
        <w:t xml:space="preserve"> </w:t>
      </w:r>
      <w:r w:rsidR="00820E92">
        <w:rPr>
          <w:rFonts w:ascii="Arial" w:hAnsi="Arial" w:cs="Arial"/>
          <w:szCs w:val="20"/>
        </w:rPr>
        <w:t>и ввода в диалоговом окне даты согласования ПДК</w:t>
      </w:r>
      <w:r w:rsidR="00CD405D" w:rsidRPr="00CD405D">
        <w:rPr>
          <w:rFonts w:ascii="Arial" w:hAnsi="Arial" w:cs="Arial"/>
          <w:szCs w:val="20"/>
        </w:rPr>
        <w:t xml:space="preserve"> </w:t>
      </w:r>
      <w:r w:rsidR="00CD405D">
        <w:rPr>
          <w:rFonts w:ascii="Arial" w:hAnsi="Arial" w:cs="Arial"/>
          <w:szCs w:val="20"/>
        </w:rPr>
        <w:t>для</w:t>
      </w:r>
      <w:r w:rsidR="00820E92">
        <w:rPr>
          <w:rFonts w:ascii="Arial" w:hAnsi="Arial" w:cs="Arial"/>
          <w:szCs w:val="20"/>
        </w:rPr>
        <w:t xml:space="preserve"> </w:t>
      </w:r>
      <w:r w:rsidR="00C85440">
        <w:rPr>
          <w:rFonts w:ascii="Arial" w:hAnsi="Arial" w:cs="Arial"/>
          <w:szCs w:val="20"/>
        </w:rPr>
        <w:t>выбранны</w:t>
      </w:r>
      <w:r w:rsidR="00CD405D">
        <w:rPr>
          <w:rFonts w:ascii="Arial" w:hAnsi="Arial" w:cs="Arial"/>
          <w:szCs w:val="20"/>
        </w:rPr>
        <w:t>х</w:t>
      </w:r>
      <w:r w:rsidR="00C85440">
        <w:rPr>
          <w:rFonts w:ascii="Arial" w:hAnsi="Arial" w:cs="Arial"/>
          <w:szCs w:val="20"/>
        </w:rPr>
        <w:t xml:space="preserve"> </w:t>
      </w:r>
      <w:r w:rsidR="00C85440">
        <w:rPr>
          <w:rFonts w:ascii="Arial" w:hAnsi="Arial" w:cs="Arial"/>
        </w:rPr>
        <w:t>позици</w:t>
      </w:r>
      <w:r w:rsidR="00CD405D">
        <w:rPr>
          <w:rFonts w:ascii="Arial" w:hAnsi="Arial" w:cs="Arial"/>
        </w:rPr>
        <w:t>й</w:t>
      </w:r>
      <w:r w:rsidR="00C85440">
        <w:rPr>
          <w:rFonts w:ascii="Arial" w:hAnsi="Arial" w:cs="Arial"/>
        </w:rPr>
        <w:t xml:space="preserve"> таблиц</w:t>
      </w:r>
      <w:r w:rsidR="00CD405D">
        <w:rPr>
          <w:rFonts w:ascii="Arial" w:hAnsi="Arial" w:cs="Arial"/>
        </w:rPr>
        <w:t>ы</w:t>
      </w:r>
      <w:r w:rsidR="00C85440">
        <w:rPr>
          <w:rFonts w:ascii="Arial" w:hAnsi="Arial" w:cs="Arial"/>
        </w:rPr>
        <w:t xml:space="preserve"> </w:t>
      </w:r>
      <w:r w:rsidR="00C85440">
        <w:rPr>
          <w:rFonts w:ascii="Arial" w:hAnsi="Arial" w:cs="Arial"/>
          <w:lang w:val="en-US"/>
        </w:rPr>
        <w:t>Z</w:t>
      </w:r>
      <w:r w:rsidR="00CD405D">
        <w:rPr>
          <w:rFonts w:ascii="Arial" w:hAnsi="Arial" w:cs="Arial"/>
          <w:lang w:val="en-US"/>
        </w:rPr>
        <w:t>MM</w:t>
      </w:r>
      <w:r w:rsidR="00CD405D" w:rsidRPr="00CD405D">
        <w:rPr>
          <w:rFonts w:ascii="Arial" w:hAnsi="Arial" w:cs="Arial"/>
        </w:rPr>
        <w:t>_</w:t>
      </w:r>
      <w:r w:rsidR="00C85440">
        <w:rPr>
          <w:rFonts w:ascii="Arial" w:hAnsi="Arial" w:cs="Arial"/>
          <w:lang w:val="en-US"/>
        </w:rPr>
        <w:t>NVI</w:t>
      </w:r>
      <w:r w:rsidR="00CD405D" w:rsidRPr="0034001C">
        <w:rPr>
          <w:rFonts w:ascii="Arial" w:hAnsi="Arial" w:cs="Arial"/>
        </w:rPr>
        <w:t>_</w:t>
      </w:r>
      <w:r w:rsidR="00CD405D">
        <w:rPr>
          <w:rFonts w:ascii="Arial" w:hAnsi="Arial" w:cs="Arial"/>
          <w:lang w:val="en-US"/>
        </w:rPr>
        <w:t>REPORT</w:t>
      </w:r>
      <w:r w:rsidR="00CD405D" w:rsidRPr="0034001C">
        <w:rPr>
          <w:rFonts w:ascii="Arial" w:hAnsi="Arial" w:cs="Arial"/>
        </w:rPr>
        <w:t>/</w:t>
      </w:r>
      <w:r w:rsidR="00CD405D">
        <w:rPr>
          <w:rFonts w:ascii="Arial" w:hAnsi="Arial" w:cs="Arial"/>
          <w:lang w:val="en-US"/>
        </w:rPr>
        <w:t>ZMM</w:t>
      </w:r>
      <w:r w:rsidR="00CD405D" w:rsidRPr="0034001C">
        <w:rPr>
          <w:rFonts w:ascii="Arial" w:hAnsi="Arial" w:cs="Arial"/>
        </w:rPr>
        <w:t>_</w:t>
      </w:r>
      <w:r w:rsidR="00CD405D">
        <w:rPr>
          <w:rFonts w:ascii="Arial" w:hAnsi="Arial" w:cs="Arial"/>
          <w:lang w:val="en-US"/>
        </w:rPr>
        <w:t>NLI</w:t>
      </w:r>
      <w:r w:rsidR="00CD405D" w:rsidRPr="0034001C">
        <w:rPr>
          <w:rFonts w:ascii="Arial" w:hAnsi="Arial" w:cs="Arial"/>
        </w:rPr>
        <w:t>_</w:t>
      </w:r>
      <w:r w:rsidR="00CD405D">
        <w:rPr>
          <w:rFonts w:ascii="Arial" w:hAnsi="Arial" w:cs="Arial"/>
          <w:lang w:val="en-US"/>
        </w:rPr>
        <w:t>REPORT</w:t>
      </w:r>
      <w:r w:rsidR="00C85440" w:rsidRPr="0070763E">
        <w:rPr>
          <w:rFonts w:ascii="Arial" w:hAnsi="Arial" w:cs="Arial"/>
        </w:rPr>
        <w:t xml:space="preserve"> </w:t>
      </w:r>
      <w:r w:rsidR="00C85440">
        <w:rPr>
          <w:rFonts w:ascii="Arial" w:hAnsi="Arial" w:cs="Arial"/>
        </w:rPr>
        <w:t xml:space="preserve">обновляется, а статус и дата его установки сохраняются в таблице. </w:t>
      </w:r>
    </w:p>
    <w:p w14:paraId="2A0C30D7" w14:textId="5E5C81E1" w:rsidR="00822136" w:rsidRDefault="00457653" w:rsidP="00030474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 системе при этом происходит автоматич</w:t>
      </w:r>
      <w:r w:rsidR="005405CA">
        <w:rPr>
          <w:rFonts w:ascii="Arial" w:hAnsi="Arial" w:cs="Arial"/>
        </w:rPr>
        <w:t>еский перенос выбранных партий НВИ/НЛИ</w:t>
      </w:r>
      <w:r>
        <w:rPr>
          <w:rFonts w:ascii="Arial" w:hAnsi="Arial" w:cs="Arial"/>
        </w:rPr>
        <w:t xml:space="preserve"> из исходных </w:t>
      </w:r>
      <w:r w:rsidR="005405CA">
        <w:rPr>
          <w:rFonts w:ascii="Arial" w:hAnsi="Arial" w:cs="Arial"/>
        </w:rPr>
        <w:t>видов оценки</w:t>
      </w:r>
      <w:r>
        <w:rPr>
          <w:rFonts w:ascii="Arial" w:hAnsi="Arial" w:cs="Arial"/>
        </w:rPr>
        <w:t xml:space="preserve"> в </w:t>
      </w:r>
      <w:r w:rsidR="005405CA">
        <w:rPr>
          <w:rFonts w:ascii="Arial" w:hAnsi="Arial" w:cs="Arial"/>
        </w:rPr>
        <w:t>соответствующие принятому ПДК решению</w:t>
      </w:r>
      <w:r>
        <w:rPr>
          <w:rFonts w:ascii="Arial" w:hAnsi="Arial" w:cs="Arial"/>
        </w:rPr>
        <w:t xml:space="preserve">. </w:t>
      </w:r>
      <w:r w:rsidR="00DD0BA8">
        <w:rPr>
          <w:rFonts w:ascii="Arial" w:hAnsi="Arial" w:cs="Arial"/>
        </w:rPr>
        <w:t>Если партия МТР находилась в видах оценки «ИСПРАВНЫЙ» или «НЕИСПРАВНЫЙ», то перенос произойдет в вид оценки «НВИ_БУ».</w:t>
      </w:r>
    </w:p>
    <w:p w14:paraId="15324E96" w14:textId="09F3A2B2" w:rsidR="00507824" w:rsidRDefault="00507824" w:rsidP="00030474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Дальнейшая процедура установления цены на НВИ/НЛИ описана в КД</w:t>
      </w:r>
      <w:r w:rsidR="008C6794">
        <w:rPr>
          <w:rFonts w:ascii="Arial" w:hAnsi="Arial" w:cs="Arial"/>
        </w:rPr>
        <w:t xml:space="preserve"> ERP </w:t>
      </w:r>
      <w:ins w:id="101" w:author="Sintsova Margarita" w:date="2020-04-21T13:11:00Z">
        <w:r w:rsidR="005C32EA">
          <w:rPr>
            <w:rFonts w:ascii="Arial" w:hAnsi="Arial" w:cs="Arial"/>
          </w:rPr>
          <w:t>9</w:t>
        </w:r>
      </w:ins>
      <w:del w:id="102" w:author="Sintsova Margarita" w:date="2020-04-21T13:11:00Z">
        <w:r w:rsidR="008C6794" w:rsidDel="005C32EA">
          <w:rPr>
            <w:rFonts w:ascii="Arial" w:hAnsi="Arial" w:cs="Arial"/>
          </w:rPr>
          <w:delText>5</w:delText>
        </w:r>
      </w:del>
      <w:r w:rsidR="008C6794">
        <w:rPr>
          <w:rFonts w:ascii="Arial" w:hAnsi="Arial" w:cs="Arial"/>
        </w:rPr>
        <w:t>.1.28 «</w:t>
      </w:r>
      <w:r w:rsidR="008C6794" w:rsidRPr="008C6794">
        <w:rPr>
          <w:rFonts w:ascii="Arial" w:hAnsi="Arial" w:cs="Arial"/>
        </w:rPr>
        <w:t>Учет МПЗ, товаров и готовой продукции</w:t>
      </w:r>
      <w:r w:rsidR="008C6794">
        <w:rPr>
          <w:rFonts w:ascii="Arial" w:hAnsi="Arial" w:cs="Arial"/>
        </w:rPr>
        <w:t>».</w:t>
      </w:r>
    </w:p>
    <w:p w14:paraId="799FE60E" w14:textId="4EF832AD" w:rsidR="00822136" w:rsidRPr="00820E92" w:rsidRDefault="00181E6C" w:rsidP="00820E92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При необходимости, п</w:t>
      </w:r>
      <w:r w:rsidR="00822136">
        <w:rPr>
          <w:rFonts w:ascii="Arial" w:hAnsi="Arial" w:cs="Arial"/>
        </w:rPr>
        <w:t>ри нажатии кнопки «Печать», выводится формуляр «Перечень НВИ/НЛИ» с указанием финального</w:t>
      </w:r>
      <w:r w:rsidR="00820E92">
        <w:rPr>
          <w:rFonts w:ascii="Arial" w:hAnsi="Arial" w:cs="Arial"/>
        </w:rPr>
        <w:t xml:space="preserve"> присвоенного статуса НВИ/НЛИ. </w:t>
      </w:r>
    </w:p>
    <w:p w14:paraId="6EC8E2E5" w14:textId="77777777" w:rsidR="00822136" w:rsidRPr="00A77240" w:rsidRDefault="00822136" w:rsidP="00822136">
      <w:pPr>
        <w:spacing w:after="240" w:line="276" w:lineRule="auto"/>
        <w:rPr>
          <w:rFonts w:ascii="Arial" w:hAnsi="Arial" w:cs="Arial"/>
        </w:rPr>
      </w:pPr>
    </w:p>
    <w:p w14:paraId="2BB55B36" w14:textId="33E3DE78" w:rsidR="00822136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lastRenderedPageBreak/>
        <w:t xml:space="preserve">ПП-10.05.02.140 Перевод запасов МТР из НВИ в НЛИ </w:t>
      </w:r>
    </w:p>
    <w:p w14:paraId="3E58E3FA" w14:textId="77777777" w:rsidR="00ED643F" w:rsidRDefault="00ED643F" w:rsidP="00ED643F">
      <w:pPr>
        <w:spacing w:after="200" w:line="276" w:lineRule="auto"/>
        <w:jc w:val="left"/>
        <w:rPr>
          <w:rFonts w:ascii="Arial" w:eastAsia="Arial" w:hAnsi="Arial" w:cs="Arial"/>
          <w:color w:val="000000"/>
          <w:szCs w:val="24"/>
        </w:rPr>
      </w:pPr>
    </w:p>
    <w:p w14:paraId="62792F3C" w14:textId="6F7DB7C3" w:rsidR="00FA6933" w:rsidRPr="00C91748" w:rsidRDefault="00FA6933" w:rsidP="00FA6933">
      <w:pPr>
        <w:spacing w:after="200" w:line="276" w:lineRule="auto"/>
        <w:jc w:val="left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 xml:space="preserve">Данный шаг бизнес-процесса отражает в системе </w:t>
      </w:r>
      <w:r>
        <w:rPr>
          <w:rFonts w:ascii="Arial" w:eastAsia="Arial" w:hAnsi="Arial" w:cs="Arial"/>
          <w:color w:val="000000"/>
          <w:szCs w:val="24"/>
          <w:lang w:val="en-US"/>
        </w:rPr>
        <w:t>SAP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  <w:lang w:val="en-US"/>
        </w:rPr>
        <w:t>S</w:t>
      </w:r>
      <w:r w:rsidRPr="003140C4">
        <w:rPr>
          <w:rFonts w:ascii="Arial" w:eastAsia="Arial" w:hAnsi="Arial" w:cs="Arial"/>
          <w:color w:val="000000"/>
          <w:szCs w:val="24"/>
        </w:rPr>
        <w:t>/4</w:t>
      </w:r>
      <w:r>
        <w:rPr>
          <w:rFonts w:ascii="Arial" w:eastAsia="Arial" w:hAnsi="Arial" w:cs="Arial"/>
          <w:color w:val="000000"/>
          <w:szCs w:val="24"/>
          <w:lang w:val="en-US"/>
        </w:rPr>
        <w:t>HANA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 xml:space="preserve">результат решения ПДК о переносе партий МТР из статуса НВИ в НЛИ. Согласно Регламенту по управлению запасами НВИ/НЛИ, это может происходить </w:t>
      </w:r>
      <w:r>
        <w:rPr>
          <w:rFonts w:ascii="Arial" w:hAnsi="Arial" w:cs="Arial"/>
        </w:rPr>
        <w:t>п</w:t>
      </w:r>
      <w:r w:rsidRPr="00A07F46">
        <w:rPr>
          <w:rFonts w:ascii="Arial" w:hAnsi="Arial" w:cs="Arial"/>
        </w:rPr>
        <w:t>ри отсутствии спроса на НВИ для распродажи</w:t>
      </w:r>
      <w:r w:rsidRPr="00A07F46" w:rsidDel="00C12E13">
        <w:rPr>
          <w:rFonts w:ascii="Arial" w:hAnsi="Arial" w:cs="Arial"/>
        </w:rPr>
        <w:t xml:space="preserve"> </w:t>
      </w:r>
      <w:r w:rsidRPr="00A07F46">
        <w:rPr>
          <w:rFonts w:ascii="Arial" w:hAnsi="Arial" w:cs="Arial"/>
        </w:rPr>
        <w:t>по ценам отходов/лома в течение 12 месяцев после первичной публикации Перечня НВИ</w:t>
      </w:r>
      <w:r w:rsidR="00834F2E">
        <w:rPr>
          <w:rFonts w:ascii="Arial" w:hAnsi="Arial" w:cs="Arial"/>
        </w:rPr>
        <w:t xml:space="preserve">, когда </w:t>
      </w:r>
      <w:r w:rsidR="00CF53C6">
        <w:rPr>
          <w:rFonts w:ascii="Arial" w:hAnsi="Arial" w:cs="Arial"/>
        </w:rPr>
        <w:t xml:space="preserve">Куратором по реализации </w:t>
      </w:r>
      <w:r w:rsidR="00834F2E" w:rsidRPr="00A07F46">
        <w:rPr>
          <w:rFonts w:ascii="Arial" w:hAnsi="Arial" w:cs="Arial"/>
        </w:rPr>
        <w:t>формируются предложения о переводе позиций в категорию НЛИ</w:t>
      </w:r>
      <w:r>
        <w:rPr>
          <w:rFonts w:ascii="Arial" w:hAnsi="Arial" w:cs="Arial"/>
        </w:rPr>
        <w:t>.</w:t>
      </w:r>
    </w:p>
    <w:p w14:paraId="06EC6869" w14:textId="77777777" w:rsidR="00F919E2" w:rsidRPr="00F919E2" w:rsidRDefault="00F919E2" w:rsidP="00F919E2">
      <w:pPr>
        <w:rPr>
          <w:rFonts w:ascii="Arial" w:hAnsi="Arial" w:cs="Arial"/>
          <w:color w:val="000000"/>
          <w:szCs w:val="24"/>
        </w:rPr>
      </w:pPr>
      <w:r w:rsidRPr="00F919E2">
        <w:rPr>
          <w:rFonts w:ascii="Arial" w:hAnsi="Arial" w:cs="Arial"/>
          <w:color w:val="000000"/>
          <w:szCs w:val="24"/>
        </w:rPr>
        <w:t>После финального подтверждения процедуры перевода МТР, удовлетворяющих вышеуказанному условию, из НВИ в НЛИ, в системе автоматически происходит проводка МТР из НВИ в НЛИ.</w:t>
      </w:r>
    </w:p>
    <w:p w14:paraId="505D37A7" w14:textId="77777777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232CF117" w14:textId="77777777" w:rsidR="00822136" w:rsidRPr="00F51999" w:rsidRDefault="00822136" w:rsidP="00822136">
      <w:pPr>
        <w:spacing w:after="240" w:line="276" w:lineRule="auto"/>
        <w:ind w:firstLine="567"/>
        <w:rPr>
          <w:rFonts w:ascii="Arial" w:hAnsi="Arial" w:cs="Arial"/>
          <w:b/>
          <w:i/>
        </w:rPr>
      </w:pPr>
      <w:r w:rsidRPr="00F51999">
        <w:rPr>
          <w:rFonts w:ascii="Arial" w:hAnsi="Arial" w:cs="Arial"/>
          <w:b/>
          <w:i/>
        </w:rPr>
        <w:t>Отражение в системе SAP</w:t>
      </w:r>
    </w:p>
    <w:p w14:paraId="0E29B6A8" w14:textId="1815407E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</w:rPr>
        <w:t xml:space="preserve">Транзакция: </w:t>
      </w:r>
      <w:r w:rsidRPr="00F51999">
        <w:rPr>
          <w:rFonts w:ascii="Arial" w:hAnsi="Arial" w:cs="Arial"/>
        </w:rPr>
        <w:t>Z</w:t>
      </w:r>
      <w:r w:rsidR="0034001C">
        <w:rPr>
          <w:rFonts w:ascii="Arial" w:hAnsi="Arial" w:cs="Arial"/>
          <w:lang w:val="en-US"/>
        </w:rPr>
        <w:t>MM</w:t>
      </w:r>
      <w:r w:rsidR="0034001C" w:rsidRPr="00D928B6">
        <w:rPr>
          <w:rFonts w:ascii="Arial" w:hAnsi="Arial" w:cs="Arial"/>
        </w:rPr>
        <w:t>_</w:t>
      </w:r>
      <w:r w:rsidRPr="00F51999">
        <w:rPr>
          <w:rFonts w:ascii="Arial" w:hAnsi="Arial" w:cs="Arial"/>
        </w:rPr>
        <w:t>NVI</w:t>
      </w:r>
      <w:r w:rsidR="0034001C" w:rsidRPr="00D928B6">
        <w:rPr>
          <w:rFonts w:ascii="Arial" w:hAnsi="Arial" w:cs="Arial"/>
        </w:rPr>
        <w:t>_</w:t>
      </w:r>
      <w:r w:rsidR="0034001C">
        <w:rPr>
          <w:rFonts w:ascii="Arial" w:hAnsi="Arial" w:cs="Arial"/>
          <w:lang w:val="en-US"/>
        </w:rPr>
        <w:t>REPORT</w:t>
      </w:r>
    </w:p>
    <w:p w14:paraId="71510074" w14:textId="0A6E0BB1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Отчет запускается с указанием ссылочного номера для продолжения работы с существующей выборкой НВИ</w:t>
      </w:r>
      <w:r w:rsidR="00834F2E">
        <w:rPr>
          <w:rFonts w:ascii="Arial" w:hAnsi="Arial" w:cs="Arial"/>
        </w:rPr>
        <w:t>/НЛИ</w:t>
      </w:r>
      <w:r>
        <w:rPr>
          <w:rFonts w:ascii="Arial" w:hAnsi="Arial" w:cs="Arial"/>
        </w:rPr>
        <w:t>.</w:t>
      </w:r>
    </w:p>
    <w:p w14:paraId="2EEBD06B" w14:textId="1C8B42A0" w:rsidR="00834F2E" w:rsidRDefault="001A7998" w:rsidP="0034001C">
      <w:pPr>
        <w:ind w:firstLine="567"/>
        <w:rPr>
          <w:rFonts w:ascii="Arial" w:hAnsi="Arial" w:cs="Arial"/>
        </w:rPr>
      </w:pPr>
      <w:r w:rsidRPr="00A77240">
        <w:rPr>
          <w:rFonts w:ascii="Arial" w:eastAsia="Arial" w:hAnsi="Arial" w:cs="Arial"/>
          <w:color w:val="000000"/>
          <w:szCs w:val="24"/>
        </w:rPr>
        <w:t>Ответственный</w:t>
      </w:r>
      <w:r>
        <w:rPr>
          <w:rFonts w:ascii="Arial" w:eastAsia="Arial" w:hAnsi="Arial" w:cs="Arial"/>
          <w:color w:val="000000"/>
          <w:szCs w:val="24"/>
        </w:rPr>
        <w:t xml:space="preserve"> по управлению запасами</w:t>
      </w:r>
      <w:r>
        <w:rPr>
          <w:rFonts w:ascii="Arial" w:hAnsi="Arial" w:cs="Arial"/>
        </w:rPr>
        <w:t xml:space="preserve"> </w:t>
      </w:r>
      <w:r w:rsidR="00822136">
        <w:rPr>
          <w:rFonts w:ascii="Arial" w:hAnsi="Arial" w:cs="Arial"/>
        </w:rPr>
        <w:t>выбирает строки с НВИ, для ко</w:t>
      </w:r>
      <w:r w:rsidR="0034001C">
        <w:rPr>
          <w:rFonts w:ascii="Arial" w:hAnsi="Arial" w:cs="Arial"/>
        </w:rPr>
        <w:t>торых требуется перевод в НЛИ и нажимает кнопку «Перевод в НЛИ».</w:t>
      </w:r>
      <w:r w:rsidR="00834F2E">
        <w:rPr>
          <w:rFonts w:ascii="Arial" w:hAnsi="Arial" w:cs="Arial"/>
        </w:rPr>
        <w:t xml:space="preserve"> При нажатии кнопки</w:t>
      </w:r>
      <w:r w:rsidR="0034001C">
        <w:rPr>
          <w:rFonts w:ascii="Arial" w:hAnsi="Arial" w:cs="Arial"/>
        </w:rPr>
        <w:t xml:space="preserve"> в</w:t>
      </w:r>
      <w:r w:rsidR="00834F2E">
        <w:rPr>
          <w:rFonts w:ascii="Arial" w:hAnsi="Arial" w:cs="Arial"/>
        </w:rPr>
        <w:t xml:space="preserve"> системе при этом происходит автоматический перенос выбра</w:t>
      </w:r>
      <w:r w:rsidR="00D708A7">
        <w:rPr>
          <w:rFonts w:ascii="Arial" w:hAnsi="Arial" w:cs="Arial"/>
        </w:rPr>
        <w:t>нных партий НВИ/НЛИ из исходных видов</w:t>
      </w:r>
      <w:r w:rsidR="00834F2E">
        <w:rPr>
          <w:rFonts w:ascii="Arial" w:hAnsi="Arial" w:cs="Arial"/>
        </w:rPr>
        <w:t xml:space="preserve"> оценки «</w:t>
      </w:r>
      <w:r w:rsidR="0034001C">
        <w:rPr>
          <w:rFonts w:ascii="Arial" w:hAnsi="Arial" w:cs="Arial"/>
        </w:rPr>
        <w:t>П_</w:t>
      </w:r>
      <w:r w:rsidR="00834F2E">
        <w:rPr>
          <w:rFonts w:ascii="Arial" w:hAnsi="Arial" w:cs="Arial"/>
        </w:rPr>
        <w:t>НВИ»</w:t>
      </w:r>
      <w:r w:rsidR="00D708A7">
        <w:rPr>
          <w:rFonts w:ascii="Arial" w:hAnsi="Arial" w:cs="Arial"/>
        </w:rPr>
        <w:t xml:space="preserve"> либо «</w:t>
      </w:r>
      <w:r w:rsidR="0034001C">
        <w:rPr>
          <w:rFonts w:ascii="Arial" w:hAnsi="Arial" w:cs="Arial"/>
        </w:rPr>
        <w:t>П_</w:t>
      </w:r>
      <w:r w:rsidR="00D708A7">
        <w:rPr>
          <w:rFonts w:ascii="Arial" w:hAnsi="Arial" w:cs="Arial"/>
        </w:rPr>
        <w:t>НВИ_БУ»</w:t>
      </w:r>
      <w:r w:rsidR="00834F2E">
        <w:rPr>
          <w:rFonts w:ascii="Arial" w:hAnsi="Arial" w:cs="Arial"/>
        </w:rPr>
        <w:t xml:space="preserve"> в «</w:t>
      </w:r>
      <w:r w:rsidR="0034001C">
        <w:rPr>
          <w:rFonts w:ascii="Arial" w:hAnsi="Arial" w:cs="Arial"/>
        </w:rPr>
        <w:t>П_</w:t>
      </w:r>
      <w:r w:rsidR="00834F2E">
        <w:rPr>
          <w:rFonts w:ascii="Arial" w:hAnsi="Arial" w:cs="Arial"/>
        </w:rPr>
        <w:t xml:space="preserve">НЛИ». </w:t>
      </w:r>
    </w:p>
    <w:p w14:paraId="27A76F6A" w14:textId="77777777" w:rsidR="00834F2E" w:rsidRPr="00820E92" w:rsidRDefault="00834F2E" w:rsidP="00834F2E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При необходимости, при нажатии кнопки «Печать», выводится формуляр «Перечень НВИ/НЛИ» с указанием финального присвоенного статуса НВИ/НЛИ. </w:t>
      </w:r>
    </w:p>
    <w:p w14:paraId="5D2B06F5" w14:textId="77777777" w:rsidR="00822136" w:rsidRPr="00A77240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6996723D" w14:textId="77777777" w:rsidR="00822136" w:rsidRPr="00A77240" w:rsidRDefault="00822136" w:rsidP="00822136">
      <w:pPr>
        <w:spacing w:after="240" w:line="276" w:lineRule="auto"/>
        <w:rPr>
          <w:rFonts w:ascii="Arial" w:hAnsi="Arial" w:cs="Arial"/>
        </w:rPr>
      </w:pPr>
    </w:p>
    <w:p w14:paraId="4BA97483" w14:textId="77777777" w:rsidR="00822136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 xml:space="preserve">ПП-10.05.02.150 Формирование акта о списании НЛИ </w:t>
      </w:r>
    </w:p>
    <w:p w14:paraId="3EE7A413" w14:textId="77777777" w:rsidR="00822136" w:rsidRPr="00C73904" w:rsidRDefault="00822136" w:rsidP="00822136"/>
    <w:p w14:paraId="069460ED" w14:textId="77777777" w:rsidR="00DF7239" w:rsidRPr="00876801" w:rsidRDefault="00DF7239" w:rsidP="00DF7239">
      <w:pPr>
        <w:ind w:firstLine="709"/>
        <w:rPr>
          <w:rFonts w:ascii="Arial" w:eastAsia="Arial" w:hAnsi="Arial" w:cs="Arial"/>
          <w:color w:val="000000"/>
          <w:szCs w:val="24"/>
        </w:rPr>
      </w:pPr>
      <w:r w:rsidRPr="00A8398F">
        <w:rPr>
          <w:rFonts w:ascii="Arial" w:eastAsia="Arial" w:hAnsi="Arial" w:cs="Arial"/>
          <w:color w:val="000000"/>
          <w:szCs w:val="24"/>
        </w:rPr>
        <w:t xml:space="preserve">Данный шаг бизнес-процесса </w:t>
      </w:r>
      <w:r>
        <w:rPr>
          <w:rFonts w:ascii="Arial" w:eastAsia="Arial" w:hAnsi="Arial" w:cs="Arial"/>
          <w:color w:val="000000"/>
          <w:szCs w:val="24"/>
        </w:rPr>
        <w:t>предназначен для формирования акта на списание НЛИ как собственными силами, так и в случае использования услуг внешнего подрядчика.</w:t>
      </w:r>
    </w:p>
    <w:p w14:paraId="055729C9" w14:textId="77777777" w:rsidR="00DF7239" w:rsidRPr="00A77240" w:rsidRDefault="00DF7239" w:rsidP="00DF7239">
      <w:pPr>
        <w:rPr>
          <w:rFonts w:ascii="Arial" w:hAnsi="Arial" w:cs="Arial"/>
        </w:rPr>
      </w:pPr>
    </w:p>
    <w:p w14:paraId="7BEAB4A5" w14:textId="7EDEA176" w:rsidR="00DF7239" w:rsidRDefault="00DF7239" w:rsidP="00DF7239">
      <w:pPr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Руководитель подразделения, в котором выявлены НЛИ, формирует акт на их списание</w:t>
      </w:r>
      <w:r>
        <w:rPr>
          <w:rFonts w:ascii="Arial" w:eastAsia="Arial" w:hAnsi="Arial" w:cs="Arial"/>
          <w:color w:val="000000"/>
          <w:szCs w:val="24"/>
        </w:rPr>
        <w:t xml:space="preserve"> на основании утвержденного Перечня НЛИ</w:t>
      </w:r>
      <w:r w:rsidR="002D7533" w:rsidRPr="002D7533">
        <w:rPr>
          <w:rFonts w:ascii="Arial" w:eastAsia="Arial" w:hAnsi="Arial" w:cs="Arial"/>
          <w:color w:val="000000"/>
          <w:szCs w:val="24"/>
        </w:rPr>
        <w:t xml:space="preserve"> (</w:t>
      </w:r>
      <w:r w:rsidR="002D7533">
        <w:rPr>
          <w:rFonts w:ascii="Arial" w:eastAsia="Arial" w:hAnsi="Arial" w:cs="Arial"/>
          <w:color w:val="000000"/>
          <w:szCs w:val="24"/>
        </w:rPr>
        <w:t xml:space="preserve">полученного в распечатанном виде или по </w:t>
      </w:r>
      <w:r w:rsidR="002D7533">
        <w:rPr>
          <w:rFonts w:ascii="Arial" w:eastAsia="Arial" w:hAnsi="Arial" w:cs="Arial"/>
          <w:color w:val="000000"/>
          <w:szCs w:val="24"/>
          <w:lang w:val="en-US"/>
        </w:rPr>
        <w:t>e</w:t>
      </w:r>
      <w:r w:rsidR="002D7533" w:rsidRPr="009000C6">
        <w:rPr>
          <w:rFonts w:ascii="Arial" w:eastAsia="Arial" w:hAnsi="Arial" w:cs="Arial"/>
          <w:color w:val="000000"/>
          <w:szCs w:val="24"/>
        </w:rPr>
        <w:t>-</w:t>
      </w:r>
      <w:r w:rsidR="002D7533">
        <w:rPr>
          <w:rFonts w:ascii="Arial" w:eastAsia="Arial" w:hAnsi="Arial" w:cs="Arial"/>
          <w:color w:val="000000"/>
          <w:szCs w:val="24"/>
          <w:lang w:val="en-US"/>
        </w:rPr>
        <w:t>mail</w:t>
      </w:r>
      <w:r w:rsidR="002D7533" w:rsidRPr="002D7533">
        <w:rPr>
          <w:rFonts w:ascii="Arial" w:eastAsia="Arial" w:hAnsi="Arial" w:cs="Arial"/>
          <w:color w:val="000000"/>
          <w:szCs w:val="24"/>
        </w:rPr>
        <w:t>)</w:t>
      </w:r>
      <w:r>
        <w:rPr>
          <w:rFonts w:ascii="Arial" w:eastAsia="Arial" w:hAnsi="Arial" w:cs="Arial"/>
          <w:color w:val="000000"/>
          <w:szCs w:val="24"/>
        </w:rPr>
        <w:t>.</w:t>
      </w:r>
    </w:p>
    <w:p w14:paraId="3C46E261" w14:textId="77777777" w:rsidR="00822136" w:rsidRPr="00A45EA0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06678A0B" w14:textId="1DFCADA0" w:rsidR="00822136" w:rsidRDefault="00822136" w:rsidP="00822136">
      <w:pPr>
        <w:spacing w:after="240" w:line="276" w:lineRule="auto"/>
        <w:rPr>
          <w:rFonts w:ascii="Arial" w:hAnsi="Arial" w:cs="Arial"/>
        </w:rPr>
      </w:pPr>
      <w:r w:rsidRPr="00A77240">
        <w:rPr>
          <w:rFonts w:ascii="Arial" w:hAnsi="Arial" w:cs="Arial"/>
        </w:rPr>
        <w:t>На данном шаге никакие операции в системе SAP не регистрируются.</w:t>
      </w:r>
    </w:p>
    <w:p w14:paraId="019D9FDB" w14:textId="170A480A" w:rsidR="006D6A87" w:rsidRDefault="006D6A87" w:rsidP="00822136">
      <w:pPr>
        <w:spacing w:after="240" w:line="276" w:lineRule="auto"/>
        <w:rPr>
          <w:rFonts w:ascii="Arial" w:hAnsi="Arial" w:cs="Arial"/>
        </w:rPr>
      </w:pPr>
    </w:p>
    <w:p w14:paraId="6FCCCC70" w14:textId="133ACE7F" w:rsidR="006D6A87" w:rsidRDefault="006D6A87" w:rsidP="006D6A87">
      <w:pPr>
        <w:pStyle w:val="4"/>
        <w:rPr>
          <w:rFonts w:cs="Arial"/>
        </w:rPr>
      </w:pPr>
      <w:r>
        <w:rPr>
          <w:rFonts w:cs="Arial"/>
        </w:rPr>
        <w:t>ПП-10.05.02.155</w:t>
      </w:r>
      <w:r w:rsidRPr="00A77240">
        <w:rPr>
          <w:rFonts w:cs="Arial"/>
        </w:rPr>
        <w:t xml:space="preserve"> </w:t>
      </w:r>
      <w:r>
        <w:rPr>
          <w:rFonts w:cs="Arial"/>
        </w:rPr>
        <w:t>Создание заявки на услугу по утилизации</w:t>
      </w:r>
      <w:r w:rsidRPr="00A77240">
        <w:rPr>
          <w:rFonts w:cs="Arial"/>
        </w:rPr>
        <w:t xml:space="preserve"> </w:t>
      </w:r>
    </w:p>
    <w:p w14:paraId="34DF1A0A" w14:textId="22F71662" w:rsidR="00745D10" w:rsidRDefault="00745D10" w:rsidP="00745D10">
      <w:pPr>
        <w:rPr>
          <w:rFonts w:ascii="Arial" w:eastAsia="Arial" w:hAnsi="Arial" w:cs="Arial"/>
          <w:color w:val="000000"/>
          <w:szCs w:val="24"/>
        </w:rPr>
      </w:pPr>
    </w:p>
    <w:p w14:paraId="7C227FDF" w14:textId="57CA7BCE" w:rsidR="004929EA" w:rsidRDefault="004929EA" w:rsidP="00745D10">
      <w:pPr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 xml:space="preserve">Данный шаг бизнес-процесса выполняется для отражения в системе </w:t>
      </w:r>
      <w:r>
        <w:rPr>
          <w:rFonts w:ascii="Arial" w:eastAsia="Arial" w:hAnsi="Arial" w:cs="Arial"/>
          <w:color w:val="000000"/>
          <w:szCs w:val="24"/>
          <w:lang w:val="en-US"/>
        </w:rPr>
        <w:t>SAP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  <w:lang w:val="en-US"/>
        </w:rPr>
        <w:t>S</w:t>
      </w:r>
      <w:r w:rsidRPr="003140C4">
        <w:rPr>
          <w:rFonts w:ascii="Arial" w:eastAsia="Arial" w:hAnsi="Arial" w:cs="Arial"/>
          <w:color w:val="000000"/>
          <w:szCs w:val="24"/>
        </w:rPr>
        <w:t>/4</w:t>
      </w:r>
      <w:r>
        <w:rPr>
          <w:rFonts w:ascii="Arial" w:eastAsia="Arial" w:hAnsi="Arial" w:cs="Arial"/>
          <w:color w:val="000000"/>
          <w:szCs w:val="24"/>
          <w:lang w:val="en-US"/>
        </w:rPr>
        <w:t>HANA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потребности на использование услуг внешнего подрядчика по утилизации НЛИ.</w:t>
      </w:r>
    </w:p>
    <w:p w14:paraId="2DD7CA6D" w14:textId="77777777" w:rsidR="00745D10" w:rsidRDefault="00745D10" w:rsidP="00745D10">
      <w:pPr>
        <w:rPr>
          <w:rFonts w:ascii="Arial" w:eastAsia="Arial" w:hAnsi="Arial" w:cs="Arial"/>
          <w:color w:val="000000"/>
          <w:szCs w:val="24"/>
        </w:rPr>
      </w:pPr>
    </w:p>
    <w:p w14:paraId="01CEAA88" w14:textId="77E36228" w:rsidR="00745D10" w:rsidRDefault="00745D10" w:rsidP="00745D10">
      <w:pPr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lastRenderedPageBreak/>
        <w:t xml:space="preserve">В случае принятия решения об утилизации НЛИ силами подрядчика, </w:t>
      </w:r>
      <w:r w:rsidRPr="00A77240">
        <w:rPr>
          <w:rFonts w:ascii="Arial" w:eastAsia="Arial" w:hAnsi="Arial" w:cs="Arial"/>
          <w:color w:val="000000"/>
          <w:szCs w:val="24"/>
        </w:rPr>
        <w:t xml:space="preserve">Ответственный по управлению запасами инициирует </w:t>
      </w:r>
      <w:r>
        <w:rPr>
          <w:rFonts w:ascii="Arial" w:eastAsia="Arial" w:hAnsi="Arial" w:cs="Arial"/>
          <w:color w:val="000000"/>
          <w:szCs w:val="24"/>
        </w:rPr>
        <w:t>регистрацию заявки на закупку услуг</w:t>
      </w:r>
      <w:r w:rsidRPr="00A77240">
        <w:rPr>
          <w:rFonts w:ascii="Arial" w:eastAsia="Arial" w:hAnsi="Arial" w:cs="Arial"/>
          <w:color w:val="000000"/>
          <w:szCs w:val="24"/>
        </w:rPr>
        <w:t>.</w:t>
      </w:r>
      <w:r>
        <w:rPr>
          <w:rFonts w:ascii="Arial" w:eastAsia="Arial" w:hAnsi="Arial" w:cs="Arial"/>
          <w:color w:val="000000"/>
          <w:szCs w:val="24"/>
        </w:rPr>
        <w:t xml:space="preserve"> Процесс регистрации потребности на закупку услуг описан в КД </w:t>
      </w:r>
      <w:r w:rsidR="00147A70">
        <w:rPr>
          <w:rFonts w:ascii="Arial" w:eastAsia="Arial" w:hAnsi="Arial" w:cs="Arial"/>
          <w:color w:val="000000"/>
          <w:szCs w:val="24"/>
          <w:lang w:val="en-US"/>
        </w:rPr>
        <w:t>ERP</w:t>
      </w:r>
      <w:r w:rsidR="00147A70" w:rsidRPr="00147A70">
        <w:rPr>
          <w:rFonts w:ascii="Arial" w:eastAsia="Arial" w:hAnsi="Arial" w:cs="Arial"/>
          <w:color w:val="000000"/>
          <w:szCs w:val="24"/>
        </w:rPr>
        <w:t xml:space="preserve"> </w:t>
      </w:r>
      <w:del w:id="103" w:author="Sintsova Margarita" w:date="2020-04-21T13:11:00Z">
        <w:r w:rsidR="00147A70" w:rsidRPr="00147A70" w:rsidDel="005C32EA">
          <w:rPr>
            <w:rFonts w:ascii="Arial" w:eastAsia="Arial" w:hAnsi="Arial" w:cs="Arial"/>
            <w:color w:val="000000"/>
            <w:szCs w:val="24"/>
          </w:rPr>
          <w:delText>5</w:delText>
        </w:r>
      </w:del>
      <w:ins w:id="104" w:author="Sintsova Margarita" w:date="2020-04-21T13:11:00Z">
        <w:r w:rsidR="005C32EA">
          <w:rPr>
            <w:rFonts w:ascii="Arial" w:eastAsia="Arial" w:hAnsi="Arial" w:cs="Arial"/>
            <w:color w:val="000000"/>
            <w:szCs w:val="24"/>
          </w:rPr>
          <w:t>9</w:t>
        </w:r>
      </w:ins>
      <w:r w:rsidR="00147A70" w:rsidRPr="00147A70">
        <w:rPr>
          <w:rFonts w:ascii="Arial" w:eastAsia="Arial" w:hAnsi="Arial" w:cs="Arial"/>
          <w:color w:val="000000"/>
          <w:szCs w:val="24"/>
        </w:rPr>
        <w:t>.1.</w:t>
      </w:r>
      <w:r w:rsidR="00147A70" w:rsidRPr="00346AFE">
        <w:rPr>
          <w:rFonts w:ascii="Arial" w:eastAsia="Arial" w:hAnsi="Arial" w:cs="Arial"/>
          <w:color w:val="000000"/>
          <w:szCs w:val="24"/>
        </w:rPr>
        <w:t xml:space="preserve">58 </w:t>
      </w:r>
      <w:r>
        <w:rPr>
          <w:rFonts w:ascii="Arial" w:eastAsia="Arial" w:hAnsi="Arial" w:cs="Arial"/>
          <w:color w:val="000000"/>
          <w:szCs w:val="24"/>
        </w:rPr>
        <w:t>«Планирование обеспечения МТР, работами, услугами».</w:t>
      </w:r>
    </w:p>
    <w:p w14:paraId="007A52F2" w14:textId="77777777" w:rsidR="006D6A87" w:rsidRPr="00A77240" w:rsidRDefault="006D6A87" w:rsidP="00822136">
      <w:pPr>
        <w:spacing w:after="240" w:line="276" w:lineRule="auto"/>
        <w:rPr>
          <w:rFonts w:ascii="Arial" w:hAnsi="Arial" w:cs="Arial"/>
        </w:rPr>
      </w:pPr>
    </w:p>
    <w:p w14:paraId="0F2A2921" w14:textId="77777777" w:rsidR="007158E8" w:rsidRPr="00F51999" w:rsidRDefault="007158E8" w:rsidP="007158E8">
      <w:pPr>
        <w:spacing w:after="240" w:line="276" w:lineRule="auto"/>
        <w:ind w:firstLine="567"/>
        <w:rPr>
          <w:rFonts w:ascii="Arial" w:hAnsi="Arial" w:cs="Arial"/>
          <w:b/>
          <w:i/>
        </w:rPr>
      </w:pPr>
      <w:r w:rsidRPr="00F51999">
        <w:rPr>
          <w:rFonts w:ascii="Arial" w:hAnsi="Arial" w:cs="Arial"/>
          <w:b/>
          <w:i/>
        </w:rPr>
        <w:t>Отражение в системе SAP</w:t>
      </w:r>
    </w:p>
    <w:p w14:paraId="5F787D46" w14:textId="71313239" w:rsidR="007158E8" w:rsidRDefault="007158E8" w:rsidP="007158E8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</w:rPr>
        <w:t xml:space="preserve">Транзакция: </w:t>
      </w:r>
      <w:r w:rsidRPr="00F51999">
        <w:rPr>
          <w:rFonts w:ascii="Arial" w:hAnsi="Arial" w:cs="Arial"/>
        </w:rPr>
        <w:t>Z</w:t>
      </w:r>
      <w:r w:rsidR="00540FFE">
        <w:rPr>
          <w:rFonts w:ascii="Arial" w:hAnsi="Arial" w:cs="Arial"/>
          <w:lang w:val="en-US"/>
        </w:rPr>
        <w:t>MM</w:t>
      </w:r>
      <w:r w:rsidR="00540FFE" w:rsidRPr="00FE6406">
        <w:rPr>
          <w:rFonts w:ascii="Arial" w:hAnsi="Arial" w:cs="Arial"/>
        </w:rPr>
        <w:t>_</w:t>
      </w:r>
      <w:r w:rsidR="00540FFE">
        <w:rPr>
          <w:rFonts w:ascii="Arial" w:hAnsi="Arial" w:cs="Arial"/>
          <w:lang w:val="en-US"/>
        </w:rPr>
        <w:t>NLI</w:t>
      </w:r>
      <w:r w:rsidR="00540FFE" w:rsidRPr="00FE6406">
        <w:rPr>
          <w:rFonts w:ascii="Arial" w:hAnsi="Arial" w:cs="Arial"/>
        </w:rPr>
        <w:t>_</w:t>
      </w:r>
      <w:r w:rsidR="00540FFE">
        <w:rPr>
          <w:rFonts w:ascii="Arial" w:hAnsi="Arial" w:cs="Arial"/>
          <w:lang w:val="en-US"/>
        </w:rPr>
        <w:t>REPORT</w:t>
      </w:r>
    </w:p>
    <w:p w14:paraId="2C6ADFAA" w14:textId="32863983" w:rsidR="007158E8" w:rsidRDefault="007158E8" w:rsidP="007158E8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Отчет запускается с указанием ссылочного номера для продолжения рабо</w:t>
      </w:r>
      <w:r w:rsidR="00FE6406">
        <w:rPr>
          <w:rFonts w:ascii="Arial" w:hAnsi="Arial" w:cs="Arial"/>
        </w:rPr>
        <w:t xml:space="preserve">ты с существующей выборкой </w:t>
      </w:r>
      <w:r>
        <w:rPr>
          <w:rFonts w:ascii="Arial" w:hAnsi="Arial" w:cs="Arial"/>
        </w:rPr>
        <w:t>НЛИ.</w:t>
      </w:r>
    </w:p>
    <w:p w14:paraId="1B13528E" w14:textId="1803A8C9" w:rsidR="007158E8" w:rsidRDefault="001A7998" w:rsidP="007158E8">
      <w:pPr>
        <w:ind w:firstLine="567"/>
        <w:rPr>
          <w:rFonts w:ascii="Arial" w:hAnsi="Arial" w:cs="Arial"/>
        </w:rPr>
      </w:pPr>
      <w:r w:rsidRPr="00A77240">
        <w:rPr>
          <w:rFonts w:ascii="Arial" w:eastAsia="Arial" w:hAnsi="Arial" w:cs="Arial"/>
          <w:color w:val="000000"/>
          <w:szCs w:val="24"/>
        </w:rPr>
        <w:t>Ответственный</w:t>
      </w:r>
      <w:r>
        <w:rPr>
          <w:rFonts w:ascii="Arial" w:eastAsia="Arial" w:hAnsi="Arial" w:cs="Arial"/>
          <w:color w:val="000000"/>
          <w:szCs w:val="24"/>
        </w:rPr>
        <w:t xml:space="preserve"> по управлению запасами</w:t>
      </w:r>
      <w:r>
        <w:rPr>
          <w:rFonts w:ascii="Arial" w:hAnsi="Arial" w:cs="Arial"/>
        </w:rPr>
        <w:t xml:space="preserve"> </w:t>
      </w:r>
      <w:r w:rsidR="007158E8">
        <w:rPr>
          <w:rFonts w:ascii="Arial" w:hAnsi="Arial" w:cs="Arial"/>
        </w:rPr>
        <w:t>выбирает строки с НЛИ, для которых</w:t>
      </w:r>
      <w:r w:rsidR="0078013D">
        <w:rPr>
          <w:rFonts w:ascii="Arial" w:hAnsi="Arial" w:cs="Arial"/>
        </w:rPr>
        <w:t xml:space="preserve"> требуется</w:t>
      </w:r>
      <w:r w:rsidR="007158E8">
        <w:rPr>
          <w:rFonts w:ascii="Arial" w:hAnsi="Arial" w:cs="Arial"/>
        </w:rPr>
        <w:t xml:space="preserve"> создание заявки на закупку услуги по утилизации. </w:t>
      </w:r>
    </w:p>
    <w:p w14:paraId="4F52C43D" w14:textId="77777777" w:rsidR="007158E8" w:rsidRDefault="007158E8" w:rsidP="007158E8">
      <w:pPr>
        <w:rPr>
          <w:rFonts w:ascii="Arial" w:hAnsi="Arial" w:cs="Arial"/>
        </w:rPr>
      </w:pPr>
    </w:p>
    <w:p w14:paraId="12FD18ED" w14:textId="4A8EF715" w:rsidR="007F43ED" w:rsidRDefault="007158E8" w:rsidP="007158E8">
      <w:pPr>
        <w:spacing w:after="240" w:line="276" w:lineRule="auto"/>
        <w:ind w:firstLine="567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При нажатии кнопки «</w:t>
      </w:r>
      <w:r w:rsidR="0078013D">
        <w:rPr>
          <w:rFonts w:ascii="Arial" w:hAnsi="Arial" w:cs="Arial"/>
          <w:szCs w:val="20"/>
        </w:rPr>
        <w:t>Заявка на утилизацию</w:t>
      </w:r>
      <w:r>
        <w:rPr>
          <w:rFonts w:ascii="Arial" w:hAnsi="Arial" w:cs="Arial"/>
          <w:szCs w:val="20"/>
        </w:rPr>
        <w:t xml:space="preserve">» и ввода в диалоговом окне </w:t>
      </w:r>
      <w:r w:rsidR="00BD2437">
        <w:rPr>
          <w:rFonts w:ascii="Arial" w:hAnsi="Arial" w:cs="Arial"/>
          <w:szCs w:val="20"/>
        </w:rPr>
        <w:t xml:space="preserve">номера контрагента (опционально) и </w:t>
      </w:r>
      <w:r>
        <w:rPr>
          <w:rFonts w:ascii="Arial" w:hAnsi="Arial" w:cs="Arial"/>
          <w:szCs w:val="20"/>
        </w:rPr>
        <w:t xml:space="preserve">даты </w:t>
      </w:r>
      <w:r w:rsidR="007F43ED">
        <w:rPr>
          <w:rFonts w:ascii="Arial" w:hAnsi="Arial" w:cs="Arial"/>
          <w:szCs w:val="20"/>
        </w:rPr>
        <w:t xml:space="preserve">требуемого оказания услуги по утилизации создается заявка на </w:t>
      </w:r>
      <w:r w:rsidR="007F43ED" w:rsidRPr="007F43ED">
        <w:rPr>
          <w:rFonts w:ascii="Arial" w:hAnsi="Arial" w:cs="Arial"/>
          <w:szCs w:val="20"/>
        </w:rPr>
        <w:t>закупку услуг утилизации по давальческой схеме</w:t>
      </w:r>
      <w:r w:rsidR="007F43ED">
        <w:rPr>
          <w:rFonts w:ascii="Arial" w:hAnsi="Arial" w:cs="Arial"/>
          <w:szCs w:val="20"/>
        </w:rPr>
        <w:t>. Эта заявка содержит выбранные в отчете позиции НЛИ в качестве давальческих компонентов.</w:t>
      </w:r>
    </w:p>
    <w:p w14:paraId="353F29E8" w14:textId="0A7F5972" w:rsidR="007158E8" w:rsidRPr="0079078F" w:rsidRDefault="0079078F" w:rsidP="0079078F">
      <w:pPr>
        <w:spacing w:after="240" w:line="276" w:lineRule="auto"/>
        <w:ind w:firstLine="567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Номер и позиция созданной заявки отображаются в полях отчета и </w:t>
      </w:r>
      <w:r>
        <w:rPr>
          <w:rFonts w:ascii="Arial" w:hAnsi="Arial" w:cs="Arial"/>
        </w:rPr>
        <w:t>сохраняются в таблице</w:t>
      </w:r>
      <w:r w:rsidR="007158E8">
        <w:rPr>
          <w:rFonts w:ascii="Arial" w:hAnsi="Arial" w:cs="Arial"/>
        </w:rPr>
        <w:t xml:space="preserve"> </w:t>
      </w:r>
      <w:r w:rsidR="007158E8">
        <w:rPr>
          <w:rFonts w:ascii="Arial" w:hAnsi="Arial" w:cs="Arial"/>
          <w:lang w:val="en-US"/>
        </w:rPr>
        <w:t>Z</w:t>
      </w:r>
      <w:r w:rsidR="000638CF">
        <w:rPr>
          <w:rFonts w:ascii="Arial" w:hAnsi="Arial" w:cs="Arial"/>
          <w:lang w:val="en-US"/>
        </w:rPr>
        <w:t>TMM</w:t>
      </w:r>
      <w:r w:rsidR="000638CF" w:rsidRPr="00037524">
        <w:rPr>
          <w:rFonts w:ascii="Arial" w:hAnsi="Arial" w:cs="Arial"/>
        </w:rPr>
        <w:t>_</w:t>
      </w:r>
      <w:r w:rsidR="000638CF">
        <w:rPr>
          <w:rFonts w:ascii="Arial" w:hAnsi="Arial" w:cs="Arial"/>
          <w:lang w:val="en-US"/>
        </w:rPr>
        <w:t>NLI</w:t>
      </w:r>
      <w:r w:rsidR="000638CF" w:rsidRPr="00037524">
        <w:rPr>
          <w:rFonts w:ascii="Arial" w:hAnsi="Arial" w:cs="Arial"/>
        </w:rPr>
        <w:t>_</w:t>
      </w:r>
      <w:r w:rsidR="000638CF">
        <w:rPr>
          <w:rFonts w:ascii="Arial" w:hAnsi="Arial" w:cs="Arial"/>
          <w:lang w:val="en-US"/>
        </w:rPr>
        <w:t>MAIN</w:t>
      </w:r>
      <w:r w:rsidR="007158E8">
        <w:rPr>
          <w:rFonts w:ascii="Arial" w:hAnsi="Arial" w:cs="Arial"/>
        </w:rPr>
        <w:t xml:space="preserve">. </w:t>
      </w:r>
    </w:p>
    <w:p w14:paraId="14A822AF" w14:textId="77777777" w:rsidR="007158E8" w:rsidRPr="00820E92" w:rsidRDefault="007158E8" w:rsidP="007158E8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При необходимости, при нажатии кнопки «Печать», выводится формуляр «Перечень НВИ/НЛИ» с указанием финального присвоенного статуса НВИ/НЛИ. </w:t>
      </w:r>
    </w:p>
    <w:p w14:paraId="4D278390" w14:textId="77777777" w:rsidR="00822136" w:rsidRPr="00A77240" w:rsidRDefault="00822136" w:rsidP="00822136">
      <w:pPr>
        <w:spacing w:after="240" w:line="276" w:lineRule="auto"/>
        <w:rPr>
          <w:rFonts w:ascii="Arial" w:hAnsi="Arial" w:cs="Arial"/>
        </w:rPr>
      </w:pPr>
    </w:p>
    <w:p w14:paraId="7FEF14A8" w14:textId="77777777" w:rsidR="00822136" w:rsidRDefault="00822136" w:rsidP="00822136">
      <w:pPr>
        <w:pStyle w:val="4"/>
        <w:rPr>
          <w:rFonts w:cs="Arial"/>
        </w:rPr>
      </w:pPr>
      <w:r>
        <w:rPr>
          <w:rFonts w:cs="Arial"/>
        </w:rPr>
        <w:t>ПП-10.05.02.16</w:t>
      </w:r>
      <w:r w:rsidRPr="00A77240">
        <w:rPr>
          <w:rFonts w:cs="Arial"/>
        </w:rPr>
        <w:t xml:space="preserve">0 Получение и подписание Акта выполненных работ </w:t>
      </w:r>
    </w:p>
    <w:p w14:paraId="11F88013" w14:textId="77777777" w:rsidR="00822136" w:rsidRDefault="00822136" w:rsidP="00822136"/>
    <w:p w14:paraId="055602F1" w14:textId="0F010727" w:rsidR="00822136" w:rsidRPr="00A77240" w:rsidRDefault="00822136" w:rsidP="00822136">
      <w:pPr>
        <w:spacing w:after="240" w:line="276" w:lineRule="auto"/>
        <w:ind w:firstLine="709"/>
        <w:rPr>
          <w:rFonts w:ascii="Arial" w:hAnsi="Arial" w:cs="Arial"/>
        </w:rPr>
      </w:pPr>
      <w:r w:rsidRPr="00FC18D2">
        <w:rPr>
          <w:rFonts w:ascii="Arial" w:hAnsi="Arial" w:cs="Arial"/>
        </w:rPr>
        <w:t xml:space="preserve">Данный шаг процесса выполняется в случае </w:t>
      </w:r>
      <w:r w:rsidR="00D66A17">
        <w:rPr>
          <w:rFonts w:ascii="Arial" w:hAnsi="Arial" w:cs="Arial"/>
        </w:rPr>
        <w:t>утилизации</w:t>
      </w:r>
      <w:r>
        <w:rPr>
          <w:rFonts w:ascii="Arial" w:hAnsi="Arial" w:cs="Arial"/>
        </w:rPr>
        <w:t xml:space="preserve"> НЛИ</w:t>
      </w:r>
      <w:r w:rsidR="009000C6">
        <w:rPr>
          <w:rFonts w:ascii="Arial" w:hAnsi="Arial" w:cs="Arial"/>
        </w:rPr>
        <w:t xml:space="preserve"> с помощью внешнего</w:t>
      </w:r>
      <w:r w:rsidRPr="00FC18D2">
        <w:rPr>
          <w:rFonts w:ascii="Arial" w:hAnsi="Arial" w:cs="Arial"/>
        </w:rPr>
        <w:t xml:space="preserve"> </w:t>
      </w:r>
      <w:r w:rsidR="009000C6">
        <w:rPr>
          <w:rFonts w:ascii="Arial" w:hAnsi="Arial" w:cs="Arial"/>
        </w:rPr>
        <w:t>подрядчика</w:t>
      </w:r>
      <w:r w:rsidRPr="00FC18D2">
        <w:rPr>
          <w:rFonts w:ascii="Arial" w:hAnsi="Arial" w:cs="Arial"/>
        </w:rPr>
        <w:t>.</w:t>
      </w:r>
    </w:p>
    <w:p w14:paraId="683EC3CF" w14:textId="37F120EC" w:rsidR="00822136" w:rsidRDefault="00822136" w:rsidP="007F4B34">
      <w:pPr>
        <w:ind w:firstLine="708"/>
        <w:rPr>
          <w:rFonts w:ascii="Arial" w:eastAsia="Arial" w:hAnsi="Arial" w:cs="Arial"/>
          <w:color w:val="000000"/>
          <w:szCs w:val="24"/>
        </w:rPr>
      </w:pPr>
      <w:r w:rsidRPr="00A77240">
        <w:rPr>
          <w:rFonts w:ascii="Arial" w:eastAsia="Arial" w:hAnsi="Arial" w:cs="Arial"/>
          <w:color w:val="000000"/>
          <w:szCs w:val="24"/>
        </w:rPr>
        <w:t>В случае невозможности утилизации НЛИ своими силами, Руководитель подразделения, в котором выявлены НЛИ, инициирует закупку услуги по утилизации. После выполнения рабо</w:t>
      </w:r>
      <w:r>
        <w:rPr>
          <w:rFonts w:ascii="Arial" w:eastAsia="Arial" w:hAnsi="Arial" w:cs="Arial"/>
          <w:color w:val="000000"/>
          <w:szCs w:val="24"/>
        </w:rPr>
        <w:t>т</w:t>
      </w:r>
      <w:r w:rsidRPr="00A77240">
        <w:rPr>
          <w:rFonts w:ascii="Arial" w:eastAsia="Arial" w:hAnsi="Arial" w:cs="Arial"/>
          <w:color w:val="000000"/>
          <w:szCs w:val="24"/>
        </w:rPr>
        <w:t xml:space="preserve"> по утилизации, он получает</w:t>
      </w:r>
      <w:r>
        <w:rPr>
          <w:rFonts w:ascii="Arial" w:eastAsia="Arial" w:hAnsi="Arial" w:cs="Arial"/>
          <w:color w:val="000000"/>
          <w:szCs w:val="24"/>
        </w:rPr>
        <w:t xml:space="preserve"> от внешней компании</w:t>
      </w:r>
      <w:r w:rsidRPr="00A77240">
        <w:rPr>
          <w:rFonts w:ascii="Arial" w:eastAsia="Arial" w:hAnsi="Arial" w:cs="Arial"/>
          <w:color w:val="000000"/>
          <w:szCs w:val="24"/>
        </w:rPr>
        <w:t xml:space="preserve"> и подписывает акт выполненных работ.</w:t>
      </w:r>
    </w:p>
    <w:p w14:paraId="2C057066" w14:textId="77777777" w:rsidR="00822136" w:rsidRPr="00DD775C" w:rsidRDefault="00822136" w:rsidP="0014138A">
      <w:pPr>
        <w:rPr>
          <w:rFonts w:ascii="Arial" w:eastAsia="Arial" w:hAnsi="Arial" w:cs="Arial"/>
          <w:color w:val="000000"/>
          <w:szCs w:val="24"/>
        </w:rPr>
      </w:pPr>
    </w:p>
    <w:p w14:paraId="67B5B897" w14:textId="3888C3DE" w:rsidR="00822136" w:rsidRDefault="00822136" w:rsidP="00822136">
      <w:pPr>
        <w:spacing w:after="240" w:line="276" w:lineRule="auto"/>
        <w:ind w:firstLine="708"/>
        <w:rPr>
          <w:rFonts w:ascii="Arial" w:hAnsi="Arial" w:cs="Arial"/>
        </w:rPr>
      </w:pPr>
      <w:r w:rsidRPr="00A77240">
        <w:rPr>
          <w:rFonts w:ascii="Arial" w:hAnsi="Arial" w:cs="Arial"/>
        </w:rPr>
        <w:t>На данном шаге никакие операции в системе SAP не регистрируются.</w:t>
      </w:r>
    </w:p>
    <w:p w14:paraId="71CEF616" w14:textId="77777777" w:rsidR="007F4B34" w:rsidRPr="00A77240" w:rsidRDefault="007F4B34" w:rsidP="00822136">
      <w:pPr>
        <w:spacing w:after="240" w:line="276" w:lineRule="auto"/>
        <w:ind w:firstLine="708"/>
        <w:rPr>
          <w:rFonts w:ascii="Arial" w:hAnsi="Arial" w:cs="Arial"/>
        </w:rPr>
      </w:pPr>
    </w:p>
    <w:p w14:paraId="41777A42" w14:textId="77777777" w:rsidR="00822136" w:rsidRPr="00A77240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>ПП-10.05.02.</w:t>
      </w:r>
      <w:r>
        <w:rPr>
          <w:rFonts w:cs="Arial"/>
        </w:rPr>
        <w:t>17</w:t>
      </w:r>
      <w:r w:rsidRPr="00A77240">
        <w:rPr>
          <w:rFonts w:cs="Arial"/>
        </w:rPr>
        <w:t>0 Выполнение списания НЛИ</w:t>
      </w:r>
    </w:p>
    <w:p w14:paraId="1F9A040E" w14:textId="77777777" w:rsidR="00822136" w:rsidRPr="00A77240" w:rsidRDefault="00822136" w:rsidP="00822136">
      <w:pPr>
        <w:rPr>
          <w:rFonts w:ascii="Arial" w:hAnsi="Arial" w:cs="Arial"/>
        </w:rPr>
      </w:pPr>
    </w:p>
    <w:p w14:paraId="729A4AE6" w14:textId="77777777" w:rsidR="00822136" w:rsidRPr="00FC06E0" w:rsidRDefault="00822136" w:rsidP="0014138A">
      <w:pPr>
        <w:pStyle w:val="80"/>
        <w:numPr>
          <w:ilvl w:val="0"/>
          <w:numId w:val="0"/>
        </w:numPr>
        <w:tabs>
          <w:tab w:val="clear" w:pos="2421"/>
          <w:tab w:val="left" w:pos="851"/>
          <w:tab w:val="num" w:pos="1560"/>
        </w:tabs>
        <w:ind w:firstLine="709"/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Cs w:val="24"/>
        </w:rPr>
        <w:t xml:space="preserve">Данный шаг бизнес-процесса отражает в системе </w:t>
      </w:r>
      <w:r>
        <w:rPr>
          <w:rFonts w:ascii="Arial" w:eastAsia="Arial" w:hAnsi="Arial" w:cs="Arial"/>
          <w:color w:val="000000"/>
          <w:szCs w:val="24"/>
          <w:lang w:val="en-US"/>
        </w:rPr>
        <w:t>SAP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  <w:lang w:val="en-US"/>
        </w:rPr>
        <w:t>S</w:t>
      </w:r>
      <w:r w:rsidRPr="003140C4">
        <w:rPr>
          <w:rFonts w:ascii="Arial" w:eastAsia="Arial" w:hAnsi="Arial" w:cs="Arial"/>
          <w:color w:val="000000"/>
          <w:szCs w:val="24"/>
        </w:rPr>
        <w:t>/4</w:t>
      </w:r>
      <w:r>
        <w:rPr>
          <w:rFonts w:ascii="Arial" w:eastAsia="Arial" w:hAnsi="Arial" w:cs="Arial"/>
          <w:color w:val="000000"/>
          <w:szCs w:val="24"/>
          <w:lang w:val="en-US"/>
        </w:rPr>
        <w:t>HANA</w:t>
      </w:r>
      <w:r w:rsidRPr="003140C4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 xml:space="preserve">списание НЛИ со склада. Согласно Регламенту по управлению запасами НВИ/НЛИ, </w:t>
      </w:r>
      <w:r>
        <w:rPr>
          <w:rFonts w:ascii="Arial" w:hAnsi="Arial" w:cs="Arial"/>
        </w:rPr>
        <w:t>с</w:t>
      </w:r>
      <w:r w:rsidRPr="00A07F46">
        <w:rPr>
          <w:rFonts w:ascii="Arial" w:hAnsi="Arial" w:cs="Arial"/>
        </w:rPr>
        <w:t>писание НЛИ осуществляется в рамках установленных резервов под обесценение стоимости.</w:t>
      </w:r>
    </w:p>
    <w:p w14:paraId="0F388394" w14:textId="25D83315" w:rsidR="00891A4B" w:rsidRDefault="00891A4B" w:rsidP="001571A2">
      <w:pPr>
        <w:ind w:firstLine="708"/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Cs w:val="24"/>
        </w:rPr>
        <w:lastRenderedPageBreak/>
        <w:t>В случае утилизации своими силами</w:t>
      </w:r>
      <w:r w:rsidR="0033076D">
        <w:rPr>
          <w:rFonts w:ascii="Arial" w:eastAsia="Arial" w:hAnsi="Arial" w:cs="Arial"/>
          <w:color w:val="000000"/>
          <w:szCs w:val="24"/>
        </w:rPr>
        <w:t xml:space="preserve">, </w:t>
      </w:r>
      <w:r w:rsidR="00822136" w:rsidRPr="00A77240">
        <w:rPr>
          <w:rFonts w:ascii="Arial" w:eastAsia="Arial" w:hAnsi="Arial" w:cs="Arial"/>
          <w:color w:val="000000"/>
          <w:szCs w:val="24"/>
        </w:rPr>
        <w:t xml:space="preserve">в системе </w:t>
      </w:r>
      <w:r>
        <w:rPr>
          <w:rFonts w:ascii="Arial" w:eastAsia="Arial" w:hAnsi="Arial" w:cs="Arial"/>
          <w:color w:val="000000"/>
          <w:szCs w:val="24"/>
        </w:rPr>
        <w:t>производится</w:t>
      </w:r>
      <w:r w:rsidR="00822136" w:rsidRPr="00A77240">
        <w:rPr>
          <w:rFonts w:ascii="Arial" w:eastAsia="Arial" w:hAnsi="Arial" w:cs="Arial"/>
          <w:color w:val="000000"/>
          <w:szCs w:val="24"/>
        </w:rPr>
        <w:t xml:space="preserve"> </w:t>
      </w:r>
      <w:r>
        <w:rPr>
          <w:rFonts w:ascii="Arial" w:eastAsia="Arial" w:hAnsi="Arial" w:cs="Arial"/>
          <w:color w:val="000000"/>
          <w:szCs w:val="24"/>
        </w:rPr>
        <w:t>списание</w:t>
      </w:r>
      <w:r w:rsidR="00822136">
        <w:rPr>
          <w:rFonts w:ascii="Arial" w:eastAsia="Arial" w:hAnsi="Arial" w:cs="Arial"/>
          <w:color w:val="000000"/>
          <w:szCs w:val="24"/>
        </w:rPr>
        <w:t xml:space="preserve"> </w:t>
      </w:r>
      <w:r w:rsidR="00822136" w:rsidRPr="00A77240">
        <w:rPr>
          <w:rFonts w:ascii="Arial" w:eastAsia="Arial" w:hAnsi="Arial" w:cs="Arial"/>
          <w:color w:val="000000"/>
          <w:szCs w:val="24"/>
        </w:rPr>
        <w:t>НЛИ</w:t>
      </w:r>
      <w:r w:rsidR="00822136">
        <w:rPr>
          <w:rFonts w:ascii="Arial" w:eastAsia="Arial" w:hAnsi="Arial" w:cs="Arial"/>
          <w:color w:val="000000"/>
          <w:szCs w:val="24"/>
        </w:rPr>
        <w:t xml:space="preserve"> со склада</w:t>
      </w:r>
      <w:r w:rsidR="001571A2">
        <w:rPr>
          <w:rFonts w:ascii="Arial" w:eastAsia="Arial" w:hAnsi="Arial" w:cs="Arial"/>
          <w:color w:val="000000"/>
          <w:szCs w:val="24"/>
        </w:rPr>
        <w:t xml:space="preserve"> по заказу на списание</w:t>
      </w:r>
      <w:r w:rsidR="00822136" w:rsidRPr="00A77240">
        <w:rPr>
          <w:rFonts w:ascii="Arial" w:eastAsia="Arial" w:hAnsi="Arial" w:cs="Arial"/>
          <w:color w:val="000000"/>
          <w:szCs w:val="24"/>
        </w:rPr>
        <w:t>.</w:t>
      </w:r>
      <w:r w:rsidR="001571A2">
        <w:rPr>
          <w:rFonts w:ascii="Arial" w:eastAsia="Arial" w:hAnsi="Arial" w:cs="Arial"/>
          <w:color w:val="000000"/>
          <w:szCs w:val="24"/>
        </w:rPr>
        <w:t xml:space="preserve"> </w:t>
      </w:r>
      <w:r w:rsidR="001571A2">
        <w:rPr>
          <w:rFonts w:ascii="Arial" w:hAnsi="Arial" w:cs="Arial"/>
        </w:rPr>
        <w:t>Процесс списания МТР по заказу на списание описан в КД</w:t>
      </w:r>
      <w:r w:rsidR="00346AFE" w:rsidRPr="00346AFE">
        <w:rPr>
          <w:rFonts w:ascii="Arial" w:hAnsi="Arial" w:cs="Arial"/>
        </w:rPr>
        <w:t xml:space="preserve"> </w:t>
      </w:r>
      <w:r w:rsidR="00346AFE">
        <w:rPr>
          <w:rFonts w:ascii="Arial" w:hAnsi="Arial" w:cs="Arial"/>
          <w:lang w:val="en-US"/>
        </w:rPr>
        <w:t>ERP</w:t>
      </w:r>
      <w:r w:rsidR="00346AFE" w:rsidRPr="00346AFE">
        <w:rPr>
          <w:rFonts w:ascii="Arial" w:hAnsi="Arial" w:cs="Arial"/>
        </w:rPr>
        <w:t xml:space="preserve"> </w:t>
      </w:r>
      <w:ins w:id="105" w:author="Sintsova Margarita" w:date="2020-04-21T13:12:00Z">
        <w:r w:rsidR="005C32EA">
          <w:rPr>
            <w:rFonts w:ascii="Arial" w:hAnsi="Arial" w:cs="Arial"/>
          </w:rPr>
          <w:t>9</w:t>
        </w:r>
      </w:ins>
      <w:del w:id="106" w:author="Sintsova Margarita" w:date="2020-04-21T13:12:00Z">
        <w:r w:rsidR="00346AFE" w:rsidRPr="00346AFE" w:rsidDel="005C32EA">
          <w:rPr>
            <w:rFonts w:ascii="Arial" w:hAnsi="Arial" w:cs="Arial"/>
          </w:rPr>
          <w:delText>5</w:delText>
        </w:r>
      </w:del>
      <w:r w:rsidR="00346AFE" w:rsidRPr="00346AFE">
        <w:rPr>
          <w:rFonts w:ascii="Arial" w:hAnsi="Arial" w:cs="Arial"/>
        </w:rPr>
        <w:t>.1.62</w:t>
      </w:r>
      <w:r w:rsidR="001571A2">
        <w:rPr>
          <w:rFonts w:ascii="Arial" w:hAnsi="Arial" w:cs="Arial"/>
        </w:rPr>
        <w:t xml:space="preserve"> «Складская логистика».</w:t>
      </w:r>
    </w:p>
    <w:p w14:paraId="22285C68" w14:textId="77777777" w:rsidR="001571A2" w:rsidRDefault="001571A2" w:rsidP="001571A2">
      <w:pPr>
        <w:ind w:firstLine="708"/>
        <w:rPr>
          <w:rFonts w:ascii="Arial" w:eastAsia="Arial" w:hAnsi="Arial" w:cs="Arial"/>
          <w:color w:val="000000"/>
          <w:szCs w:val="24"/>
        </w:rPr>
      </w:pPr>
    </w:p>
    <w:p w14:paraId="0CD7C7D7" w14:textId="432F7F63" w:rsidR="0014138A" w:rsidRDefault="00891A4B" w:rsidP="001571A2">
      <w:pPr>
        <w:ind w:firstLine="708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>В случае утилизации</w:t>
      </w:r>
      <w:r w:rsidR="001571A2">
        <w:rPr>
          <w:rFonts w:ascii="Arial" w:eastAsia="Arial" w:hAnsi="Arial" w:cs="Arial"/>
          <w:color w:val="000000"/>
          <w:szCs w:val="24"/>
        </w:rPr>
        <w:t xml:space="preserve"> с помощью внешнего подрядчика,</w:t>
      </w:r>
      <w:r w:rsidR="0033076D">
        <w:rPr>
          <w:rFonts w:ascii="Arial" w:eastAsia="Arial" w:hAnsi="Arial" w:cs="Arial"/>
          <w:color w:val="000000"/>
          <w:szCs w:val="24"/>
        </w:rPr>
        <w:t xml:space="preserve"> после подписания Акта выполненных работ, </w:t>
      </w:r>
      <w:r w:rsidR="001571A2">
        <w:rPr>
          <w:rFonts w:ascii="Arial" w:eastAsia="Arial" w:hAnsi="Arial" w:cs="Arial"/>
          <w:color w:val="000000"/>
          <w:szCs w:val="24"/>
        </w:rPr>
        <w:t xml:space="preserve">в системе происходит списание НЛИ как давальческих компонентов по заявке на закупку услуги по утилизации. </w:t>
      </w:r>
      <w:r w:rsidR="0014138A">
        <w:rPr>
          <w:rFonts w:ascii="Arial" w:eastAsia="Arial" w:hAnsi="Arial" w:cs="Arial"/>
          <w:color w:val="000000"/>
          <w:szCs w:val="24"/>
        </w:rPr>
        <w:t>Процесс управления обязательствами по з</w:t>
      </w:r>
      <w:r w:rsidR="001571A2">
        <w:rPr>
          <w:rFonts w:ascii="Arial" w:eastAsia="Arial" w:hAnsi="Arial" w:cs="Arial"/>
          <w:color w:val="000000"/>
          <w:szCs w:val="24"/>
        </w:rPr>
        <w:t>акупке услуги утилизации описан</w:t>
      </w:r>
      <w:r w:rsidR="0014138A">
        <w:rPr>
          <w:rFonts w:ascii="Arial" w:eastAsia="Arial" w:hAnsi="Arial" w:cs="Arial"/>
          <w:color w:val="000000"/>
          <w:szCs w:val="24"/>
        </w:rPr>
        <w:t xml:space="preserve"> в КД</w:t>
      </w:r>
      <w:r w:rsidR="00346AFE" w:rsidRPr="00B75DE7">
        <w:rPr>
          <w:rFonts w:ascii="Arial" w:eastAsia="Arial" w:hAnsi="Arial" w:cs="Arial"/>
          <w:color w:val="000000"/>
          <w:szCs w:val="24"/>
        </w:rPr>
        <w:t xml:space="preserve"> </w:t>
      </w:r>
      <w:r w:rsidR="00346AFE">
        <w:rPr>
          <w:rFonts w:ascii="Arial" w:eastAsia="Arial" w:hAnsi="Arial" w:cs="Arial"/>
          <w:color w:val="000000"/>
          <w:szCs w:val="24"/>
          <w:lang w:val="en-US"/>
        </w:rPr>
        <w:t>ERP</w:t>
      </w:r>
      <w:r w:rsidR="0014138A">
        <w:rPr>
          <w:rFonts w:ascii="Arial" w:eastAsia="Arial" w:hAnsi="Arial" w:cs="Arial"/>
          <w:color w:val="000000"/>
          <w:szCs w:val="24"/>
        </w:rPr>
        <w:t xml:space="preserve"> </w:t>
      </w:r>
      <w:ins w:id="107" w:author="Sintsova Margarita" w:date="2020-04-21T13:12:00Z">
        <w:r w:rsidR="005C32EA">
          <w:rPr>
            <w:rFonts w:ascii="Arial" w:eastAsia="Arial" w:hAnsi="Arial" w:cs="Arial"/>
            <w:color w:val="000000"/>
            <w:szCs w:val="24"/>
          </w:rPr>
          <w:t>9</w:t>
        </w:r>
      </w:ins>
      <w:del w:id="108" w:author="Sintsova Margarita" w:date="2020-04-21T13:12:00Z">
        <w:r w:rsidR="00346AFE" w:rsidRPr="00346AFE" w:rsidDel="005C32EA">
          <w:rPr>
            <w:rFonts w:ascii="Arial" w:eastAsia="Arial" w:hAnsi="Arial" w:cs="Arial"/>
            <w:color w:val="000000"/>
            <w:szCs w:val="24"/>
          </w:rPr>
          <w:delText>5</w:delText>
        </w:r>
      </w:del>
      <w:r w:rsidR="00346AFE" w:rsidRPr="00346AFE">
        <w:rPr>
          <w:rFonts w:ascii="Arial" w:eastAsia="Arial" w:hAnsi="Arial" w:cs="Arial"/>
          <w:color w:val="000000"/>
          <w:szCs w:val="24"/>
        </w:rPr>
        <w:t xml:space="preserve">.1.59 </w:t>
      </w:r>
      <w:r w:rsidR="0014138A">
        <w:rPr>
          <w:rFonts w:ascii="Arial" w:eastAsia="Arial" w:hAnsi="Arial" w:cs="Arial"/>
          <w:color w:val="000000"/>
          <w:szCs w:val="24"/>
        </w:rPr>
        <w:t>«Закупка МТР, работ, услуг».</w:t>
      </w:r>
    </w:p>
    <w:p w14:paraId="3F6E7DAA" w14:textId="77777777" w:rsidR="0014138A" w:rsidRDefault="0014138A" w:rsidP="00822136">
      <w:pPr>
        <w:rPr>
          <w:rFonts w:ascii="Arial" w:eastAsia="Arial" w:hAnsi="Arial" w:cs="Arial"/>
          <w:color w:val="000000"/>
          <w:szCs w:val="24"/>
        </w:rPr>
      </w:pPr>
    </w:p>
    <w:p w14:paraId="2000A2DA" w14:textId="77777777" w:rsidR="00822136" w:rsidRDefault="00822136" w:rsidP="00822136">
      <w:pPr>
        <w:rPr>
          <w:rFonts w:ascii="Arial" w:eastAsia="Arial" w:hAnsi="Arial" w:cs="Arial"/>
          <w:color w:val="000000"/>
          <w:szCs w:val="24"/>
        </w:rPr>
      </w:pPr>
    </w:p>
    <w:p w14:paraId="256804EC" w14:textId="49621A9C" w:rsidR="00822136" w:rsidRPr="00F51999" w:rsidRDefault="00822136" w:rsidP="00822136">
      <w:pPr>
        <w:spacing w:after="240" w:line="276" w:lineRule="auto"/>
        <w:ind w:firstLine="567"/>
        <w:rPr>
          <w:rFonts w:ascii="Arial" w:hAnsi="Arial" w:cs="Arial"/>
          <w:b/>
          <w:i/>
        </w:rPr>
      </w:pPr>
      <w:r w:rsidRPr="00F51999">
        <w:rPr>
          <w:rFonts w:ascii="Arial" w:hAnsi="Arial" w:cs="Arial"/>
          <w:b/>
          <w:i/>
        </w:rPr>
        <w:t>Отражение в системе SAP</w:t>
      </w:r>
    </w:p>
    <w:p w14:paraId="2CF10D2F" w14:textId="2AD6164B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</w:rPr>
        <w:t xml:space="preserve">Транзакция: </w:t>
      </w:r>
      <w:r w:rsidRPr="00F51999">
        <w:rPr>
          <w:rFonts w:ascii="Arial" w:hAnsi="Arial" w:cs="Arial"/>
        </w:rPr>
        <w:t>Z</w:t>
      </w:r>
      <w:r w:rsidR="00037524">
        <w:rPr>
          <w:rFonts w:ascii="Arial" w:hAnsi="Arial" w:cs="Arial"/>
          <w:lang w:val="en-US"/>
        </w:rPr>
        <w:t>MM</w:t>
      </w:r>
      <w:r w:rsidR="00037524" w:rsidRPr="00D928B6">
        <w:rPr>
          <w:rFonts w:ascii="Arial" w:hAnsi="Arial" w:cs="Arial"/>
        </w:rPr>
        <w:t>_</w:t>
      </w:r>
      <w:r w:rsidR="00037524">
        <w:rPr>
          <w:rFonts w:ascii="Arial" w:hAnsi="Arial" w:cs="Arial"/>
        </w:rPr>
        <w:t>N</w:t>
      </w:r>
      <w:r w:rsidR="00037524">
        <w:rPr>
          <w:rFonts w:ascii="Arial" w:hAnsi="Arial" w:cs="Arial"/>
          <w:lang w:val="en-US"/>
        </w:rPr>
        <w:t>L</w:t>
      </w:r>
      <w:r w:rsidRPr="00F51999">
        <w:rPr>
          <w:rFonts w:ascii="Arial" w:hAnsi="Arial" w:cs="Arial"/>
        </w:rPr>
        <w:t>I</w:t>
      </w:r>
      <w:r w:rsidR="00037524" w:rsidRPr="00D928B6">
        <w:rPr>
          <w:rFonts w:ascii="Arial" w:hAnsi="Arial" w:cs="Arial"/>
        </w:rPr>
        <w:t>_</w:t>
      </w:r>
      <w:r w:rsidR="00037524">
        <w:rPr>
          <w:rFonts w:ascii="Arial" w:hAnsi="Arial" w:cs="Arial"/>
          <w:lang w:val="en-US"/>
        </w:rPr>
        <w:t>REPORT</w:t>
      </w:r>
    </w:p>
    <w:p w14:paraId="28F7209C" w14:textId="637C5E64" w:rsidR="00822136" w:rsidRDefault="00822136" w:rsidP="001C74F5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Отчет запускается с указанием ссылочного номера для продолжения работы с существующей выборкой НВИ</w:t>
      </w:r>
      <w:r w:rsidR="00247BB2">
        <w:rPr>
          <w:rFonts w:ascii="Arial" w:hAnsi="Arial" w:cs="Arial"/>
        </w:rPr>
        <w:t>/НЛИ</w:t>
      </w:r>
      <w:r>
        <w:rPr>
          <w:rFonts w:ascii="Arial" w:hAnsi="Arial" w:cs="Arial"/>
        </w:rPr>
        <w:t>.</w:t>
      </w:r>
    </w:p>
    <w:p w14:paraId="48663BC2" w14:textId="5B8DDE79" w:rsidR="00822136" w:rsidRDefault="001C74F5" w:rsidP="0033076D">
      <w:pPr>
        <w:ind w:firstLine="567"/>
      </w:pPr>
      <w:r>
        <w:rPr>
          <w:rFonts w:ascii="Arial" w:hAnsi="Arial" w:cs="Arial"/>
        </w:rPr>
        <w:t xml:space="preserve">Автоматически проверяется, </w:t>
      </w:r>
      <w:r w:rsidR="0062272A">
        <w:rPr>
          <w:rFonts w:ascii="Arial" w:hAnsi="Arial" w:cs="Arial"/>
        </w:rPr>
        <w:t>были ли</w:t>
      </w:r>
      <w:r>
        <w:rPr>
          <w:rFonts w:ascii="Arial" w:hAnsi="Arial" w:cs="Arial"/>
        </w:rPr>
        <w:t xml:space="preserve"> списаны ли партии НЛИ, содержащиеся в отчете (проверка происходит по таблице </w:t>
      </w:r>
      <w:r w:rsidR="00037524">
        <w:rPr>
          <w:rFonts w:ascii="Arial" w:hAnsi="Arial" w:cs="Arial"/>
          <w:lang w:val="en-US"/>
        </w:rPr>
        <w:t>ZTMM</w:t>
      </w:r>
      <w:r w:rsidR="00037524" w:rsidRPr="00037524">
        <w:rPr>
          <w:rFonts w:ascii="Arial" w:hAnsi="Arial" w:cs="Arial"/>
        </w:rPr>
        <w:t>_</w:t>
      </w:r>
      <w:r w:rsidR="00037524">
        <w:rPr>
          <w:rFonts w:ascii="Arial" w:hAnsi="Arial" w:cs="Arial"/>
          <w:lang w:val="en-US"/>
        </w:rPr>
        <w:t>NL</w:t>
      </w:r>
      <w:r>
        <w:rPr>
          <w:rFonts w:ascii="Arial" w:hAnsi="Arial" w:cs="Arial"/>
          <w:lang w:val="en-US"/>
        </w:rPr>
        <w:t>I</w:t>
      </w:r>
      <w:r w:rsidR="00037524" w:rsidRPr="007C50DD">
        <w:rPr>
          <w:rFonts w:ascii="Arial" w:hAnsi="Arial" w:cs="Arial"/>
        </w:rPr>
        <w:t>_</w:t>
      </w:r>
      <w:r w:rsidR="00037524">
        <w:rPr>
          <w:rFonts w:ascii="Arial" w:hAnsi="Arial" w:cs="Arial"/>
          <w:lang w:val="en-US"/>
        </w:rPr>
        <w:t>MAIN</w:t>
      </w:r>
      <w:r>
        <w:rPr>
          <w:rFonts w:ascii="Arial" w:hAnsi="Arial" w:cs="Arial"/>
        </w:rPr>
        <w:t>). Если партии НЛИ списаны, то</w:t>
      </w:r>
      <w:r w:rsidR="001912A4" w:rsidRPr="001912A4">
        <w:rPr>
          <w:rFonts w:ascii="Arial" w:hAnsi="Arial" w:cs="Arial"/>
        </w:rPr>
        <w:t xml:space="preserve"> </w:t>
      </w:r>
      <w:r w:rsidR="00822136" w:rsidRPr="001912A4">
        <w:rPr>
          <w:rFonts w:ascii="Arial" w:hAnsi="Arial" w:cs="Arial"/>
        </w:rPr>
        <w:t>таблица</w:t>
      </w:r>
      <w:r w:rsidR="00822136">
        <w:rPr>
          <w:rFonts w:ascii="Arial" w:hAnsi="Arial" w:cs="Arial"/>
        </w:rPr>
        <w:t xml:space="preserve"> </w:t>
      </w:r>
      <w:r w:rsidR="003961CC">
        <w:rPr>
          <w:rFonts w:ascii="Arial" w:hAnsi="Arial" w:cs="Arial"/>
          <w:lang w:val="en-US"/>
        </w:rPr>
        <w:t>ZTMM</w:t>
      </w:r>
      <w:r w:rsidR="003961CC" w:rsidRPr="003961CC">
        <w:rPr>
          <w:rFonts w:ascii="Arial" w:hAnsi="Arial" w:cs="Arial"/>
        </w:rPr>
        <w:t>_</w:t>
      </w:r>
      <w:r w:rsidR="003961CC">
        <w:rPr>
          <w:rFonts w:ascii="Arial" w:hAnsi="Arial" w:cs="Arial"/>
          <w:lang w:val="en-US"/>
        </w:rPr>
        <w:t>NL</w:t>
      </w:r>
      <w:r w:rsidR="00822136">
        <w:rPr>
          <w:rFonts w:ascii="Arial" w:hAnsi="Arial" w:cs="Arial"/>
          <w:lang w:val="en-US"/>
        </w:rPr>
        <w:t>I</w:t>
      </w:r>
      <w:r w:rsidR="003961CC" w:rsidRPr="000E7C61">
        <w:rPr>
          <w:rFonts w:ascii="Arial" w:hAnsi="Arial" w:cs="Arial"/>
        </w:rPr>
        <w:t>_</w:t>
      </w:r>
      <w:r w:rsidR="003961CC">
        <w:rPr>
          <w:rFonts w:ascii="Arial" w:hAnsi="Arial" w:cs="Arial"/>
          <w:lang w:val="en-US"/>
        </w:rPr>
        <w:t>MAIN</w:t>
      </w:r>
      <w:r w:rsidR="00822136" w:rsidRPr="0070763E">
        <w:rPr>
          <w:rFonts w:ascii="Arial" w:hAnsi="Arial" w:cs="Arial"/>
        </w:rPr>
        <w:t xml:space="preserve"> </w:t>
      </w:r>
      <w:r w:rsidR="00822136">
        <w:rPr>
          <w:rFonts w:ascii="Arial" w:hAnsi="Arial" w:cs="Arial"/>
        </w:rPr>
        <w:t xml:space="preserve">обновляется, а позиции списанных НЛИ </w:t>
      </w:r>
      <w:r w:rsidR="001912A4">
        <w:rPr>
          <w:rFonts w:ascii="Arial" w:hAnsi="Arial" w:cs="Arial"/>
        </w:rPr>
        <w:t>отражаются</w:t>
      </w:r>
      <w:r w:rsidR="00822136">
        <w:rPr>
          <w:rFonts w:ascii="Arial" w:hAnsi="Arial" w:cs="Arial"/>
        </w:rPr>
        <w:t xml:space="preserve"> с зеленым статусом светофора «НЛИ списан». Статус и дата его установки также сохраняются в таблице. </w:t>
      </w:r>
    </w:p>
    <w:p w14:paraId="0D118B22" w14:textId="3F9977C5" w:rsidR="0033076D" w:rsidRPr="001C74F5" w:rsidRDefault="0033076D" w:rsidP="001C74F5">
      <w:pPr>
        <w:spacing w:line="276" w:lineRule="auto"/>
        <w:rPr>
          <w:rFonts w:cs="Arial"/>
          <w:sz w:val="20"/>
          <w:szCs w:val="20"/>
        </w:rPr>
      </w:pPr>
    </w:p>
    <w:p w14:paraId="083783F7" w14:textId="3DAD7BF4" w:rsidR="0027347F" w:rsidRPr="00A77240" w:rsidRDefault="0027347F" w:rsidP="0027347F">
      <w:pPr>
        <w:ind w:firstLine="567"/>
        <w:rPr>
          <w:rFonts w:ascii="Arial" w:hAnsi="Arial" w:cs="Arial"/>
        </w:rPr>
      </w:pPr>
      <w:r w:rsidRPr="0027347F">
        <w:rPr>
          <w:rFonts w:ascii="Arial" w:hAnsi="Arial" w:cs="Arial"/>
        </w:rPr>
        <w:t xml:space="preserve">Детальное описание шагов приведено в Приложении </w:t>
      </w:r>
      <w:r>
        <w:rPr>
          <w:rFonts w:ascii="Arial" w:hAnsi="Arial" w:cs="Arial"/>
        </w:rPr>
        <w:t>№ 3.</w:t>
      </w:r>
    </w:p>
    <w:p w14:paraId="255D3BD4" w14:textId="77777777" w:rsidR="00B9415D" w:rsidRPr="00A77240" w:rsidRDefault="00B9415D" w:rsidP="004C3990">
      <w:pPr>
        <w:spacing w:after="240" w:line="276" w:lineRule="auto"/>
        <w:ind w:firstLine="567"/>
        <w:rPr>
          <w:rFonts w:ascii="Arial" w:hAnsi="Arial" w:cs="Arial"/>
        </w:rPr>
      </w:pPr>
    </w:p>
    <w:p w14:paraId="59DC632E" w14:textId="0DA9A9CA" w:rsidR="00B03437" w:rsidRPr="008227D0" w:rsidRDefault="00B03437" w:rsidP="00637851">
      <w:pPr>
        <w:pStyle w:val="3"/>
      </w:pPr>
      <w:bookmarkStart w:id="109" w:name="_Toc66777881"/>
      <w:r w:rsidRPr="008227D0">
        <w:t>Описание шагов бизнес-процесса ПП-10.05.03</w:t>
      </w:r>
      <w:r w:rsidR="00F83FF4" w:rsidRPr="00F83FF4">
        <w:t>-ERP</w:t>
      </w:r>
      <w:r w:rsidRPr="008227D0">
        <w:t xml:space="preserve"> Реклассификация запаса</w:t>
      </w:r>
      <w:bookmarkEnd w:id="109"/>
    </w:p>
    <w:p w14:paraId="0C313A5F" w14:textId="77777777" w:rsidR="00822136" w:rsidRPr="00A77240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>ПП-10.05.03.010 Изменение признака партии "</w:t>
      </w:r>
      <w:proofErr w:type="spellStart"/>
      <w:r w:rsidRPr="00A77240">
        <w:rPr>
          <w:rFonts w:cs="Arial"/>
        </w:rPr>
        <w:t>Огранич</w:t>
      </w:r>
      <w:proofErr w:type="spellEnd"/>
      <w:r w:rsidRPr="00A77240">
        <w:rPr>
          <w:rFonts w:cs="Arial"/>
        </w:rPr>
        <w:t>. использование"</w:t>
      </w:r>
    </w:p>
    <w:p w14:paraId="5799061B" w14:textId="2679E2EB" w:rsidR="00822136" w:rsidRDefault="00822136" w:rsidP="00822136">
      <w:pPr>
        <w:pStyle w:val="afff6"/>
        <w:ind w:firstLine="708"/>
        <w:rPr>
          <w:rFonts w:ascii="Arial" w:hAnsi="Arial" w:cs="Arial"/>
          <w:szCs w:val="20"/>
          <w:lang w:eastAsia="ru-RU"/>
        </w:rPr>
      </w:pPr>
      <w:r w:rsidRPr="00A77240">
        <w:rPr>
          <w:rFonts w:ascii="Arial" w:hAnsi="Arial" w:cs="Arial"/>
          <w:szCs w:val="20"/>
          <w:lang w:eastAsia="ru-RU"/>
        </w:rPr>
        <w:t>Перевод партии в запас ограниченного использования означает блокировку ее для каких-</w:t>
      </w:r>
      <w:r w:rsidRPr="00233993">
        <w:rPr>
          <w:rFonts w:ascii="Arial" w:hAnsi="Arial" w:cs="Arial"/>
          <w:szCs w:val="20"/>
          <w:lang w:eastAsia="ru-RU"/>
        </w:rPr>
        <w:t>либо движений.</w:t>
      </w:r>
      <w:r w:rsidRPr="00316AF7">
        <w:rPr>
          <w:rFonts w:ascii="Arial" w:hAnsi="Arial" w:cs="Arial"/>
          <w:szCs w:val="20"/>
          <w:lang w:eastAsia="ru-RU"/>
        </w:rPr>
        <w:t xml:space="preserve"> </w:t>
      </w:r>
      <w:r w:rsidRPr="00D37067">
        <w:rPr>
          <w:rFonts w:ascii="Arial" w:hAnsi="Arial" w:cs="Arial"/>
          <w:szCs w:val="20"/>
          <w:lang w:eastAsia="ru-RU"/>
        </w:rPr>
        <w:t>При этом запас ограничен</w:t>
      </w:r>
      <w:r w:rsidR="00D37067" w:rsidRPr="00D37067">
        <w:rPr>
          <w:rFonts w:ascii="Arial" w:hAnsi="Arial" w:cs="Arial"/>
          <w:szCs w:val="20"/>
          <w:lang w:eastAsia="ru-RU"/>
        </w:rPr>
        <w:t>ного использования партии МТР</w:t>
      </w:r>
      <w:r w:rsidRPr="00D37067">
        <w:rPr>
          <w:rFonts w:ascii="Arial" w:hAnsi="Arial" w:cs="Arial"/>
          <w:szCs w:val="20"/>
          <w:lang w:eastAsia="ru-RU"/>
        </w:rPr>
        <w:t xml:space="preserve"> исключается из автоматического планирования</w:t>
      </w:r>
      <w:r w:rsidR="00F919E2">
        <w:rPr>
          <w:rFonts w:ascii="Arial" w:hAnsi="Arial" w:cs="Arial"/>
          <w:szCs w:val="20"/>
          <w:lang w:eastAsia="ru-RU"/>
        </w:rPr>
        <w:t xml:space="preserve"> в рамках процедуры</w:t>
      </w:r>
      <w:r w:rsidRPr="00D37067">
        <w:rPr>
          <w:rFonts w:ascii="Arial" w:hAnsi="Arial" w:cs="Arial"/>
          <w:szCs w:val="20"/>
          <w:lang w:eastAsia="ru-RU"/>
        </w:rPr>
        <w:t xml:space="preserve"> ППМ.</w:t>
      </w:r>
    </w:p>
    <w:p w14:paraId="0A0D0938" w14:textId="38949552" w:rsidR="00C13B3D" w:rsidRPr="00316AF7" w:rsidRDefault="00C13B3D" w:rsidP="00822136">
      <w:pPr>
        <w:pStyle w:val="afff6"/>
        <w:ind w:firstLine="708"/>
        <w:rPr>
          <w:rFonts w:ascii="Arial" w:hAnsi="Arial" w:cs="Arial"/>
          <w:szCs w:val="20"/>
          <w:lang w:eastAsia="ru-RU"/>
        </w:rPr>
      </w:pPr>
      <w:r>
        <w:rPr>
          <w:rFonts w:ascii="Arial" w:hAnsi="Arial" w:cs="Arial"/>
          <w:szCs w:val="20"/>
          <w:lang w:eastAsia="ru-RU"/>
        </w:rPr>
        <w:t>Подробно запас ограниченного использования описан в КД</w:t>
      </w:r>
      <w:r w:rsidR="00B75DE7" w:rsidRPr="00B75DE7">
        <w:rPr>
          <w:rFonts w:ascii="Arial" w:hAnsi="Arial" w:cs="Arial"/>
          <w:szCs w:val="20"/>
          <w:lang w:eastAsia="ru-RU"/>
        </w:rPr>
        <w:t xml:space="preserve"> </w:t>
      </w:r>
      <w:r w:rsidR="00B75DE7">
        <w:rPr>
          <w:rFonts w:ascii="Arial" w:hAnsi="Arial" w:cs="Arial"/>
          <w:szCs w:val="20"/>
          <w:lang w:val="en-US" w:eastAsia="ru-RU"/>
        </w:rPr>
        <w:t>ERP</w:t>
      </w:r>
      <w:r w:rsidR="00B75DE7" w:rsidRPr="00B75DE7">
        <w:rPr>
          <w:rFonts w:ascii="Arial" w:hAnsi="Arial" w:cs="Arial"/>
          <w:szCs w:val="20"/>
          <w:lang w:eastAsia="ru-RU"/>
        </w:rPr>
        <w:t xml:space="preserve"> </w:t>
      </w:r>
      <w:ins w:id="110" w:author="Sintsova Margarita" w:date="2020-04-21T13:12:00Z">
        <w:r w:rsidR="005C32EA">
          <w:rPr>
            <w:rFonts w:ascii="Arial" w:hAnsi="Arial" w:cs="Arial"/>
            <w:szCs w:val="20"/>
            <w:lang w:eastAsia="ru-RU"/>
          </w:rPr>
          <w:t>9</w:t>
        </w:r>
      </w:ins>
      <w:del w:id="111" w:author="Sintsova Margarita" w:date="2020-04-21T13:12:00Z">
        <w:r w:rsidR="00B75DE7" w:rsidRPr="00B75DE7" w:rsidDel="005C32EA">
          <w:rPr>
            <w:rFonts w:ascii="Arial" w:hAnsi="Arial" w:cs="Arial"/>
            <w:szCs w:val="20"/>
            <w:lang w:eastAsia="ru-RU"/>
          </w:rPr>
          <w:delText>5</w:delText>
        </w:r>
      </w:del>
      <w:r w:rsidR="00B75DE7" w:rsidRPr="00B75DE7">
        <w:rPr>
          <w:rFonts w:ascii="Arial" w:hAnsi="Arial" w:cs="Arial"/>
          <w:szCs w:val="20"/>
          <w:lang w:eastAsia="ru-RU"/>
        </w:rPr>
        <w:t>.1.11</w:t>
      </w:r>
      <w:r>
        <w:rPr>
          <w:rFonts w:ascii="Arial" w:hAnsi="Arial" w:cs="Arial"/>
          <w:szCs w:val="20"/>
          <w:lang w:eastAsia="ru-RU"/>
        </w:rPr>
        <w:t xml:space="preserve"> «Управление основными данными по направлению МТО»</w:t>
      </w:r>
    </w:p>
    <w:p w14:paraId="248C3179" w14:textId="0A0DF68E" w:rsidR="00822136" w:rsidRDefault="00822136" w:rsidP="00822136">
      <w:pPr>
        <w:pStyle w:val="afff6"/>
        <w:rPr>
          <w:rFonts w:ascii="Arial" w:hAnsi="Arial" w:cs="Arial"/>
          <w:szCs w:val="20"/>
          <w:lang w:eastAsia="ru-RU"/>
        </w:rPr>
      </w:pPr>
      <w:r w:rsidRPr="00A77240">
        <w:rPr>
          <w:rFonts w:ascii="Arial" w:hAnsi="Arial" w:cs="Arial"/>
          <w:szCs w:val="20"/>
          <w:lang w:eastAsia="ru-RU"/>
        </w:rPr>
        <w:t>Оп</w:t>
      </w:r>
      <w:r>
        <w:rPr>
          <w:rFonts w:ascii="Arial" w:hAnsi="Arial" w:cs="Arial"/>
          <w:szCs w:val="20"/>
          <w:lang w:eastAsia="ru-RU"/>
        </w:rPr>
        <w:t>ерация выполняется Ответственным</w:t>
      </w:r>
      <w:r w:rsidRPr="00A77240">
        <w:rPr>
          <w:rFonts w:ascii="Arial" w:hAnsi="Arial" w:cs="Arial"/>
          <w:szCs w:val="20"/>
          <w:lang w:eastAsia="ru-RU"/>
        </w:rPr>
        <w:t xml:space="preserve"> по управлению запасами</w:t>
      </w:r>
      <w:r w:rsidR="009072B2">
        <w:rPr>
          <w:rFonts w:ascii="Arial" w:hAnsi="Arial" w:cs="Arial"/>
          <w:szCs w:val="20"/>
          <w:lang w:eastAsia="ru-RU"/>
        </w:rPr>
        <w:t xml:space="preserve"> либо Кладовщиком</w:t>
      </w:r>
      <w:r w:rsidRPr="00A77240">
        <w:rPr>
          <w:rFonts w:ascii="Arial" w:hAnsi="Arial" w:cs="Arial"/>
          <w:szCs w:val="20"/>
          <w:lang w:eastAsia="ru-RU"/>
        </w:rPr>
        <w:t xml:space="preserve"> в транзакции </w:t>
      </w:r>
      <w:r w:rsidRPr="00A77240">
        <w:rPr>
          <w:rFonts w:ascii="Arial" w:hAnsi="Arial" w:cs="Arial"/>
          <w:szCs w:val="20"/>
          <w:lang w:val="en-US" w:eastAsia="ru-RU"/>
        </w:rPr>
        <w:t>MSC</w:t>
      </w:r>
      <w:r w:rsidRPr="00A77240">
        <w:rPr>
          <w:rFonts w:ascii="Arial" w:hAnsi="Arial" w:cs="Arial"/>
          <w:szCs w:val="20"/>
          <w:lang w:eastAsia="ru-RU"/>
        </w:rPr>
        <w:t>2</w:t>
      </w:r>
      <w:r w:rsidRPr="00A77240">
        <w:rPr>
          <w:rFonts w:ascii="Arial" w:hAnsi="Arial" w:cs="Arial"/>
          <w:szCs w:val="20"/>
          <w:lang w:val="en-US" w:eastAsia="ru-RU"/>
        </w:rPr>
        <w:t>N</w:t>
      </w:r>
      <w:r w:rsidRPr="00A77240">
        <w:rPr>
          <w:rFonts w:ascii="Arial" w:hAnsi="Arial" w:cs="Arial"/>
          <w:szCs w:val="20"/>
          <w:lang w:eastAsia="ru-RU"/>
        </w:rPr>
        <w:t>, где необходимо заполнить следующие аналитики:</w:t>
      </w:r>
    </w:p>
    <w:p w14:paraId="54B86EB7" w14:textId="18049F7E" w:rsidR="00220A7D" w:rsidRPr="00220A7D" w:rsidRDefault="00220A7D" w:rsidP="00220A7D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Pr="00A77240">
        <w:rPr>
          <w:rFonts w:ascii="Arial" w:hAnsi="Arial" w:cs="Arial"/>
          <w:b/>
          <w:sz w:val="22"/>
        </w:rPr>
        <w:fldChar w:fldCharType="begin"/>
      </w:r>
      <w:r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9</w:t>
      </w:r>
      <w:r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 xml:space="preserve">. Описание </w:t>
      </w:r>
      <w:r>
        <w:rPr>
          <w:rFonts w:ascii="Arial" w:hAnsi="Arial" w:cs="Arial"/>
          <w:b/>
          <w:sz w:val="22"/>
        </w:rPr>
        <w:t>аналитик партии в шаге ПП-10.05.03.010</w:t>
      </w:r>
    </w:p>
    <w:tbl>
      <w:tblPr>
        <w:tblStyle w:val="afffb"/>
        <w:tblW w:w="9918" w:type="dxa"/>
        <w:tblLayout w:type="fixed"/>
        <w:tblLook w:val="01E0" w:firstRow="1" w:lastRow="1" w:firstColumn="1" w:lastColumn="1" w:noHBand="0" w:noVBand="0"/>
      </w:tblPr>
      <w:tblGrid>
        <w:gridCol w:w="3416"/>
        <w:gridCol w:w="6502"/>
      </w:tblGrid>
      <w:tr w:rsidR="00822136" w:rsidRPr="00A77240" w14:paraId="16B9FE8C" w14:textId="77777777" w:rsidTr="00822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tcW w:w="3416" w:type="dxa"/>
            <w:shd w:val="clear" w:color="auto" w:fill="FFC000"/>
          </w:tcPr>
          <w:p w14:paraId="3152A582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Поле документа</w:t>
            </w:r>
          </w:p>
        </w:tc>
        <w:tc>
          <w:tcPr>
            <w:tcW w:w="6502" w:type="dxa"/>
            <w:shd w:val="clear" w:color="auto" w:fill="FFC000"/>
          </w:tcPr>
          <w:p w14:paraId="4AA428B2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Содержание поля документа</w:t>
            </w:r>
          </w:p>
        </w:tc>
      </w:tr>
      <w:tr w:rsidR="00822136" w:rsidRPr="00A77240" w14:paraId="64F890EE" w14:textId="77777777" w:rsidTr="00822136">
        <w:trPr>
          <w:trHeight w:val="298"/>
        </w:trPr>
        <w:tc>
          <w:tcPr>
            <w:tcW w:w="3416" w:type="dxa"/>
          </w:tcPr>
          <w:p w14:paraId="7866F814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Материал</w:t>
            </w:r>
          </w:p>
        </w:tc>
        <w:tc>
          <w:tcPr>
            <w:tcW w:w="6502" w:type="dxa"/>
          </w:tcPr>
          <w:p w14:paraId="21481273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Код ОЗМ (ЕК МТР). Вводится вручную или с помощью средства поиска из справочника.</w:t>
            </w:r>
          </w:p>
        </w:tc>
      </w:tr>
      <w:tr w:rsidR="00822136" w:rsidRPr="00A77240" w14:paraId="7C8861F1" w14:textId="77777777" w:rsidTr="00822136">
        <w:trPr>
          <w:trHeight w:val="298"/>
        </w:trPr>
        <w:tc>
          <w:tcPr>
            <w:tcW w:w="3416" w:type="dxa"/>
          </w:tcPr>
          <w:p w14:paraId="2EDCDB6B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Партия</w:t>
            </w:r>
          </w:p>
        </w:tc>
        <w:tc>
          <w:tcPr>
            <w:tcW w:w="6502" w:type="dxa"/>
          </w:tcPr>
          <w:p w14:paraId="69DA735B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партии, значение признака которой надо изменить.</w:t>
            </w:r>
          </w:p>
        </w:tc>
      </w:tr>
      <w:tr w:rsidR="00822136" w:rsidRPr="00A77240" w14:paraId="2300C046" w14:textId="77777777" w:rsidTr="00822136">
        <w:trPr>
          <w:trHeight w:val="298"/>
        </w:trPr>
        <w:tc>
          <w:tcPr>
            <w:tcW w:w="3416" w:type="dxa"/>
          </w:tcPr>
          <w:p w14:paraId="17224C5F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lastRenderedPageBreak/>
              <w:t>Завод</w:t>
            </w:r>
          </w:p>
        </w:tc>
        <w:tc>
          <w:tcPr>
            <w:tcW w:w="6502" w:type="dxa"/>
          </w:tcPr>
          <w:p w14:paraId="19D888B1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завода, соответствующий предприятию, на котором производится корректировка признаков партии. Вводится вручную.</w:t>
            </w:r>
          </w:p>
        </w:tc>
      </w:tr>
      <w:tr w:rsidR="00822136" w:rsidRPr="00A77240" w14:paraId="312ED69F" w14:textId="77777777" w:rsidTr="00822136">
        <w:trPr>
          <w:trHeight w:val="298"/>
        </w:trPr>
        <w:tc>
          <w:tcPr>
            <w:tcW w:w="9918" w:type="dxa"/>
            <w:gridSpan w:val="2"/>
          </w:tcPr>
          <w:p w14:paraId="6EDD0C54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Далее меняется значение индикатора «Статус партии».</w:t>
            </w:r>
          </w:p>
        </w:tc>
      </w:tr>
    </w:tbl>
    <w:p w14:paraId="6CEC5F03" w14:textId="77777777" w:rsidR="00822136" w:rsidRPr="00A77240" w:rsidRDefault="00822136" w:rsidP="00822136">
      <w:pPr>
        <w:rPr>
          <w:rFonts w:ascii="Arial" w:hAnsi="Arial" w:cs="Arial"/>
          <w:szCs w:val="20"/>
          <w:lang w:eastAsia="ru-RU"/>
        </w:rPr>
      </w:pPr>
    </w:p>
    <w:p w14:paraId="4305DA58" w14:textId="77777777" w:rsidR="00822136" w:rsidRPr="00A77240" w:rsidRDefault="00822136" w:rsidP="00822136">
      <w:pPr>
        <w:rPr>
          <w:rFonts w:ascii="Arial" w:hAnsi="Arial" w:cs="Arial"/>
        </w:rPr>
      </w:pPr>
      <w:r w:rsidRPr="00A77240">
        <w:rPr>
          <w:rFonts w:ascii="Arial" w:hAnsi="Arial" w:cs="Arial"/>
          <w:szCs w:val="20"/>
          <w:lang w:eastAsia="ru-RU"/>
        </w:rPr>
        <w:t xml:space="preserve">При сохранении партии с измененным значением индикатора система создает документ материала с видом движения 341 «ПЗ </w:t>
      </w:r>
      <w:proofErr w:type="spellStart"/>
      <w:r w:rsidRPr="00A77240">
        <w:rPr>
          <w:rFonts w:ascii="Arial" w:hAnsi="Arial" w:cs="Arial"/>
          <w:szCs w:val="20"/>
          <w:lang w:eastAsia="ru-RU"/>
        </w:rPr>
        <w:t>СвобИсп</w:t>
      </w:r>
      <w:proofErr w:type="spellEnd"/>
      <w:r w:rsidRPr="00A77240">
        <w:rPr>
          <w:rFonts w:ascii="Arial" w:hAnsi="Arial" w:cs="Arial"/>
          <w:szCs w:val="20"/>
          <w:lang w:eastAsia="ru-RU"/>
        </w:rPr>
        <w:t>-&gt;</w:t>
      </w:r>
      <w:proofErr w:type="spellStart"/>
      <w:r w:rsidRPr="00A77240">
        <w:rPr>
          <w:rFonts w:ascii="Arial" w:hAnsi="Arial" w:cs="Arial"/>
          <w:szCs w:val="20"/>
          <w:lang w:eastAsia="ru-RU"/>
        </w:rPr>
        <w:t>ОгрнчИсп</w:t>
      </w:r>
      <w:proofErr w:type="spellEnd"/>
      <w:r w:rsidRPr="00A77240">
        <w:rPr>
          <w:rFonts w:ascii="Arial" w:hAnsi="Arial" w:cs="Arial"/>
          <w:szCs w:val="20"/>
          <w:lang w:eastAsia="ru-RU"/>
        </w:rPr>
        <w:t>».</w:t>
      </w:r>
    </w:p>
    <w:p w14:paraId="64D390A5" w14:textId="77777777" w:rsidR="00822136" w:rsidRPr="00A77240" w:rsidRDefault="00822136" w:rsidP="00822136">
      <w:pPr>
        <w:pStyle w:val="1KD-Normallist"/>
      </w:pPr>
    </w:p>
    <w:p w14:paraId="2360FE3B" w14:textId="77777777" w:rsidR="00822136" w:rsidRPr="00A77240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 xml:space="preserve">ПП-10.05.03.020 </w:t>
      </w:r>
      <w:bookmarkStart w:id="112" w:name="_Hlk518577777"/>
      <w:r w:rsidRPr="00A77240">
        <w:rPr>
          <w:rFonts w:cs="Arial"/>
        </w:rPr>
        <w:t>Изменение значений признаков класса партии</w:t>
      </w:r>
      <w:bookmarkEnd w:id="112"/>
    </w:p>
    <w:p w14:paraId="5B05F3AD" w14:textId="3BA8C0E2" w:rsidR="00822136" w:rsidRPr="00A77240" w:rsidRDefault="003C7995" w:rsidP="00822136">
      <w:pPr>
        <w:pStyle w:val="afff6"/>
        <w:rPr>
          <w:rFonts w:ascii="Arial" w:hAnsi="Arial" w:cs="Arial"/>
          <w:szCs w:val="20"/>
          <w:lang w:eastAsia="ru-RU"/>
        </w:rPr>
      </w:pPr>
      <w:r>
        <w:rPr>
          <w:rFonts w:ascii="Arial" w:hAnsi="Arial" w:cs="Arial"/>
          <w:szCs w:val="20"/>
          <w:lang w:eastAsia="ru-RU"/>
        </w:rPr>
        <w:t>Ряд параметров МТР</w:t>
      </w:r>
      <w:r w:rsidR="00822136" w:rsidRPr="00A77240">
        <w:rPr>
          <w:rFonts w:ascii="Arial" w:hAnsi="Arial" w:cs="Arial"/>
          <w:szCs w:val="20"/>
          <w:lang w:eastAsia="ru-RU"/>
        </w:rPr>
        <w:t xml:space="preserve"> необходимо хранить в системе. Такие параметры ведутся в системе как значения признаков партий.</w:t>
      </w:r>
    </w:p>
    <w:p w14:paraId="0E621050" w14:textId="77777777" w:rsidR="00822136" w:rsidRPr="00A77240" w:rsidRDefault="00822136" w:rsidP="00822136">
      <w:pPr>
        <w:pStyle w:val="afff6"/>
        <w:ind w:firstLine="708"/>
        <w:rPr>
          <w:rFonts w:ascii="Arial" w:hAnsi="Arial" w:cs="Arial"/>
        </w:rPr>
      </w:pPr>
      <w:r w:rsidRPr="00A77240">
        <w:rPr>
          <w:rFonts w:ascii="Arial" w:hAnsi="Arial" w:cs="Arial"/>
        </w:rPr>
        <w:t>В случае изменения характеристик партии, значения в классификации могут быть изменены.</w:t>
      </w:r>
    </w:p>
    <w:p w14:paraId="63188615" w14:textId="4019F695" w:rsidR="00822136" w:rsidRDefault="00822136" w:rsidP="00822136">
      <w:pPr>
        <w:pStyle w:val="afff6"/>
        <w:rPr>
          <w:rFonts w:ascii="Arial" w:hAnsi="Arial" w:cs="Arial"/>
          <w:szCs w:val="20"/>
          <w:lang w:eastAsia="ru-RU"/>
        </w:rPr>
      </w:pPr>
      <w:r w:rsidRPr="00A77240">
        <w:rPr>
          <w:rFonts w:ascii="Arial" w:hAnsi="Arial" w:cs="Arial"/>
          <w:szCs w:val="20"/>
          <w:lang w:eastAsia="ru-RU"/>
        </w:rPr>
        <w:t>Оп</w:t>
      </w:r>
      <w:r w:rsidR="003C7995">
        <w:rPr>
          <w:rFonts w:ascii="Arial" w:hAnsi="Arial" w:cs="Arial"/>
          <w:szCs w:val="20"/>
          <w:lang w:eastAsia="ru-RU"/>
        </w:rPr>
        <w:t>ерация выполняется Ответственным</w:t>
      </w:r>
      <w:r w:rsidRPr="00A77240">
        <w:rPr>
          <w:rFonts w:ascii="Arial" w:hAnsi="Arial" w:cs="Arial"/>
          <w:szCs w:val="20"/>
          <w:lang w:eastAsia="ru-RU"/>
        </w:rPr>
        <w:t xml:space="preserve"> по управлению запасами в транзакции MSC2N, где необходимо заполнить следующие аналитики:</w:t>
      </w:r>
    </w:p>
    <w:p w14:paraId="38CFB8F5" w14:textId="36772232" w:rsidR="00220A7D" w:rsidRPr="00220A7D" w:rsidRDefault="00220A7D" w:rsidP="00220A7D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Pr="00A77240">
        <w:rPr>
          <w:rFonts w:ascii="Arial" w:hAnsi="Arial" w:cs="Arial"/>
          <w:b/>
          <w:sz w:val="22"/>
        </w:rPr>
        <w:fldChar w:fldCharType="begin"/>
      </w:r>
      <w:r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10</w:t>
      </w:r>
      <w:r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 xml:space="preserve">. Описание </w:t>
      </w:r>
      <w:r>
        <w:rPr>
          <w:rFonts w:ascii="Arial" w:hAnsi="Arial" w:cs="Arial"/>
          <w:b/>
          <w:sz w:val="22"/>
        </w:rPr>
        <w:t>аналитик партии в шаге ПП-10.05.03.020</w:t>
      </w:r>
    </w:p>
    <w:p w14:paraId="3F158D04" w14:textId="77777777" w:rsidR="00220A7D" w:rsidRPr="00A77240" w:rsidRDefault="00220A7D" w:rsidP="00822136">
      <w:pPr>
        <w:pStyle w:val="afff6"/>
        <w:rPr>
          <w:rFonts w:ascii="Arial" w:hAnsi="Arial" w:cs="Arial"/>
          <w:szCs w:val="20"/>
          <w:lang w:eastAsia="ru-RU"/>
        </w:rPr>
      </w:pPr>
    </w:p>
    <w:tbl>
      <w:tblPr>
        <w:tblStyle w:val="afffb"/>
        <w:tblW w:w="10201" w:type="dxa"/>
        <w:tblLayout w:type="fixed"/>
        <w:tblLook w:val="01E0" w:firstRow="1" w:lastRow="1" w:firstColumn="1" w:lastColumn="1" w:noHBand="0" w:noVBand="0"/>
      </w:tblPr>
      <w:tblGrid>
        <w:gridCol w:w="3416"/>
        <w:gridCol w:w="6785"/>
      </w:tblGrid>
      <w:tr w:rsidR="00822136" w:rsidRPr="00A77240" w14:paraId="47E0BD4D" w14:textId="77777777" w:rsidTr="00822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tcW w:w="3416" w:type="dxa"/>
            <w:shd w:val="clear" w:color="auto" w:fill="FFC000"/>
          </w:tcPr>
          <w:p w14:paraId="3EDCB63C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Поле документа</w:t>
            </w:r>
          </w:p>
        </w:tc>
        <w:tc>
          <w:tcPr>
            <w:tcW w:w="6785" w:type="dxa"/>
            <w:shd w:val="clear" w:color="auto" w:fill="FFC000"/>
          </w:tcPr>
          <w:p w14:paraId="3447F723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Содержание поля документа</w:t>
            </w:r>
          </w:p>
        </w:tc>
      </w:tr>
      <w:tr w:rsidR="00822136" w:rsidRPr="00A77240" w14:paraId="15594128" w14:textId="77777777" w:rsidTr="00822136">
        <w:trPr>
          <w:trHeight w:val="298"/>
        </w:trPr>
        <w:tc>
          <w:tcPr>
            <w:tcW w:w="3416" w:type="dxa"/>
          </w:tcPr>
          <w:p w14:paraId="13CB06AC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Материал</w:t>
            </w:r>
          </w:p>
        </w:tc>
        <w:tc>
          <w:tcPr>
            <w:tcW w:w="6785" w:type="dxa"/>
          </w:tcPr>
          <w:p w14:paraId="6ECBA3D6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Код ОЗМ (ЕК МТР). Вводится вручную или с помощью средства поиска из справочника. Поле обязательно.</w:t>
            </w:r>
          </w:p>
        </w:tc>
      </w:tr>
      <w:tr w:rsidR="00822136" w:rsidRPr="00A77240" w14:paraId="10A48D22" w14:textId="77777777" w:rsidTr="00822136">
        <w:trPr>
          <w:trHeight w:val="298"/>
        </w:trPr>
        <w:tc>
          <w:tcPr>
            <w:tcW w:w="3416" w:type="dxa"/>
          </w:tcPr>
          <w:p w14:paraId="1C254B1D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Партия</w:t>
            </w:r>
          </w:p>
        </w:tc>
        <w:tc>
          <w:tcPr>
            <w:tcW w:w="6785" w:type="dxa"/>
          </w:tcPr>
          <w:p w14:paraId="5DBF581F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партии, значение признака которой надо изменить. Поле обязательно.</w:t>
            </w:r>
          </w:p>
        </w:tc>
      </w:tr>
      <w:tr w:rsidR="00822136" w:rsidRPr="00A77240" w14:paraId="5281FAB8" w14:textId="77777777" w:rsidTr="00822136">
        <w:trPr>
          <w:trHeight w:val="298"/>
        </w:trPr>
        <w:tc>
          <w:tcPr>
            <w:tcW w:w="3416" w:type="dxa"/>
          </w:tcPr>
          <w:p w14:paraId="13C70C19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Завод</w:t>
            </w:r>
          </w:p>
        </w:tc>
        <w:tc>
          <w:tcPr>
            <w:tcW w:w="6785" w:type="dxa"/>
          </w:tcPr>
          <w:p w14:paraId="5627DE24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завода, соответствующий предприятию, на котором производится корректировка признаков партии. Вводится вручную. Поле обязательно.</w:t>
            </w:r>
          </w:p>
        </w:tc>
      </w:tr>
      <w:tr w:rsidR="00822136" w:rsidRPr="00A77240" w14:paraId="40322692" w14:textId="77777777" w:rsidTr="00822136">
        <w:trPr>
          <w:trHeight w:val="298"/>
        </w:trPr>
        <w:tc>
          <w:tcPr>
            <w:tcW w:w="10201" w:type="dxa"/>
            <w:gridSpan w:val="2"/>
          </w:tcPr>
          <w:p w14:paraId="5F7C5768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Далее меняется значение необходимого признака.</w:t>
            </w:r>
          </w:p>
        </w:tc>
      </w:tr>
    </w:tbl>
    <w:p w14:paraId="5EFE7732" w14:textId="77777777" w:rsidR="00822136" w:rsidRPr="00A77240" w:rsidRDefault="00822136" w:rsidP="00822136">
      <w:pPr>
        <w:pStyle w:val="afff6"/>
        <w:ind w:firstLine="708"/>
        <w:rPr>
          <w:rFonts w:ascii="Arial" w:hAnsi="Arial" w:cs="Arial"/>
        </w:rPr>
      </w:pPr>
    </w:p>
    <w:p w14:paraId="51E8B4D0" w14:textId="77777777" w:rsidR="00822136" w:rsidRPr="00A77240" w:rsidRDefault="00822136" w:rsidP="00822136">
      <w:pPr>
        <w:rPr>
          <w:rFonts w:ascii="Arial" w:hAnsi="Arial" w:cs="Arial"/>
        </w:rPr>
      </w:pPr>
    </w:p>
    <w:p w14:paraId="676D6A00" w14:textId="77777777" w:rsidR="00822136" w:rsidRPr="00A77240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>ПП-10.05.03.030 Перенос запаса между партиями</w:t>
      </w:r>
    </w:p>
    <w:p w14:paraId="6B88650E" w14:textId="77777777" w:rsidR="00822136" w:rsidRPr="00A77240" w:rsidRDefault="00822136" w:rsidP="00822136">
      <w:pPr>
        <w:rPr>
          <w:rFonts w:ascii="Arial" w:hAnsi="Arial" w:cs="Arial"/>
        </w:rPr>
      </w:pPr>
    </w:p>
    <w:p w14:paraId="6A99A8DE" w14:textId="77777777" w:rsidR="00822136" w:rsidRPr="00A77240" w:rsidRDefault="00822136" w:rsidP="00822136">
      <w:pPr>
        <w:pStyle w:val="afff6"/>
        <w:rPr>
          <w:rFonts w:ascii="Arial" w:hAnsi="Arial" w:cs="Arial"/>
          <w:szCs w:val="20"/>
          <w:lang w:eastAsia="ru-RU"/>
        </w:rPr>
      </w:pPr>
      <w:r w:rsidRPr="00A77240">
        <w:rPr>
          <w:rFonts w:ascii="Arial" w:hAnsi="Arial" w:cs="Arial"/>
          <w:szCs w:val="20"/>
          <w:lang w:eastAsia="ru-RU"/>
        </w:rPr>
        <w:t>Ряд параметров, содержащихся в Перечне НВИ, необходимо хранить в системе. Такие параметры ведутся в системе как значения признаков партий.</w:t>
      </w:r>
    </w:p>
    <w:p w14:paraId="23F04450" w14:textId="23D45F02" w:rsidR="00822136" w:rsidRPr="00A77240" w:rsidRDefault="00822136" w:rsidP="00822136">
      <w:pPr>
        <w:pStyle w:val="afff6"/>
        <w:rPr>
          <w:rFonts w:ascii="Arial" w:hAnsi="Arial" w:cs="Arial"/>
          <w:szCs w:val="20"/>
          <w:lang w:eastAsia="ru-RU"/>
        </w:rPr>
      </w:pPr>
      <w:r w:rsidRPr="00A77240">
        <w:rPr>
          <w:rFonts w:ascii="Arial" w:hAnsi="Arial" w:cs="Arial"/>
          <w:szCs w:val="20"/>
          <w:lang w:eastAsia="ru-RU"/>
        </w:rPr>
        <w:t>Перечень НВИ формируется, в соответствии с регламентом «Выявление НВИ/НЛИ» (</w:t>
      </w:r>
      <w:r w:rsidR="00C81A22">
        <w:rPr>
          <w:rFonts w:ascii="Arial" w:hAnsi="Arial" w:cs="Arial"/>
          <w:szCs w:val="20"/>
          <w:lang w:eastAsia="ru-RU"/>
        </w:rPr>
        <w:t xml:space="preserve">см. раздел </w:t>
      </w:r>
      <w:hyperlink w:anchor="_Описание_бизнес-процесса_ПП-10.05.0" w:history="1">
        <w:r w:rsidR="00C81A22" w:rsidRPr="00C81A22">
          <w:rPr>
            <w:rStyle w:val="aa"/>
            <w:rFonts w:ascii="Arial" w:hAnsi="Arial" w:cs="Arial"/>
            <w:szCs w:val="20"/>
            <w:lang w:eastAsia="ru-RU"/>
          </w:rPr>
          <w:t>5.1.2</w:t>
        </w:r>
      </w:hyperlink>
      <w:r w:rsidR="00C81A22">
        <w:rPr>
          <w:rFonts w:ascii="Arial" w:hAnsi="Arial" w:cs="Arial"/>
          <w:szCs w:val="20"/>
          <w:lang w:eastAsia="ru-RU"/>
        </w:rPr>
        <w:t xml:space="preserve"> – </w:t>
      </w:r>
      <w:r w:rsidRPr="00A77240">
        <w:rPr>
          <w:rFonts w:ascii="Arial" w:hAnsi="Arial" w:cs="Arial"/>
          <w:szCs w:val="20"/>
          <w:lang w:eastAsia="ru-RU"/>
        </w:rPr>
        <w:t xml:space="preserve">«Выявление НВИ/НЛИ»), на уровне системных партий запаса. </w:t>
      </w:r>
    </w:p>
    <w:p w14:paraId="5379679C" w14:textId="77777777" w:rsidR="00822136" w:rsidRDefault="00822136" w:rsidP="00822136">
      <w:pPr>
        <w:pStyle w:val="afff6"/>
        <w:rPr>
          <w:rFonts w:ascii="Arial" w:hAnsi="Arial" w:cs="Arial"/>
          <w:szCs w:val="20"/>
          <w:lang w:eastAsia="ru-RU"/>
        </w:rPr>
      </w:pPr>
      <w:r w:rsidRPr="00A77240">
        <w:rPr>
          <w:rFonts w:ascii="Arial" w:hAnsi="Arial" w:cs="Arial"/>
          <w:szCs w:val="20"/>
          <w:lang w:eastAsia="ru-RU"/>
        </w:rPr>
        <w:lastRenderedPageBreak/>
        <w:t>Данные вносятся в партии, в которые перемещается запас НВИ/НЛИ, при данном перемещении также меняется вид оценки для НВИ/НЛИ.</w:t>
      </w:r>
    </w:p>
    <w:p w14:paraId="35E38361" w14:textId="00E282DB" w:rsidR="00A06ADB" w:rsidRPr="00A77240" w:rsidRDefault="00A06ADB" w:rsidP="00822136">
      <w:pPr>
        <w:pStyle w:val="afff6"/>
        <w:rPr>
          <w:rFonts w:ascii="Arial" w:hAnsi="Arial" w:cs="Arial"/>
          <w:szCs w:val="20"/>
          <w:lang w:eastAsia="ru-RU"/>
        </w:rPr>
      </w:pPr>
      <w:r>
        <w:rPr>
          <w:rFonts w:ascii="Arial" w:hAnsi="Arial" w:cs="Arial"/>
          <w:szCs w:val="20"/>
          <w:lang w:eastAsia="ru-RU"/>
        </w:rPr>
        <w:t xml:space="preserve">Помимо движений между партиями НВИ, данный шаг может применяться в прочих ситуациях, где необходим перенос между разными партиями МТР. </w:t>
      </w:r>
    </w:p>
    <w:p w14:paraId="7388AE80" w14:textId="7BC1A5AB" w:rsidR="00822136" w:rsidRDefault="00822136" w:rsidP="00822136">
      <w:pPr>
        <w:pStyle w:val="afff6"/>
        <w:rPr>
          <w:rFonts w:ascii="Arial" w:hAnsi="Arial" w:cs="Arial"/>
          <w:szCs w:val="20"/>
          <w:lang w:eastAsia="ru-RU"/>
        </w:rPr>
      </w:pPr>
      <w:r w:rsidRPr="00A77240">
        <w:rPr>
          <w:rFonts w:ascii="Arial" w:hAnsi="Arial" w:cs="Arial"/>
          <w:szCs w:val="20"/>
          <w:lang w:eastAsia="ru-RU"/>
        </w:rPr>
        <w:t>Оп</w:t>
      </w:r>
      <w:r w:rsidR="003C7995">
        <w:rPr>
          <w:rFonts w:ascii="Arial" w:hAnsi="Arial" w:cs="Arial"/>
          <w:szCs w:val="20"/>
          <w:lang w:eastAsia="ru-RU"/>
        </w:rPr>
        <w:t>ерация выполняется Ответственным</w:t>
      </w:r>
      <w:r w:rsidRPr="00A77240">
        <w:rPr>
          <w:rFonts w:ascii="Arial" w:hAnsi="Arial" w:cs="Arial"/>
          <w:szCs w:val="20"/>
          <w:lang w:eastAsia="ru-RU"/>
        </w:rPr>
        <w:t xml:space="preserve"> по управлению запасами в транзакции </w:t>
      </w:r>
      <w:r w:rsidRPr="00A77240">
        <w:rPr>
          <w:rFonts w:ascii="Arial" w:hAnsi="Arial" w:cs="Arial"/>
          <w:szCs w:val="20"/>
          <w:lang w:val="en-US" w:eastAsia="ru-RU"/>
        </w:rPr>
        <w:t>MIGO</w:t>
      </w:r>
      <w:r w:rsidRPr="00A77240">
        <w:rPr>
          <w:rFonts w:ascii="Arial" w:hAnsi="Arial" w:cs="Arial"/>
          <w:szCs w:val="20"/>
          <w:lang w:eastAsia="ru-RU"/>
        </w:rPr>
        <w:t>, где необходимо заполнить следующие аналитики:</w:t>
      </w:r>
    </w:p>
    <w:p w14:paraId="4EFD9C90" w14:textId="010405BC" w:rsidR="00220A7D" w:rsidRPr="00220A7D" w:rsidRDefault="00220A7D" w:rsidP="00220A7D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Pr="00A77240">
        <w:rPr>
          <w:rFonts w:ascii="Arial" w:hAnsi="Arial" w:cs="Arial"/>
          <w:b/>
          <w:sz w:val="22"/>
        </w:rPr>
        <w:fldChar w:fldCharType="begin"/>
      </w:r>
      <w:r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11</w:t>
      </w:r>
      <w:r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 xml:space="preserve">. Описание </w:t>
      </w:r>
      <w:r>
        <w:rPr>
          <w:rFonts w:ascii="Arial" w:hAnsi="Arial" w:cs="Arial"/>
          <w:b/>
          <w:sz w:val="22"/>
        </w:rPr>
        <w:t>аналитик документа материала в шаге ПП-10.05.03.030</w:t>
      </w:r>
    </w:p>
    <w:tbl>
      <w:tblPr>
        <w:tblStyle w:val="afffb"/>
        <w:tblW w:w="10065" w:type="dxa"/>
        <w:tblLayout w:type="fixed"/>
        <w:tblLook w:val="01E0" w:firstRow="1" w:lastRow="1" w:firstColumn="1" w:lastColumn="1" w:noHBand="0" w:noVBand="0"/>
      </w:tblPr>
      <w:tblGrid>
        <w:gridCol w:w="3416"/>
        <w:gridCol w:w="6649"/>
      </w:tblGrid>
      <w:tr w:rsidR="00822136" w:rsidRPr="00A77240" w14:paraId="73EB273B" w14:textId="77777777" w:rsidTr="00822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tcW w:w="3416" w:type="dxa"/>
            <w:shd w:val="clear" w:color="auto" w:fill="FFC000"/>
          </w:tcPr>
          <w:p w14:paraId="5D9B54BE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Поле документа</w:t>
            </w:r>
          </w:p>
        </w:tc>
        <w:tc>
          <w:tcPr>
            <w:tcW w:w="6649" w:type="dxa"/>
            <w:shd w:val="clear" w:color="auto" w:fill="FFC000"/>
          </w:tcPr>
          <w:p w14:paraId="2B0EDAC3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Содержание поля документа</w:t>
            </w:r>
          </w:p>
        </w:tc>
      </w:tr>
      <w:tr w:rsidR="00822136" w:rsidRPr="00A77240" w14:paraId="64FB6089" w14:textId="77777777" w:rsidTr="00822136">
        <w:trPr>
          <w:trHeight w:val="298"/>
        </w:trPr>
        <w:tc>
          <w:tcPr>
            <w:tcW w:w="10065" w:type="dxa"/>
            <w:gridSpan w:val="2"/>
            <w:shd w:val="clear" w:color="auto" w:fill="FFC000"/>
          </w:tcPr>
          <w:p w14:paraId="1F4CEBB6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Заголовок</w:t>
            </w:r>
          </w:p>
        </w:tc>
      </w:tr>
      <w:tr w:rsidR="00822136" w:rsidRPr="00A77240" w14:paraId="2F2DEC10" w14:textId="77777777" w:rsidTr="00822136">
        <w:trPr>
          <w:trHeight w:val="298"/>
        </w:trPr>
        <w:tc>
          <w:tcPr>
            <w:tcW w:w="3416" w:type="dxa"/>
          </w:tcPr>
          <w:p w14:paraId="1AB3432F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Операция</w:t>
            </w:r>
          </w:p>
        </w:tc>
        <w:tc>
          <w:tcPr>
            <w:tcW w:w="6649" w:type="dxa"/>
          </w:tcPr>
          <w:p w14:paraId="6A252CA0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A08 – Проводка переноса</w:t>
            </w:r>
          </w:p>
        </w:tc>
      </w:tr>
      <w:tr w:rsidR="00822136" w:rsidRPr="00A77240" w14:paraId="5DE9BF76" w14:textId="77777777" w:rsidTr="00822136">
        <w:trPr>
          <w:trHeight w:val="298"/>
        </w:trPr>
        <w:tc>
          <w:tcPr>
            <w:tcW w:w="3416" w:type="dxa"/>
          </w:tcPr>
          <w:p w14:paraId="0FC5F7E9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Ссылочный документ</w:t>
            </w:r>
          </w:p>
        </w:tc>
        <w:tc>
          <w:tcPr>
            <w:tcW w:w="6649" w:type="dxa"/>
          </w:tcPr>
          <w:p w14:paraId="38C44DCF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val="en-US" w:eastAsia="en-US"/>
              </w:rPr>
              <w:t xml:space="preserve">R10 – </w:t>
            </w:r>
            <w:r w:rsidRPr="00A77240">
              <w:rPr>
                <w:rFonts w:ascii="Arial" w:hAnsi="Arial" w:cs="Arial"/>
                <w:sz w:val="20"/>
                <w:lang w:eastAsia="en-US"/>
              </w:rPr>
              <w:t>Прочие</w:t>
            </w:r>
          </w:p>
        </w:tc>
      </w:tr>
      <w:tr w:rsidR="00822136" w:rsidRPr="00A77240" w14:paraId="2AFD815D" w14:textId="77777777" w:rsidTr="00822136">
        <w:trPr>
          <w:trHeight w:val="298"/>
        </w:trPr>
        <w:tc>
          <w:tcPr>
            <w:tcW w:w="3416" w:type="dxa"/>
          </w:tcPr>
          <w:p w14:paraId="6B62F3B9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Вид движения</w:t>
            </w:r>
          </w:p>
        </w:tc>
        <w:tc>
          <w:tcPr>
            <w:tcW w:w="6649" w:type="dxa"/>
          </w:tcPr>
          <w:p w14:paraId="4E2CE296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 xml:space="preserve">311 </w:t>
            </w:r>
            <w:r w:rsidRPr="00A33056">
              <w:rPr>
                <w:rFonts w:ascii="Arial" w:hAnsi="Arial" w:cs="Arial"/>
                <w:sz w:val="20"/>
                <w:lang w:eastAsia="en-US"/>
              </w:rPr>
              <w:t xml:space="preserve">- </w:t>
            </w:r>
            <w:r w:rsidRPr="00A33056">
              <w:rPr>
                <w:rFonts w:ascii="Arial" w:hAnsi="Arial" w:cs="Arial"/>
                <w:sz w:val="20"/>
              </w:rPr>
              <w:t xml:space="preserve">«ПЗ </w:t>
            </w:r>
            <w:proofErr w:type="spellStart"/>
            <w:r w:rsidRPr="00A33056">
              <w:rPr>
                <w:rFonts w:ascii="Arial" w:hAnsi="Arial" w:cs="Arial"/>
                <w:sz w:val="20"/>
              </w:rPr>
              <w:t>перем</w:t>
            </w:r>
            <w:proofErr w:type="spellEnd"/>
            <w:r w:rsidRPr="00A33056">
              <w:rPr>
                <w:rFonts w:ascii="Arial" w:hAnsi="Arial" w:cs="Arial"/>
                <w:sz w:val="20"/>
              </w:rPr>
              <w:t>. на заводе»</w:t>
            </w:r>
            <w:r w:rsidRPr="00A33056">
              <w:rPr>
                <w:rFonts w:ascii="Arial" w:hAnsi="Arial" w:cs="Arial"/>
                <w:sz w:val="20"/>
                <w:lang w:eastAsia="en-US"/>
              </w:rPr>
              <w:t xml:space="preserve"> </w:t>
            </w:r>
          </w:p>
        </w:tc>
      </w:tr>
      <w:tr w:rsidR="00822136" w:rsidRPr="00A77240" w14:paraId="158CFED8" w14:textId="77777777" w:rsidTr="00822136">
        <w:trPr>
          <w:trHeight w:val="182"/>
        </w:trPr>
        <w:tc>
          <w:tcPr>
            <w:tcW w:w="10065" w:type="dxa"/>
            <w:gridSpan w:val="2"/>
            <w:shd w:val="clear" w:color="auto" w:fill="FFC000"/>
          </w:tcPr>
          <w:p w14:paraId="5A58A3B3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Табличная часть</w:t>
            </w:r>
          </w:p>
        </w:tc>
      </w:tr>
      <w:tr w:rsidR="00822136" w:rsidRPr="00A77240" w14:paraId="2F3DE7EF" w14:textId="77777777" w:rsidTr="00822136">
        <w:trPr>
          <w:trHeight w:val="182"/>
        </w:trPr>
        <w:tc>
          <w:tcPr>
            <w:tcW w:w="3416" w:type="dxa"/>
          </w:tcPr>
          <w:p w14:paraId="5D195EC3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Номер материала</w:t>
            </w:r>
          </w:p>
        </w:tc>
        <w:tc>
          <w:tcPr>
            <w:tcW w:w="6649" w:type="dxa"/>
          </w:tcPr>
          <w:p w14:paraId="315544D2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Код ОЗМ (ЕК МТР). Вводится вручную или с помощью средства поиска из справочника. Поле обязательно.</w:t>
            </w:r>
          </w:p>
        </w:tc>
      </w:tr>
      <w:tr w:rsidR="00822136" w:rsidRPr="00A77240" w14:paraId="1F3DE0AF" w14:textId="77777777" w:rsidTr="00822136">
        <w:trPr>
          <w:trHeight w:val="182"/>
        </w:trPr>
        <w:tc>
          <w:tcPr>
            <w:tcW w:w="3416" w:type="dxa"/>
          </w:tcPr>
          <w:p w14:paraId="74F785C7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Завод отправитель</w:t>
            </w:r>
          </w:p>
        </w:tc>
        <w:tc>
          <w:tcPr>
            <w:tcW w:w="6649" w:type="dxa"/>
          </w:tcPr>
          <w:p w14:paraId="56D407D8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завода, соответствующий предприятию, на котором производится перемещение. Вводится вручную. Поле обязательно.</w:t>
            </w:r>
          </w:p>
        </w:tc>
      </w:tr>
      <w:tr w:rsidR="00822136" w:rsidRPr="00A77240" w14:paraId="6DEF93A0" w14:textId="77777777" w:rsidTr="00822136">
        <w:trPr>
          <w:trHeight w:val="182"/>
        </w:trPr>
        <w:tc>
          <w:tcPr>
            <w:tcW w:w="3416" w:type="dxa"/>
          </w:tcPr>
          <w:p w14:paraId="23E14CAD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Склад отправитель</w:t>
            </w:r>
          </w:p>
        </w:tc>
        <w:tc>
          <w:tcPr>
            <w:tcW w:w="6649" w:type="dxa"/>
          </w:tcPr>
          <w:p w14:paraId="15475E0B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склада, с которого будет выполнен отпуск МТР. Вводится вручную. Поле обязательно.</w:t>
            </w:r>
          </w:p>
        </w:tc>
      </w:tr>
      <w:tr w:rsidR="00822136" w:rsidRPr="00A77240" w14:paraId="4B5F6761" w14:textId="77777777" w:rsidTr="00822136">
        <w:trPr>
          <w:trHeight w:val="182"/>
        </w:trPr>
        <w:tc>
          <w:tcPr>
            <w:tcW w:w="3416" w:type="dxa"/>
          </w:tcPr>
          <w:p w14:paraId="1AFF53D8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Номер партии (источник)</w:t>
            </w:r>
          </w:p>
        </w:tc>
        <w:tc>
          <w:tcPr>
            <w:tcW w:w="6649" w:type="dxa"/>
          </w:tcPr>
          <w:p w14:paraId="50403C8A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партии, значение признака которой надо изменить. Поле обязательно.</w:t>
            </w:r>
          </w:p>
        </w:tc>
      </w:tr>
      <w:tr w:rsidR="00822136" w:rsidRPr="00A77240" w14:paraId="01148BFC" w14:textId="77777777" w:rsidTr="00822136">
        <w:trPr>
          <w:trHeight w:val="182"/>
        </w:trPr>
        <w:tc>
          <w:tcPr>
            <w:tcW w:w="3416" w:type="dxa"/>
          </w:tcPr>
          <w:p w14:paraId="260DC7A3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Завод</w:t>
            </w:r>
          </w:p>
        </w:tc>
        <w:tc>
          <w:tcPr>
            <w:tcW w:w="6649" w:type="dxa"/>
          </w:tcPr>
          <w:p w14:paraId="79B0720E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завода, соответствующий предприятию, на котором производится перемещение. Заполняется автоматически значением завода отправителя. Поле обязательно.</w:t>
            </w:r>
          </w:p>
        </w:tc>
      </w:tr>
      <w:tr w:rsidR="00822136" w:rsidRPr="00A77240" w14:paraId="7CFE68F5" w14:textId="77777777" w:rsidTr="00822136">
        <w:trPr>
          <w:trHeight w:val="182"/>
        </w:trPr>
        <w:tc>
          <w:tcPr>
            <w:tcW w:w="3416" w:type="dxa"/>
          </w:tcPr>
          <w:p w14:paraId="0C4AF0A2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Склад</w:t>
            </w:r>
          </w:p>
        </w:tc>
        <w:tc>
          <w:tcPr>
            <w:tcW w:w="6649" w:type="dxa"/>
          </w:tcPr>
          <w:p w14:paraId="31FE1F2A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склада, на который будет выполнено поступление МТР. Поле обязательно.</w:t>
            </w:r>
          </w:p>
        </w:tc>
      </w:tr>
      <w:tr w:rsidR="00822136" w:rsidRPr="00A77240" w14:paraId="6702D65A" w14:textId="77777777" w:rsidTr="00822136">
        <w:trPr>
          <w:trHeight w:val="182"/>
        </w:trPr>
        <w:tc>
          <w:tcPr>
            <w:tcW w:w="3416" w:type="dxa"/>
          </w:tcPr>
          <w:p w14:paraId="470D6744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Номер партии (принимающая)</w:t>
            </w:r>
          </w:p>
        </w:tc>
        <w:tc>
          <w:tcPr>
            <w:tcW w:w="6649" w:type="dxa"/>
          </w:tcPr>
          <w:p w14:paraId="683F7F48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Значения признаков будут скопированы из партии-источника. Изменить их значение пользователю необходимо вручную. Поле обязательно.</w:t>
            </w:r>
          </w:p>
        </w:tc>
      </w:tr>
      <w:tr w:rsidR="00822136" w:rsidRPr="00A77240" w14:paraId="6DDB9444" w14:textId="77777777" w:rsidTr="00822136">
        <w:trPr>
          <w:trHeight w:val="182"/>
        </w:trPr>
        <w:tc>
          <w:tcPr>
            <w:tcW w:w="3416" w:type="dxa"/>
          </w:tcPr>
          <w:p w14:paraId="72E63BCB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Вид оценки (принимающий)</w:t>
            </w:r>
          </w:p>
        </w:tc>
        <w:tc>
          <w:tcPr>
            <w:tcW w:w="6649" w:type="dxa"/>
          </w:tcPr>
          <w:p w14:paraId="0590D9AE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 xml:space="preserve">Указывается вид оценки для НВИ/НЛИ. </w:t>
            </w:r>
          </w:p>
          <w:p w14:paraId="20FB904D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ОЗМ должна быть предварительно расширена на данный вид оценки.</w:t>
            </w:r>
            <w:r w:rsidRPr="00A77240">
              <w:rPr>
                <w:rFonts w:ascii="Arial" w:hAnsi="Arial" w:cs="Arial"/>
                <w:sz w:val="20"/>
                <w:lang w:eastAsia="en-US"/>
              </w:rPr>
              <w:t xml:space="preserve"> Поле обязательно.</w:t>
            </w:r>
          </w:p>
        </w:tc>
      </w:tr>
      <w:tr w:rsidR="00822136" w:rsidRPr="00A77240" w14:paraId="27E5392C" w14:textId="77777777" w:rsidTr="00822136">
        <w:trPr>
          <w:trHeight w:val="182"/>
        </w:trPr>
        <w:tc>
          <w:tcPr>
            <w:tcW w:w="3416" w:type="dxa"/>
          </w:tcPr>
          <w:p w14:paraId="1BD3DAAF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lastRenderedPageBreak/>
              <w:t>Количество</w:t>
            </w:r>
          </w:p>
        </w:tc>
        <w:tc>
          <w:tcPr>
            <w:tcW w:w="6649" w:type="dxa"/>
          </w:tcPr>
          <w:p w14:paraId="2979274B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Количество материала в соответствующей ЕИ. Поле обязательно.</w:t>
            </w:r>
          </w:p>
        </w:tc>
      </w:tr>
    </w:tbl>
    <w:p w14:paraId="1FCF070E" w14:textId="77777777" w:rsidR="00822136" w:rsidRPr="00A77240" w:rsidRDefault="00822136" w:rsidP="00822136">
      <w:pPr>
        <w:rPr>
          <w:rFonts w:ascii="Arial" w:hAnsi="Arial" w:cs="Arial"/>
          <w:lang w:val="en-US"/>
        </w:rPr>
      </w:pPr>
    </w:p>
    <w:p w14:paraId="43D0339B" w14:textId="1831D316" w:rsidR="00822136" w:rsidRPr="00A77240" w:rsidRDefault="000F7B5E" w:rsidP="000F7B5E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В случае, если проводка переноса осуществляется на складе под управлением системы </w:t>
      </w:r>
      <w:r>
        <w:rPr>
          <w:rFonts w:ascii="Arial" w:hAnsi="Arial" w:cs="Arial"/>
          <w:lang w:val="en-US"/>
        </w:rPr>
        <w:t>SAP</w:t>
      </w:r>
      <w:r w:rsidRPr="00A967AD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EWM</w:t>
      </w:r>
      <w:r>
        <w:rPr>
          <w:rFonts w:ascii="Arial" w:hAnsi="Arial" w:cs="Arial"/>
        </w:rPr>
        <w:t xml:space="preserve">, в результате проводки в </w:t>
      </w:r>
      <w:r>
        <w:rPr>
          <w:rFonts w:ascii="Arial" w:hAnsi="Arial" w:cs="Arial"/>
          <w:lang w:val="en-US"/>
        </w:rPr>
        <w:t>MIGO</w:t>
      </w:r>
      <w:r>
        <w:rPr>
          <w:rFonts w:ascii="Arial" w:hAnsi="Arial" w:cs="Arial"/>
        </w:rPr>
        <w:t xml:space="preserve"> система создает документ</w:t>
      </w:r>
      <w:r w:rsidRPr="00A967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проводки переноса, который необходимо распределить в систему </w:t>
      </w:r>
      <w:r>
        <w:rPr>
          <w:rFonts w:ascii="Arial" w:hAnsi="Arial" w:cs="Arial"/>
          <w:lang w:val="en-US"/>
        </w:rPr>
        <w:t>SAP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EWM</w:t>
      </w:r>
      <w:r>
        <w:rPr>
          <w:rFonts w:ascii="Arial" w:hAnsi="Arial" w:cs="Arial"/>
        </w:rPr>
        <w:t xml:space="preserve">. В транзакции </w:t>
      </w:r>
      <w:r w:rsidRPr="00A967AD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>SCWM</w:t>
      </w:r>
      <w:r w:rsidRPr="00A967AD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>IM</w:t>
      </w:r>
      <w:r w:rsidRPr="00A967AD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PC</w:t>
      </w:r>
      <w:r>
        <w:rPr>
          <w:rFonts w:ascii="Arial" w:hAnsi="Arial" w:cs="Arial"/>
        </w:rPr>
        <w:t xml:space="preserve"> кладовщик находит документ проводки переноса и создает складскую задачу. Складскую задачу можно подтвердить на ТСД или в транзакции </w:t>
      </w:r>
      <w:r w:rsidRPr="006C204F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>SCWM</w:t>
      </w:r>
      <w:r w:rsidRPr="006C204F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>MON</w:t>
      </w:r>
      <w:r w:rsidRPr="006C204F">
        <w:rPr>
          <w:rFonts w:ascii="Arial" w:hAnsi="Arial" w:cs="Arial"/>
        </w:rPr>
        <w:t>.</w:t>
      </w:r>
    </w:p>
    <w:p w14:paraId="25589DB2" w14:textId="77777777" w:rsidR="00822136" w:rsidRPr="00A77240" w:rsidRDefault="00822136" w:rsidP="00822136">
      <w:pPr>
        <w:pStyle w:val="1KD-Normallist"/>
      </w:pPr>
    </w:p>
    <w:p w14:paraId="53A68E14" w14:textId="77777777" w:rsidR="00822136" w:rsidRPr="00A77240" w:rsidRDefault="00822136" w:rsidP="00822136">
      <w:pPr>
        <w:pStyle w:val="1KD-Normallist"/>
      </w:pPr>
    </w:p>
    <w:p w14:paraId="37A57BFE" w14:textId="77777777" w:rsidR="00822136" w:rsidRPr="00A77240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>ПП-10.05.03.040 Перенос запаса между свободным и блокированным</w:t>
      </w:r>
    </w:p>
    <w:p w14:paraId="62929A3C" w14:textId="2B58EB58" w:rsidR="00822136" w:rsidRPr="00A77240" w:rsidRDefault="00822136" w:rsidP="00822136">
      <w:pPr>
        <w:pStyle w:val="afff6"/>
        <w:ind w:firstLine="708"/>
        <w:rPr>
          <w:rFonts w:ascii="Arial" w:hAnsi="Arial" w:cs="Arial"/>
          <w:szCs w:val="20"/>
          <w:lang w:eastAsia="ru-RU"/>
        </w:rPr>
      </w:pPr>
      <w:r w:rsidRPr="00A77240">
        <w:rPr>
          <w:rFonts w:ascii="Arial" w:hAnsi="Arial" w:cs="Arial"/>
          <w:szCs w:val="20"/>
          <w:lang w:eastAsia="ru-RU"/>
        </w:rPr>
        <w:t>При необходимости запас может быть перемещен из свободного использования в блокированный. Блокированный запас означает</w:t>
      </w:r>
      <w:r w:rsidR="00F74FDF">
        <w:rPr>
          <w:rFonts w:ascii="Arial" w:hAnsi="Arial" w:cs="Arial"/>
          <w:szCs w:val="20"/>
          <w:lang w:eastAsia="ru-RU"/>
        </w:rPr>
        <w:t>,</w:t>
      </w:r>
      <w:r w:rsidRPr="00A77240">
        <w:rPr>
          <w:rFonts w:ascii="Arial" w:hAnsi="Arial" w:cs="Arial"/>
          <w:szCs w:val="20"/>
          <w:lang w:eastAsia="ru-RU"/>
        </w:rPr>
        <w:t xml:space="preserve"> что </w:t>
      </w:r>
      <w:r w:rsidR="00F74FDF" w:rsidRPr="00A77240">
        <w:rPr>
          <w:rFonts w:ascii="Arial" w:hAnsi="Arial" w:cs="Arial"/>
          <w:szCs w:val="20"/>
          <w:lang w:eastAsia="ru-RU"/>
        </w:rPr>
        <w:t>данный запас</w:t>
      </w:r>
      <w:r w:rsidRPr="00A77240">
        <w:rPr>
          <w:rFonts w:ascii="Arial" w:hAnsi="Arial" w:cs="Arial"/>
          <w:szCs w:val="20"/>
          <w:lang w:eastAsia="ru-RU"/>
        </w:rPr>
        <w:t xml:space="preserve"> </w:t>
      </w:r>
      <w:r w:rsidR="00F74FDF" w:rsidRPr="00A77240">
        <w:rPr>
          <w:rFonts w:ascii="Arial" w:hAnsi="Arial" w:cs="Arial"/>
          <w:szCs w:val="20"/>
          <w:lang w:eastAsia="ru-RU"/>
        </w:rPr>
        <w:t>недоступен</w:t>
      </w:r>
      <w:r w:rsidRPr="00A77240">
        <w:rPr>
          <w:rFonts w:ascii="Arial" w:hAnsi="Arial" w:cs="Arial"/>
          <w:szCs w:val="20"/>
          <w:lang w:eastAsia="ru-RU"/>
        </w:rPr>
        <w:t xml:space="preserve"> для каких-либо движений и прогона ППМ. </w:t>
      </w:r>
      <w:r w:rsidR="00001285">
        <w:rPr>
          <w:rFonts w:ascii="Arial" w:hAnsi="Arial" w:cs="Arial"/>
          <w:szCs w:val="20"/>
          <w:lang w:eastAsia="ru-RU"/>
        </w:rPr>
        <w:t>В случае необходимости, возможно списание напрямую из блокированного запаса.</w:t>
      </w:r>
    </w:p>
    <w:p w14:paraId="2D33DD45" w14:textId="70748166" w:rsidR="00822136" w:rsidRDefault="00822136" w:rsidP="00822136">
      <w:pPr>
        <w:pStyle w:val="afff6"/>
        <w:ind w:firstLine="708"/>
        <w:rPr>
          <w:rFonts w:ascii="Arial" w:hAnsi="Arial" w:cs="Arial"/>
          <w:szCs w:val="20"/>
          <w:lang w:eastAsia="ru-RU"/>
        </w:rPr>
      </w:pPr>
      <w:r w:rsidRPr="00A77240">
        <w:rPr>
          <w:rFonts w:ascii="Arial" w:hAnsi="Arial" w:cs="Arial"/>
          <w:szCs w:val="20"/>
          <w:lang w:eastAsia="ru-RU"/>
        </w:rPr>
        <w:t xml:space="preserve">Операция выполняется Ответственным по управлению запасами в транзакции </w:t>
      </w:r>
      <w:r w:rsidRPr="00A77240">
        <w:rPr>
          <w:rFonts w:ascii="Arial" w:hAnsi="Arial" w:cs="Arial"/>
          <w:szCs w:val="20"/>
          <w:lang w:val="en-US" w:eastAsia="ru-RU"/>
        </w:rPr>
        <w:t>MIGO</w:t>
      </w:r>
      <w:r w:rsidRPr="00A77240">
        <w:rPr>
          <w:rFonts w:ascii="Arial" w:hAnsi="Arial" w:cs="Arial"/>
          <w:szCs w:val="20"/>
          <w:lang w:eastAsia="ru-RU"/>
        </w:rPr>
        <w:t>, где необходимо заполнить следующие аналитики:</w:t>
      </w:r>
    </w:p>
    <w:p w14:paraId="3209A4D5" w14:textId="570C578F" w:rsidR="00220A7D" w:rsidRPr="00220A7D" w:rsidRDefault="00220A7D" w:rsidP="00220A7D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Pr="00A77240">
        <w:rPr>
          <w:rFonts w:ascii="Arial" w:hAnsi="Arial" w:cs="Arial"/>
          <w:b/>
          <w:sz w:val="22"/>
        </w:rPr>
        <w:fldChar w:fldCharType="begin"/>
      </w:r>
      <w:r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12</w:t>
      </w:r>
      <w:r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 xml:space="preserve">. Описание </w:t>
      </w:r>
      <w:r>
        <w:rPr>
          <w:rFonts w:ascii="Arial" w:hAnsi="Arial" w:cs="Arial"/>
          <w:b/>
          <w:sz w:val="22"/>
        </w:rPr>
        <w:t>аналитик документа материала в шаге ПП-10.05.03.040</w:t>
      </w:r>
    </w:p>
    <w:p w14:paraId="40951313" w14:textId="77777777" w:rsidR="00220A7D" w:rsidRPr="00A77240" w:rsidRDefault="00220A7D" w:rsidP="00822136">
      <w:pPr>
        <w:pStyle w:val="afff6"/>
        <w:ind w:firstLine="708"/>
        <w:rPr>
          <w:rFonts w:ascii="Arial" w:hAnsi="Arial" w:cs="Arial"/>
          <w:szCs w:val="20"/>
          <w:lang w:eastAsia="ru-RU"/>
        </w:rPr>
      </w:pPr>
    </w:p>
    <w:tbl>
      <w:tblPr>
        <w:tblStyle w:val="afffb"/>
        <w:tblW w:w="9918" w:type="dxa"/>
        <w:tblLayout w:type="fixed"/>
        <w:tblLook w:val="01E0" w:firstRow="1" w:lastRow="1" w:firstColumn="1" w:lastColumn="1" w:noHBand="0" w:noVBand="0"/>
      </w:tblPr>
      <w:tblGrid>
        <w:gridCol w:w="3127"/>
        <w:gridCol w:w="6791"/>
      </w:tblGrid>
      <w:tr w:rsidR="00822136" w:rsidRPr="00A77240" w14:paraId="632A98E8" w14:textId="77777777" w:rsidTr="00822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tcW w:w="3127" w:type="dxa"/>
            <w:shd w:val="clear" w:color="auto" w:fill="FFC000"/>
          </w:tcPr>
          <w:p w14:paraId="39BC6201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Поле документа</w:t>
            </w:r>
          </w:p>
        </w:tc>
        <w:tc>
          <w:tcPr>
            <w:tcW w:w="6791" w:type="dxa"/>
            <w:shd w:val="clear" w:color="auto" w:fill="FFC000"/>
          </w:tcPr>
          <w:p w14:paraId="0B089436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Содержание поля документа</w:t>
            </w:r>
          </w:p>
        </w:tc>
      </w:tr>
      <w:tr w:rsidR="00822136" w:rsidRPr="00A77240" w14:paraId="46D3CE65" w14:textId="77777777" w:rsidTr="00822136">
        <w:trPr>
          <w:trHeight w:val="298"/>
        </w:trPr>
        <w:tc>
          <w:tcPr>
            <w:tcW w:w="9918" w:type="dxa"/>
            <w:gridSpan w:val="2"/>
            <w:shd w:val="clear" w:color="auto" w:fill="FFC000"/>
          </w:tcPr>
          <w:p w14:paraId="7438EC72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Заголовок</w:t>
            </w:r>
          </w:p>
        </w:tc>
      </w:tr>
      <w:tr w:rsidR="00822136" w:rsidRPr="00A77240" w14:paraId="537C4AF7" w14:textId="77777777" w:rsidTr="00822136">
        <w:trPr>
          <w:trHeight w:val="298"/>
        </w:trPr>
        <w:tc>
          <w:tcPr>
            <w:tcW w:w="3127" w:type="dxa"/>
          </w:tcPr>
          <w:p w14:paraId="46A1D1A2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Операция</w:t>
            </w:r>
          </w:p>
        </w:tc>
        <w:tc>
          <w:tcPr>
            <w:tcW w:w="6791" w:type="dxa"/>
          </w:tcPr>
          <w:p w14:paraId="48F3FEA1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A08 – Проводка переноса</w:t>
            </w:r>
          </w:p>
        </w:tc>
      </w:tr>
      <w:tr w:rsidR="00822136" w:rsidRPr="00A77240" w14:paraId="536C9A08" w14:textId="77777777" w:rsidTr="00822136">
        <w:trPr>
          <w:trHeight w:val="298"/>
        </w:trPr>
        <w:tc>
          <w:tcPr>
            <w:tcW w:w="3127" w:type="dxa"/>
          </w:tcPr>
          <w:p w14:paraId="6254D5D2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Ссылочный документ</w:t>
            </w:r>
          </w:p>
        </w:tc>
        <w:tc>
          <w:tcPr>
            <w:tcW w:w="6791" w:type="dxa"/>
          </w:tcPr>
          <w:p w14:paraId="6B9BCF4C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val="en-US" w:eastAsia="en-US"/>
              </w:rPr>
              <w:t xml:space="preserve">R10 – </w:t>
            </w:r>
            <w:r w:rsidRPr="00A77240">
              <w:rPr>
                <w:rFonts w:ascii="Arial" w:hAnsi="Arial" w:cs="Arial"/>
                <w:sz w:val="20"/>
                <w:lang w:eastAsia="en-US"/>
              </w:rPr>
              <w:t>Прочие</w:t>
            </w:r>
          </w:p>
        </w:tc>
      </w:tr>
      <w:tr w:rsidR="00822136" w:rsidRPr="00A77240" w14:paraId="5245EBC8" w14:textId="77777777" w:rsidTr="00822136">
        <w:trPr>
          <w:trHeight w:val="298"/>
        </w:trPr>
        <w:tc>
          <w:tcPr>
            <w:tcW w:w="3127" w:type="dxa"/>
          </w:tcPr>
          <w:p w14:paraId="085E15D4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Вид движения</w:t>
            </w:r>
          </w:p>
        </w:tc>
        <w:tc>
          <w:tcPr>
            <w:tcW w:w="6791" w:type="dxa"/>
          </w:tcPr>
          <w:p w14:paraId="1C780F3B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 xml:space="preserve">343 - Проводка переноса </w:t>
            </w:r>
            <w:proofErr w:type="spellStart"/>
            <w:r w:rsidRPr="00A77240">
              <w:rPr>
                <w:rFonts w:ascii="Arial" w:hAnsi="Arial" w:cs="Arial"/>
                <w:sz w:val="20"/>
                <w:lang w:eastAsia="en-US"/>
              </w:rPr>
              <w:t>БлокировЗапас</w:t>
            </w:r>
            <w:proofErr w:type="spellEnd"/>
            <w:r w:rsidRPr="00A77240">
              <w:rPr>
                <w:rFonts w:ascii="Arial" w:hAnsi="Arial" w:cs="Arial"/>
                <w:sz w:val="20"/>
                <w:lang w:eastAsia="en-US"/>
              </w:rPr>
              <w:t xml:space="preserve"> -&gt; </w:t>
            </w:r>
            <w:proofErr w:type="spellStart"/>
            <w:r w:rsidRPr="00A77240">
              <w:rPr>
                <w:rFonts w:ascii="Arial" w:hAnsi="Arial" w:cs="Arial"/>
                <w:sz w:val="20"/>
                <w:lang w:eastAsia="en-US"/>
              </w:rPr>
              <w:t>СвобИспользЗапас</w:t>
            </w:r>
            <w:proofErr w:type="spellEnd"/>
          </w:p>
          <w:p w14:paraId="44ECFA2A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 xml:space="preserve">344 – </w:t>
            </w:r>
            <w:proofErr w:type="spellStart"/>
            <w:r w:rsidRPr="00A77240">
              <w:rPr>
                <w:rFonts w:ascii="Arial" w:hAnsi="Arial" w:cs="Arial"/>
                <w:sz w:val="20"/>
                <w:lang w:eastAsia="en-US"/>
              </w:rPr>
              <w:t>Сторно</w:t>
            </w:r>
            <w:proofErr w:type="spellEnd"/>
            <w:r w:rsidRPr="00A77240">
              <w:rPr>
                <w:rFonts w:ascii="Arial" w:hAnsi="Arial" w:cs="Arial"/>
                <w:sz w:val="20"/>
                <w:lang w:eastAsia="en-US"/>
              </w:rPr>
              <w:t xml:space="preserve"> проводки переноса </w:t>
            </w:r>
            <w:proofErr w:type="spellStart"/>
            <w:r w:rsidRPr="00A77240">
              <w:rPr>
                <w:rFonts w:ascii="Arial" w:hAnsi="Arial" w:cs="Arial"/>
                <w:sz w:val="20"/>
                <w:lang w:eastAsia="en-US"/>
              </w:rPr>
              <w:t>БлокировЗапас</w:t>
            </w:r>
            <w:proofErr w:type="spellEnd"/>
            <w:r w:rsidRPr="00A77240">
              <w:rPr>
                <w:rFonts w:ascii="Arial" w:hAnsi="Arial" w:cs="Arial"/>
                <w:sz w:val="20"/>
                <w:lang w:eastAsia="en-US"/>
              </w:rPr>
              <w:t xml:space="preserve"> -&gt; </w:t>
            </w:r>
            <w:proofErr w:type="spellStart"/>
            <w:r w:rsidRPr="00A77240">
              <w:rPr>
                <w:rFonts w:ascii="Arial" w:hAnsi="Arial" w:cs="Arial"/>
                <w:sz w:val="20"/>
                <w:lang w:eastAsia="en-US"/>
              </w:rPr>
              <w:t>СвобИспользЗапас</w:t>
            </w:r>
            <w:proofErr w:type="spellEnd"/>
          </w:p>
        </w:tc>
      </w:tr>
      <w:tr w:rsidR="00822136" w:rsidRPr="00A77240" w14:paraId="634F8F03" w14:textId="77777777" w:rsidTr="00822136">
        <w:trPr>
          <w:trHeight w:val="182"/>
        </w:trPr>
        <w:tc>
          <w:tcPr>
            <w:tcW w:w="9918" w:type="dxa"/>
            <w:gridSpan w:val="2"/>
            <w:shd w:val="clear" w:color="auto" w:fill="FFC000"/>
          </w:tcPr>
          <w:p w14:paraId="5F733F48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Табличная часть</w:t>
            </w:r>
          </w:p>
        </w:tc>
      </w:tr>
      <w:tr w:rsidR="00822136" w:rsidRPr="00A77240" w14:paraId="01449C48" w14:textId="77777777" w:rsidTr="00822136">
        <w:trPr>
          <w:trHeight w:val="182"/>
        </w:trPr>
        <w:tc>
          <w:tcPr>
            <w:tcW w:w="3127" w:type="dxa"/>
          </w:tcPr>
          <w:p w14:paraId="7E2E4878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Номер материала источника</w:t>
            </w:r>
          </w:p>
        </w:tc>
        <w:tc>
          <w:tcPr>
            <w:tcW w:w="6791" w:type="dxa"/>
          </w:tcPr>
          <w:p w14:paraId="509F1064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Код ОЗМ (ЕК МТР), которой надо переместить. Вводится вручную или с помощью средства поиска из справочника. Поле обязательно.</w:t>
            </w:r>
          </w:p>
        </w:tc>
      </w:tr>
      <w:tr w:rsidR="00822136" w:rsidRPr="00A77240" w14:paraId="446DC324" w14:textId="77777777" w:rsidTr="00822136">
        <w:trPr>
          <w:trHeight w:val="182"/>
        </w:trPr>
        <w:tc>
          <w:tcPr>
            <w:tcW w:w="3127" w:type="dxa"/>
          </w:tcPr>
          <w:p w14:paraId="402C225D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Завод отправитель</w:t>
            </w:r>
          </w:p>
        </w:tc>
        <w:tc>
          <w:tcPr>
            <w:tcW w:w="6791" w:type="dxa"/>
          </w:tcPr>
          <w:p w14:paraId="782F2A11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завода, соответствующий предприятию, на котором производится перемещение. Вводится вручную или с помощью средства поиска из справочника. Поле обязательно.</w:t>
            </w:r>
          </w:p>
        </w:tc>
      </w:tr>
      <w:tr w:rsidR="00822136" w:rsidRPr="00A77240" w14:paraId="1B1076F9" w14:textId="77777777" w:rsidTr="00822136">
        <w:trPr>
          <w:trHeight w:val="182"/>
        </w:trPr>
        <w:tc>
          <w:tcPr>
            <w:tcW w:w="3127" w:type="dxa"/>
          </w:tcPr>
          <w:p w14:paraId="41E40462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Склад отправитель</w:t>
            </w:r>
          </w:p>
        </w:tc>
        <w:tc>
          <w:tcPr>
            <w:tcW w:w="6791" w:type="dxa"/>
          </w:tcPr>
          <w:p w14:paraId="6389084E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склада, с которого будет выполнен отпуск МТР. Вводится вручную или с помощью средства поиска из справочника. Поле обязательно.</w:t>
            </w:r>
          </w:p>
        </w:tc>
      </w:tr>
      <w:tr w:rsidR="00822136" w:rsidRPr="00A77240" w14:paraId="40DDAB75" w14:textId="77777777" w:rsidTr="00822136">
        <w:trPr>
          <w:trHeight w:val="182"/>
        </w:trPr>
        <w:tc>
          <w:tcPr>
            <w:tcW w:w="3127" w:type="dxa"/>
          </w:tcPr>
          <w:p w14:paraId="61B0F1BE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lastRenderedPageBreak/>
              <w:t>Номер партии (источник)</w:t>
            </w:r>
          </w:p>
        </w:tc>
        <w:tc>
          <w:tcPr>
            <w:tcW w:w="6791" w:type="dxa"/>
          </w:tcPr>
          <w:p w14:paraId="5C36E435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партии, для которой надо выполнить перемещение. Поле обязательно.</w:t>
            </w:r>
          </w:p>
        </w:tc>
      </w:tr>
      <w:tr w:rsidR="00822136" w:rsidRPr="00A77240" w14:paraId="1FC3C887" w14:textId="77777777" w:rsidTr="00822136">
        <w:trPr>
          <w:trHeight w:val="182"/>
        </w:trPr>
        <w:tc>
          <w:tcPr>
            <w:tcW w:w="3127" w:type="dxa"/>
          </w:tcPr>
          <w:p w14:paraId="1307780E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Номер материала</w:t>
            </w:r>
          </w:p>
        </w:tc>
        <w:tc>
          <w:tcPr>
            <w:tcW w:w="6791" w:type="dxa"/>
          </w:tcPr>
          <w:p w14:paraId="20956EAE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Код ОЗМ, в которую надо переместить запас. Вводится вручную или с помощью средства поиска из справочника. Поле обязательно.</w:t>
            </w:r>
          </w:p>
        </w:tc>
      </w:tr>
      <w:tr w:rsidR="00822136" w:rsidRPr="00A77240" w14:paraId="2E92EB13" w14:textId="77777777" w:rsidTr="00822136">
        <w:trPr>
          <w:trHeight w:val="182"/>
        </w:trPr>
        <w:tc>
          <w:tcPr>
            <w:tcW w:w="3127" w:type="dxa"/>
          </w:tcPr>
          <w:p w14:paraId="34F0A92D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Завод</w:t>
            </w:r>
          </w:p>
        </w:tc>
        <w:tc>
          <w:tcPr>
            <w:tcW w:w="6791" w:type="dxa"/>
          </w:tcPr>
          <w:p w14:paraId="0F96FDCA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завода, соответствующий предприятию, на котором производится перемещение. Заполняется автоматически значением завода отправителя. Поле обязательно.</w:t>
            </w:r>
          </w:p>
        </w:tc>
      </w:tr>
      <w:tr w:rsidR="00822136" w:rsidRPr="00A77240" w14:paraId="0D7E0DD7" w14:textId="77777777" w:rsidTr="00822136">
        <w:trPr>
          <w:trHeight w:val="182"/>
        </w:trPr>
        <w:tc>
          <w:tcPr>
            <w:tcW w:w="3127" w:type="dxa"/>
          </w:tcPr>
          <w:p w14:paraId="555116B0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Склад</w:t>
            </w:r>
          </w:p>
        </w:tc>
        <w:tc>
          <w:tcPr>
            <w:tcW w:w="6791" w:type="dxa"/>
          </w:tcPr>
          <w:p w14:paraId="22E02F29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склада, на который будет выполнено поступление МТР. Заполняется автоматически значением склада-источника. Поле обязательно.</w:t>
            </w:r>
          </w:p>
        </w:tc>
      </w:tr>
      <w:tr w:rsidR="00822136" w:rsidRPr="00A77240" w14:paraId="59F229BA" w14:textId="77777777" w:rsidTr="00822136">
        <w:trPr>
          <w:trHeight w:val="182"/>
        </w:trPr>
        <w:tc>
          <w:tcPr>
            <w:tcW w:w="3127" w:type="dxa"/>
          </w:tcPr>
          <w:p w14:paraId="37E5B1B2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Номер партии (принимающая)</w:t>
            </w:r>
          </w:p>
        </w:tc>
        <w:tc>
          <w:tcPr>
            <w:tcW w:w="6791" w:type="dxa"/>
          </w:tcPr>
          <w:p w14:paraId="01DEC32C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партии, для которой надо выполнить перемещение. Поле обязательно.</w:t>
            </w:r>
          </w:p>
        </w:tc>
      </w:tr>
      <w:tr w:rsidR="00822136" w:rsidRPr="00A77240" w14:paraId="7572F3DE" w14:textId="77777777" w:rsidTr="00822136">
        <w:trPr>
          <w:trHeight w:val="182"/>
        </w:trPr>
        <w:tc>
          <w:tcPr>
            <w:tcW w:w="3127" w:type="dxa"/>
          </w:tcPr>
          <w:p w14:paraId="3A37ADFF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Количество</w:t>
            </w:r>
          </w:p>
        </w:tc>
        <w:tc>
          <w:tcPr>
            <w:tcW w:w="6791" w:type="dxa"/>
          </w:tcPr>
          <w:p w14:paraId="051AEFEC" w14:textId="77777777" w:rsidR="00822136" w:rsidRPr="00A77240" w:rsidRDefault="00822136" w:rsidP="00822136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Количество материала в соответствующей ЕИ. Вводится вручную. Поле обязательно.</w:t>
            </w:r>
          </w:p>
        </w:tc>
      </w:tr>
    </w:tbl>
    <w:p w14:paraId="56028242" w14:textId="77777777" w:rsidR="00822136" w:rsidRPr="00A77240" w:rsidRDefault="00822136" w:rsidP="00822136">
      <w:pPr>
        <w:ind w:firstLine="708"/>
        <w:rPr>
          <w:rFonts w:ascii="Arial" w:hAnsi="Arial" w:cs="Arial"/>
        </w:rPr>
      </w:pPr>
      <w:r w:rsidRPr="00A77240">
        <w:rPr>
          <w:rFonts w:ascii="Arial" w:hAnsi="Arial" w:cs="Arial"/>
          <w:szCs w:val="20"/>
          <w:lang w:eastAsia="ru-RU"/>
        </w:rPr>
        <w:t>При проводке движения материала система создает документ материала с указанным в заголовке видом движения и бухгалтерский документ</w:t>
      </w:r>
    </w:p>
    <w:p w14:paraId="394C0C7F" w14:textId="77777777" w:rsidR="00822136" w:rsidRPr="00A77240" w:rsidRDefault="00822136" w:rsidP="00822136">
      <w:pPr>
        <w:rPr>
          <w:rFonts w:ascii="Arial" w:eastAsia="Arial" w:hAnsi="Arial" w:cs="Arial"/>
        </w:rPr>
      </w:pPr>
    </w:p>
    <w:p w14:paraId="3DBC824C" w14:textId="77777777" w:rsidR="00822136" w:rsidRPr="00A77240" w:rsidRDefault="00822136" w:rsidP="00822136">
      <w:pPr>
        <w:rPr>
          <w:rFonts w:ascii="Arial" w:eastAsia="Arial" w:hAnsi="Arial" w:cs="Arial"/>
        </w:rPr>
      </w:pPr>
    </w:p>
    <w:p w14:paraId="03DF7415" w14:textId="77777777" w:rsidR="00822136" w:rsidRPr="00A77240" w:rsidRDefault="00822136" w:rsidP="00822136">
      <w:pPr>
        <w:rPr>
          <w:rFonts w:ascii="Arial" w:hAnsi="Arial" w:cs="Arial"/>
        </w:rPr>
      </w:pPr>
    </w:p>
    <w:p w14:paraId="2E74EE45" w14:textId="77777777" w:rsidR="00822136" w:rsidRPr="00A77240" w:rsidRDefault="00822136" w:rsidP="00822136">
      <w:pPr>
        <w:pStyle w:val="4"/>
        <w:rPr>
          <w:rFonts w:cs="Arial"/>
        </w:rPr>
      </w:pPr>
      <w:r w:rsidRPr="00A77240">
        <w:rPr>
          <w:rFonts w:cs="Arial"/>
        </w:rPr>
        <w:t>ПП-10.05.03.050 Перенос запаса между МТР</w:t>
      </w:r>
    </w:p>
    <w:p w14:paraId="56E5A016" w14:textId="77777777" w:rsidR="00822136" w:rsidRPr="00A77240" w:rsidRDefault="00822136" w:rsidP="00822136">
      <w:pPr>
        <w:rPr>
          <w:rFonts w:ascii="Arial" w:hAnsi="Arial" w:cs="Arial"/>
        </w:rPr>
      </w:pPr>
    </w:p>
    <w:p w14:paraId="50B43049" w14:textId="77777777" w:rsidR="00644DDC" w:rsidRDefault="00644DDC" w:rsidP="00644DDC">
      <w:pPr>
        <w:pStyle w:val="afff6"/>
        <w:ind w:firstLine="708"/>
        <w:rPr>
          <w:rFonts w:ascii="Arial" w:hAnsi="Arial" w:cs="Arial"/>
          <w:szCs w:val="20"/>
          <w:lang w:eastAsia="ru-RU"/>
        </w:rPr>
      </w:pPr>
      <w:r>
        <w:rPr>
          <w:rFonts w:ascii="Arial" w:hAnsi="Arial" w:cs="Arial"/>
          <w:szCs w:val="20"/>
          <w:lang w:eastAsia="ru-RU"/>
        </w:rPr>
        <w:t>Данный шаг выполняется в случае необходимых корректировок кода номенклатуры МТР.</w:t>
      </w:r>
    </w:p>
    <w:p w14:paraId="2BAD381D" w14:textId="77777777" w:rsidR="00644DDC" w:rsidRDefault="00644DDC" w:rsidP="00644DDC">
      <w:pPr>
        <w:pStyle w:val="afff6"/>
        <w:ind w:firstLine="708"/>
        <w:rPr>
          <w:rFonts w:ascii="Arial" w:hAnsi="Arial" w:cs="Arial"/>
          <w:szCs w:val="20"/>
          <w:lang w:eastAsia="ru-RU"/>
        </w:rPr>
      </w:pPr>
      <w:r w:rsidRPr="00A77240">
        <w:rPr>
          <w:rFonts w:ascii="Arial" w:hAnsi="Arial" w:cs="Arial"/>
          <w:szCs w:val="20"/>
          <w:lang w:eastAsia="ru-RU"/>
        </w:rPr>
        <w:t>При необходимости запас может быть перемещен из одной ОЗМ в другую (например, в случае перемещения запаса между материалами с разными свойствами, отраженными в системе разными ОЗМ). Обязательным условием является, чтобы обе ОЗМ имели одинаковую базовую ЕИ.</w:t>
      </w:r>
      <w:r>
        <w:rPr>
          <w:rFonts w:ascii="Arial" w:hAnsi="Arial" w:cs="Arial"/>
          <w:szCs w:val="20"/>
          <w:lang w:eastAsia="ru-RU"/>
        </w:rPr>
        <w:t xml:space="preserve"> </w:t>
      </w:r>
    </w:p>
    <w:p w14:paraId="667B0631" w14:textId="77777777" w:rsidR="006A6EAF" w:rsidRPr="006A6EAF" w:rsidRDefault="006A6EAF" w:rsidP="006A6EAF">
      <w:pPr>
        <w:spacing w:before="120" w:after="120" w:line="276" w:lineRule="auto"/>
        <w:ind w:firstLine="708"/>
        <w:rPr>
          <w:rFonts w:ascii="Arial" w:hAnsi="Arial" w:cs="Arial"/>
          <w:szCs w:val="20"/>
          <w:lang w:eastAsia="ru-RU"/>
        </w:rPr>
      </w:pPr>
      <w:r w:rsidRPr="006A6EAF">
        <w:rPr>
          <w:rFonts w:ascii="Arial" w:hAnsi="Arial" w:cs="Arial"/>
          <w:szCs w:val="20"/>
          <w:lang w:eastAsia="ru-RU"/>
        </w:rPr>
        <w:t xml:space="preserve">В случае, если ОЗМ имеют разные базовые ЕИ, необходимо списать первый код МТР на </w:t>
      </w:r>
      <w:proofErr w:type="spellStart"/>
      <w:r w:rsidRPr="006A6EAF">
        <w:rPr>
          <w:rFonts w:ascii="Arial" w:hAnsi="Arial" w:cs="Arial"/>
          <w:szCs w:val="20"/>
          <w:lang w:eastAsia="ru-RU"/>
        </w:rPr>
        <w:t>контроллинговый</w:t>
      </w:r>
      <w:proofErr w:type="spellEnd"/>
      <w:r w:rsidRPr="006A6EAF">
        <w:rPr>
          <w:rFonts w:ascii="Arial" w:hAnsi="Arial" w:cs="Arial"/>
          <w:szCs w:val="20"/>
          <w:lang w:eastAsia="ru-RU"/>
        </w:rPr>
        <w:t xml:space="preserve"> </w:t>
      </w:r>
      <w:r w:rsidRPr="006A6EAF">
        <w:rPr>
          <w:rFonts w:ascii="Arial" w:hAnsi="Arial" w:cs="Arial"/>
          <w:szCs w:val="20"/>
          <w:lang w:val="en-US" w:eastAsia="ru-RU"/>
        </w:rPr>
        <w:t>CO</w:t>
      </w:r>
      <w:r w:rsidRPr="006A6EAF">
        <w:rPr>
          <w:rFonts w:ascii="Arial" w:hAnsi="Arial" w:cs="Arial"/>
          <w:szCs w:val="20"/>
          <w:lang w:eastAsia="ru-RU"/>
        </w:rPr>
        <w:t>-</w:t>
      </w:r>
      <w:r w:rsidRPr="006A6EAF">
        <w:rPr>
          <w:rFonts w:ascii="Arial" w:hAnsi="Arial" w:cs="Arial"/>
          <w:szCs w:val="20"/>
          <w:lang w:val="en-US" w:eastAsia="ru-RU"/>
        </w:rPr>
        <w:t>PP</w:t>
      </w:r>
      <w:r w:rsidRPr="006A6EAF">
        <w:rPr>
          <w:rFonts w:ascii="Arial" w:hAnsi="Arial" w:cs="Arial"/>
          <w:szCs w:val="20"/>
          <w:lang w:eastAsia="ru-RU"/>
        </w:rPr>
        <w:t xml:space="preserve"> заказ вида </w:t>
      </w:r>
      <w:r w:rsidRPr="006A6EAF">
        <w:rPr>
          <w:rFonts w:ascii="Arial" w:hAnsi="Arial" w:cs="Arial"/>
          <w:szCs w:val="20"/>
          <w:lang w:val="en-US" w:eastAsia="ru-RU"/>
        </w:rPr>
        <w:t>ZUNT</w:t>
      </w:r>
      <w:r w:rsidRPr="006A6EAF">
        <w:rPr>
          <w:rFonts w:ascii="Arial" w:hAnsi="Arial" w:cs="Arial"/>
          <w:szCs w:val="20"/>
          <w:lang w:eastAsia="ru-RU"/>
        </w:rPr>
        <w:t xml:space="preserve"> (261 видом движения), а затем провести поступление второго кода МТР с этого </w:t>
      </w:r>
      <w:proofErr w:type="spellStart"/>
      <w:r w:rsidRPr="006A6EAF">
        <w:rPr>
          <w:rFonts w:ascii="Arial" w:hAnsi="Arial" w:cs="Arial"/>
          <w:szCs w:val="20"/>
          <w:lang w:eastAsia="ru-RU"/>
        </w:rPr>
        <w:t>контроллингового</w:t>
      </w:r>
      <w:proofErr w:type="spellEnd"/>
      <w:r w:rsidRPr="006A6EAF">
        <w:rPr>
          <w:rFonts w:ascii="Arial" w:hAnsi="Arial" w:cs="Arial"/>
          <w:szCs w:val="20"/>
          <w:lang w:eastAsia="ru-RU"/>
        </w:rPr>
        <w:t xml:space="preserve"> заказа (101 видом движения).</w:t>
      </w:r>
    </w:p>
    <w:p w14:paraId="6F50E263" w14:textId="77777777" w:rsidR="00644DDC" w:rsidRDefault="00644DDC" w:rsidP="00644DDC">
      <w:pPr>
        <w:pStyle w:val="afff6"/>
        <w:ind w:firstLine="708"/>
        <w:rPr>
          <w:rFonts w:ascii="Arial" w:hAnsi="Arial" w:cs="Arial"/>
          <w:szCs w:val="20"/>
          <w:lang w:eastAsia="ru-RU"/>
        </w:rPr>
      </w:pPr>
      <w:r w:rsidRPr="00A77240">
        <w:rPr>
          <w:rFonts w:ascii="Arial" w:hAnsi="Arial" w:cs="Arial"/>
          <w:szCs w:val="20"/>
          <w:lang w:eastAsia="ru-RU"/>
        </w:rPr>
        <w:t xml:space="preserve">Операция выполняется Бухгалтером по учету МПЗ МФЦ в транзакции </w:t>
      </w:r>
      <w:r w:rsidRPr="00A77240">
        <w:rPr>
          <w:rFonts w:ascii="Arial" w:hAnsi="Arial" w:cs="Arial"/>
          <w:szCs w:val="20"/>
          <w:lang w:val="en-US" w:eastAsia="ru-RU"/>
        </w:rPr>
        <w:t>MIGO</w:t>
      </w:r>
      <w:r w:rsidRPr="00A77240">
        <w:rPr>
          <w:rFonts w:ascii="Arial" w:hAnsi="Arial" w:cs="Arial"/>
          <w:szCs w:val="20"/>
          <w:lang w:eastAsia="ru-RU"/>
        </w:rPr>
        <w:t>, где необходимо заполнить следующие аналитики:</w:t>
      </w:r>
    </w:p>
    <w:p w14:paraId="0D09D951" w14:textId="77777777" w:rsidR="00644DDC" w:rsidRPr="00220A7D" w:rsidRDefault="00644DDC" w:rsidP="00644DDC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Pr="00A77240">
        <w:rPr>
          <w:rFonts w:ascii="Arial" w:hAnsi="Arial" w:cs="Arial"/>
          <w:b/>
          <w:sz w:val="22"/>
        </w:rPr>
        <w:fldChar w:fldCharType="begin"/>
      </w:r>
      <w:r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13</w:t>
      </w:r>
      <w:r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 xml:space="preserve">. Описание </w:t>
      </w:r>
      <w:r>
        <w:rPr>
          <w:rFonts w:ascii="Arial" w:hAnsi="Arial" w:cs="Arial"/>
          <w:b/>
          <w:sz w:val="22"/>
        </w:rPr>
        <w:t>аналитик документа материала в шаге ПП-10.05.03.050</w:t>
      </w:r>
    </w:p>
    <w:p w14:paraId="4DE2BAE3" w14:textId="77777777" w:rsidR="00644DDC" w:rsidRPr="00A77240" w:rsidRDefault="00644DDC" w:rsidP="00644DDC">
      <w:pPr>
        <w:pStyle w:val="afff6"/>
        <w:ind w:firstLine="708"/>
        <w:rPr>
          <w:rFonts w:ascii="Arial" w:hAnsi="Arial" w:cs="Arial"/>
          <w:szCs w:val="20"/>
          <w:lang w:eastAsia="ru-RU"/>
        </w:rPr>
      </w:pPr>
    </w:p>
    <w:tbl>
      <w:tblPr>
        <w:tblStyle w:val="afffb"/>
        <w:tblW w:w="9918" w:type="dxa"/>
        <w:tblLayout w:type="fixed"/>
        <w:tblLook w:val="01E0" w:firstRow="1" w:lastRow="1" w:firstColumn="1" w:lastColumn="1" w:noHBand="0" w:noVBand="0"/>
      </w:tblPr>
      <w:tblGrid>
        <w:gridCol w:w="3127"/>
        <w:gridCol w:w="6791"/>
      </w:tblGrid>
      <w:tr w:rsidR="00644DDC" w:rsidRPr="00A77240" w14:paraId="08EAB7AB" w14:textId="77777777" w:rsidTr="005B6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tcW w:w="3127" w:type="dxa"/>
            <w:shd w:val="clear" w:color="auto" w:fill="FFC000"/>
          </w:tcPr>
          <w:p w14:paraId="0E2874BA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lastRenderedPageBreak/>
              <w:t>Поле документа</w:t>
            </w:r>
          </w:p>
        </w:tc>
        <w:tc>
          <w:tcPr>
            <w:tcW w:w="6791" w:type="dxa"/>
            <w:shd w:val="clear" w:color="auto" w:fill="FFC000"/>
          </w:tcPr>
          <w:p w14:paraId="4112CA61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Содержание поля документа</w:t>
            </w:r>
          </w:p>
        </w:tc>
      </w:tr>
      <w:tr w:rsidR="00644DDC" w:rsidRPr="00A77240" w14:paraId="7C590325" w14:textId="77777777" w:rsidTr="005B68B9">
        <w:trPr>
          <w:trHeight w:val="298"/>
        </w:trPr>
        <w:tc>
          <w:tcPr>
            <w:tcW w:w="9918" w:type="dxa"/>
            <w:gridSpan w:val="2"/>
            <w:shd w:val="clear" w:color="auto" w:fill="FFC000"/>
          </w:tcPr>
          <w:p w14:paraId="2F94D917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Заголовок</w:t>
            </w:r>
          </w:p>
        </w:tc>
      </w:tr>
      <w:tr w:rsidR="00644DDC" w:rsidRPr="00A77240" w14:paraId="6F893036" w14:textId="77777777" w:rsidTr="005B68B9">
        <w:trPr>
          <w:trHeight w:val="298"/>
        </w:trPr>
        <w:tc>
          <w:tcPr>
            <w:tcW w:w="3127" w:type="dxa"/>
          </w:tcPr>
          <w:p w14:paraId="7DDAA0B1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Операция</w:t>
            </w:r>
          </w:p>
        </w:tc>
        <w:tc>
          <w:tcPr>
            <w:tcW w:w="6791" w:type="dxa"/>
          </w:tcPr>
          <w:p w14:paraId="4753A90D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A08 – Проводка переноса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 (В случае разных единиц измерения, А07 Списание материала)</w:t>
            </w:r>
          </w:p>
        </w:tc>
      </w:tr>
      <w:tr w:rsidR="00644DDC" w:rsidRPr="00A77240" w14:paraId="10E60FD7" w14:textId="77777777" w:rsidTr="005B68B9">
        <w:trPr>
          <w:trHeight w:val="298"/>
        </w:trPr>
        <w:tc>
          <w:tcPr>
            <w:tcW w:w="3127" w:type="dxa"/>
          </w:tcPr>
          <w:p w14:paraId="7D0B754F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Ссылочный документ</w:t>
            </w:r>
          </w:p>
        </w:tc>
        <w:tc>
          <w:tcPr>
            <w:tcW w:w="6791" w:type="dxa"/>
          </w:tcPr>
          <w:p w14:paraId="3BA054E8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val="en-US" w:eastAsia="en-US"/>
              </w:rPr>
              <w:t>R</w:t>
            </w:r>
            <w:r w:rsidRPr="005B00CD">
              <w:rPr>
                <w:rFonts w:ascii="Arial" w:hAnsi="Arial" w:cs="Arial"/>
                <w:sz w:val="20"/>
                <w:lang w:eastAsia="en-US"/>
              </w:rPr>
              <w:t xml:space="preserve">10 – </w:t>
            </w:r>
            <w:r w:rsidRPr="00A77240">
              <w:rPr>
                <w:rFonts w:ascii="Arial" w:hAnsi="Arial" w:cs="Arial"/>
                <w:sz w:val="20"/>
                <w:lang w:eastAsia="en-US"/>
              </w:rPr>
              <w:t>Прочие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 (В случае разных единиц измерения, </w:t>
            </w:r>
            <w:r>
              <w:rPr>
                <w:rFonts w:ascii="Arial" w:hAnsi="Arial" w:cs="Arial"/>
                <w:sz w:val="20"/>
                <w:lang w:val="en-US" w:eastAsia="en-US"/>
              </w:rPr>
              <w:t>R</w:t>
            </w:r>
            <w:r w:rsidRPr="005B00CD">
              <w:rPr>
                <w:rFonts w:ascii="Arial" w:hAnsi="Arial" w:cs="Arial"/>
                <w:sz w:val="20"/>
                <w:lang w:eastAsia="en-US"/>
              </w:rPr>
              <w:t>08</w:t>
            </w:r>
            <w:r>
              <w:rPr>
                <w:rFonts w:ascii="Arial" w:hAnsi="Arial" w:cs="Arial"/>
                <w:sz w:val="20"/>
                <w:lang w:eastAsia="en-US"/>
              </w:rPr>
              <w:t xml:space="preserve"> Заказ)</w:t>
            </w:r>
          </w:p>
        </w:tc>
      </w:tr>
      <w:tr w:rsidR="00644DDC" w:rsidRPr="00A77240" w14:paraId="6424ACBB" w14:textId="77777777" w:rsidTr="005B68B9">
        <w:trPr>
          <w:trHeight w:val="298"/>
        </w:trPr>
        <w:tc>
          <w:tcPr>
            <w:tcW w:w="3127" w:type="dxa"/>
          </w:tcPr>
          <w:p w14:paraId="64FA707D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Вид движения</w:t>
            </w:r>
          </w:p>
        </w:tc>
        <w:tc>
          <w:tcPr>
            <w:tcW w:w="6791" w:type="dxa"/>
          </w:tcPr>
          <w:p w14:paraId="76BA4CE4" w14:textId="02E330EE" w:rsidR="00644DDC" w:rsidRPr="00A77240" w:rsidRDefault="006A6EAF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6A6EAF">
              <w:rPr>
                <w:rFonts w:ascii="Arial" w:hAnsi="Arial" w:cs="Arial"/>
                <w:sz w:val="20"/>
                <w:lang w:eastAsia="en-US"/>
              </w:rPr>
              <w:t xml:space="preserve">309 – ПЗ </w:t>
            </w:r>
            <w:proofErr w:type="spellStart"/>
            <w:r w:rsidRPr="006A6EAF">
              <w:rPr>
                <w:rFonts w:ascii="Arial" w:hAnsi="Arial" w:cs="Arial"/>
                <w:sz w:val="20"/>
                <w:lang w:eastAsia="en-US"/>
              </w:rPr>
              <w:t>ПровПер</w:t>
            </w:r>
            <w:proofErr w:type="spellEnd"/>
            <w:r w:rsidRPr="006A6EAF"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proofErr w:type="spellStart"/>
            <w:r w:rsidRPr="006A6EAF">
              <w:rPr>
                <w:rFonts w:ascii="Arial" w:hAnsi="Arial" w:cs="Arial"/>
                <w:sz w:val="20"/>
                <w:lang w:eastAsia="en-US"/>
              </w:rPr>
              <w:t>Мтр</w:t>
            </w:r>
            <w:proofErr w:type="spellEnd"/>
            <w:r w:rsidRPr="006A6EAF">
              <w:rPr>
                <w:rFonts w:ascii="Arial" w:hAnsi="Arial" w:cs="Arial"/>
                <w:sz w:val="20"/>
                <w:lang w:eastAsia="en-US"/>
              </w:rPr>
              <w:t>-&gt;</w:t>
            </w:r>
            <w:proofErr w:type="spellStart"/>
            <w:r w:rsidRPr="006A6EAF">
              <w:rPr>
                <w:rFonts w:ascii="Arial" w:hAnsi="Arial" w:cs="Arial"/>
                <w:sz w:val="20"/>
                <w:lang w:eastAsia="en-US"/>
              </w:rPr>
              <w:t>Мтр</w:t>
            </w:r>
            <w:proofErr w:type="spellEnd"/>
            <w:r w:rsidRPr="006A6EAF">
              <w:rPr>
                <w:rFonts w:ascii="Arial" w:hAnsi="Arial" w:cs="Arial"/>
                <w:sz w:val="20"/>
                <w:lang w:eastAsia="en-US"/>
              </w:rPr>
              <w:t xml:space="preserve"> (В случае разных единиц измерения, 261 – Расход для заказа &lt;- склад, затем 101 - ПМ к заказу -&gt; склад)</w:t>
            </w:r>
          </w:p>
        </w:tc>
      </w:tr>
      <w:tr w:rsidR="00644DDC" w:rsidRPr="00A77240" w14:paraId="12128A89" w14:textId="77777777" w:rsidTr="005B68B9">
        <w:trPr>
          <w:trHeight w:val="182"/>
        </w:trPr>
        <w:tc>
          <w:tcPr>
            <w:tcW w:w="9918" w:type="dxa"/>
            <w:gridSpan w:val="2"/>
            <w:shd w:val="clear" w:color="auto" w:fill="FFC000"/>
          </w:tcPr>
          <w:p w14:paraId="6E035CF8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b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b/>
                <w:sz w:val="20"/>
                <w:lang w:eastAsia="en-US"/>
              </w:rPr>
              <w:t>Табличная часть</w:t>
            </w:r>
          </w:p>
        </w:tc>
      </w:tr>
      <w:tr w:rsidR="00644DDC" w:rsidRPr="00A77240" w14:paraId="7D592F2E" w14:textId="77777777" w:rsidTr="005B68B9">
        <w:trPr>
          <w:trHeight w:val="182"/>
        </w:trPr>
        <w:tc>
          <w:tcPr>
            <w:tcW w:w="3127" w:type="dxa"/>
          </w:tcPr>
          <w:p w14:paraId="6C5967BC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Номер материала источника</w:t>
            </w:r>
          </w:p>
        </w:tc>
        <w:tc>
          <w:tcPr>
            <w:tcW w:w="6791" w:type="dxa"/>
          </w:tcPr>
          <w:p w14:paraId="3CED7974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Код ОЗМ (ЕК МТР), из которой надо переместить запас. Вводится вручную или с помощью средства поиска из справочника. Поле обязательно.</w:t>
            </w:r>
          </w:p>
        </w:tc>
      </w:tr>
      <w:tr w:rsidR="00644DDC" w:rsidRPr="00A77240" w14:paraId="4AEE8361" w14:textId="77777777" w:rsidTr="005B68B9">
        <w:trPr>
          <w:trHeight w:val="182"/>
        </w:trPr>
        <w:tc>
          <w:tcPr>
            <w:tcW w:w="3127" w:type="dxa"/>
          </w:tcPr>
          <w:p w14:paraId="6173E1F5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Завод отправитель</w:t>
            </w:r>
          </w:p>
        </w:tc>
        <w:tc>
          <w:tcPr>
            <w:tcW w:w="6791" w:type="dxa"/>
          </w:tcPr>
          <w:p w14:paraId="35B063B9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завода, соответствующий предприятию, на котором производится перемещение. Вводится вручную или с помощью средства поиска из справочника. Поле обязательно.</w:t>
            </w:r>
          </w:p>
        </w:tc>
      </w:tr>
      <w:tr w:rsidR="00644DDC" w:rsidRPr="00A77240" w14:paraId="5B0B6BC9" w14:textId="77777777" w:rsidTr="005B68B9">
        <w:trPr>
          <w:trHeight w:val="182"/>
        </w:trPr>
        <w:tc>
          <w:tcPr>
            <w:tcW w:w="3127" w:type="dxa"/>
          </w:tcPr>
          <w:p w14:paraId="3B32EB8B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Склад отправитель</w:t>
            </w:r>
          </w:p>
        </w:tc>
        <w:tc>
          <w:tcPr>
            <w:tcW w:w="6791" w:type="dxa"/>
          </w:tcPr>
          <w:p w14:paraId="2B82FC07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склада, с которого будет выполнен отпуск МТР. Вводится вручную или с помощью средства поиска из справочника. Поле обязательно.</w:t>
            </w:r>
          </w:p>
        </w:tc>
      </w:tr>
      <w:tr w:rsidR="00644DDC" w:rsidRPr="00A77240" w14:paraId="4B4D75AC" w14:textId="77777777" w:rsidTr="005B68B9">
        <w:trPr>
          <w:trHeight w:val="182"/>
        </w:trPr>
        <w:tc>
          <w:tcPr>
            <w:tcW w:w="3127" w:type="dxa"/>
          </w:tcPr>
          <w:p w14:paraId="6032F6A7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Номер партии</w:t>
            </w:r>
          </w:p>
        </w:tc>
        <w:tc>
          <w:tcPr>
            <w:tcW w:w="6791" w:type="dxa"/>
          </w:tcPr>
          <w:p w14:paraId="1E2D4F71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партии, для которой надо выполнить перемещение. Поле обязательно.</w:t>
            </w:r>
          </w:p>
        </w:tc>
      </w:tr>
      <w:tr w:rsidR="00644DDC" w:rsidRPr="00A77240" w14:paraId="12A8C660" w14:textId="77777777" w:rsidTr="005B68B9">
        <w:trPr>
          <w:trHeight w:val="182"/>
        </w:trPr>
        <w:tc>
          <w:tcPr>
            <w:tcW w:w="3127" w:type="dxa"/>
          </w:tcPr>
          <w:p w14:paraId="75A8163B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Завод</w:t>
            </w:r>
          </w:p>
        </w:tc>
        <w:tc>
          <w:tcPr>
            <w:tcW w:w="6791" w:type="dxa"/>
          </w:tcPr>
          <w:p w14:paraId="4C69D1F7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завода, соответствующий предприятию, на котором производится перемещение. Заполняется автоматически значением завода отправителя. Поле обязательно.</w:t>
            </w:r>
          </w:p>
        </w:tc>
      </w:tr>
      <w:tr w:rsidR="00644DDC" w:rsidRPr="00A77240" w14:paraId="275FB52C" w14:textId="77777777" w:rsidTr="005B68B9">
        <w:trPr>
          <w:trHeight w:val="182"/>
        </w:trPr>
        <w:tc>
          <w:tcPr>
            <w:tcW w:w="3127" w:type="dxa"/>
          </w:tcPr>
          <w:p w14:paraId="6FCF1BF3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Склад</w:t>
            </w:r>
          </w:p>
        </w:tc>
        <w:tc>
          <w:tcPr>
            <w:tcW w:w="6791" w:type="dxa"/>
          </w:tcPr>
          <w:p w14:paraId="777039A0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Системный номер склада, на который будет выполнено поступление МТР. Заполняется автоматически значением склада-источника. Поле обязательно.</w:t>
            </w:r>
          </w:p>
        </w:tc>
      </w:tr>
      <w:tr w:rsidR="00644DDC" w:rsidRPr="00A77240" w14:paraId="3DC821F3" w14:textId="77777777" w:rsidTr="005B68B9">
        <w:trPr>
          <w:trHeight w:val="182"/>
        </w:trPr>
        <w:tc>
          <w:tcPr>
            <w:tcW w:w="3127" w:type="dxa"/>
          </w:tcPr>
          <w:p w14:paraId="1DB6312D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Количество</w:t>
            </w:r>
          </w:p>
        </w:tc>
        <w:tc>
          <w:tcPr>
            <w:tcW w:w="6791" w:type="dxa"/>
          </w:tcPr>
          <w:p w14:paraId="71895D2B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  <w:lang w:eastAsia="en-US"/>
              </w:rPr>
            </w:pPr>
            <w:r w:rsidRPr="00A77240">
              <w:rPr>
                <w:rFonts w:ascii="Arial" w:hAnsi="Arial" w:cs="Arial"/>
                <w:sz w:val="20"/>
                <w:lang w:eastAsia="en-US"/>
              </w:rPr>
              <w:t>Количество материала в соответствующей ЕИ. Вводится вручную. Поле обязательно.</w:t>
            </w:r>
          </w:p>
        </w:tc>
      </w:tr>
      <w:tr w:rsidR="00644DDC" w:rsidRPr="00A77240" w14:paraId="0042A04C" w14:textId="77777777" w:rsidTr="005B68B9">
        <w:trPr>
          <w:trHeight w:val="182"/>
        </w:trPr>
        <w:tc>
          <w:tcPr>
            <w:tcW w:w="3127" w:type="dxa"/>
          </w:tcPr>
          <w:p w14:paraId="41CB2D56" w14:textId="77777777" w:rsidR="00644DDC" w:rsidRPr="00A77240" w:rsidRDefault="00644DDC" w:rsidP="005B68B9">
            <w:pPr>
              <w:pStyle w:val="1KD-Normaltext"/>
            </w:pPr>
            <w:r>
              <w:t>Заказ</w:t>
            </w:r>
          </w:p>
        </w:tc>
        <w:tc>
          <w:tcPr>
            <w:tcW w:w="6791" w:type="dxa"/>
          </w:tcPr>
          <w:p w14:paraId="2A970FB7" w14:textId="77777777" w:rsidR="00644DDC" w:rsidRPr="00A77240" w:rsidRDefault="00644DDC" w:rsidP="005B68B9">
            <w:pPr>
              <w:pStyle w:val="afff6"/>
              <w:ind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В случае, если МТР имеют разные базовые единицы измерения, указывается номер </w:t>
            </w:r>
            <w:proofErr w:type="spellStart"/>
            <w:r>
              <w:rPr>
                <w:rFonts w:ascii="Arial" w:hAnsi="Arial" w:cs="Arial"/>
                <w:sz w:val="20"/>
              </w:rPr>
              <w:t>контроллингового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заказа (для списания первого и поступления второго МТР). Вводится вручную. Поле в этом случае обязательно.</w:t>
            </w:r>
          </w:p>
        </w:tc>
      </w:tr>
    </w:tbl>
    <w:p w14:paraId="170C3BA9" w14:textId="77777777" w:rsidR="00644DDC" w:rsidRPr="00A77240" w:rsidRDefault="00644DDC" w:rsidP="00644DDC">
      <w:pPr>
        <w:ind w:firstLine="708"/>
        <w:rPr>
          <w:rFonts w:ascii="Arial" w:hAnsi="Arial" w:cs="Arial"/>
          <w:szCs w:val="20"/>
          <w:lang w:eastAsia="ru-RU"/>
        </w:rPr>
      </w:pPr>
    </w:p>
    <w:p w14:paraId="4B5970C7" w14:textId="06C8FBAC" w:rsidR="00644DDC" w:rsidRPr="00A77240" w:rsidRDefault="00644DDC" w:rsidP="00644DDC">
      <w:pPr>
        <w:ind w:firstLine="708"/>
        <w:rPr>
          <w:rFonts w:ascii="Arial" w:hAnsi="Arial" w:cs="Arial"/>
        </w:rPr>
      </w:pPr>
      <w:r w:rsidRPr="00A77240">
        <w:rPr>
          <w:rFonts w:ascii="Arial" w:hAnsi="Arial" w:cs="Arial"/>
          <w:szCs w:val="20"/>
          <w:lang w:eastAsia="ru-RU"/>
        </w:rPr>
        <w:t>При проводке движения материала система создает документ материала с указанным в заголовке видом движения и бухгалтерский документ</w:t>
      </w:r>
      <w:r>
        <w:rPr>
          <w:rFonts w:ascii="Arial" w:hAnsi="Arial" w:cs="Arial"/>
          <w:szCs w:val="20"/>
          <w:lang w:eastAsia="ru-RU"/>
        </w:rPr>
        <w:t>.</w:t>
      </w:r>
    </w:p>
    <w:p w14:paraId="7481ABE0" w14:textId="6BC005F7" w:rsidR="00822136" w:rsidRPr="00A77240" w:rsidRDefault="00A967AD" w:rsidP="00A967AD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В случае, если проводка переноса осуществляется на складе под управлением системы </w:t>
      </w:r>
      <w:r>
        <w:rPr>
          <w:rFonts w:ascii="Arial" w:hAnsi="Arial" w:cs="Arial"/>
          <w:lang w:val="en-US"/>
        </w:rPr>
        <w:t>SAP</w:t>
      </w:r>
      <w:r w:rsidRPr="00A967AD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EWM</w:t>
      </w:r>
      <w:r>
        <w:rPr>
          <w:rFonts w:ascii="Arial" w:hAnsi="Arial" w:cs="Arial"/>
        </w:rPr>
        <w:t xml:space="preserve">, в результате проводки в </w:t>
      </w:r>
      <w:r>
        <w:rPr>
          <w:rFonts w:ascii="Arial" w:hAnsi="Arial" w:cs="Arial"/>
          <w:lang w:val="en-US"/>
        </w:rPr>
        <w:t>MIGO</w:t>
      </w:r>
      <w:r>
        <w:rPr>
          <w:rFonts w:ascii="Arial" w:hAnsi="Arial" w:cs="Arial"/>
        </w:rPr>
        <w:t xml:space="preserve"> система создает документ</w:t>
      </w:r>
      <w:r w:rsidRPr="00A967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проводки переноса, который необходимо распределить в систему </w:t>
      </w:r>
      <w:r>
        <w:rPr>
          <w:rFonts w:ascii="Arial" w:hAnsi="Arial" w:cs="Arial"/>
          <w:lang w:val="en-US"/>
        </w:rPr>
        <w:t>SAP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EWM</w:t>
      </w:r>
      <w:r>
        <w:rPr>
          <w:rFonts w:ascii="Arial" w:hAnsi="Arial" w:cs="Arial"/>
        </w:rPr>
        <w:t xml:space="preserve">. В транзакции </w:t>
      </w:r>
      <w:r w:rsidRPr="00A967AD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>SCWM</w:t>
      </w:r>
      <w:r w:rsidRPr="00A967AD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>IM</w:t>
      </w:r>
      <w:r w:rsidRPr="00A967AD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PC</w:t>
      </w:r>
      <w:r>
        <w:rPr>
          <w:rFonts w:ascii="Arial" w:hAnsi="Arial" w:cs="Arial"/>
        </w:rPr>
        <w:t xml:space="preserve"> кладовщик находит документ проводки переноса и создает складскую задачу. </w:t>
      </w:r>
      <w:r w:rsidR="006C204F">
        <w:rPr>
          <w:rFonts w:ascii="Arial" w:hAnsi="Arial" w:cs="Arial"/>
        </w:rPr>
        <w:t xml:space="preserve">Складскую задачу можно подтвердить на ТСД или в транзакции </w:t>
      </w:r>
      <w:r w:rsidR="006C204F" w:rsidRPr="006C204F">
        <w:rPr>
          <w:rFonts w:ascii="Arial" w:hAnsi="Arial" w:cs="Arial"/>
        </w:rPr>
        <w:t>/</w:t>
      </w:r>
      <w:r w:rsidR="006C204F">
        <w:rPr>
          <w:rFonts w:ascii="Arial" w:hAnsi="Arial" w:cs="Arial"/>
          <w:lang w:val="en-US"/>
        </w:rPr>
        <w:t>SCWM</w:t>
      </w:r>
      <w:r w:rsidR="006C204F" w:rsidRPr="006C204F">
        <w:rPr>
          <w:rFonts w:ascii="Arial" w:hAnsi="Arial" w:cs="Arial"/>
        </w:rPr>
        <w:t>/</w:t>
      </w:r>
      <w:r w:rsidR="006C204F">
        <w:rPr>
          <w:rFonts w:ascii="Arial" w:hAnsi="Arial" w:cs="Arial"/>
          <w:lang w:val="en-US"/>
        </w:rPr>
        <w:t>MON</w:t>
      </w:r>
      <w:r w:rsidR="006C204F" w:rsidRPr="006C204F">
        <w:rPr>
          <w:rFonts w:ascii="Arial" w:hAnsi="Arial" w:cs="Arial"/>
        </w:rPr>
        <w:t>.</w:t>
      </w:r>
    </w:p>
    <w:p w14:paraId="4379247F" w14:textId="77777777" w:rsidR="0027347F" w:rsidRPr="0027347F" w:rsidRDefault="0027347F" w:rsidP="0027347F">
      <w:pPr>
        <w:ind w:firstLine="708"/>
        <w:rPr>
          <w:rFonts w:ascii="Arial" w:hAnsi="Arial" w:cs="Arial"/>
          <w:szCs w:val="20"/>
          <w:lang w:eastAsia="ru-RU"/>
        </w:rPr>
      </w:pPr>
      <w:r w:rsidRPr="0027347F">
        <w:rPr>
          <w:rFonts w:ascii="Arial" w:hAnsi="Arial" w:cs="Arial"/>
          <w:szCs w:val="20"/>
          <w:lang w:eastAsia="ru-RU"/>
        </w:rPr>
        <w:lastRenderedPageBreak/>
        <w:t>Детальное описание шагов приведено в Приложении № 3.</w:t>
      </w:r>
    </w:p>
    <w:p w14:paraId="250C04AB" w14:textId="77777777" w:rsidR="00C953F7" w:rsidRPr="00A77240" w:rsidRDefault="00C953F7" w:rsidP="00C953F7">
      <w:pPr>
        <w:rPr>
          <w:rFonts w:ascii="Arial" w:hAnsi="Arial" w:cs="Arial"/>
        </w:rPr>
      </w:pPr>
    </w:p>
    <w:p w14:paraId="1760BEA5" w14:textId="77777777" w:rsidR="00022C33" w:rsidRPr="009072B2" w:rsidRDefault="00022C33" w:rsidP="00022C33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113" w:name="_Роли_и_полномочия"/>
      <w:bookmarkStart w:id="114" w:name="_Toc66777882"/>
      <w:bookmarkEnd w:id="113"/>
      <w:r w:rsidRPr="009072B2">
        <w:rPr>
          <w:rFonts w:eastAsiaTheme="majorEastAsia" w:cs="Arial"/>
          <w:bCs w:val="0"/>
          <w:iCs w:val="0"/>
          <w:szCs w:val="26"/>
        </w:rPr>
        <w:t>Роли и полномочия</w:t>
      </w:r>
      <w:bookmarkEnd w:id="114"/>
    </w:p>
    <w:p w14:paraId="2CC93DA0" w14:textId="77777777" w:rsidR="00022C33" w:rsidRPr="00A77240" w:rsidRDefault="00022C33" w:rsidP="00022C33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>Таблица РП1.  Определение роли в процессах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980"/>
        <w:gridCol w:w="2555"/>
        <w:gridCol w:w="5641"/>
      </w:tblGrid>
      <w:tr w:rsidR="00022C33" w:rsidRPr="00A77240" w14:paraId="34E44674" w14:textId="77777777" w:rsidTr="001C69A6">
        <w:trPr>
          <w:cantSplit/>
          <w:trHeight w:val="581"/>
          <w:tblHeader/>
        </w:trPr>
        <w:tc>
          <w:tcPr>
            <w:tcW w:w="979" w:type="pct"/>
            <w:shd w:val="clear" w:color="auto" w:fill="FFC000"/>
            <w:vAlign w:val="center"/>
          </w:tcPr>
          <w:p w14:paraId="3F4DFDB7" w14:textId="77777777" w:rsidR="00022C33" w:rsidRPr="00A77240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7240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 xml:space="preserve">Роль </w:t>
            </w:r>
          </w:p>
        </w:tc>
        <w:tc>
          <w:tcPr>
            <w:tcW w:w="1244" w:type="pct"/>
            <w:shd w:val="clear" w:color="auto" w:fill="FFC000"/>
            <w:vAlign w:val="center"/>
          </w:tcPr>
          <w:p w14:paraId="2E0B201C" w14:textId="77777777" w:rsidR="00022C33" w:rsidRPr="00A77240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7240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Сокращение роли (Код)</w:t>
            </w:r>
          </w:p>
        </w:tc>
        <w:tc>
          <w:tcPr>
            <w:tcW w:w="2777" w:type="pct"/>
            <w:shd w:val="clear" w:color="auto" w:fill="FFC000"/>
            <w:vAlign w:val="center"/>
          </w:tcPr>
          <w:p w14:paraId="7BDBA8B6" w14:textId="77777777" w:rsidR="00022C33" w:rsidRPr="00A77240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7240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Описание роли</w:t>
            </w:r>
          </w:p>
        </w:tc>
      </w:tr>
      <w:tr w:rsidR="00022C33" w:rsidRPr="00A77240" w14:paraId="1C1B884E" w14:textId="77777777" w:rsidTr="001C69A6">
        <w:trPr>
          <w:cantSplit/>
        </w:trPr>
        <w:tc>
          <w:tcPr>
            <w:tcW w:w="979" w:type="pct"/>
            <w:shd w:val="clear" w:color="auto" w:fill="auto"/>
          </w:tcPr>
          <w:p w14:paraId="346F9F31" w14:textId="53325E52" w:rsidR="00022C33" w:rsidRPr="00A77240" w:rsidRDefault="005E7ACC" w:rsidP="0043622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E7AC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Ответ</w:t>
            </w:r>
            <w:r w:rsidR="00477A8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ственный по управлению запасами</w:t>
            </w:r>
          </w:p>
        </w:tc>
        <w:tc>
          <w:tcPr>
            <w:tcW w:w="1244" w:type="pct"/>
            <w:shd w:val="clear" w:color="auto" w:fill="auto"/>
          </w:tcPr>
          <w:p w14:paraId="25598E6B" w14:textId="3B98359C" w:rsidR="00477A8E" w:rsidRPr="001B150D" w:rsidRDefault="00F45FB2" w:rsidP="00477A8E">
            <w:pPr>
              <w:jc w:val="lef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0B4BED">
              <w:rPr>
                <w:rFonts w:ascii="Calibri" w:hAnsi="Calibri"/>
                <w:color w:val="000000"/>
                <w:sz w:val="22"/>
                <w:lang w:val="en-US"/>
              </w:rPr>
              <w:t>ZC_</w:t>
            </w:r>
            <w:r>
              <w:rPr>
                <w:rFonts w:ascii="Calibri" w:hAnsi="Calibri"/>
                <w:color w:val="000000"/>
                <w:sz w:val="22"/>
                <w:lang w:val="en-US"/>
              </w:rPr>
              <w:t>*</w:t>
            </w:r>
            <w:r w:rsidRPr="000B4BED">
              <w:rPr>
                <w:rFonts w:ascii="Calibri" w:hAnsi="Calibri"/>
                <w:color w:val="000000"/>
                <w:sz w:val="22"/>
                <w:lang w:val="en-US"/>
              </w:rPr>
              <w:t>_</w:t>
            </w:r>
            <w:r w:rsidR="00477A8E" w:rsidRPr="001B150D">
              <w:rPr>
                <w:rFonts w:ascii="Calibri" w:hAnsi="Calibri"/>
                <w:color w:val="000000"/>
                <w:sz w:val="22"/>
                <w:lang w:val="en-US"/>
              </w:rPr>
              <w:t>MM_UPR_ZAPAS</w:t>
            </w:r>
            <w:r>
              <w:rPr>
                <w:rFonts w:ascii="Calibri" w:hAnsi="Calibri"/>
                <w:color w:val="000000"/>
                <w:sz w:val="22"/>
                <w:lang w:val="en-US"/>
              </w:rPr>
              <w:t>_Y</w:t>
            </w:r>
          </w:p>
          <w:p w14:paraId="393AE67B" w14:textId="19FA815A" w:rsidR="00022C33" w:rsidRPr="001B150D" w:rsidRDefault="00022C33" w:rsidP="0043622A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77" w:type="pct"/>
            <w:shd w:val="clear" w:color="auto" w:fill="auto"/>
          </w:tcPr>
          <w:p w14:paraId="23A8C1B2" w14:textId="767F158A" w:rsidR="00022C33" w:rsidRPr="007172E1" w:rsidRDefault="007172E1" w:rsidP="0043622A">
            <w:pPr>
              <w:jc w:val="left"/>
              <w:rPr>
                <w:rFonts w:ascii="Arial" w:hAnsi="Arial" w:cs="Arial"/>
                <w:sz w:val="22"/>
                <w:szCs w:val="20"/>
              </w:rPr>
            </w:pPr>
            <w:r w:rsidRPr="007172E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 контексте модели, роль позволяет создавать все документы процесса выявление НВИ/НЛИ; вносить изменения значений признаков партии; переносить запас между партиями; переносить запас между статусами (блокированный &lt;-&gt; свободный)</w:t>
            </w:r>
          </w:p>
        </w:tc>
      </w:tr>
      <w:tr w:rsidR="00022C33" w:rsidRPr="00A77240" w14:paraId="143C4F26" w14:textId="77777777" w:rsidTr="001C69A6">
        <w:trPr>
          <w:cantSplit/>
        </w:trPr>
        <w:tc>
          <w:tcPr>
            <w:tcW w:w="979" w:type="pct"/>
            <w:shd w:val="clear" w:color="auto" w:fill="auto"/>
          </w:tcPr>
          <w:p w14:paraId="6748EC7A" w14:textId="53D9C556" w:rsidR="00022C33" w:rsidRPr="00A77240" w:rsidRDefault="007172E1" w:rsidP="00F45FB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172E1">
              <w:rPr>
                <w:rFonts w:ascii="Arial" w:hAnsi="Arial" w:cs="Arial"/>
                <w:sz w:val="20"/>
                <w:szCs w:val="20"/>
              </w:rPr>
              <w:t>Бухгалтер по учету МПЗ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44" w:type="pct"/>
            <w:shd w:val="clear" w:color="auto" w:fill="auto"/>
          </w:tcPr>
          <w:p w14:paraId="73A503D8" w14:textId="14D27E15" w:rsidR="00022C33" w:rsidRPr="001B150D" w:rsidRDefault="00F45FB2" w:rsidP="0043622A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B150D">
              <w:rPr>
                <w:rFonts w:ascii="Calibri" w:hAnsi="Calibri"/>
                <w:color w:val="000000"/>
                <w:sz w:val="22"/>
                <w:lang w:val="en-US"/>
              </w:rPr>
              <w:t>ZC_</w:t>
            </w:r>
            <w:r>
              <w:rPr>
                <w:rFonts w:ascii="Calibri" w:hAnsi="Calibri"/>
                <w:color w:val="000000"/>
                <w:sz w:val="22"/>
                <w:lang w:val="en-US"/>
              </w:rPr>
              <w:t>*</w:t>
            </w:r>
            <w:r w:rsidRPr="001B150D">
              <w:rPr>
                <w:rFonts w:ascii="Calibri" w:hAnsi="Calibri"/>
                <w:color w:val="000000"/>
                <w:sz w:val="22"/>
                <w:lang w:val="en-US"/>
              </w:rPr>
              <w:t>_FI_RAWM_ACA_Y</w:t>
            </w:r>
          </w:p>
        </w:tc>
        <w:tc>
          <w:tcPr>
            <w:tcW w:w="2777" w:type="pct"/>
            <w:shd w:val="clear" w:color="auto" w:fill="auto"/>
          </w:tcPr>
          <w:p w14:paraId="6CD6C2EC" w14:textId="77777777" w:rsidR="00022C33" w:rsidRDefault="007172E1" w:rsidP="0043622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172E1">
              <w:rPr>
                <w:rFonts w:ascii="Arial" w:hAnsi="Arial" w:cs="Arial"/>
                <w:sz w:val="20"/>
                <w:szCs w:val="20"/>
              </w:rPr>
              <w:t>В контексте модели, роль позволяет выполнять пр</w:t>
            </w:r>
            <w:r>
              <w:rPr>
                <w:rFonts w:ascii="Arial" w:hAnsi="Arial" w:cs="Arial"/>
                <w:sz w:val="20"/>
                <w:szCs w:val="20"/>
              </w:rPr>
              <w:t>оводку переноса из материала в материал.</w:t>
            </w:r>
          </w:p>
          <w:p w14:paraId="1C917B85" w14:textId="4407CBA1" w:rsidR="008317E6" w:rsidRPr="008317E6" w:rsidRDefault="008317E6" w:rsidP="008317E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8317E6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 xml:space="preserve">см. КД </w:t>
            </w:r>
            <w:r w:rsidRPr="008317E6">
              <w:rPr>
                <w:rFonts w:ascii="Arial" w:hAnsi="Arial" w:cs="Arial"/>
                <w:sz w:val="20"/>
                <w:szCs w:val="20"/>
              </w:rPr>
              <w:t>ERP.13.9_2_28_КД Учет МПЗ товаров и готовой продукции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8317E6">
              <w:rPr>
                <w:rFonts w:ascii="Arial" w:hAnsi="Arial" w:cs="Arial"/>
                <w:sz w:val="20"/>
                <w:szCs w:val="20"/>
              </w:rPr>
              <w:t xml:space="preserve">ПП-03.02.02.01-ERP  Учет спецодежды и </w:t>
            </w:r>
            <w:proofErr w:type="spellStart"/>
            <w:r w:rsidRPr="008317E6">
              <w:rPr>
                <w:rFonts w:ascii="Arial" w:hAnsi="Arial" w:cs="Arial"/>
                <w:sz w:val="20"/>
                <w:szCs w:val="20"/>
              </w:rPr>
              <w:t>спецоснастки</w:t>
            </w:r>
            <w:proofErr w:type="spellEnd"/>
            <w:r w:rsidRPr="008317E6">
              <w:rPr>
                <w:rFonts w:ascii="Arial" w:hAnsi="Arial" w:cs="Arial"/>
                <w:sz w:val="20"/>
                <w:szCs w:val="20"/>
              </w:rPr>
              <w:t xml:space="preserve"> в эксплуатации,  ПП-03.02.02.03-ERP Формирование резерва под снижение стоимости МПЗ, ВНА и ТЗР</w:t>
            </w:r>
          </w:p>
        </w:tc>
      </w:tr>
      <w:tr w:rsidR="009072B2" w:rsidRPr="00A77240" w14:paraId="00E8253B" w14:textId="77777777" w:rsidTr="001C69A6">
        <w:trPr>
          <w:cantSplit/>
        </w:trPr>
        <w:tc>
          <w:tcPr>
            <w:tcW w:w="979" w:type="pct"/>
            <w:shd w:val="clear" w:color="auto" w:fill="auto"/>
          </w:tcPr>
          <w:p w14:paraId="2EF2A1FA" w14:textId="2B74169F" w:rsidR="009072B2" w:rsidRPr="007172E1" w:rsidRDefault="009072B2" w:rsidP="0043622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Кладовщик</w:t>
            </w:r>
          </w:p>
        </w:tc>
        <w:tc>
          <w:tcPr>
            <w:tcW w:w="1244" w:type="pct"/>
            <w:shd w:val="clear" w:color="auto" w:fill="auto"/>
          </w:tcPr>
          <w:p w14:paraId="2D3CBAB4" w14:textId="7768D885" w:rsidR="009072B2" w:rsidRPr="009072B2" w:rsidRDefault="00F45FB2" w:rsidP="00477A8E">
            <w:pPr>
              <w:jc w:val="left"/>
              <w:rPr>
                <w:rFonts w:ascii="Calibri" w:hAnsi="Calibri" w:cs="Calibri"/>
                <w:color w:val="000000"/>
                <w:sz w:val="22"/>
              </w:rPr>
            </w:pPr>
            <w:r w:rsidRPr="000B4BED">
              <w:rPr>
                <w:rFonts w:ascii="Calibri" w:hAnsi="Calibri"/>
                <w:color w:val="000000"/>
                <w:sz w:val="22"/>
                <w:lang w:val="en-US"/>
              </w:rPr>
              <w:t>ZC</w:t>
            </w:r>
            <w:r w:rsidRPr="008317E6">
              <w:rPr>
                <w:rFonts w:ascii="Calibri" w:hAnsi="Calibri"/>
                <w:color w:val="000000"/>
                <w:sz w:val="22"/>
              </w:rPr>
              <w:t>_*_</w:t>
            </w:r>
            <w:r w:rsidR="009072B2">
              <w:rPr>
                <w:rFonts w:ascii="Calibri" w:hAnsi="Calibri" w:cs="Calibri"/>
                <w:color w:val="000000"/>
                <w:sz w:val="22"/>
              </w:rPr>
              <w:t>MM_KLADOV</w:t>
            </w:r>
            <w:r w:rsidRPr="008317E6">
              <w:rPr>
                <w:rFonts w:ascii="Calibri" w:hAnsi="Calibri"/>
                <w:color w:val="000000"/>
                <w:sz w:val="22"/>
              </w:rPr>
              <w:t>_</w:t>
            </w:r>
            <w:r>
              <w:rPr>
                <w:rFonts w:ascii="Calibri" w:hAnsi="Calibri"/>
                <w:color w:val="000000"/>
                <w:sz w:val="22"/>
                <w:lang w:val="en-US"/>
              </w:rPr>
              <w:t>Y</w:t>
            </w:r>
          </w:p>
        </w:tc>
        <w:tc>
          <w:tcPr>
            <w:tcW w:w="2777" w:type="pct"/>
            <w:shd w:val="clear" w:color="auto" w:fill="auto"/>
          </w:tcPr>
          <w:p w14:paraId="0DD35ECA" w14:textId="70384FA5" w:rsidR="009072B2" w:rsidRPr="007172E1" w:rsidRDefault="009072B2" w:rsidP="0043622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172E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В контексте модели, роль позволяет вносить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изменения признака</w:t>
            </w:r>
            <w:r w:rsidRPr="007172E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партии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«Запас ограниченного использования»</w:t>
            </w:r>
            <w:r w:rsidRPr="007172E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;</w:t>
            </w:r>
          </w:p>
        </w:tc>
      </w:tr>
      <w:tr w:rsidR="006A6EAF" w:rsidRPr="00A77240" w14:paraId="10B97062" w14:textId="77777777" w:rsidTr="001C69A6">
        <w:trPr>
          <w:cantSplit/>
        </w:trPr>
        <w:tc>
          <w:tcPr>
            <w:tcW w:w="979" w:type="pct"/>
            <w:shd w:val="clear" w:color="auto" w:fill="auto"/>
          </w:tcPr>
          <w:p w14:paraId="1A343171" w14:textId="201643CE" w:rsidR="006A6EAF" w:rsidRDefault="006A6EAF" w:rsidP="006A6EA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Сток-контролер</w:t>
            </w:r>
          </w:p>
        </w:tc>
        <w:tc>
          <w:tcPr>
            <w:tcW w:w="1244" w:type="pct"/>
            <w:shd w:val="clear" w:color="auto" w:fill="auto"/>
          </w:tcPr>
          <w:p w14:paraId="5F59804F" w14:textId="06A7C6CC" w:rsidR="006A6EAF" w:rsidRPr="000B4BED" w:rsidRDefault="006A6EAF" w:rsidP="006A6EAF">
            <w:pPr>
              <w:jc w:val="lef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ZC_*</w:t>
            </w:r>
            <w:r w:rsidRPr="005F5BBF">
              <w:rPr>
                <w:rFonts w:ascii="Calibri" w:hAnsi="Calibri"/>
                <w:color w:val="000000"/>
                <w:sz w:val="22"/>
                <w:lang w:val="en-US"/>
              </w:rPr>
              <w:t>_MM_STOK_KONT_Y</w:t>
            </w:r>
          </w:p>
        </w:tc>
        <w:tc>
          <w:tcPr>
            <w:tcW w:w="2777" w:type="pct"/>
            <w:shd w:val="clear" w:color="auto" w:fill="auto"/>
          </w:tcPr>
          <w:p w14:paraId="079C42C0" w14:textId="03F9C564" w:rsidR="006A6EAF" w:rsidRPr="007172E1" w:rsidRDefault="006A6EAF" w:rsidP="006A6EA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172E1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 контексте модели, роль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позволяет проводить массовый перенос материалов из свободно используемого под проект и обратно, а так же между проектами</w:t>
            </w:r>
          </w:p>
        </w:tc>
      </w:tr>
    </w:tbl>
    <w:p w14:paraId="68B51043" w14:textId="77777777" w:rsidR="00022C33" w:rsidRPr="00A11D25" w:rsidRDefault="00022C33" w:rsidP="00022C33">
      <w:pPr>
        <w:pStyle w:val="afff2"/>
        <w:rPr>
          <w:rFonts w:ascii="Arial" w:eastAsia="Calibri" w:hAnsi="Arial" w:cs="Arial"/>
          <w:sz w:val="22"/>
          <w:szCs w:val="24"/>
          <w:lang w:eastAsia="ru-RU"/>
        </w:rPr>
      </w:pPr>
      <w:bookmarkStart w:id="115" w:name="_Toc337048197"/>
      <w:bookmarkStart w:id="116" w:name="_Toc337048249"/>
    </w:p>
    <w:p w14:paraId="607EFE36" w14:textId="77777777" w:rsidR="00022C33" w:rsidRPr="00A77240" w:rsidRDefault="00022C33" w:rsidP="00022C33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117" w:name="_Toc66777883"/>
      <w:bookmarkEnd w:id="115"/>
      <w:bookmarkEnd w:id="116"/>
      <w:r w:rsidRPr="00A77240">
        <w:rPr>
          <w:rFonts w:eastAsiaTheme="majorEastAsia" w:cs="Arial"/>
          <w:bCs w:val="0"/>
          <w:iCs w:val="0"/>
          <w:szCs w:val="26"/>
        </w:rPr>
        <w:t>Риски и контрольные процедуры</w:t>
      </w:r>
      <w:bookmarkEnd w:id="117"/>
    </w:p>
    <w:p w14:paraId="56E98F9D" w14:textId="77777777" w:rsidR="00FE5F45" w:rsidRDefault="00FE5F45" w:rsidP="00FE5F45">
      <w:pPr>
        <w:pStyle w:val="3"/>
      </w:pPr>
      <w:bookmarkStart w:id="118" w:name="_Toc522802807"/>
      <w:bookmarkStart w:id="119" w:name="_Toc66777884"/>
      <w:r>
        <w:rPr>
          <w:b w:val="0"/>
        </w:rPr>
        <w:t>Риски и контроли</w:t>
      </w:r>
      <w:bookmarkEnd w:id="118"/>
      <w:bookmarkEnd w:id="119"/>
    </w:p>
    <w:p w14:paraId="59374CD4" w14:textId="77777777" w:rsidR="00FE5F45" w:rsidRDefault="00FE5F45" w:rsidP="00FE5F45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Контрольные процедуры процесса Управление запасами представлены в таблице РиК1.</w:t>
      </w:r>
    </w:p>
    <w:p w14:paraId="5D4AD905" w14:textId="77777777" w:rsidR="009B4AC4" w:rsidRPr="009B4AC4" w:rsidRDefault="009B4AC4" w:rsidP="009B4AC4">
      <w:pPr>
        <w:spacing w:after="240" w:line="276" w:lineRule="auto"/>
        <w:ind w:firstLine="567"/>
        <w:rPr>
          <w:rFonts w:ascii="Arial" w:hAnsi="Arial" w:cs="Arial"/>
        </w:rPr>
      </w:pPr>
      <w:r w:rsidRPr="009B4AC4">
        <w:rPr>
          <w:rFonts w:ascii="Arial" w:hAnsi="Arial" w:cs="Arial"/>
        </w:rPr>
        <w:t>Детально риски и контрольные процедуры описаны в Приложение № РиК1. Матрица рисков и контрольных процедур (</w:t>
      </w:r>
      <w:proofErr w:type="spellStart"/>
      <w:r w:rsidRPr="009B4AC4">
        <w:rPr>
          <w:rFonts w:ascii="Arial" w:hAnsi="Arial" w:cs="Arial"/>
        </w:rPr>
        <w:t>МРиКП</w:t>
      </w:r>
      <w:proofErr w:type="spellEnd"/>
      <w:r w:rsidRPr="009B4AC4">
        <w:rPr>
          <w:rFonts w:ascii="Arial" w:hAnsi="Arial" w:cs="Arial"/>
        </w:rPr>
        <w:t xml:space="preserve">), включая (при необходимости) мониторинговые контрольные процедуры, предложенные к реализации в </w:t>
      </w:r>
      <w:r w:rsidRPr="009B4AC4">
        <w:rPr>
          <w:rFonts w:ascii="Arial" w:hAnsi="Arial" w:cs="Arial"/>
          <w:lang w:val="en-US"/>
        </w:rPr>
        <w:t>SAP</w:t>
      </w:r>
      <w:r w:rsidRPr="009B4AC4">
        <w:rPr>
          <w:rFonts w:ascii="Arial" w:hAnsi="Arial" w:cs="Arial"/>
        </w:rPr>
        <w:t xml:space="preserve"> </w:t>
      </w:r>
      <w:r w:rsidRPr="009B4AC4">
        <w:rPr>
          <w:rFonts w:ascii="Arial" w:hAnsi="Arial" w:cs="Arial"/>
          <w:lang w:val="en-US"/>
        </w:rPr>
        <w:t>GRC</w:t>
      </w:r>
      <w:r w:rsidRPr="009B4AC4">
        <w:rPr>
          <w:rFonts w:ascii="Arial" w:hAnsi="Arial" w:cs="Arial"/>
        </w:rPr>
        <w:t xml:space="preserve"> </w:t>
      </w:r>
      <w:r w:rsidRPr="009B4AC4">
        <w:rPr>
          <w:rFonts w:ascii="Arial" w:hAnsi="Arial" w:cs="Arial"/>
          <w:lang w:val="en-US"/>
        </w:rPr>
        <w:t>Process</w:t>
      </w:r>
      <w:r w:rsidRPr="009B4AC4">
        <w:rPr>
          <w:rFonts w:ascii="Arial" w:hAnsi="Arial" w:cs="Arial"/>
        </w:rPr>
        <w:t xml:space="preserve"> </w:t>
      </w:r>
      <w:r w:rsidRPr="009B4AC4">
        <w:rPr>
          <w:rFonts w:ascii="Arial" w:hAnsi="Arial" w:cs="Arial"/>
          <w:lang w:val="en-US"/>
        </w:rPr>
        <w:t>Control</w:t>
      </w:r>
      <w:r w:rsidRPr="009B4AC4">
        <w:rPr>
          <w:rFonts w:ascii="Arial" w:hAnsi="Arial" w:cs="Arial"/>
        </w:rPr>
        <w:t>.</w:t>
      </w:r>
    </w:p>
    <w:p w14:paraId="1B747CBF" w14:textId="77777777" w:rsidR="009B4AC4" w:rsidRPr="009B4AC4" w:rsidRDefault="009B4AC4" w:rsidP="009B4AC4">
      <w:pPr>
        <w:spacing w:after="240" w:line="276" w:lineRule="auto"/>
        <w:ind w:firstLine="567"/>
        <w:rPr>
          <w:rFonts w:ascii="Arial" w:hAnsi="Arial" w:cs="Arial"/>
        </w:rPr>
      </w:pPr>
      <w:r w:rsidRPr="009B4AC4">
        <w:rPr>
          <w:rFonts w:ascii="Arial" w:hAnsi="Arial" w:cs="Arial"/>
        </w:rPr>
        <w:t xml:space="preserve">В случае разработки компенсирующих контрольных процедур для снижения рисков разделения полномочий,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</w:t>
      </w:r>
      <w:r w:rsidRPr="009B4AC4">
        <w:rPr>
          <w:rFonts w:ascii="Arial" w:hAnsi="Arial" w:cs="Arial"/>
          <w:lang w:val="en-US"/>
        </w:rPr>
        <w:t>SAP</w:t>
      </w:r>
      <w:r w:rsidRPr="009B4AC4">
        <w:rPr>
          <w:rFonts w:ascii="Arial" w:hAnsi="Arial" w:cs="Arial"/>
        </w:rPr>
        <w:t xml:space="preserve"> </w:t>
      </w:r>
      <w:r w:rsidRPr="009B4AC4">
        <w:rPr>
          <w:rFonts w:ascii="Arial" w:hAnsi="Arial" w:cs="Arial"/>
          <w:lang w:val="en-US"/>
        </w:rPr>
        <w:t>S</w:t>
      </w:r>
      <w:r w:rsidRPr="009B4AC4">
        <w:rPr>
          <w:rFonts w:ascii="Arial" w:hAnsi="Arial" w:cs="Arial"/>
        </w:rPr>
        <w:t xml:space="preserve">/4 </w:t>
      </w:r>
      <w:r w:rsidRPr="009B4AC4">
        <w:rPr>
          <w:rFonts w:ascii="Arial" w:hAnsi="Arial" w:cs="Arial"/>
          <w:lang w:val="en-US"/>
        </w:rPr>
        <w:t>HANA</w:t>
      </w:r>
      <w:r w:rsidRPr="009B4AC4">
        <w:rPr>
          <w:rFonts w:ascii="Arial" w:hAnsi="Arial" w:cs="Arial"/>
        </w:rPr>
        <w:t>.</w:t>
      </w:r>
    </w:p>
    <w:p w14:paraId="3176E607" w14:textId="77777777" w:rsidR="00FE5F45" w:rsidRDefault="00FE5F45" w:rsidP="00FE5F45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Таблица РиК1. Контрольные процедуры бизнес-процессов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76"/>
        <w:gridCol w:w="2469"/>
        <w:gridCol w:w="5931"/>
      </w:tblGrid>
      <w:tr w:rsidR="00FE5F45" w14:paraId="3821AA9A" w14:textId="77777777" w:rsidTr="00FE5F45">
        <w:trPr>
          <w:cantSplit/>
          <w:trHeight w:val="397"/>
          <w:tblHeader/>
        </w:trPr>
        <w:tc>
          <w:tcPr>
            <w:tcW w:w="873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39636BEA" w14:textId="77777777" w:rsidR="00FE5F45" w:rsidRDefault="00FE5F45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Номер шага</w:t>
            </w:r>
          </w:p>
        </w:tc>
        <w:tc>
          <w:tcPr>
            <w:tcW w:w="121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362FD3E3" w14:textId="77777777" w:rsidR="00FE5F45" w:rsidRDefault="00FE5F45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Номер КП</w:t>
            </w:r>
          </w:p>
        </w:tc>
        <w:tc>
          <w:tcPr>
            <w:tcW w:w="291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63E08A2C" w14:textId="77777777" w:rsidR="00FE5F45" w:rsidRDefault="00FE5F45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Название КП</w:t>
            </w:r>
          </w:p>
        </w:tc>
      </w:tr>
      <w:tr w:rsidR="00FB4C71" w14:paraId="011A8302" w14:textId="77777777" w:rsidTr="00FE5F45">
        <w:trPr>
          <w:cantSplit/>
        </w:trPr>
        <w:tc>
          <w:tcPr>
            <w:tcW w:w="87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9AB001" w14:textId="324FF2F8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10.05.02.010 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5F234F" w14:textId="7A909A46" w:rsidR="00FB4C71" w:rsidRDefault="00FB4C71" w:rsidP="00FB4C7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C.ПП-10.05-006</w:t>
            </w:r>
          </w:p>
        </w:tc>
        <w:tc>
          <w:tcPr>
            <w:tcW w:w="2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FDA3470" w14:textId="4FE70915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Формирование отчёта по невостребованным МТР</w:t>
            </w:r>
          </w:p>
        </w:tc>
      </w:tr>
      <w:tr w:rsidR="00FB4C71" w14:paraId="39AF95A8" w14:textId="77777777" w:rsidTr="00FE5F45">
        <w:trPr>
          <w:cantSplit/>
        </w:trPr>
        <w:tc>
          <w:tcPr>
            <w:tcW w:w="87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20A0CA" w14:textId="58A1F56C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10.05.02.030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C56703" w14:textId="3B49668E" w:rsidR="00FB4C71" w:rsidRDefault="00FB4C71" w:rsidP="00FB4C7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C.ПП-10.05-007</w:t>
            </w:r>
          </w:p>
        </w:tc>
        <w:tc>
          <w:tcPr>
            <w:tcW w:w="2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F0DA63F" w14:textId="5AEE6195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Проведение технической аттестации</w:t>
            </w:r>
          </w:p>
        </w:tc>
      </w:tr>
      <w:tr w:rsidR="00FB4C71" w14:paraId="33A0566C" w14:textId="77777777" w:rsidTr="00FE5F45">
        <w:trPr>
          <w:cantSplit/>
        </w:trPr>
        <w:tc>
          <w:tcPr>
            <w:tcW w:w="87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0D0E8C" w14:textId="75231316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10.05.02.060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3D366" w14:textId="6332756E" w:rsidR="00FB4C71" w:rsidRDefault="00FB4C71" w:rsidP="00FB4C7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C.ПП-10.05-008</w:t>
            </w:r>
          </w:p>
        </w:tc>
        <w:tc>
          <w:tcPr>
            <w:tcW w:w="2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801AEEC" w14:textId="406FC59D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Контроль вовлечения</w:t>
            </w:r>
          </w:p>
        </w:tc>
      </w:tr>
      <w:tr w:rsidR="00FB4C71" w14:paraId="161FF3B1" w14:textId="77777777" w:rsidTr="00FE5F45">
        <w:trPr>
          <w:cantSplit/>
        </w:trPr>
        <w:tc>
          <w:tcPr>
            <w:tcW w:w="87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203A0A" w14:textId="769B3BBD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10.05.02.100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5F4C13" w14:textId="5B8224F5" w:rsidR="00FB4C71" w:rsidRDefault="00FB4C71" w:rsidP="00FB4C7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C.ПП-10.05-009</w:t>
            </w:r>
          </w:p>
        </w:tc>
        <w:tc>
          <w:tcPr>
            <w:tcW w:w="2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6F668D0" w14:textId="24AC3D79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Проверка корректности оценки и категоризации НВИ и отнесения к НЛИ</w:t>
            </w:r>
          </w:p>
        </w:tc>
      </w:tr>
      <w:tr w:rsidR="00FB4C71" w14:paraId="3F5D5658" w14:textId="77777777" w:rsidTr="00FE5F45">
        <w:trPr>
          <w:cantSplit/>
        </w:trPr>
        <w:tc>
          <w:tcPr>
            <w:tcW w:w="87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D49801" w14:textId="0532E073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10.05.02.110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D83BE1" w14:textId="2BD635DF" w:rsidR="00FB4C71" w:rsidRDefault="00FB4C71" w:rsidP="00FB4C7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C.ПП-10.05-010</w:t>
            </w:r>
          </w:p>
        </w:tc>
        <w:tc>
          <w:tcPr>
            <w:tcW w:w="2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27DCE3A" w14:textId="7287A355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Проверка корректности оценки и отнесения к НВИ/НЛИ</w:t>
            </w:r>
          </w:p>
        </w:tc>
      </w:tr>
      <w:tr w:rsidR="00FB4C71" w14:paraId="4CD0BA0C" w14:textId="77777777" w:rsidTr="00FE5F45">
        <w:trPr>
          <w:cantSplit/>
        </w:trPr>
        <w:tc>
          <w:tcPr>
            <w:tcW w:w="87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04EEE8" w14:textId="71452745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10.05.01.060 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4E1039" w14:textId="7FDFFF65" w:rsidR="00FB4C71" w:rsidRDefault="00FB4C71" w:rsidP="00FB4C7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C.ПП-10.05-001</w:t>
            </w:r>
          </w:p>
        </w:tc>
        <w:tc>
          <w:tcPr>
            <w:tcW w:w="2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ED141A8" w14:textId="256DF85B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параметров пополнения</w:t>
            </w:r>
          </w:p>
        </w:tc>
      </w:tr>
      <w:tr w:rsidR="00FB4C71" w14:paraId="45F4B5DA" w14:textId="77777777" w:rsidTr="00FE5F45">
        <w:trPr>
          <w:cantSplit/>
        </w:trPr>
        <w:tc>
          <w:tcPr>
            <w:tcW w:w="87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7E4D66" w14:textId="7AFCCBE0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10.05.01.065 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6C4999" w14:textId="08C0940A" w:rsidR="00FB4C71" w:rsidRDefault="00FB4C71" w:rsidP="00FB4C7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C.ПП-10.05-002</w:t>
            </w:r>
          </w:p>
        </w:tc>
        <w:tc>
          <w:tcPr>
            <w:tcW w:w="2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B50630D" w14:textId="057FC51D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15AC8">
              <w:rPr>
                <w:rFonts w:ascii="Arial" w:hAnsi="Arial" w:cs="Arial"/>
                <w:sz w:val="20"/>
                <w:szCs w:val="20"/>
              </w:rPr>
              <w:t>Согласование моделей в части оптимального уровня запасов и оценки эффективности моделей</w:t>
            </w:r>
          </w:p>
        </w:tc>
      </w:tr>
      <w:tr w:rsidR="00FB4C71" w14:paraId="34DCF2BC" w14:textId="77777777" w:rsidTr="00FE5F45">
        <w:trPr>
          <w:cantSplit/>
        </w:trPr>
        <w:tc>
          <w:tcPr>
            <w:tcW w:w="87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F134A6" w14:textId="168D4780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10.05.01.070 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7DB6F2" w14:textId="2E9E4C4F" w:rsidR="00FB4C71" w:rsidRDefault="00FB4C71" w:rsidP="00FB4C7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C.ПП-10.05-003</w:t>
            </w:r>
          </w:p>
        </w:tc>
        <w:tc>
          <w:tcPr>
            <w:tcW w:w="2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0E03850" w14:textId="490C8266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моделей в части объёмов потребления МТР</w:t>
            </w:r>
          </w:p>
        </w:tc>
      </w:tr>
      <w:tr w:rsidR="00FB4C71" w14:paraId="13DB7B3E" w14:textId="77777777" w:rsidTr="00FE5F45">
        <w:trPr>
          <w:cantSplit/>
        </w:trPr>
        <w:tc>
          <w:tcPr>
            <w:tcW w:w="87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58ED71" w14:textId="38EE8FF5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10.05.01.075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99D08B" w14:textId="5781B467" w:rsidR="00FB4C71" w:rsidRDefault="00FB4C71" w:rsidP="00FB4C7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C.ПП-10.05-004</w:t>
            </w:r>
          </w:p>
        </w:tc>
        <w:tc>
          <w:tcPr>
            <w:tcW w:w="2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0E24770" w14:textId="6D4BE7D9" w:rsidR="00FB4C71" w:rsidRDefault="00FB4C71" w:rsidP="00FB4C7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моделей в части логистических ограничений</w:t>
            </w:r>
          </w:p>
        </w:tc>
      </w:tr>
      <w:tr w:rsidR="00FB4C71" w14:paraId="0B556E8C" w14:textId="77777777" w:rsidTr="00FE5F45">
        <w:trPr>
          <w:cantSplit/>
        </w:trPr>
        <w:tc>
          <w:tcPr>
            <w:tcW w:w="87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13BA4EF" w14:textId="677E9918" w:rsidR="00FB4C71" w:rsidRDefault="00FB4C71" w:rsidP="00FB4C71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Реализовано в SAP GRC PC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3124E" w14:textId="7EC41C4F" w:rsidR="00FB4C71" w:rsidRPr="009A76CD" w:rsidRDefault="00FB4C71" w:rsidP="00FB4C71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C.ПП-10.05-005</w:t>
            </w:r>
          </w:p>
        </w:tc>
        <w:tc>
          <w:tcPr>
            <w:tcW w:w="29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A521DFF" w14:textId="325639B5" w:rsidR="00FB4C71" w:rsidRDefault="00FB4C71" w:rsidP="00E24624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A76CD">
              <w:rPr>
                <w:rFonts w:ascii="Arial" w:hAnsi="Arial" w:cs="Arial"/>
                <w:sz w:val="20"/>
                <w:szCs w:val="20"/>
              </w:rPr>
              <w:t>Автоматический мониторинг НВИ к вовлечению в производство</w:t>
            </w:r>
            <w:r w:rsidR="000F7B5E">
              <w:rPr>
                <w:rFonts w:ascii="Arial" w:hAnsi="Arial" w:cs="Arial"/>
                <w:sz w:val="20"/>
                <w:szCs w:val="20"/>
              </w:rPr>
              <w:t>.</w:t>
            </w:r>
            <w:ins w:id="120" w:author="Карабанова Мария Евгеньевна (Подрядчик. ООО «БерингПойнт»)" w:date="2020-04-23T11:52:00Z">
              <w:r w:rsidR="00E24624">
                <w:rPr>
                  <w:rFonts w:ascii="Arial" w:hAnsi="Arial" w:cs="Arial"/>
                  <w:sz w:val="20"/>
                  <w:szCs w:val="20"/>
                </w:rPr>
                <w:t xml:space="preserve"> </w:t>
              </w:r>
            </w:ins>
            <w:del w:id="121" w:author="Карабанова Мария Евгеньевна (Подрядчик. ООО «БерингПойнт»)" w:date="2020-04-23T11:52:00Z">
              <w:r w:rsidR="000F7B5E" w:rsidDel="00E24624">
                <w:rPr>
                  <w:rFonts w:ascii="Arial" w:hAnsi="Arial" w:cs="Arial"/>
                  <w:sz w:val="20"/>
                  <w:szCs w:val="20"/>
                </w:rPr>
                <w:delText xml:space="preserve"> </w:delText>
              </w:r>
            </w:del>
            <w:del w:id="122" w:author="Карабанова Мария Евгеньевна (Подрядчик. ООО «БерингПойнт»)" w:date="2020-04-21T19:27:00Z">
              <w:r w:rsidR="000F7B5E" w:rsidDel="0041618C">
                <w:rPr>
                  <w:rFonts w:ascii="Arial" w:hAnsi="Arial" w:cs="Arial"/>
                  <w:sz w:val="20"/>
                  <w:szCs w:val="20"/>
                </w:rPr>
                <w:delText>П</w:delText>
              </w:r>
              <w:r w:rsidR="000F7B5E" w:rsidRPr="000F7B5E" w:rsidDel="0041618C">
                <w:rPr>
                  <w:rFonts w:ascii="Arial" w:hAnsi="Arial" w:cs="Arial"/>
                  <w:sz w:val="20"/>
                  <w:szCs w:val="20"/>
                </w:rPr>
                <w:delText>ериод мониторинга НВИ, изменивших категорию запаса: месяц</w:delText>
              </w:r>
            </w:del>
          </w:p>
        </w:tc>
      </w:tr>
    </w:tbl>
    <w:p w14:paraId="37C372CC" w14:textId="77777777" w:rsidR="00FE5F45" w:rsidRDefault="00FE5F45" w:rsidP="00FE5F45">
      <w:pPr>
        <w:ind w:firstLine="708"/>
        <w:rPr>
          <w:rFonts w:ascii="Arial" w:eastAsia="Calibri" w:hAnsi="Arial" w:cs="Arial"/>
          <w:i/>
          <w:color w:val="808080" w:themeColor="background1" w:themeShade="80"/>
        </w:rPr>
      </w:pPr>
    </w:p>
    <w:p w14:paraId="6017D3B3" w14:textId="77777777" w:rsidR="00FE5F45" w:rsidRDefault="00FE5F45" w:rsidP="00FE5F45">
      <w:pPr>
        <w:pStyle w:val="3"/>
      </w:pPr>
      <w:bookmarkStart w:id="123" w:name="_Toc522802808"/>
      <w:bookmarkStart w:id="124" w:name="_Toc66777885"/>
      <w:r>
        <w:rPr>
          <w:b w:val="0"/>
        </w:rPr>
        <w:t>Разделение полномочий</w:t>
      </w:r>
      <w:bookmarkEnd w:id="123"/>
      <w:bookmarkEnd w:id="124"/>
    </w:p>
    <w:p w14:paraId="0D2160D5" w14:textId="77777777" w:rsidR="00FE5F45" w:rsidRDefault="00FE5F45" w:rsidP="00FE5F45">
      <w:pPr>
        <w:spacing w:after="240" w:line="276" w:lineRule="auto"/>
        <w:ind w:firstLine="567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В </w:t>
      </w:r>
      <w:r>
        <w:rPr>
          <w:rFonts w:ascii="Arial" w:hAnsi="Arial" w:cs="Arial"/>
        </w:rPr>
        <w:t>данном</w:t>
      </w:r>
      <w:r>
        <w:rPr>
          <w:rFonts w:ascii="Arial" w:eastAsia="Calibri" w:hAnsi="Arial" w:cs="Arial"/>
        </w:rPr>
        <w:t xml:space="preserve"> разделе описаны:</w:t>
      </w:r>
    </w:p>
    <w:p w14:paraId="548C86F2" w14:textId="77777777" w:rsidR="00FE5F45" w:rsidRDefault="00FE5F45" w:rsidP="00FE5F45">
      <w:pPr>
        <w:numPr>
          <w:ilvl w:val="0"/>
          <w:numId w:val="31"/>
        </w:numPr>
        <w:contextualSpacing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Матрица конфликтов на уровне бизнес-функций. Данная матрица определяет конфликтующие совмещения бизнес-функций для рассматриваемых бизнес-процессов, включая кросс-функциональные. Данная матрица разработана с учетом описания ключевых задач рассматриваемых бизнес-процессов из состава Концептуального Дизайна (Таблица № КП1. Матрица конфликтующих бизнес-функций).</w:t>
      </w:r>
    </w:p>
    <w:p w14:paraId="2E21DB44" w14:textId="77777777" w:rsidR="00FE5F45" w:rsidRDefault="00FE5F45" w:rsidP="00FE5F45">
      <w:pPr>
        <w:ind w:left="1068"/>
        <w:rPr>
          <w:rFonts w:ascii="Arial" w:eastAsia="Calibri" w:hAnsi="Arial" w:cs="Arial"/>
        </w:rPr>
      </w:pPr>
    </w:p>
    <w:p w14:paraId="63E58203" w14:textId="77777777" w:rsidR="00FE5F45" w:rsidRDefault="00FE5F45" w:rsidP="00FE5F45">
      <w:pPr>
        <w:numPr>
          <w:ilvl w:val="0"/>
          <w:numId w:val="31"/>
        </w:num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Матрица конфликтов на уровне групп транзакций. Данная матрица определяет конфликтующие совмещения групп транзакций для описанных в Концептуальном дизайне бизнес-процессов, а также для других смежных с ними бизнес-процессов. Основой для разработки данной матрицы является перечень используемых транзакций, а также актуализированный список рисков конфликтов полномочий (Таблица № КП2. Матрица конфликтующих групп транзакций).</w:t>
      </w:r>
    </w:p>
    <w:p w14:paraId="76B9A3C6" w14:textId="77777777" w:rsidR="00FE5F45" w:rsidRDefault="00FE5F45" w:rsidP="00FE5F45">
      <w:pPr>
        <w:ind w:left="1068"/>
        <w:rPr>
          <w:rFonts w:ascii="Arial" w:eastAsia="Calibri" w:hAnsi="Arial" w:cs="Arial"/>
        </w:rPr>
      </w:pPr>
    </w:p>
    <w:p w14:paraId="4ACCD858" w14:textId="77777777" w:rsidR="00FE5F45" w:rsidRDefault="00FE5F45" w:rsidP="00FE5F45">
      <w:pPr>
        <w:numPr>
          <w:ilvl w:val="0"/>
          <w:numId w:val="31"/>
        </w:num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Матрица конфликтов на уровне ролей. Данная матрица определяет конфликтующие совмещения ролей в бизнес-процессах, описанных в Концептуальном дизайне, а также для других смежных с ними бизнес-процессов. Данная матрица разработана на основе реестра ролей и полномочий, описанного в Концептуальном дизайне и матрицы конфликтов на уровне групп транзакций (Таблица № КП3. Матрица конфликтующих ролей в бизнес-процессах). </w:t>
      </w:r>
    </w:p>
    <w:p w14:paraId="2F9473B9" w14:textId="77777777" w:rsidR="00FE5F45" w:rsidRDefault="00FE5F45" w:rsidP="00FE5F45">
      <w:pPr>
        <w:rPr>
          <w:rFonts w:ascii="Arial" w:eastAsia="Calibri" w:hAnsi="Arial" w:cs="Arial"/>
        </w:rPr>
      </w:pPr>
    </w:p>
    <w:p w14:paraId="6D284C2F" w14:textId="77777777" w:rsidR="00FE5F45" w:rsidRDefault="00FE5F45" w:rsidP="00FE5F45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Детальное описание рисков пересечения полномочий приведено в Приложении №КП1. Матрица конфликтов полномочий</w:t>
      </w:r>
    </w:p>
    <w:p w14:paraId="3DFF87F5" w14:textId="77777777" w:rsidR="00FE5F45" w:rsidRDefault="00FE5F45" w:rsidP="00FE5F45">
      <w:pPr>
        <w:spacing w:after="240" w:line="276" w:lineRule="auto"/>
        <w:ind w:firstLine="567"/>
        <w:rPr>
          <w:rFonts w:ascii="Arial" w:eastAsia="Calibri" w:hAnsi="Arial" w:cs="Arial"/>
        </w:rPr>
      </w:pPr>
      <w:r>
        <w:rPr>
          <w:rFonts w:ascii="Arial" w:hAnsi="Arial" w:cs="Arial"/>
        </w:rPr>
        <w:t>В рамках проектирования процессов и Концептуального Дизайна выявлены и проанализированы</w:t>
      </w:r>
      <w:r>
        <w:rPr>
          <w:rFonts w:ascii="Arial" w:eastAsia="Calibri" w:hAnsi="Arial" w:cs="Arial"/>
        </w:rPr>
        <w:t xml:space="preserve"> конфликты полномочий с использованием разработанного инструментария, в том числе матриц конфликтов на уровне групп полномочий и на уровне ролей в бизнес-процессах.</w:t>
      </w:r>
    </w:p>
    <w:p w14:paraId="0E572B16" w14:textId="2BF8CBD1" w:rsidR="00884F57" w:rsidRDefault="00884F57" w:rsidP="00FE5F45">
      <w:pPr>
        <w:spacing w:after="240" w:line="276" w:lineRule="auto"/>
        <w:ind w:firstLine="567"/>
        <w:rPr>
          <w:rFonts w:ascii="Arial" w:eastAsia="Calibri" w:hAnsi="Arial" w:cs="Arial"/>
        </w:rPr>
      </w:pPr>
    </w:p>
    <w:p w14:paraId="6718581A" w14:textId="77777777" w:rsidR="00884F57" w:rsidRDefault="00884F57" w:rsidP="00FE5F45">
      <w:pPr>
        <w:spacing w:after="240" w:line="276" w:lineRule="auto"/>
        <w:ind w:firstLine="567"/>
        <w:rPr>
          <w:rFonts w:ascii="Arial" w:eastAsia="Calibri" w:hAnsi="Arial" w:cs="Arial"/>
        </w:rPr>
      </w:pPr>
    </w:p>
    <w:p w14:paraId="4CDC0BC7" w14:textId="77777777" w:rsidR="00884F57" w:rsidRDefault="00884F57" w:rsidP="00FE5F45">
      <w:pPr>
        <w:spacing w:after="240" w:line="276" w:lineRule="auto"/>
        <w:ind w:firstLine="567"/>
        <w:rPr>
          <w:rFonts w:ascii="Arial" w:eastAsia="Calibri" w:hAnsi="Arial" w:cs="Arial"/>
        </w:rPr>
      </w:pPr>
    </w:p>
    <w:p w14:paraId="4393ED86" w14:textId="77777777" w:rsidR="00884F57" w:rsidRDefault="00884F57" w:rsidP="00FE5F45">
      <w:pPr>
        <w:spacing w:after="240" w:line="276" w:lineRule="auto"/>
        <w:ind w:firstLine="567"/>
        <w:rPr>
          <w:rFonts w:ascii="Arial" w:eastAsia="Calibri" w:hAnsi="Arial" w:cs="Arial"/>
        </w:rPr>
      </w:pPr>
    </w:p>
    <w:p w14:paraId="6F425F3E" w14:textId="77777777" w:rsidR="00884F57" w:rsidRDefault="00884F57" w:rsidP="00FE5F45">
      <w:pPr>
        <w:spacing w:after="240" w:line="276" w:lineRule="auto"/>
        <w:ind w:firstLine="567"/>
        <w:rPr>
          <w:rFonts w:ascii="Arial" w:eastAsia="Calibri" w:hAnsi="Arial" w:cs="Arial"/>
        </w:rPr>
      </w:pPr>
    </w:p>
    <w:p w14:paraId="0F0F969A" w14:textId="77777777" w:rsidR="00FE5F45" w:rsidRDefault="00FE5F45" w:rsidP="00FE5F45">
      <w:pPr>
        <w:spacing w:after="240" w:line="276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Таблица № КП1. Матрица конфликтующих бизнес-функций</w:t>
      </w:r>
    </w:p>
    <w:p w14:paraId="64114831" w14:textId="3414B2C5" w:rsidR="00FE5F45" w:rsidRDefault="000643FC" w:rsidP="00FE5F45">
      <w:pPr>
        <w:spacing w:after="240" w:line="276" w:lineRule="auto"/>
        <w:jc w:val="right"/>
        <w:rPr>
          <w:rFonts w:ascii="Arial" w:hAnsi="Arial" w:cs="Arial"/>
          <w:b/>
        </w:rPr>
      </w:pPr>
      <w:r w:rsidRPr="000643FC">
        <w:rPr>
          <w:rFonts w:ascii="Arial" w:hAnsi="Arial" w:cs="Arial"/>
          <w:b/>
          <w:noProof/>
          <w:lang w:eastAsia="ru-RU"/>
        </w:rPr>
        <w:drawing>
          <wp:inline distT="0" distB="0" distL="0" distR="0" wp14:anchorId="551D6B55" wp14:editId="28999D83">
            <wp:extent cx="5667375" cy="3211513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431" cy="321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ins w:id="125" w:author="Лазарев Артем Андреевич (Подрядчик. ООО БерингПойнт)" w:date="2020-04-24T17:43:00Z">
        <w:r w:rsidR="000219A9" w:rsidRPr="000219A9">
          <w:rPr>
            <w:rFonts w:ascii="Arial" w:hAnsi="Arial" w:cs="Arial"/>
            <w:b/>
            <w:noProof/>
            <w:lang w:eastAsia="ru-RU"/>
          </w:rPr>
          <w:t xml:space="preserve"> </w:t>
        </w:r>
      </w:ins>
      <w:del w:id="126" w:author="Лазарев Артем Андреевич (Подрядчик. ООО БерингПойнт)" w:date="2020-04-24T17:43:00Z">
        <w:r w:rsidR="00FE5F45" w:rsidDel="000219A9">
          <w:rPr>
            <w:rFonts w:ascii="Arial" w:hAnsi="Arial" w:cs="Arial"/>
            <w:b/>
            <w:noProof/>
            <w:lang w:eastAsia="ru-RU"/>
            <w:rPrChange w:id="127" w:author="Unknown">
              <w:rPr>
                <w:noProof/>
                <w:lang w:eastAsia="ru-RU"/>
              </w:rPr>
            </w:rPrChange>
          </w:rPr>
          <w:drawing>
            <wp:inline distT="0" distB="0" distL="0" distR="0" wp14:anchorId="6D54A588" wp14:editId="77B8F5D8">
              <wp:extent cx="6480175" cy="3609975"/>
              <wp:effectExtent l="0" t="0" r="0" b="9525"/>
              <wp:docPr id="6" name="Picture 6" descr="Снимок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Снимок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80175" cy="3609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32149B3C" w14:textId="77777777" w:rsidR="00FE5F45" w:rsidRDefault="00FE5F45" w:rsidP="00D5191E">
      <w:pPr>
        <w:spacing w:after="240" w:line="276" w:lineRule="auto"/>
        <w:rPr>
          <w:rFonts w:ascii="Arial" w:hAnsi="Arial" w:cs="Arial"/>
          <w:b/>
        </w:rPr>
      </w:pPr>
    </w:p>
    <w:p w14:paraId="5B942AE8" w14:textId="77777777" w:rsidR="00FE5F45" w:rsidRDefault="00FE5F45" w:rsidP="00FE5F45">
      <w:pPr>
        <w:spacing w:after="240" w:line="276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Таблица № КП2. Матрица конфликтующих групп транзакций</w:t>
      </w:r>
    </w:p>
    <w:p w14:paraId="5E3EE583" w14:textId="304F1C37" w:rsidR="00FE5F45" w:rsidRDefault="000643FC" w:rsidP="00FE5F45">
      <w:pPr>
        <w:jc w:val="right"/>
        <w:rPr>
          <w:rFonts w:ascii="Arial" w:hAnsi="Arial" w:cs="Arial"/>
          <w:b/>
        </w:rPr>
      </w:pPr>
      <w:r w:rsidRPr="000643FC">
        <w:rPr>
          <w:rFonts w:ascii="Arial" w:hAnsi="Arial" w:cs="Arial"/>
          <w:b/>
          <w:noProof/>
          <w:lang w:eastAsia="ru-RU"/>
        </w:rPr>
        <w:drawing>
          <wp:inline distT="0" distB="0" distL="0" distR="0" wp14:anchorId="63A96C97" wp14:editId="49C880EA">
            <wp:extent cx="5609955" cy="3086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93" cy="309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ins w:id="128" w:author="Лазарев Артем Андреевич (Подрядчик. ООО БерингПойнт)" w:date="2020-04-24T17:43:00Z">
        <w:r w:rsidR="000219A9" w:rsidRPr="000219A9">
          <w:rPr>
            <w:rFonts w:ascii="Arial" w:hAnsi="Arial" w:cs="Arial"/>
            <w:b/>
            <w:noProof/>
            <w:lang w:eastAsia="ru-RU"/>
          </w:rPr>
          <w:t xml:space="preserve"> </w:t>
        </w:r>
      </w:ins>
      <w:del w:id="129" w:author="Лазарев Артем Андреевич (Подрядчик. ООО БерингПойнт)" w:date="2020-04-24T17:43:00Z">
        <w:r w:rsidR="00FE5F45" w:rsidDel="000219A9">
          <w:rPr>
            <w:rFonts w:ascii="Arial" w:hAnsi="Arial" w:cs="Arial"/>
            <w:b/>
            <w:noProof/>
            <w:lang w:eastAsia="ru-RU"/>
            <w:rPrChange w:id="130" w:author="Unknown">
              <w:rPr>
                <w:noProof/>
                <w:lang w:eastAsia="ru-RU"/>
              </w:rPr>
            </w:rPrChange>
          </w:rPr>
          <w:drawing>
            <wp:inline distT="0" distB="0" distL="0" distR="0" wp14:anchorId="635F3C81" wp14:editId="4B298B5B">
              <wp:extent cx="6480175" cy="3418840"/>
              <wp:effectExtent l="0" t="0" r="0" b="0"/>
              <wp:docPr id="2" name="Picture 2" descr="Снимок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 descr="Снимок2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80175" cy="3418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28974F26" w14:textId="77777777" w:rsidR="003849EE" w:rsidRDefault="003849EE" w:rsidP="00FE5F45">
      <w:pPr>
        <w:spacing w:after="240" w:line="276" w:lineRule="auto"/>
        <w:jc w:val="right"/>
        <w:rPr>
          <w:rFonts w:ascii="Arial" w:hAnsi="Arial" w:cs="Arial"/>
          <w:b/>
        </w:rPr>
      </w:pPr>
    </w:p>
    <w:p w14:paraId="2DF7CDA0" w14:textId="0338796F" w:rsidR="00FE5F45" w:rsidRDefault="00FE5F45" w:rsidP="00FE5F45">
      <w:pPr>
        <w:spacing w:after="240" w:line="276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Таблица № КП3. Матрица конфликтующих ролей в бизнес-процессах</w:t>
      </w:r>
    </w:p>
    <w:p w14:paraId="16983058" w14:textId="2963E163" w:rsidR="00FE5F45" w:rsidRDefault="000643FC" w:rsidP="00FE5F45">
      <w:pPr>
        <w:jc w:val="right"/>
        <w:rPr>
          <w:rFonts w:ascii="Arial" w:eastAsia="Calibri" w:hAnsi="Arial" w:cs="Arial"/>
        </w:rPr>
      </w:pPr>
      <w:r w:rsidRPr="000643FC">
        <w:rPr>
          <w:noProof/>
          <w:lang w:eastAsia="ru-RU"/>
        </w:rPr>
        <w:drawing>
          <wp:inline distT="0" distB="0" distL="0" distR="0" wp14:anchorId="7A5EA7FF" wp14:editId="3023E87C">
            <wp:extent cx="5495925" cy="4033955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807" cy="404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ins w:id="131" w:author="Лазарев Артем Андреевич (Подрядчик. ООО БерингПойнт)" w:date="2020-04-24T17:42:00Z">
        <w:r w:rsidR="000219A9">
          <w:rPr>
            <w:rFonts w:ascii="Arial" w:eastAsia="Calibri" w:hAnsi="Arial" w:cs="Arial"/>
            <w:noProof/>
            <w:lang w:eastAsia="ru-RU"/>
          </w:rPr>
          <w:t xml:space="preserve"> </w:t>
        </w:r>
      </w:ins>
      <w:del w:id="132" w:author="Лазарев Артем Андреевич (Подрядчик. ООО БерингПойнт)" w:date="2020-04-24T17:42:00Z">
        <w:r w:rsidR="00FE5F45" w:rsidDel="000219A9">
          <w:rPr>
            <w:rFonts w:ascii="Arial" w:eastAsia="Calibri" w:hAnsi="Arial" w:cs="Arial"/>
            <w:noProof/>
            <w:lang w:eastAsia="ru-RU"/>
            <w:rPrChange w:id="133" w:author="Unknown">
              <w:rPr>
                <w:noProof/>
                <w:lang w:eastAsia="ru-RU"/>
              </w:rPr>
            </w:rPrChange>
          </w:rPr>
          <w:drawing>
            <wp:inline distT="0" distB="0" distL="0" distR="0" wp14:anchorId="57A1027E" wp14:editId="6F5EAA1E">
              <wp:extent cx="4643755" cy="3307715"/>
              <wp:effectExtent l="0" t="0" r="4445" b="6985"/>
              <wp:docPr id="1" name="Picture 1" descr="Снимок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Снимок3"/>
                      <pic:cNvPicPr>
                        <a:picLocks noChangeAspect="1" noChangeArrowheads="1"/>
                      </pic:cNvPicPr>
                    </pic:nvPicPr>
                    <pic:blipFill>
                      <a:blip r:embed="rId2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43755" cy="3307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678362CD" w14:textId="77777777" w:rsidR="00FE5F45" w:rsidRDefault="00FE5F45" w:rsidP="00FE5F45">
      <w:pPr>
        <w:rPr>
          <w:rFonts w:ascii="Arial" w:eastAsia="Calibri" w:hAnsi="Arial" w:cs="Arial"/>
        </w:rPr>
      </w:pPr>
    </w:p>
    <w:p w14:paraId="61D9F13A" w14:textId="77777777" w:rsidR="00022C33" w:rsidRPr="00A77240" w:rsidRDefault="00022C33" w:rsidP="00022C33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134" w:name="_Toc66777886"/>
      <w:r w:rsidRPr="00A77240">
        <w:rPr>
          <w:rFonts w:eastAsiaTheme="majorEastAsia" w:cs="Arial"/>
          <w:bCs w:val="0"/>
          <w:iCs w:val="0"/>
          <w:szCs w:val="26"/>
        </w:rPr>
        <w:t>Интеграционные точки со смежными процессами</w:t>
      </w:r>
      <w:bookmarkEnd w:id="134"/>
    </w:p>
    <w:p w14:paraId="01082972" w14:textId="31545661" w:rsidR="00022C33" w:rsidRPr="00A77240" w:rsidRDefault="00022C33" w:rsidP="00022C33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Pr="00A77240">
        <w:rPr>
          <w:rFonts w:ascii="Arial" w:hAnsi="Arial" w:cs="Arial"/>
          <w:b/>
          <w:sz w:val="22"/>
        </w:rPr>
        <w:fldChar w:fldCharType="begin"/>
      </w:r>
      <w:r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14</w:t>
      </w:r>
      <w:r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 xml:space="preserve">.Точки </w:t>
      </w:r>
      <w:proofErr w:type="spellStart"/>
      <w:r w:rsidRPr="00A77240">
        <w:rPr>
          <w:rFonts w:ascii="Arial" w:hAnsi="Arial" w:cs="Arial"/>
          <w:b/>
          <w:sz w:val="22"/>
        </w:rPr>
        <w:t>межпроцессной</w:t>
      </w:r>
      <w:proofErr w:type="spellEnd"/>
      <w:r w:rsidRPr="00A77240">
        <w:rPr>
          <w:rFonts w:ascii="Arial" w:hAnsi="Arial" w:cs="Arial"/>
          <w:b/>
          <w:sz w:val="22"/>
        </w:rPr>
        <w:t xml:space="preserve"> интеграции</w:t>
      </w:r>
    </w:p>
    <w:tbl>
      <w:tblPr>
        <w:tblW w:w="5182" w:type="pct"/>
        <w:tblInd w:w="-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40"/>
        <w:gridCol w:w="1113"/>
        <w:gridCol w:w="1662"/>
        <w:gridCol w:w="962"/>
        <w:gridCol w:w="1340"/>
        <w:gridCol w:w="1113"/>
        <w:gridCol w:w="3108"/>
      </w:tblGrid>
      <w:tr w:rsidR="00022C33" w:rsidRPr="00A77240" w14:paraId="1A3FE4ED" w14:textId="77777777" w:rsidTr="00CD69F0">
        <w:trPr>
          <w:cantSplit/>
          <w:trHeight w:val="397"/>
          <w:tblHeader/>
        </w:trPr>
        <w:tc>
          <w:tcPr>
            <w:tcW w:w="636" w:type="pct"/>
            <w:shd w:val="clear" w:color="auto" w:fill="FFC000"/>
            <w:vAlign w:val="center"/>
          </w:tcPr>
          <w:p w14:paraId="312AB90E" w14:textId="77777777" w:rsidR="00022C33" w:rsidRPr="00A77240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получателя</w:t>
            </w:r>
          </w:p>
        </w:tc>
        <w:tc>
          <w:tcPr>
            <w:tcW w:w="529" w:type="pct"/>
            <w:shd w:val="clear" w:color="auto" w:fill="FFC000"/>
            <w:vAlign w:val="center"/>
          </w:tcPr>
          <w:p w14:paraId="4F0A223B" w14:textId="77777777" w:rsidR="00022C33" w:rsidRPr="00A77240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получателя</w:t>
            </w:r>
          </w:p>
        </w:tc>
        <w:tc>
          <w:tcPr>
            <w:tcW w:w="737" w:type="pct"/>
            <w:shd w:val="clear" w:color="auto" w:fill="FFC000"/>
            <w:vAlign w:val="center"/>
          </w:tcPr>
          <w:p w14:paraId="52D01619" w14:textId="77777777" w:rsidR="00022C33" w:rsidRPr="00A77240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получателя</w:t>
            </w:r>
          </w:p>
        </w:tc>
        <w:tc>
          <w:tcPr>
            <w:tcW w:w="457" w:type="pct"/>
            <w:shd w:val="clear" w:color="auto" w:fill="FFC000"/>
            <w:vAlign w:val="center"/>
          </w:tcPr>
          <w:p w14:paraId="13ECAB61" w14:textId="77777777" w:rsidR="00022C33" w:rsidRPr="00A77240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Описание интеграционной точки</w:t>
            </w:r>
          </w:p>
        </w:tc>
        <w:tc>
          <w:tcPr>
            <w:tcW w:w="636" w:type="pct"/>
            <w:shd w:val="clear" w:color="auto" w:fill="FFC000"/>
            <w:vAlign w:val="center"/>
          </w:tcPr>
          <w:p w14:paraId="79776A19" w14:textId="77777777" w:rsidR="00022C33" w:rsidRPr="00A77240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отправителя</w:t>
            </w:r>
          </w:p>
        </w:tc>
        <w:tc>
          <w:tcPr>
            <w:tcW w:w="529" w:type="pct"/>
            <w:shd w:val="clear" w:color="auto" w:fill="FFC000"/>
            <w:vAlign w:val="center"/>
          </w:tcPr>
          <w:p w14:paraId="752E3452" w14:textId="77777777" w:rsidR="00022C33" w:rsidRPr="00A77240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отправителя</w:t>
            </w:r>
          </w:p>
        </w:tc>
        <w:tc>
          <w:tcPr>
            <w:tcW w:w="1476" w:type="pct"/>
            <w:shd w:val="clear" w:color="auto" w:fill="FFC000"/>
            <w:vAlign w:val="center"/>
          </w:tcPr>
          <w:p w14:paraId="089A15B8" w14:textId="77777777" w:rsidR="00022C33" w:rsidRPr="00A77240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отправителя</w:t>
            </w:r>
          </w:p>
        </w:tc>
      </w:tr>
      <w:tr w:rsidR="005C5577" w:rsidRPr="00A77240" w14:paraId="294DB577" w14:textId="77777777" w:rsidTr="00CD69F0">
        <w:trPr>
          <w:cantSplit/>
        </w:trPr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E0A9A" w14:textId="5EBE6151" w:rsidR="00170FB2" w:rsidRPr="00A77240" w:rsidRDefault="000465D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ПП-10.05.01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979C2" w14:textId="19AC0EC8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Планирование использования запасов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0C9B6" w14:textId="0F2ED50C" w:rsidR="00170FB2" w:rsidRPr="00A77240" w:rsidRDefault="00F407C8" w:rsidP="00336D3F">
            <w:pPr>
              <w:jc w:val="left"/>
              <w:rPr>
                <w:rFonts w:ascii="Arial" w:hAnsi="Arial" w:cs="Arial"/>
                <w:sz w:val="20"/>
              </w:rPr>
            </w:pPr>
            <w:ins w:id="135" w:author="Тухбатов Руслан Наильевич (Подрядчик. ООО БерингПойнт)" w:date="2020-05-29T13:40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del w:id="136" w:author="Тухбатов Руслан Наильевич (Подрядчик. ООО БерингПойнт)" w:date="2020-05-29T13:38:00Z">
              <w:r w:rsidR="00170FB2" w:rsidDel="00F407C8">
                <w:rPr>
                  <w:rFonts w:ascii="Arial" w:hAnsi="Arial" w:cs="Arial"/>
                  <w:color w:val="000000"/>
                  <w:sz w:val="20"/>
                  <w:szCs w:val="20"/>
                </w:rPr>
                <w:br/>
              </w:r>
            </w:del>
            <w:r w:rsidR="00170FB2">
              <w:rPr>
                <w:rFonts w:ascii="Arial" w:hAnsi="Arial" w:cs="Arial"/>
                <w:color w:val="000000"/>
                <w:sz w:val="20"/>
                <w:szCs w:val="20"/>
              </w:rPr>
              <w:t>10.05.01.020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73AD6" w14:textId="1FB91725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Список и уровень аварийного запаса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8F6EA" w14:textId="53BC529F" w:rsidR="00170FB2" w:rsidRPr="00A77240" w:rsidRDefault="000465D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ПП-07.05.02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53A4F" w14:textId="3F29F07A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Формирование перечня МТР для отнесения к определенной категории запасов - РПМ, АТЗ, ЗИП</w:t>
            </w:r>
          </w:p>
        </w:tc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AD798" w14:textId="5AA64A31" w:rsidR="00170FB2" w:rsidRPr="00A77240" w:rsidRDefault="006D4ACA" w:rsidP="00336D3F">
            <w:pPr>
              <w:jc w:val="left"/>
              <w:rPr>
                <w:rFonts w:ascii="Arial" w:hAnsi="Arial" w:cs="Arial"/>
                <w:sz w:val="20"/>
              </w:rPr>
            </w:pPr>
            <w:ins w:id="137" w:author="Фокина Екатерина Сергеевна (Подрядчик. ООО БерингПойнт)" w:date="2020-04-30T08:59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-</w:t>
              </w:r>
            </w:ins>
            <w:del w:id="138" w:author="Фокина Екатерина Сергеевна (Подрядчик. ООО БерингПойнт)" w:date="2020-04-30T08:59:00Z">
              <w:r w:rsidR="00170FB2" w:rsidDel="006D4ACA">
                <w:rPr>
                  <w:rFonts w:ascii="Arial" w:hAnsi="Arial" w:cs="Arial"/>
                  <w:color w:val="000000"/>
                  <w:sz w:val="20"/>
                  <w:szCs w:val="20"/>
                </w:rPr>
                <w:delText>07.06.02.90</w:delText>
              </w:r>
            </w:del>
          </w:p>
        </w:tc>
      </w:tr>
      <w:tr w:rsidR="005C5577" w:rsidRPr="00A77240" w14:paraId="5434C398" w14:textId="77777777" w:rsidTr="00CD69F0">
        <w:trPr>
          <w:cantSplit/>
        </w:trPr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76881" w14:textId="78BFD1DD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ПП-10.05.01</w:t>
            </w:r>
            <w:del w:id="139" w:author="Тухбатов Руслан Наильевич (Подрядчик. ООО БерингПойнт)" w:date="2020-05-29T17:55:00Z">
              <w:r w:rsidDel="000465D2">
                <w:rPr>
                  <w:rFonts w:ascii="Arial" w:hAnsi="Arial" w:cs="Arial"/>
                  <w:color w:val="000000"/>
                  <w:sz w:val="20"/>
                  <w:szCs w:val="20"/>
                </w:rPr>
                <w:delText>-ERP</w:delText>
              </w:r>
            </w:del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0E146" w14:textId="71E308DD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Планирование использования запасов</w:t>
            </w:r>
          </w:p>
        </w:tc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F0E0C" w14:textId="7FFA6207" w:rsidR="00170FB2" w:rsidRPr="00A77240" w:rsidRDefault="00F407C8" w:rsidP="00336D3F">
            <w:pPr>
              <w:jc w:val="left"/>
              <w:rPr>
                <w:rFonts w:ascii="Arial" w:hAnsi="Arial" w:cs="Arial"/>
                <w:sz w:val="20"/>
              </w:rPr>
            </w:pPr>
            <w:ins w:id="140" w:author="Тухбатов Руслан Наильевич (Подрядчик. ООО БерингПойнт)" w:date="2020-05-29T13:40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r w:rsidR="00170FB2">
              <w:rPr>
                <w:rFonts w:ascii="Arial" w:hAnsi="Arial" w:cs="Arial"/>
                <w:color w:val="000000"/>
                <w:sz w:val="20"/>
                <w:szCs w:val="20"/>
              </w:rPr>
              <w:t>10.05.01.080</w:t>
            </w:r>
          </w:p>
        </w:tc>
        <w:tc>
          <w:tcPr>
            <w:tcW w:w="4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AD779" w14:textId="1AB9A828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Список и уровень запаса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ГОиЧС</w:t>
            </w:r>
            <w:proofErr w:type="spellEnd"/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91332" w14:textId="54A150E9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ПП-11.04</w:t>
            </w:r>
            <w:ins w:id="141" w:author="Тухбатов Руслан Наильевич (Подрядчик. ООО БерингПойнт)" w:date="2020-05-29T17:54:00Z">
              <w:r w:rsidR="000465D2">
                <w:rPr>
                  <w:rFonts w:ascii="Arial" w:hAnsi="Arial" w:cs="Arial"/>
                  <w:color w:val="000000"/>
                  <w:sz w:val="20"/>
                  <w:szCs w:val="20"/>
                </w:rPr>
                <w:t>.</w:t>
              </w:r>
            </w:ins>
          </w:p>
        </w:tc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267FD" w14:textId="46FB3DDB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Обеспечение пожарной безопасности, ГО и ЧС</w:t>
            </w:r>
          </w:p>
        </w:tc>
        <w:tc>
          <w:tcPr>
            <w:tcW w:w="1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C3472" w14:textId="5F5CE62B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5C5577" w:rsidRPr="00A77240" w14:paraId="56934B7D" w14:textId="77777777" w:rsidTr="00CD69F0">
        <w:trPr>
          <w:cantSplit/>
        </w:trPr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20B81" w14:textId="2DD7F09C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ПП-10.05.01</w:t>
            </w:r>
            <w:del w:id="142" w:author="Тухбатов Руслан Наильевич (Подрядчик. ООО БерингПойнт)" w:date="2020-05-29T17:55:00Z">
              <w:r w:rsidDel="000465D2">
                <w:rPr>
                  <w:rFonts w:ascii="Arial" w:hAnsi="Arial" w:cs="Arial"/>
                  <w:color w:val="000000"/>
                  <w:sz w:val="20"/>
                  <w:szCs w:val="20"/>
                </w:rPr>
                <w:delText>-ERP</w:delText>
              </w:r>
            </w:del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033D9" w14:textId="503660EB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Планирование использования запасов</w:t>
            </w:r>
          </w:p>
        </w:tc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1D975" w14:textId="5211A051" w:rsidR="00170FB2" w:rsidRPr="00A77240" w:rsidRDefault="00F407C8" w:rsidP="00336D3F">
            <w:pPr>
              <w:jc w:val="left"/>
              <w:rPr>
                <w:rFonts w:ascii="Arial" w:hAnsi="Arial" w:cs="Arial"/>
                <w:sz w:val="20"/>
              </w:rPr>
            </w:pPr>
            <w:ins w:id="143" w:author="Тухбатов Руслан Наильевич (Подрядчик. ООО БерингПойнт)" w:date="2020-05-29T13:41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r w:rsidR="00170FB2">
              <w:rPr>
                <w:rFonts w:ascii="Arial" w:hAnsi="Arial" w:cs="Arial"/>
                <w:color w:val="000000"/>
                <w:sz w:val="20"/>
                <w:szCs w:val="20"/>
              </w:rPr>
              <w:t>10.05.01.080</w:t>
            </w:r>
          </w:p>
        </w:tc>
        <w:tc>
          <w:tcPr>
            <w:tcW w:w="4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03E3D" w14:textId="5F74C578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Список и уровень аварийного запаса</w:t>
            </w: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070BF" w14:textId="2FC200B9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ПП-10.07.01</w:t>
            </w:r>
          </w:p>
        </w:tc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206E8" w14:textId="2F80C39D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Управление топологией складской сети</w:t>
            </w:r>
          </w:p>
        </w:tc>
        <w:tc>
          <w:tcPr>
            <w:tcW w:w="1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FE2FA" w14:textId="09F6E00F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5C5577" w:rsidRPr="00A77240" w14:paraId="5BF7FC99" w14:textId="77777777" w:rsidTr="00CD69F0">
        <w:trPr>
          <w:cantSplit/>
        </w:trPr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E6255" w14:textId="513105D1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ПП-10.03.04</w:t>
            </w:r>
            <w:del w:id="144" w:author="Тухбатов Руслан Наильевич (Подрядчик. ООО БерингПойнт)" w:date="2020-05-29T17:55:00Z">
              <w:r w:rsidDel="000465D2">
                <w:rPr>
                  <w:rFonts w:ascii="Arial" w:hAnsi="Arial" w:cs="Arial"/>
                  <w:color w:val="000000"/>
                  <w:sz w:val="20"/>
                  <w:szCs w:val="20"/>
                </w:rPr>
                <w:delText>-ERP</w:delText>
              </w:r>
            </w:del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F34D7" w14:textId="60B8F2B9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планирование обеспечения</w:t>
            </w:r>
          </w:p>
        </w:tc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AED67" w14:textId="4C61FE36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ПП-10.03.04.090, ПП-10.03.04.010</w:t>
            </w:r>
          </w:p>
        </w:tc>
        <w:tc>
          <w:tcPr>
            <w:tcW w:w="4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26553" w14:textId="1DC87C9D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Потребность в аварийном/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ГОиЧС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запасе</w:t>
            </w: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62A58" w14:textId="5509CC9C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ПП-10.05.01</w:t>
            </w:r>
            <w:del w:id="145" w:author="Тухбатов Руслан Наильевич (Подрядчик. ООО БерингПойнт)" w:date="2020-05-29T17:55:00Z">
              <w:r w:rsidDel="000465D2">
                <w:rPr>
                  <w:rFonts w:ascii="Arial" w:hAnsi="Arial" w:cs="Arial"/>
                  <w:color w:val="000000"/>
                  <w:sz w:val="20"/>
                  <w:szCs w:val="20"/>
                </w:rPr>
                <w:delText>-ERP</w:delText>
              </w:r>
            </w:del>
          </w:p>
        </w:tc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3624A" w14:textId="79DD3BB1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Планирование использования запасов</w:t>
            </w:r>
          </w:p>
        </w:tc>
        <w:tc>
          <w:tcPr>
            <w:tcW w:w="1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6F13" w14:textId="19DF2868" w:rsidR="00170FB2" w:rsidRPr="00A77240" w:rsidRDefault="007A0841" w:rsidP="00336D3F">
            <w:pPr>
              <w:jc w:val="left"/>
              <w:rPr>
                <w:rFonts w:ascii="Arial" w:hAnsi="Arial" w:cs="Arial"/>
                <w:sz w:val="20"/>
              </w:rPr>
            </w:pPr>
            <w:ins w:id="146" w:author="Тухбатов Руслан Наильевич (Подрядчик. ООО БерингПойнт)" w:date="2020-05-29T17:41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r w:rsidR="00170FB2">
              <w:rPr>
                <w:rFonts w:ascii="Arial" w:hAnsi="Arial" w:cs="Arial"/>
                <w:color w:val="000000"/>
                <w:sz w:val="20"/>
                <w:szCs w:val="20"/>
              </w:rPr>
              <w:t>10.05.01.080</w:t>
            </w:r>
          </w:p>
        </w:tc>
      </w:tr>
      <w:tr w:rsidR="00F407C8" w:rsidRPr="00A77240" w14:paraId="2F9A04F1" w14:textId="77777777" w:rsidTr="006D4ACA">
        <w:trPr>
          <w:cantSplit/>
        </w:trPr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37DC8" w14:textId="32448E35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ПП-10.05.01</w:t>
            </w:r>
            <w:del w:id="147" w:author="Тухбатов Руслан Наильевич (Подрядчик. ООО БерингПойнт)" w:date="2020-05-29T17:55:00Z">
              <w:r w:rsidDel="000465D2">
                <w:rPr>
                  <w:rFonts w:ascii="Arial" w:hAnsi="Arial" w:cs="Arial"/>
                  <w:color w:val="000000"/>
                  <w:sz w:val="20"/>
                  <w:szCs w:val="20"/>
                </w:rPr>
                <w:delText>-ERP</w:delText>
              </w:r>
            </w:del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D57D2" w14:textId="0B10496B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Планирование использования запасов</w:t>
            </w:r>
          </w:p>
        </w:tc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ED7FF" w14:textId="5939815D" w:rsidR="00170FB2" w:rsidRPr="00A77240" w:rsidRDefault="00170FB2">
            <w:pPr>
              <w:jc w:val="left"/>
              <w:rPr>
                <w:rFonts w:ascii="Arial" w:hAnsi="Arial" w:cs="Arial"/>
                <w:sz w:val="20"/>
              </w:rPr>
            </w:pPr>
            <w:del w:id="148" w:author="Тухбатов Руслан Наильевич (Подрядчик. ООО БерингПойнт)" w:date="2020-05-29T13:41:00Z">
              <w:r w:rsidDel="00F407C8">
                <w:rPr>
                  <w:rFonts w:ascii="Arial" w:hAnsi="Arial" w:cs="Arial"/>
                  <w:color w:val="000000"/>
                  <w:sz w:val="20"/>
                  <w:szCs w:val="20"/>
                </w:rPr>
                <w:br/>
              </w:r>
            </w:del>
            <w:ins w:id="149" w:author="Тухбатов Руслан Наильевич (Подрядчик. ООО БерингПойнт)" w:date="2020-05-29T13:41:00Z">
              <w:r w:rsidR="00F407C8"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r>
              <w:rPr>
                <w:rFonts w:ascii="Arial" w:hAnsi="Arial" w:cs="Arial"/>
                <w:color w:val="000000"/>
                <w:sz w:val="20"/>
                <w:szCs w:val="20"/>
              </w:rPr>
              <w:t>10.05.01.020</w:t>
            </w:r>
          </w:p>
        </w:tc>
        <w:tc>
          <w:tcPr>
            <w:tcW w:w="4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14122" w14:textId="2F615BB8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Параметры поставки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Плановые сроки поставки</w:t>
            </w: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C739E" w14:textId="3D82FF33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ПП-10.04.01</w:t>
            </w:r>
          </w:p>
        </w:tc>
        <w:tc>
          <w:tcPr>
            <w:tcW w:w="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C4C11" w14:textId="3747F774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Категорийное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</w:t>
            </w:r>
          </w:p>
        </w:tc>
        <w:tc>
          <w:tcPr>
            <w:tcW w:w="1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EEF96" w14:textId="5C6FCEE6" w:rsidR="00170FB2" w:rsidRPr="00A77240" w:rsidRDefault="00170FB2" w:rsidP="00336D3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F407C8" w:rsidRPr="00A77240" w14:paraId="54761AD1" w14:textId="77777777" w:rsidTr="006D4ACA">
        <w:trPr>
          <w:cantSplit/>
        </w:trPr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CFFA8" w14:textId="6B35CDF1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ПП-10.05.02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8908C" w14:textId="0A2A8B71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Выявление НВИ/НЛИ</w:t>
            </w:r>
          </w:p>
        </w:tc>
        <w:tc>
          <w:tcPr>
            <w:tcW w:w="7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E0D65" w14:textId="50B4EFA2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4C0EC" w14:textId="485A0154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Пакет первичных документов (скан-копии)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Пакет первичных документов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9E06B" w14:textId="59543874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ПП-15.01.01.01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35C09" w14:textId="6E16206B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Получение и обработка в МФЦ входящих первичных документов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EA614" w14:textId="61E6A0FB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5C5577" w:rsidRPr="00A77240" w14:paraId="07E18F6E" w14:textId="77777777" w:rsidTr="00CD69F0">
        <w:trPr>
          <w:cantSplit/>
        </w:trPr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7ED8F" w14:textId="29D8A6C1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ПП-10.03.02</w:t>
            </w:r>
            <w:del w:id="150" w:author="Тухбатов Руслан Наильевич (Подрядчик. ООО БерингПойнт)" w:date="2020-05-29T17:55:00Z">
              <w:r w:rsidDel="000465D2">
                <w:rPr>
                  <w:rFonts w:ascii="Arial" w:hAnsi="Arial" w:cs="Arial"/>
                  <w:color w:val="000000"/>
                  <w:sz w:val="20"/>
                  <w:szCs w:val="20"/>
                </w:rPr>
                <w:delText>-ERP</w:delText>
              </w:r>
            </w:del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176E5" w14:textId="7782009E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Регистрация потребности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AF10E" w14:textId="515EAAAE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ПП-03.02.02.010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E72F7" w14:textId="3FF1C770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Заявка на оказание услуг</w:t>
            </w: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D2F24" w14:textId="6586C5FA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667DE" w14:textId="7D3D8778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Выявление НВИ/НЛИ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BB027" w14:textId="70473014" w:rsidR="005C5577" w:rsidRDefault="007A0841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51" w:author="Тухбатов Руслан Наильевич (Подрядчик. ООО БерингПойнт)" w:date="2020-05-29T17:42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ins w:id="152" w:author="Фокина Екатерина Сергеевна (Подрядчик. ООО БерингПойнт)" w:date="2020-04-30T08:54:00Z">
              <w:r w:rsidR="00CD69F0" w:rsidRPr="00CD69F0"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10.05.02.155, </w:t>
              </w:r>
            </w:ins>
            <w:ins w:id="153" w:author="Тухбатов Руслан Наильевич (Подрядчик. ООО БерингПойнт)" w:date="2020-05-29T17:53:00Z">
              <w:r w:rsidR="000465D2"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ins w:id="154" w:author="Фокина Екатерина Сергеевна (Подрядчик. ООО БерингПойнт)" w:date="2020-04-30T08:54:00Z">
              <w:r w:rsidR="00CD69F0" w:rsidRPr="00CD69F0">
                <w:rPr>
                  <w:rFonts w:ascii="Arial" w:hAnsi="Arial" w:cs="Arial"/>
                  <w:color w:val="000000"/>
                  <w:sz w:val="20"/>
                  <w:szCs w:val="20"/>
                </w:rPr>
                <w:t>10.05.02.055</w:t>
              </w:r>
            </w:ins>
            <w:del w:id="155" w:author="Фокина Екатерина Сергеевна (Подрядчик. ООО БерингПойнт)" w:date="2020-04-30T08:54:00Z">
              <w:r w:rsidR="005C5577" w:rsidDel="00CD69F0">
                <w:rPr>
                  <w:rFonts w:ascii="Arial" w:hAnsi="Arial" w:cs="Arial"/>
                  <w:color w:val="000000"/>
                  <w:sz w:val="20"/>
                  <w:szCs w:val="20"/>
                </w:rPr>
                <w:delText>10.05.02.055</w:delText>
              </w:r>
            </w:del>
          </w:p>
        </w:tc>
      </w:tr>
      <w:tr w:rsidR="005C5577" w:rsidRPr="00A77240" w14:paraId="40092ECA" w14:textId="77777777" w:rsidTr="00CD69F0">
        <w:trPr>
          <w:cantSplit/>
        </w:trPr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CFCBB" w14:textId="2F5F60ED" w:rsidR="005C5577" w:rsidRDefault="000465D2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ПП-10.04.05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849E8" w14:textId="31F4B7B4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8170F" w14:textId="14383009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ПП-10.04.05.051, ПП-10.04.05.050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979C2" w14:textId="7A9C5012" w:rsidR="005C5577" w:rsidRDefault="00CD69F0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56" w:author="Фокина Екатерина Сергеевна (Подрядчик. ООО БерингПойнт)" w:date="2020-04-30T08:53:00Z">
              <w:r>
                <w:rPr>
                  <w:rFonts w:ascii="Arial" w:eastAsiaTheme="minorHAnsi" w:hAnsi="Arial" w:cs="Arial"/>
                  <w:color w:val="000000"/>
                  <w:sz w:val="20"/>
                  <w:szCs w:val="20"/>
                </w:rPr>
                <w:t>Наряд-задание ТОРО</w:t>
              </w:r>
            </w:ins>
            <w:del w:id="157" w:author="Фокина Екатерина Сергеевна (Подрядчик. ООО БерингПойнт)" w:date="2020-04-30T08:53:00Z">
              <w:r w:rsidR="005C5577" w:rsidDel="00CD69F0">
                <w:rPr>
                  <w:rFonts w:ascii="Arial" w:hAnsi="Arial" w:cs="Arial"/>
                  <w:color w:val="000000"/>
                  <w:sz w:val="20"/>
                  <w:szCs w:val="20"/>
                </w:rPr>
                <w:delText>Акт выполненных работ</w:delText>
              </w:r>
            </w:del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0E31C" w14:textId="6ECE5C8B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5AEFE" w14:textId="1D79ECF1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Выявление НВИ/НЛИ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72FFF" w14:textId="2CCAA6BC" w:rsidR="005C5577" w:rsidRDefault="007A084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58" w:author="Тухбатов Руслан Наильевич (Подрядчик. ООО БерингПойнт)" w:date="2020-05-29T17:42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ins w:id="159" w:author="Фокина Екатерина Сергеевна (Подрядчик. ООО БерингПойнт)" w:date="2020-04-30T08:53:00Z">
              <w:r w:rsidR="00CD69F0" w:rsidRPr="00CD69F0"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10.05.02.070, </w:t>
              </w:r>
            </w:ins>
            <w:ins w:id="160" w:author="Тухбатов Руслан Наильевич (Подрядчик. ООО БерингПойнт)" w:date="2020-05-29T17:54:00Z">
              <w:r w:rsidR="000465D2"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ins w:id="161" w:author="Фокина Екатерина Сергеевна (Подрядчик. ООО БерингПойнт)" w:date="2020-04-30T08:53:00Z">
              <w:r w:rsidR="00CD69F0" w:rsidRPr="00CD69F0">
                <w:rPr>
                  <w:rFonts w:ascii="Arial" w:hAnsi="Arial" w:cs="Arial"/>
                  <w:color w:val="000000"/>
                  <w:sz w:val="20"/>
                  <w:szCs w:val="20"/>
                </w:rPr>
                <w:t>10.05.02.160</w:t>
              </w:r>
            </w:ins>
            <w:del w:id="162" w:author="Фокина Екатерина Сергеевна (Подрядчик. ООО БерингПойнт)" w:date="2020-04-30T08:53:00Z">
              <w:r w:rsidR="005C5577" w:rsidDel="00CD69F0">
                <w:rPr>
                  <w:rFonts w:ascii="Arial" w:hAnsi="Arial" w:cs="Arial"/>
                  <w:color w:val="000000"/>
                  <w:sz w:val="20"/>
                  <w:szCs w:val="20"/>
                </w:rPr>
                <w:delText>10.0</w:delText>
              </w:r>
            </w:del>
            <w:del w:id="163" w:author="Фокина Екатерина Сергеевна (Подрядчик. ООО БерингПойнт)" w:date="2020-04-30T08:30:00Z">
              <w:r w:rsidR="005C5577" w:rsidDel="002F2C34">
                <w:rPr>
                  <w:rFonts w:ascii="Arial" w:hAnsi="Arial" w:cs="Arial"/>
                  <w:color w:val="000000"/>
                  <w:sz w:val="20"/>
                  <w:szCs w:val="20"/>
                </w:rPr>
                <w:delText>5</w:delText>
              </w:r>
            </w:del>
            <w:del w:id="164" w:author="Фокина Екатерина Сергеевна (Подрядчик. ООО БерингПойнт)" w:date="2020-04-30T08:53:00Z">
              <w:r w:rsidR="005C5577" w:rsidDel="00CD69F0">
                <w:rPr>
                  <w:rFonts w:ascii="Arial" w:hAnsi="Arial" w:cs="Arial"/>
                  <w:color w:val="000000"/>
                  <w:sz w:val="20"/>
                  <w:szCs w:val="20"/>
                </w:rPr>
                <w:delText>.0</w:delText>
              </w:r>
            </w:del>
            <w:del w:id="165" w:author="Фокина Екатерина Сергеевна (Подрядчик. ООО БерингПойнт)" w:date="2020-04-30T08:30:00Z">
              <w:r w:rsidR="005C5577" w:rsidDel="002F2C34">
                <w:rPr>
                  <w:rFonts w:ascii="Arial" w:hAnsi="Arial" w:cs="Arial"/>
                  <w:color w:val="000000"/>
                  <w:sz w:val="20"/>
                  <w:szCs w:val="20"/>
                </w:rPr>
                <w:delText>2</w:delText>
              </w:r>
            </w:del>
            <w:del w:id="166" w:author="Фокина Екатерина Сергеевна (Подрядчик. ООО БерингПойнт)" w:date="2020-04-30T08:53:00Z">
              <w:r w:rsidR="005C5577" w:rsidDel="00CD69F0">
                <w:rPr>
                  <w:rFonts w:ascii="Arial" w:hAnsi="Arial" w:cs="Arial"/>
                  <w:color w:val="000000"/>
                  <w:sz w:val="20"/>
                  <w:szCs w:val="20"/>
                </w:rPr>
                <w:delText>.</w:delText>
              </w:r>
            </w:del>
            <w:del w:id="167" w:author="Фокина Екатерина Сергеевна (Подрядчик. ООО БерингПойнт)" w:date="2020-04-30T08:30:00Z">
              <w:r w:rsidR="005C5577" w:rsidDel="002F2C34">
                <w:rPr>
                  <w:rFonts w:ascii="Arial" w:hAnsi="Arial" w:cs="Arial"/>
                  <w:color w:val="000000"/>
                  <w:sz w:val="20"/>
                  <w:szCs w:val="20"/>
                </w:rPr>
                <w:delText>070</w:delText>
              </w:r>
            </w:del>
            <w:del w:id="168" w:author="Фокина Екатерина Сергеевна (Подрядчик. ООО БерингПойнт)" w:date="2020-04-30T08:29:00Z">
              <w:r w:rsidR="005C5577" w:rsidDel="002F2C34">
                <w:rPr>
                  <w:rFonts w:ascii="Arial" w:hAnsi="Arial" w:cs="Arial"/>
                  <w:color w:val="000000"/>
                  <w:sz w:val="20"/>
                  <w:szCs w:val="20"/>
                </w:rPr>
                <w:delText>, 10.05.02.160</w:delText>
              </w:r>
            </w:del>
          </w:p>
        </w:tc>
      </w:tr>
      <w:tr w:rsidR="005C5577" w:rsidRPr="00A77240" w14:paraId="1546DD77" w14:textId="77777777" w:rsidTr="00CD69F0">
        <w:trPr>
          <w:cantSplit/>
        </w:trPr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E8F9F" w14:textId="33F7D643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ПП-10.08.01.01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8B32F" w14:textId="45E3990A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покупателя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EE58C" w14:textId="4772E029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ПП-10.08.01.01.05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8ECAC" w14:textId="1D0E6255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Уведомление о готовности НВИ к реализации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Перечень НВИ с минимальными ценами и категориями</w:t>
            </w: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C60E4" w14:textId="784D05A0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E05EF" w14:textId="3DDDB380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Выявление НВИ/НЛИ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68C73" w14:textId="16FE312C" w:rsidR="005C5577" w:rsidRDefault="008039C5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69" w:author="Тухбатов Руслан Наильевич (Подрядчик. ООО БерингПойнт)" w:date="2020-05-29T13:43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r w:rsidR="005C5577">
              <w:rPr>
                <w:rFonts w:ascii="Arial" w:hAnsi="Arial" w:cs="Arial"/>
                <w:color w:val="000000"/>
                <w:sz w:val="20"/>
                <w:szCs w:val="20"/>
              </w:rPr>
              <w:t>10.05.02.130</w:t>
            </w:r>
          </w:p>
        </w:tc>
      </w:tr>
      <w:tr w:rsidR="005C5577" w:rsidRPr="00A77240" w14:paraId="634DF238" w14:textId="77777777" w:rsidTr="00CD69F0">
        <w:trPr>
          <w:cantSplit/>
        </w:trPr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69140" w14:textId="4BDF1DC3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F22CF" w14:textId="4985953C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Выявление НВИ/НЛИ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741E2" w14:textId="573E20E5" w:rsidR="005C5577" w:rsidRDefault="00F407C8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70" w:author="Тухбатов Руслан Наильевич (Подрядчик. ООО БерингПойнт)" w:date="2020-05-29T13:41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r w:rsidR="005C5577">
              <w:rPr>
                <w:rFonts w:ascii="Arial" w:hAnsi="Arial" w:cs="Arial"/>
                <w:color w:val="000000"/>
                <w:sz w:val="20"/>
                <w:szCs w:val="20"/>
              </w:rPr>
              <w:t>10.05.02.045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7370B" w14:textId="34D5ABE5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Лоты реализации</w:t>
            </w: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786D3" w14:textId="044D8C79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ПП-10.08.01.01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C20B8" w14:textId="2E129DA7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Выбор покупателя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02B68" w14:textId="1B36E324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ПП-10.08.01.01.40</w:t>
            </w:r>
          </w:p>
        </w:tc>
      </w:tr>
      <w:tr w:rsidR="005C5577" w:rsidRPr="00A77240" w14:paraId="64120CCB" w14:textId="77777777" w:rsidTr="00CD69F0">
        <w:trPr>
          <w:cantSplit/>
        </w:trPr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6E90C" w14:textId="04304491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72821" w14:textId="4AC31005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Выявление НВИ/НЛИ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B71B9" w14:textId="27FA61D3" w:rsidR="005C5577" w:rsidRDefault="008039C5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71" w:author="Тухбатов Руслан Наильевич (Подрядчик. ООО БерингПойнт)" w:date="2020-05-29T13:41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r w:rsidR="005C5577">
              <w:rPr>
                <w:rFonts w:ascii="Arial" w:hAnsi="Arial" w:cs="Arial"/>
                <w:color w:val="000000"/>
                <w:sz w:val="20"/>
                <w:szCs w:val="20"/>
              </w:rPr>
              <w:t>10.05.02.020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6C12A" w14:textId="18CA0EF5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МТР с нарушениями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тех.характеристик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/ неликвидные МТР</w:t>
            </w: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D44F3" w14:textId="23B49CE5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ПП-10.07.04.03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AC5D6" w14:textId="62F3B53C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Выполнение инвентаризации МТР (WMS)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49F5A" w14:textId="5A786A35" w:rsidR="005C5577" w:rsidRDefault="008039C5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72" w:author="Тухбатов Руслан Наильевич (Подрядчик. ООО БерингПойнт)" w:date="2020-05-29T13:43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ins w:id="173" w:author="Фокина Екатерина Сергеевна (Подрядчик. ООО БерингПойнт)" w:date="2020-04-30T08:29:00Z">
              <w:r w:rsidR="002F2C34" w:rsidRPr="002F2C34">
                <w:rPr>
                  <w:rFonts w:ascii="Arial" w:hAnsi="Arial" w:cs="Arial"/>
                  <w:color w:val="000000"/>
                  <w:sz w:val="20"/>
                  <w:szCs w:val="20"/>
                </w:rPr>
                <w:t>10.07.03.04.120</w:t>
              </w:r>
            </w:ins>
            <w:del w:id="174" w:author="Фокина Екатерина Сергеевна (Подрядчик. ООО БерингПойнт)" w:date="2020-04-30T08:29:00Z">
              <w:r w:rsidR="005C5577" w:rsidDel="002F2C34">
                <w:rPr>
                  <w:rFonts w:ascii="Arial" w:hAnsi="Arial" w:cs="Arial"/>
                  <w:color w:val="000000"/>
                  <w:sz w:val="20"/>
                  <w:szCs w:val="20"/>
                </w:rPr>
                <w:delText>10.07.04.03.070</w:delText>
              </w:r>
            </w:del>
          </w:p>
        </w:tc>
      </w:tr>
      <w:tr w:rsidR="005C5577" w:rsidRPr="00A77240" w14:paraId="0FF2F3A5" w14:textId="77777777" w:rsidTr="00CD69F0">
        <w:trPr>
          <w:cantSplit/>
        </w:trPr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B4A3F" w14:textId="1AAC8D4C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C582F" w14:textId="68B54A3D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Выявление НВИ/НЛИ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FF93D" w14:textId="71735168" w:rsidR="005C5577" w:rsidRDefault="008039C5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75" w:author="Тухбатов Руслан Наильевич (Подрядчик. ООО БерингПойнт)" w:date="2020-05-29T13:42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r w:rsidR="005C5577">
              <w:rPr>
                <w:rFonts w:ascii="Arial" w:hAnsi="Arial" w:cs="Arial"/>
                <w:color w:val="000000"/>
                <w:sz w:val="20"/>
                <w:szCs w:val="20"/>
              </w:rPr>
              <w:t>10.05.02.020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95DDE" w14:textId="7D4668AC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МТР с нарушениями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тех.характеристик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/ неликвидные МТР</w:t>
            </w: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2FD25" w14:textId="6DCE8755" w:rsidR="005C5577" w:rsidRDefault="000465D2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ПП-10.07.03.04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632B6" w14:textId="11156350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Выполнение инвентаризации МТР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4216B" w14:textId="5BF1C6DB" w:rsidR="005C5577" w:rsidRDefault="008039C5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76" w:author="Тухбатов Руслан Наильевич (Подрядчик. ООО БерингПойнт)" w:date="2020-05-29T13:43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r w:rsidR="005C5577">
              <w:rPr>
                <w:rFonts w:ascii="Arial" w:hAnsi="Arial" w:cs="Arial"/>
                <w:color w:val="000000"/>
                <w:sz w:val="20"/>
                <w:szCs w:val="20"/>
              </w:rPr>
              <w:t>10.07.03.04.120</w:t>
            </w:r>
          </w:p>
        </w:tc>
      </w:tr>
      <w:tr w:rsidR="005C5577" w:rsidRPr="00A77240" w14:paraId="2AB1CB12" w14:textId="77777777" w:rsidTr="00CD69F0">
        <w:trPr>
          <w:cantSplit/>
        </w:trPr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76E52" w14:textId="05754AF7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ПП-03.02.02.03-ERP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012E3" w14:textId="7FC9965B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Формирование резерва под снижение стоимости МПЗ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152CC" w14:textId="2DD9D039" w:rsidR="005C5577" w:rsidRDefault="007A0841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77" w:author="Тухбатов Руслан Наильевич (Подрядчик. ООО БерингПойнт)" w:date="2020-05-29T17:42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ПП-03.02.02.03.</w:t>
              </w:r>
            </w:ins>
            <w:r w:rsidR="005C5577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ins w:id="178" w:author="Фокина Екатерина Сергеевна (Подрядчик. ООО БерингПойнт)" w:date="2020-04-30T08:41:00Z">
              <w:r w:rsidR="004E29CE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2</w:t>
              </w:r>
            </w:ins>
            <w:del w:id="179" w:author="Фокина Екатерина Сергеевна (Подрядчик. ООО БерингПойнт)" w:date="2020-04-30T08:41:00Z">
              <w:r w:rsidR="005C5577" w:rsidDel="004E29CE">
                <w:rPr>
                  <w:rFonts w:ascii="Arial" w:hAnsi="Arial" w:cs="Arial"/>
                  <w:color w:val="000000"/>
                  <w:sz w:val="20"/>
                  <w:szCs w:val="20"/>
                </w:rPr>
                <w:delText>1</w:delText>
              </w:r>
            </w:del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24F20" w14:textId="359A67B1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Перечень НЛИ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Перечень НВИ с минимальными ценами и категориями</w:t>
            </w: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2517F" w14:textId="23395387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D4AEF" w14:textId="6946295F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Выявление НВИ/НЛИ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0657A" w14:textId="02219ABA" w:rsidR="005C5577" w:rsidRDefault="008039C5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80" w:author="Тухбатов Руслан Наильевич (Подрядчик. ООО БерингПойнт)" w:date="2020-05-29T13:43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r w:rsidR="005C5577">
              <w:rPr>
                <w:rFonts w:ascii="Arial" w:hAnsi="Arial" w:cs="Arial"/>
                <w:color w:val="000000"/>
                <w:sz w:val="20"/>
                <w:szCs w:val="20"/>
              </w:rPr>
              <w:t>10.05.02.130</w:t>
            </w:r>
          </w:p>
        </w:tc>
      </w:tr>
      <w:tr w:rsidR="005C5577" w:rsidRPr="00A77240" w14:paraId="035C108F" w14:textId="77777777" w:rsidTr="00CD69F0">
        <w:trPr>
          <w:cantSplit/>
        </w:trPr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E54B1" w14:textId="7F88BBA1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ПП-10.05.02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40389" w14:textId="3B92FBFC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Выявление НВИ/НЛИ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8748F" w14:textId="7EAB4420" w:rsidR="005C5577" w:rsidRDefault="008039C5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81" w:author="Тухбатов Руслан Наильевич (Подрядчик. ООО БерингПойнт)" w:date="2020-05-29T13:42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ПП-</w:t>
              </w:r>
            </w:ins>
            <w:r w:rsidR="005C5577">
              <w:rPr>
                <w:rFonts w:ascii="Arial" w:hAnsi="Arial" w:cs="Arial"/>
                <w:color w:val="000000"/>
                <w:sz w:val="20"/>
                <w:szCs w:val="20"/>
              </w:rPr>
              <w:t>10.05.02.020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C9155" w14:textId="0E99C29B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МТР с нарушениями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тех.характеристик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/ неликвидные МТР</w:t>
            </w: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01543" w14:textId="09DD4054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ПП-10.07.03.03-ERP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C8BB2" w14:textId="07F994EF" w:rsidR="005C5577" w:rsidRDefault="005C5577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Комплектация и выдача материалов со склада</w:t>
            </w:r>
          </w:p>
        </w:tc>
        <w:tc>
          <w:tcPr>
            <w:tcW w:w="1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81C23" w14:textId="20162ACB" w:rsidR="005C5577" w:rsidRDefault="004E29CE" w:rsidP="00336D3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182" w:author="Фокина Екатерина Сергеевна (Подрядчик. ООО БерингПойнт)" w:date="2020-04-30T08:38:00Z">
              <w:r w:rsidRPr="004E29CE">
                <w:rPr>
                  <w:rFonts w:ascii="Arial" w:hAnsi="Arial" w:cs="Arial"/>
                  <w:color w:val="000000"/>
                  <w:sz w:val="20"/>
                  <w:szCs w:val="20"/>
                </w:rPr>
                <w:t>ПП-10.07.03.03.045</w:t>
              </w:r>
            </w:ins>
            <w:del w:id="183" w:author="Фокина Екатерина Сергеевна (Подрядчик. ООО БерингПойнт)" w:date="2020-04-30T08:38:00Z">
              <w:r w:rsidR="005C5577" w:rsidDel="004E29CE">
                <w:rPr>
                  <w:rFonts w:ascii="Arial" w:hAnsi="Arial" w:cs="Arial"/>
                  <w:color w:val="000000"/>
                  <w:sz w:val="20"/>
                  <w:szCs w:val="20"/>
                </w:rPr>
                <w:delText>ПП-10.07.03.03.045</w:delText>
              </w:r>
            </w:del>
          </w:p>
        </w:tc>
      </w:tr>
    </w:tbl>
    <w:p w14:paraId="07407151" w14:textId="77777777" w:rsidR="00022C33" w:rsidRPr="00A77240" w:rsidRDefault="00022C33" w:rsidP="00022C33">
      <w:pPr>
        <w:rPr>
          <w:rFonts w:ascii="Arial" w:eastAsia="Calibri" w:hAnsi="Arial" w:cs="Arial"/>
        </w:rPr>
      </w:pPr>
    </w:p>
    <w:p w14:paraId="4E47F4C3" w14:textId="77777777" w:rsidR="00022C33" w:rsidRPr="00A77240" w:rsidRDefault="00022C33" w:rsidP="00022C33">
      <w:pPr>
        <w:rPr>
          <w:rFonts w:ascii="Arial" w:eastAsia="Calibri" w:hAnsi="Arial" w:cs="Arial"/>
        </w:rPr>
      </w:pPr>
    </w:p>
    <w:p w14:paraId="6EEAF34C" w14:textId="528CBE52" w:rsidR="00B61C4B" w:rsidRPr="00A77240" w:rsidRDefault="00B61C4B" w:rsidP="00BE014D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184" w:name="_Toc66777887"/>
      <w:r w:rsidRPr="00A77240">
        <w:rPr>
          <w:rFonts w:eastAsiaTheme="majorEastAsia" w:cs="Arial"/>
          <w:bCs w:val="0"/>
          <w:iCs w:val="0"/>
          <w:szCs w:val="26"/>
        </w:rPr>
        <w:t>Основные данные</w:t>
      </w:r>
      <w:bookmarkEnd w:id="184"/>
    </w:p>
    <w:p w14:paraId="4684AC29" w14:textId="6BA04237" w:rsidR="00B61C4B" w:rsidRPr="00A77240" w:rsidRDefault="00AF2440" w:rsidP="00A66844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  <w:i/>
        </w:rPr>
        <w:t>Завод</w:t>
      </w:r>
      <w:r w:rsidRPr="00A77240">
        <w:rPr>
          <w:rFonts w:ascii="Arial" w:hAnsi="Arial" w:cs="Arial"/>
        </w:rPr>
        <w:t xml:space="preserve"> – определяет </w:t>
      </w:r>
      <w:r w:rsidR="00D854DD" w:rsidRPr="00A77240">
        <w:rPr>
          <w:rFonts w:ascii="Arial" w:hAnsi="Arial" w:cs="Arial"/>
        </w:rPr>
        <w:t>географическое местоположение,</w:t>
      </w:r>
      <w:r w:rsidRPr="00A77240">
        <w:rPr>
          <w:rFonts w:ascii="Arial" w:hAnsi="Arial" w:cs="Arial"/>
        </w:rPr>
        <w:t xml:space="preserve"> в рамках которого </w:t>
      </w:r>
      <w:r w:rsidR="00D854DD" w:rsidRPr="00A77240">
        <w:rPr>
          <w:rFonts w:ascii="Arial" w:hAnsi="Arial" w:cs="Arial"/>
        </w:rPr>
        <w:t>выполняется</w:t>
      </w:r>
      <w:r w:rsidRPr="00A77240">
        <w:rPr>
          <w:rFonts w:ascii="Arial" w:hAnsi="Arial" w:cs="Arial"/>
        </w:rPr>
        <w:t xml:space="preserve"> приемка МТР. См. </w:t>
      </w:r>
      <w:r w:rsidR="0059627B" w:rsidRPr="001F7127">
        <w:rPr>
          <w:rFonts w:ascii="Arial" w:hAnsi="Arial" w:cs="Arial"/>
        </w:rPr>
        <w:t>КД «Организационная структура».</w:t>
      </w:r>
    </w:p>
    <w:p w14:paraId="65748FAB" w14:textId="0633F457" w:rsidR="00AF2440" w:rsidRPr="00A77240" w:rsidRDefault="00AF2440" w:rsidP="00A66844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  <w:i/>
        </w:rPr>
        <w:t>Склад</w:t>
      </w:r>
      <w:r w:rsidRPr="00A77240">
        <w:rPr>
          <w:rFonts w:ascii="Arial" w:hAnsi="Arial" w:cs="Arial"/>
        </w:rPr>
        <w:t xml:space="preserve"> – определяет склад в рамках геогра</w:t>
      </w:r>
      <w:r w:rsidR="00D8733D" w:rsidRPr="00A77240">
        <w:rPr>
          <w:rFonts w:ascii="Arial" w:hAnsi="Arial" w:cs="Arial"/>
        </w:rPr>
        <w:t>ф</w:t>
      </w:r>
      <w:r w:rsidRPr="00A77240">
        <w:rPr>
          <w:rFonts w:ascii="Arial" w:hAnsi="Arial" w:cs="Arial"/>
        </w:rPr>
        <w:t>ического местоположения</w:t>
      </w:r>
      <w:r w:rsidR="000E1798">
        <w:rPr>
          <w:rFonts w:ascii="Arial" w:hAnsi="Arial" w:cs="Arial"/>
        </w:rPr>
        <w:t>,</w:t>
      </w:r>
      <w:r w:rsidRPr="00A77240">
        <w:rPr>
          <w:rFonts w:ascii="Arial" w:hAnsi="Arial" w:cs="Arial"/>
        </w:rPr>
        <w:t xml:space="preserve"> на который выполняется приемка МТР. См. </w:t>
      </w:r>
      <w:r w:rsidRPr="0059627B">
        <w:rPr>
          <w:rFonts w:ascii="Arial" w:hAnsi="Arial" w:cs="Arial"/>
        </w:rPr>
        <w:t>КД «Организационная структура».</w:t>
      </w:r>
    </w:p>
    <w:p w14:paraId="6733F500" w14:textId="4E0C4ECE" w:rsidR="00AF2440" w:rsidRPr="00A77240" w:rsidRDefault="00AF2440" w:rsidP="0044675E">
      <w:pPr>
        <w:spacing w:after="240" w:line="276" w:lineRule="auto"/>
        <w:ind w:firstLine="567"/>
        <w:rPr>
          <w:rFonts w:ascii="Arial" w:hAnsi="Arial" w:cs="Arial"/>
        </w:rPr>
      </w:pPr>
      <w:r w:rsidRPr="00A77240">
        <w:rPr>
          <w:rFonts w:ascii="Arial" w:hAnsi="Arial" w:cs="Arial"/>
          <w:i/>
        </w:rPr>
        <w:t>Материал</w:t>
      </w:r>
      <w:r w:rsidRPr="00A77240">
        <w:rPr>
          <w:rFonts w:ascii="Arial" w:hAnsi="Arial" w:cs="Arial"/>
        </w:rPr>
        <w:t xml:space="preserve"> – номер материала из справочника. См. </w:t>
      </w:r>
      <w:r w:rsidR="0059627B" w:rsidRPr="006C4265">
        <w:rPr>
          <w:rFonts w:ascii="Arial" w:hAnsi="Arial" w:cs="Arial"/>
        </w:rPr>
        <w:t xml:space="preserve">КД </w:t>
      </w:r>
      <w:r w:rsidR="0044675E">
        <w:rPr>
          <w:rFonts w:ascii="Arial" w:hAnsi="Arial" w:cs="Arial"/>
        </w:rPr>
        <w:t>«</w:t>
      </w:r>
      <w:r w:rsidR="0059627B" w:rsidRPr="006C4265">
        <w:rPr>
          <w:rFonts w:ascii="Arial" w:hAnsi="Arial" w:cs="Arial"/>
        </w:rPr>
        <w:t>Концепция по нормативно-справочной информации».</w:t>
      </w:r>
    </w:p>
    <w:p w14:paraId="12277EFF" w14:textId="7C00B875" w:rsidR="009B2229" w:rsidRPr="004B6C03" w:rsidRDefault="009B2229" w:rsidP="004B6C03">
      <w:pPr>
        <w:spacing w:after="240" w:line="276" w:lineRule="auto"/>
        <w:ind w:firstLine="567"/>
        <w:rPr>
          <w:rFonts w:ascii="Arial" w:hAnsi="Arial" w:cs="Arial"/>
        </w:rPr>
      </w:pPr>
      <w:r w:rsidRPr="009B2229">
        <w:rPr>
          <w:rFonts w:ascii="Arial" w:hAnsi="Arial" w:cs="Arial"/>
          <w:i/>
        </w:rPr>
        <w:t xml:space="preserve">Поставщик </w:t>
      </w:r>
      <w:r>
        <w:rPr>
          <w:rFonts w:ascii="Arial" w:hAnsi="Arial" w:cs="Arial"/>
        </w:rPr>
        <w:t>–</w:t>
      </w:r>
      <w:r w:rsidRPr="009B2229">
        <w:rPr>
          <w:rFonts w:ascii="Arial" w:hAnsi="Arial" w:cs="Arial"/>
        </w:rPr>
        <w:t xml:space="preserve"> Номер поставщика из справочника, от которого в</w:t>
      </w:r>
      <w:r w:rsidR="001B76FB">
        <w:rPr>
          <w:rFonts w:ascii="Arial" w:hAnsi="Arial" w:cs="Arial"/>
        </w:rPr>
        <w:t>ыполняется приемка МТР. См. КД «</w:t>
      </w:r>
      <w:r w:rsidRPr="009B2229">
        <w:rPr>
          <w:rFonts w:ascii="Arial" w:hAnsi="Arial" w:cs="Arial"/>
        </w:rPr>
        <w:t>Концепция по нормативно-справочной информации».</w:t>
      </w:r>
    </w:p>
    <w:p w14:paraId="77EC47D7" w14:textId="2C8A4014" w:rsidR="009B2229" w:rsidRDefault="009B2229" w:rsidP="004B6C03">
      <w:pPr>
        <w:ind w:firstLine="708"/>
        <w:rPr>
          <w:rFonts w:ascii="Arial" w:hAnsi="Arial" w:cs="Arial"/>
        </w:rPr>
      </w:pPr>
      <w:r w:rsidRPr="009B2229">
        <w:rPr>
          <w:rFonts w:ascii="Arial" w:hAnsi="Arial" w:cs="Arial"/>
          <w:i/>
        </w:rPr>
        <w:t xml:space="preserve">Вид движения </w:t>
      </w:r>
      <w:r>
        <w:rPr>
          <w:rFonts w:ascii="Arial" w:hAnsi="Arial" w:cs="Arial"/>
          <w:i/>
        </w:rPr>
        <w:t xml:space="preserve">– </w:t>
      </w:r>
      <w:r w:rsidR="004B6C03">
        <w:rPr>
          <w:rFonts w:ascii="Arial" w:hAnsi="Arial" w:cs="Arial"/>
          <w:color w:val="000000" w:themeColor="text1"/>
          <w:szCs w:val="24"/>
        </w:rPr>
        <w:t>К</w:t>
      </w:r>
      <w:r w:rsidR="004B6C03" w:rsidRPr="00531327">
        <w:rPr>
          <w:rFonts w:ascii="Arial" w:hAnsi="Arial" w:cs="Arial"/>
          <w:color w:val="000000" w:themeColor="text1"/>
          <w:szCs w:val="24"/>
        </w:rPr>
        <w:t>од операции в бизнес процессах по движению материалов, приёмке работ/услуг.</w:t>
      </w:r>
      <w:r w:rsidR="004B6C03">
        <w:rPr>
          <w:rFonts w:ascii="Arial" w:hAnsi="Arial" w:cs="Arial"/>
          <w:color w:val="000000" w:themeColor="text1"/>
          <w:szCs w:val="24"/>
        </w:rPr>
        <w:t xml:space="preserve"> </w:t>
      </w:r>
      <w:r w:rsidR="004B6C03" w:rsidRPr="00531327">
        <w:rPr>
          <w:rFonts w:ascii="Arial" w:hAnsi="Arial" w:cs="Arial"/>
          <w:color w:val="000000" w:themeColor="text1"/>
          <w:szCs w:val="24"/>
        </w:rPr>
        <w:t>В системе используются различные виды движений в зависимости от логистического процесса.</w:t>
      </w:r>
      <w:r w:rsidR="001B76FB">
        <w:rPr>
          <w:rFonts w:ascii="Arial" w:hAnsi="Arial" w:cs="Arial"/>
          <w:color w:val="000000" w:themeColor="text1"/>
          <w:szCs w:val="24"/>
        </w:rPr>
        <w:t xml:space="preserve"> </w:t>
      </w:r>
      <w:r w:rsidR="001B76FB">
        <w:rPr>
          <w:rFonts w:ascii="Arial" w:hAnsi="Arial" w:cs="Arial"/>
        </w:rPr>
        <w:t xml:space="preserve">См. </w:t>
      </w:r>
      <w:r w:rsidRPr="009B2229">
        <w:rPr>
          <w:rFonts w:ascii="Arial" w:hAnsi="Arial" w:cs="Arial"/>
        </w:rPr>
        <w:t xml:space="preserve">КД </w:t>
      </w:r>
      <w:r w:rsidR="001B76FB">
        <w:rPr>
          <w:rFonts w:ascii="Arial" w:hAnsi="Arial" w:cs="Arial"/>
        </w:rPr>
        <w:t>«</w:t>
      </w:r>
      <w:r w:rsidR="001B76FB" w:rsidRPr="001B76FB">
        <w:rPr>
          <w:rFonts w:ascii="Arial" w:hAnsi="Arial" w:cs="Arial"/>
        </w:rPr>
        <w:t>Управление основными данными по направлению МТО</w:t>
      </w:r>
      <w:r w:rsidRPr="009B2229">
        <w:rPr>
          <w:rFonts w:ascii="Arial" w:hAnsi="Arial" w:cs="Arial"/>
        </w:rPr>
        <w:t>».</w:t>
      </w:r>
    </w:p>
    <w:p w14:paraId="7D718327" w14:textId="77777777" w:rsidR="004B6C03" w:rsidRPr="004B6C03" w:rsidRDefault="004B6C03" w:rsidP="004B6C03">
      <w:pPr>
        <w:ind w:firstLine="708"/>
        <w:rPr>
          <w:rFonts w:ascii="Arial" w:hAnsi="Arial" w:cs="Arial"/>
          <w:color w:val="000000" w:themeColor="text1"/>
          <w:szCs w:val="24"/>
        </w:rPr>
      </w:pPr>
    </w:p>
    <w:p w14:paraId="7B8917A3" w14:textId="4C3DB595" w:rsidR="009B2229" w:rsidRPr="009B2229" w:rsidRDefault="009B2229" w:rsidP="009B2229">
      <w:pPr>
        <w:spacing w:after="240" w:line="276" w:lineRule="auto"/>
        <w:ind w:firstLine="567"/>
        <w:rPr>
          <w:rFonts w:ascii="Arial" w:hAnsi="Arial" w:cs="Arial"/>
          <w:i/>
        </w:rPr>
      </w:pPr>
      <w:r w:rsidRPr="009B2229">
        <w:rPr>
          <w:rFonts w:ascii="Arial" w:hAnsi="Arial" w:cs="Arial"/>
          <w:i/>
        </w:rPr>
        <w:t xml:space="preserve">Партия </w:t>
      </w:r>
      <w:r>
        <w:rPr>
          <w:rFonts w:ascii="Arial" w:hAnsi="Arial" w:cs="Arial"/>
          <w:i/>
        </w:rPr>
        <w:t xml:space="preserve">– </w:t>
      </w:r>
      <w:r w:rsidRPr="009B2229">
        <w:rPr>
          <w:rFonts w:ascii="Arial" w:hAnsi="Arial" w:cs="Arial"/>
        </w:rPr>
        <w:t>Вместе с номером материала однозначно идентифицирует определенную часть запасов конкретного МТР, которая отличается однородными свойствами. См. КД «Управление основными данными по направлению МТО».</w:t>
      </w:r>
    </w:p>
    <w:p w14:paraId="3358351B" w14:textId="407797A4" w:rsidR="009B2229" w:rsidRPr="009B2229" w:rsidRDefault="009B2229" w:rsidP="009B2229">
      <w:pPr>
        <w:spacing w:after="240" w:line="276" w:lineRule="auto"/>
        <w:ind w:firstLine="567"/>
        <w:rPr>
          <w:rFonts w:ascii="Arial" w:hAnsi="Arial" w:cs="Arial"/>
          <w:i/>
        </w:rPr>
      </w:pPr>
      <w:r w:rsidRPr="009B2229">
        <w:rPr>
          <w:rFonts w:ascii="Arial" w:hAnsi="Arial" w:cs="Arial"/>
          <w:i/>
        </w:rPr>
        <w:lastRenderedPageBreak/>
        <w:t xml:space="preserve">Вид оценки </w:t>
      </w:r>
      <w:r>
        <w:rPr>
          <w:rFonts w:ascii="Arial" w:hAnsi="Arial" w:cs="Arial"/>
          <w:i/>
        </w:rPr>
        <w:t xml:space="preserve">– </w:t>
      </w:r>
      <w:r w:rsidRPr="009B2229">
        <w:rPr>
          <w:rFonts w:ascii="Arial" w:hAnsi="Arial" w:cs="Arial"/>
        </w:rPr>
        <w:t>Определяет отдельные характеристики запаса с точки зрения бухгалтерского учёта. См. КД «Управление основными данными по направлению МТО».</w:t>
      </w:r>
    </w:p>
    <w:p w14:paraId="5751F0E5" w14:textId="765F97BA" w:rsidR="009B2229" w:rsidRPr="009B2229" w:rsidRDefault="009B2229" w:rsidP="009B2229">
      <w:pPr>
        <w:spacing w:after="240" w:line="276" w:lineRule="auto"/>
        <w:ind w:firstLine="567"/>
        <w:rPr>
          <w:rFonts w:ascii="Arial" w:hAnsi="Arial" w:cs="Arial"/>
          <w:i/>
        </w:rPr>
      </w:pPr>
      <w:r w:rsidRPr="009B2229">
        <w:rPr>
          <w:rFonts w:ascii="Arial" w:hAnsi="Arial" w:cs="Arial"/>
          <w:i/>
        </w:rPr>
        <w:t xml:space="preserve">Признаки партии </w:t>
      </w:r>
      <w:r>
        <w:rPr>
          <w:rFonts w:ascii="Arial" w:hAnsi="Arial" w:cs="Arial"/>
          <w:i/>
        </w:rPr>
        <w:t xml:space="preserve">– </w:t>
      </w:r>
      <w:r w:rsidRPr="009B2229">
        <w:rPr>
          <w:rFonts w:ascii="Arial" w:hAnsi="Arial" w:cs="Arial"/>
        </w:rPr>
        <w:t>Партия материалов обладает определенным набором признаков, характеризующих свойства данной партии. См. КД «Управление основными данными по направлению МТО».</w:t>
      </w:r>
    </w:p>
    <w:p w14:paraId="5CBABE09" w14:textId="230F78C0" w:rsidR="00AF2440" w:rsidRPr="00A77240" w:rsidRDefault="00AF2440" w:rsidP="00AD5460">
      <w:pPr>
        <w:spacing w:after="240" w:line="276" w:lineRule="auto"/>
        <w:rPr>
          <w:rFonts w:ascii="Arial" w:hAnsi="Arial" w:cs="Arial"/>
        </w:rPr>
      </w:pPr>
    </w:p>
    <w:p w14:paraId="18B75050" w14:textId="0BB48AD7" w:rsidR="00AC6F0A" w:rsidRPr="00A77240" w:rsidRDefault="00AC6F0A" w:rsidP="005D2B8D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185" w:name="_Toc66777888"/>
      <w:r w:rsidRPr="00A77240">
        <w:rPr>
          <w:rFonts w:eastAsiaTheme="majorEastAsia" w:cs="Arial"/>
          <w:bCs w:val="0"/>
          <w:iCs w:val="0"/>
          <w:szCs w:val="26"/>
        </w:rPr>
        <w:t>Транзакционные данные</w:t>
      </w:r>
      <w:bookmarkEnd w:id="185"/>
    </w:p>
    <w:p w14:paraId="67A6459E" w14:textId="77777777" w:rsidR="00822136" w:rsidRPr="00822136" w:rsidRDefault="00822136" w:rsidP="00637851">
      <w:pPr>
        <w:pStyle w:val="3"/>
      </w:pPr>
      <w:bookmarkStart w:id="186" w:name="_Toc520920180"/>
      <w:bookmarkStart w:id="187" w:name="_Toc66777889"/>
      <w:r w:rsidRPr="00822136">
        <w:t>Документ материала</w:t>
      </w:r>
      <w:bookmarkEnd w:id="186"/>
      <w:bookmarkEnd w:id="187"/>
    </w:p>
    <w:p w14:paraId="70C99AB5" w14:textId="242E07C4" w:rsidR="00822136" w:rsidRDefault="00822136" w:rsidP="00822136">
      <w:pPr>
        <w:spacing w:after="240" w:line="276" w:lineRule="auto"/>
        <w:ind w:firstLine="567"/>
        <w:rPr>
          <w:rFonts w:ascii="Arial" w:hAnsi="Arial" w:cs="Arial"/>
        </w:rPr>
      </w:pPr>
      <w:r w:rsidRPr="00B53380">
        <w:rPr>
          <w:rFonts w:ascii="Arial" w:hAnsi="Arial" w:cs="Arial"/>
          <w:i/>
        </w:rPr>
        <w:t>Документ материала</w:t>
      </w:r>
      <w:r w:rsidRPr="00B53380">
        <w:rPr>
          <w:rFonts w:ascii="Arial" w:hAnsi="Arial" w:cs="Arial"/>
        </w:rPr>
        <w:t xml:space="preserve"> – документ в системе SAP </w:t>
      </w:r>
      <w:r w:rsidRPr="00B53380">
        <w:rPr>
          <w:rFonts w:ascii="Arial" w:hAnsi="Arial" w:cs="Arial"/>
          <w:lang w:val="en-US"/>
        </w:rPr>
        <w:t>S</w:t>
      </w:r>
      <w:r w:rsidRPr="00B53380">
        <w:rPr>
          <w:rFonts w:ascii="Arial" w:hAnsi="Arial" w:cs="Arial"/>
        </w:rPr>
        <w:t>/4</w:t>
      </w:r>
      <w:r w:rsidRPr="00B53380">
        <w:rPr>
          <w:rFonts w:ascii="Arial" w:hAnsi="Arial" w:cs="Arial"/>
          <w:lang w:val="en-US"/>
        </w:rPr>
        <w:t>HANA</w:t>
      </w:r>
      <w:r w:rsidRPr="00B53380">
        <w:rPr>
          <w:rFonts w:ascii="Arial" w:hAnsi="Arial" w:cs="Arial"/>
        </w:rPr>
        <w:t>, отражающий любое движение МТР по складу.</w:t>
      </w:r>
    </w:p>
    <w:p w14:paraId="14EC9FA1" w14:textId="0C71FA04" w:rsidR="00A14954" w:rsidRPr="00A14954" w:rsidRDefault="00A14954" w:rsidP="00A14954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color w:val="000000" w:themeColor="text1"/>
          <w:sz w:val="22"/>
        </w:rPr>
      </w:pPr>
      <w:r w:rsidRPr="00A14954">
        <w:rPr>
          <w:rFonts w:ascii="Arial" w:hAnsi="Arial" w:cs="Arial"/>
          <w:b/>
          <w:color w:val="000000" w:themeColor="text1"/>
          <w:sz w:val="22"/>
        </w:rPr>
        <w:t xml:space="preserve">Таблица </w:t>
      </w:r>
      <w:r>
        <w:rPr>
          <w:rFonts w:ascii="Arial" w:hAnsi="Arial" w:cs="Arial"/>
          <w:b/>
          <w:color w:val="000000" w:themeColor="text1"/>
          <w:sz w:val="22"/>
        </w:rPr>
        <w:fldChar w:fldCharType="begin"/>
      </w:r>
      <w:r>
        <w:rPr>
          <w:rFonts w:ascii="Arial" w:hAnsi="Arial" w:cs="Arial"/>
          <w:b/>
          <w:color w:val="000000" w:themeColor="text1"/>
          <w:sz w:val="22"/>
        </w:rPr>
        <w:instrText xml:space="preserve"> SEQ Таблица \* ARABIC  \* MERGEFORMAT </w:instrText>
      </w:r>
      <w:r>
        <w:rPr>
          <w:rFonts w:ascii="Arial" w:hAnsi="Arial" w:cs="Arial"/>
          <w:b/>
          <w:color w:val="000000" w:themeColor="text1"/>
          <w:sz w:val="22"/>
        </w:rPr>
        <w:fldChar w:fldCharType="separate"/>
      </w:r>
      <w:r w:rsidR="00884F57">
        <w:rPr>
          <w:rFonts w:ascii="Arial" w:hAnsi="Arial" w:cs="Arial"/>
          <w:b/>
          <w:noProof/>
          <w:color w:val="000000" w:themeColor="text1"/>
          <w:sz w:val="22"/>
        </w:rPr>
        <w:t>15</w:t>
      </w:r>
      <w:r>
        <w:rPr>
          <w:rFonts w:ascii="Arial" w:hAnsi="Arial" w:cs="Arial"/>
          <w:b/>
          <w:color w:val="000000" w:themeColor="text1"/>
          <w:sz w:val="22"/>
        </w:rPr>
        <w:fldChar w:fldCharType="end"/>
      </w:r>
      <w:r w:rsidRPr="00A14954">
        <w:rPr>
          <w:rFonts w:ascii="Arial" w:hAnsi="Arial" w:cs="Arial"/>
          <w:b/>
          <w:color w:val="000000" w:themeColor="text1"/>
          <w:sz w:val="22"/>
        </w:rPr>
        <w:t>. Документ материала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2"/>
        <w:gridCol w:w="2980"/>
        <w:gridCol w:w="6504"/>
      </w:tblGrid>
      <w:tr w:rsidR="00B8324E" w:rsidRPr="00A77240" w14:paraId="0F66B364" w14:textId="77777777" w:rsidTr="00B8324E">
        <w:trPr>
          <w:cantSplit/>
          <w:trHeight w:val="397"/>
          <w:tblHeader/>
        </w:trPr>
        <w:tc>
          <w:tcPr>
            <w:tcW w:w="340" w:type="pct"/>
            <w:shd w:val="clear" w:color="auto" w:fill="FFC000"/>
            <w:vAlign w:val="center"/>
          </w:tcPr>
          <w:p w14:paraId="083E5595" w14:textId="77777777" w:rsidR="00B8324E" w:rsidRPr="00A77240" w:rsidRDefault="00B8324E" w:rsidP="00891C5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№ </w:t>
            </w:r>
            <w:proofErr w:type="spellStart"/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п.п</w:t>
            </w:r>
            <w:proofErr w:type="spellEnd"/>
          </w:p>
        </w:tc>
        <w:tc>
          <w:tcPr>
            <w:tcW w:w="1464" w:type="pct"/>
            <w:shd w:val="clear" w:color="auto" w:fill="FFC000"/>
            <w:vAlign w:val="center"/>
          </w:tcPr>
          <w:p w14:paraId="5A65F4D1" w14:textId="457A2F17" w:rsidR="00B8324E" w:rsidRPr="00A77240" w:rsidRDefault="00B8324E" w:rsidP="00891C55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3196" w:type="pct"/>
            <w:shd w:val="clear" w:color="auto" w:fill="FFC000"/>
            <w:vAlign w:val="center"/>
          </w:tcPr>
          <w:p w14:paraId="4D3BEFAE" w14:textId="317D3C50" w:rsidR="00B8324E" w:rsidRPr="00A77240" w:rsidRDefault="00B8324E" w:rsidP="00891C5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Описание</w:t>
            </w:r>
          </w:p>
        </w:tc>
      </w:tr>
      <w:tr w:rsidR="00B8324E" w:rsidRPr="00A77240" w14:paraId="0AF47F6A" w14:textId="77777777" w:rsidTr="00B8324E">
        <w:trPr>
          <w:cantSplit/>
        </w:trPr>
        <w:tc>
          <w:tcPr>
            <w:tcW w:w="340" w:type="pct"/>
          </w:tcPr>
          <w:p w14:paraId="71FCBA3F" w14:textId="77777777" w:rsidR="00B8324E" w:rsidRPr="00A77240" w:rsidRDefault="00B8324E" w:rsidP="00891C55">
            <w:pPr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464" w:type="pct"/>
          </w:tcPr>
          <w:p w14:paraId="07820890" w14:textId="472F3267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A77240">
              <w:rPr>
                <w:rFonts w:ascii="Arial" w:hAnsi="Arial" w:cs="Arial"/>
                <w:sz w:val="20"/>
                <w:szCs w:val="20"/>
                <w:lang w:eastAsia="ru-RU"/>
              </w:rPr>
              <w:t>Номер документа материала</w:t>
            </w:r>
          </w:p>
        </w:tc>
        <w:tc>
          <w:tcPr>
            <w:tcW w:w="3196" w:type="pct"/>
            <w:shd w:val="clear" w:color="auto" w:fill="auto"/>
          </w:tcPr>
          <w:p w14:paraId="1ED921DB" w14:textId="500122AD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  <w:szCs w:val="20"/>
                <w:lang w:eastAsia="ru-RU"/>
              </w:rPr>
              <w:t>Системный номер документа, присваивается автоматически.</w:t>
            </w:r>
          </w:p>
        </w:tc>
      </w:tr>
      <w:tr w:rsidR="00B8324E" w:rsidRPr="00A77240" w14:paraId="4E31C5B8" w14:textId="77777777" w:rsidTr="00B8324E">
        <w:trPr>
          <w:cantSplit/>
        </w:trPr>
        <w:tc>
          <w:tcPr>
            <w:tcW w:w="340" w:type="pct"/>
          </w:tcPr>
          <w:p w14:paraId="60C8C977" w14:textId="77777777" w:rsidR="00B8324E" w:rsidRPr="00A77240" w:rsidRDefault="00B8324E" w:rsidP="00891C55">
            <w:pPr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1464" w:type="pct"/>
          </w:tcPr>
          <w:p w14:paraId="11E5D0C5" w14:textId="595264ED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Номер накладной</w:t>
            </w:r>
          </w:p>
        </w:tc>
        <w:tc>
          <w:tcPr>
            <w:tcW w:w="3196" w:type="pct"/>
            <w:shd w:val="clear" w:color="auto" w:fill="auto"/>
          </w:tcPr>
          <w:p w14:paraId="5659CD9C" w14:textId="4D36AE12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Номер внешней накладной.</w:t>
            </w:r>
          </w:p>
        </w:tc>
      </w:tr>
      <w:tr w:rsidR="00B8324E" w:rsidRPr="00A77240" w14:paraId="77153753" w14:textId="77777777" w:rsidTr="00B8324E">
        <w:trPr>
          <w:cantSplit/>
        </w:trPr>
        <w:tc>
          <w:tcPr>
            <w:tcW w:w="340" w:type="pct"/>
          </w:tcPr>
          <w:p w14:paraId="6F31B749" w14:textId="4D43B672" w:rsidR="00B8324E" w:rsidRPr="00A77240" w:rsidRDefault="00B8324E" w:rsidP="00891C5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7724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464" w:type="pct"/>
          </w:tcPr>
          <w:p w14:paraId="6151614E" w14:textId="0482604B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Дата документа</w:t>
            </w:r>
          </w:p>
        </w:tc>
        <w:tc>
          <w:tcPr>
            <w:tcW w:w="3196" w:type="pct"/>
            <w:shd w:val="clear" w:color="auto" w:fill="auto"/>
          </w:tcPr>
          <w:p w14:paraId="0A0EDBDC" w14:textId="2B9DF134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Дата первичного документа.</w:t>
            </w:r>
          </w:p>
        </w:tc>
      </w:tr>
      <w:tr w:rsidR="00B8324E" w:rsidRPr="00A77240" w14:paraId="66D04665" w14:textId="77777777" w:rsidTr="00B8324E">
        <w:trPr>
          <w:cantSplit/>
        </w:trPr>
        <w:tc>
          <w:tcPr>
            <w:tcW w:w="340" w:type="pct"/>
          </w:tcPr>
          <w:p w14:paraId="77548103" w14:textId="47D263FA" w:rsidR="00B8324E" w:rsidRPr="00A77240" w:rsidRDefault="00B8324E" w:rsidP="00891C5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7724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1464" w:type="pct"/>
          </w:tcPr>
          <w:p w14:paraId="7FE655FC" w14:textId="08C195BB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Дата проводки</w:t>
            </w:r>
          </w:p>
        </w:tc>
        <w:tc>
          <w:tcPr>
            <w:tcW w:w="3196" w:type="pct"/>
            <w:shd w:val="clear" w:color="auto" w:fill="auto"/>
          </w:tcPr>
          <w:p w14:paraId="427D952A" w14:textId="188FD83E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Дата отражения документа материала в учете.</w:t>
            </w:r>
          </w:p>
        </w:tc>
      </w:tr>
      <w:tr w:rsidR="00B8324E" w:rsidRPr="00A77240" w14:paraId="1EB4F596" w14:textId="77777777" w:rsidTr="00B8324E">
        <w:trPr>
          <w:cantSplit/>
        </w:trPr>
        <w:tc>
          <w:tcPr>
            <w:tcW w:w="340" w:type="pct"/>
          </w:tcPr>
          <w:p w14:paraId="5F297E3C" w14:textId="40FB14CE" w:rsidR="00B8324E" w:rsidRPr="00A77240" w:rsidRDefault="00B8324E" w:rsidP="00891C5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7724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1464" w:type="pct"/>
          </w:tcPr>
          <w:p w14:paraId="55DCB310" w14:textId="21A6AA4F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Ссылочный документ</w:t>
            </w:r>
          </w:p>
        </w:tc>
        <w:tc>
          <w:tcPr>
            <w:tcW w:w="3196" w:type="pct"/>
            <w:shd w:val="clear" w:color="auto" w:fill="auto"/>
          </w:tcPr>
          <w:p w14:paraId="500533A0" w14:textId="711802DA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 xml:space="preserve">Заказ на поставку – </w:t>
            </w:r>
            <w:r w:rsidR="00D854DD" w:rsidRPr="00A77240">
              <w:rPr>
                <w:rFonts w:ascii="Arial" w:hAnsi="Arial" w:cs="Arial"/>
                <w:sz w:val="20"/>
              </w:rPr>
              <w:t>Для приемки</w:t>
            </w:r>
            <w:r w:rsidRPr="00A77240">
              <w:rPr>
                <w:rFonts w:ascii="Arial" w:hAnsi="Arial" w:cs="Arial"/>
                <w:sz w:val="20"/>
              </w:rPr>
              <w:t xml:space="preserve"> от внешнего контрагента</w:t>
            </w:r>
          </w:p>
          <w:p w14:paraId="5BA83B7D" w14:textId="1C8F1A6E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Входящ</w:t>
            </w:r>
            <w:r w:rsidR="00033C80" w:rsidRPr="00A77240">
              <w:rPr>
                <w:rFonts w:ascii="Arial" w:hAnsi="Arial" w:cs="Arial"/>
                <w:sz w:val="20"/>
              </w:rPr>
              <w:t>а</w:t>
            </w:r>
            <w:r w:rsidRPr="00A77240">
              <w:rPr>
                <w:rFonts w:ascii="Arial" w:hAnsi="Arial" w:cs="Arial"/>
                <w:sz w:val="20"/>
              </w:rPr>
              <w:t>я поставка – Для приемки от внешнего контрагента, когда создано уведомление об отгрузке</w:t>
            </w:r>
          </w:p>
          <w:p w14:paraId="740E64B6" w14:textId="4C2793DF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Исходящая поставка – Для внутренних перемещений</w:t>
            </w:r>
          </w:p>
          <w:p w14:paraId="0ECE62E7" w14:textId="75BEB885" w:rsidR="00B8324E" w:rsidRPr="00A77240" w:rsidRDefault="00B8324E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Для прочих поступлений и приемки МТР на ответственное хранение ссылочный документ не заполняется.</w:t>
            </w:r>
          </w:p>
        </w:tc>
      </w:tr>
      <w:tr w:rsidR="00B7463A" w:rsidRPr="00A77240" w14:paraId="6F36631A" w14:textId="77777777" w:rsidTr="00B8324E">
        <w:trPr>
          <w:cantSplit/>
        </w:trPr>
        <w:tc>
          <w:tcPr>
            <w:tcW w:w="340" w:type="pct"/>
          </w:tcPr>
          <w:p w14:paraId="7490E43C" w14:textId="0AF9F1E5" w:rsidR="00B7463A" w:rsidRPr="00A77240" w:rsidRDefault="00FC377F" w:rsidP="00891C5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7724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1464" w:type="pct"/>
          </w:tcPr>
          <w:p w14:paraId="7590C2A3" w14:textId="43EBA585" w:rsidR="00B7463A" w:rsidRPr="00A77240" w:rsidRDefault="00B7463A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Вид движения</w:t>
            </w:r>
          </w:p>
        </w:tc>
        <w:tc>
          <w:tcPr>
            <w:tcW w:w="3196" w:type="pct"/>
            <w:shd w:val="clear" w:color="auto" w:fill="auto"/>
          </w:tcPr>
          <w:p w14:paraId="4D87D655" w14:textId="047FF51F" w:rsidR="00B7463A" w:rsidRPr="00A77240" w:rsidRDefault="00B7463A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 xml:space="preserve">Определяет характер движения МТР по складу: поступление к заказу, поступление МТР после </w:t>
            </w:r>
            <w:r w:rsidR="00D854DD" w:rsidRPr="00A77240">
              <w:rPr>
                <w:rFonts w:ascii="Arial" w:hAnsi="Arial" w:cs="Arial"/>
                <w:sz w:val="20"/>
              </w:rPr>
              <w:t>разукомплектования</w:t>
            </w:r>
            <w:r w:rsidRPr="00A77240">
              <w:rPr>
                <w:rFonts w:ascii="Arial" w:hAnsi="Arial" w:cs="Arial"/>
                <w:sz w:val="20"/>
              </w:rPr>
              <w:t xml:space="preserve"> ОС и прочее. Полный перечень видов движений см. в разделе «Особенности технической реализации».</w:t>
            </w:r>
          </w:p>
        </w:tc>
      </w:tr>
      <w:tr w:rsidR="00B8324E" w:rsidRPr="00A77240" w14:paraId="3B919BE5" w14:textId="77777777" w:rsidTr="00B8324E">
        <w:trPr>
          <w:cantSplit/>
        </w:trPr>
        <w:tc>
          <w:tcPr>
            <w:tcW w:w="340" w:type="pct"/>
          </w:tcPr>
          <w:p w14:paraId="3E12B500" w14:textId="6614BE97" w:rsidR="00B8324E" w:rsidRPr="00A77240" w:rsidRDefault="00FC377F" w:rsidP="00891C5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7724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7</w:t>
            </w:r>
            <w:r w:rsidR="00B8324E" w:rsidRPr="00A7724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464" w:type="pct"/>
          </w:tcPr>
          <w:p w14:paraId="6EB68C4D" w14:textId="74E3DC11" w:rsidR="00B8324E" w:rsidRPr="00A77240" w:rsidRDefault="001652E0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Номер материала</w:t>
            </w:r>
          </w:p>
        </w:tc>
        <w:tc>
          <w:tcPr>
            <w:tcW w:w="3196" w:type="pct"/>
            <w:shd w:val="clear" w:color="auto" w:fill="auto"/>
          </w:tcPr>
          <w:p w14:paraId="6C3154DD" w14:textId="6B40CAE1" w:rsidR="00B8324E" w:rsidRPr="00A77240" w:rsidRDefault="001652E0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Код материала из справочника</w:t>
            </w:r>
          </w:p>
        </w:tc>
      </w:tr>
      <w:tr w:rsidR="001C0BF6" w:rsidRPr="00A77240" w14:paraId="7FFAD2E9" w14:textId="77777777" w:rsidTr="00B8324E">
        <w:trPr>
          <w:cantSplit/>
        </w:trPr>
        <w:tc>
          <w:tcPr>
            <w:tcW w:w="340" w:type="pct"/>
          </w:tcPr>
          <w:p w14:paraId="254DD748" w14:textId="33621A86" w:rsidR="001C0BF6" w:rsidRPr="00A77240" w:rsidRDefault="001C0BF6" w:rsidP="00891C5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1464" w:type="pct"/>
          </w:tcPr>
          <w:p w14:paraId="3648B794" w14:textId="7296E74A" w:rsidR="001C0BF6" w:rsidRPr="00A77240" w:rsidRDefault="001C0BF6" w:rsidP="001652E0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Завод</w:t>
            </w:r>
          </w:p>
        </w:tc>
        <w:tc>
          <w:tcPr>
            <w:tcW w:w="3196" w:type="pct"/>
            <w:shd w:val="clear" w:color="auto" w:fill="auto"/>
          </w:tcPr>
          <w:p w14:paraId="1EB77B1D" w14:textId="6BDCA00A" w:rsidR="001C0BF6" w:rsidRPr="00A77240" w:rsidRDefault="001C0BF6" w:rsidP="001652E0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Завод, на котором проводится движение МТР</w:t>
            </w:r>
          </w:p>
        </w:tc>
      </w:tr>
      <w:tr w:rsidR="001C0BF6" w:rsidRPr="00A77240" w14:paraId="06A62F08" w14:textId="77777777" w:rsidTr="00B8324E">
        <w:trPr>
          <w:cantSplit/>
        </w:trPr>
        <w:tc>
          <w:tcPr>
            <w:tcW w:w="340" w:type="pct"/>
          </w:tcPr>
          <w:p w14:paraId="57D7F9BF" w14:textId="55A0514F" w:rsidR="001C0BF6" w:rsidRPr="00A77240" w:rsidRDefault="001C0BF6" w:rsidP="00891C5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9.</w:t>
            </w:r>
          </w:p>
        </w:tc>
        <w:tc>
          <w:tcPr>
            <w:tcW w:w="1464" w:type="pct"/>
          </w:tcPr>
          <w:p w14:paraId="1394FA24" w14:textId="6DF972C6" w:rsidR="001C0BF6" w:rsidRPr="00A77240" w:rsidRDefault="001C0BF6" w:rsidP="001652E0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Склад отправляющий</w:t>
            </w:r>
          </w:p>
        </w:tc>
        <w:tc>
          <w:tcPr>
            <w:tcW w:w="3196" w:type="pct"/>
            <w:shd w:val="clear" w:color="auto" w:fill="auto"/>
          </w:tcPr>
          <w:p w14:paraId="554D042E" w14:textId="56AA6FEE" w:rsidR="001C0BF6" w:rsidRPr="00A77240" w:rsidRDefault="001C0BF6" w:rsidP="001652E0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Склад в рамках завода, с которого производится движение МТР</w:t>
            </w:r>
          </w:p>
        </w:tc>
      </w:tr>
      <w:tr w:rsidR="001C0BF6" w:rsidRPr="00A77240" w14:paraId="345DD0AE" w14:textId="77777777" w:rsidTr="00B8324E">
        <w:trPr>
          <w:cantSplit/>
        </w:trPr>
        <w:tc>
          <w:tcPr>
            <w:tcW w:w="340" w:type="pct"/>
          </w:tcPr>
          <w:p w14:paraId="04F2C48C" w14:textId="025C1A3F" w:rsidR="001C0BF6" w:rsidRPr="00A77240" w:rsidRDefault="001C0BF6" w:rsidP="00891C5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10.</w:t>
            </w:r>
          </w:p>
        </w:tc>
        <w:tc>
          <w:tcPr>
            <w:tcW w:w="1464" w:type="pct"/>
          </w:tcPr>
          <w:p w14:paraId="706AE4E1" w14:textId="2B879835" w:rsidR="001C0BF6" w:rsidRPr="00A77240" w:rsidRDefault="001C0BF6" w:rsidP="001652E0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Склад получающий</w:t>
            </w:r>
          </w:p>
        </w:tc>
        <w:tc>
          <w:tcPr>
            <w:tcW w:w="3196" w:type="pct"/>
            <w:shd w:val="clear" w:color="auto" w:fill="auto"/>
          </w:tcPr>
          <w:p w14:paraId="4FDB8A84" w14:textId="2906E40B" w:rsidR="001C0BF6" w:rsidRPr="00A77240" w:rsidRDefault="001C0BF6" w:rsidP="001652E0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Склад в рамках завода, на который производится движение МТР</w:t>
            </w:r>
          </w:p>
        </w:tc>
      </w:tr>
      <w:tr w:rsidR="00B8324E" w:rsidRPr="00A77240" w14:paraId="5CBC897A" w14:textId="77777777" w:rsidTr="00B8324E">
        <w:trPr>
          <w:cantSplit/>
        </w:trPr>
        <w:tc>
          <w:tcPr>
            <w:tcW w:w="340" w:type="pct"/>
          </w:tcPr>
          <w:p w14:paraId="5C167289" w14:textId="0FD682BC" w:rsidR="00B8324E" w:rsidRPr="00A77240" w:rsidRDefault="001C0BF6" w:rsidP="00891C5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11.</w:t>
            </w:r>
          </w:p>
        </w:tc>
        <w:tc>
          <w:tcPr>
            <w:tcW w:w="1464" w:type="pct"/>
          </w:tcPr>
          <w:p w14:paraId="6434E382" w14:textId="735B7714" w:rsidR="00B8324E" w:rsidRPr="00A77240" w:rsidRDefault="001652E0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Партия</w:t>
            </w:r>
          </w:p>
        </w:tc>
        <w:tc>
          <w:tcPr>
            <w:tcW w:w="3196" w:type="pct"/>
            <w:shd w:val="clear" w:color="auto" w:fill="auto"/>
          </w:tcPr>
          <w:p w14:paraId="62E8C59A" w14:textId="77777777" w:rsidR="00B8324E" w:rsidRPr="00A77240" w:rsidRDefault="001652E0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Номер партии при приемке определяется автоматически:</w:t>
            </w:r>
          </w:p>
          <w:p w14:paraId="6C34DA1F" w14:textId="55500286" w:rsidR="001652E0" w:rsidRPr="00A77240" w:rsidRDefault="004A3044" w:rsidP="00D24C71">
            <w:pPr>
              <w:pStyle w:val="afb"/>
              <w:numPr>
                <w:ilvl w:val="0"/>
                <w:numId w:val="13"/>
              </w:num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 xml:space="preserve">ОСНОВНАЯ </w:t>
            </w:r>
            <w:r w:rsidR="001652E0" w:rsidRPr="00A77240">
              <w:rPr>
                <w:rFonts w:ascii="Arial" w:hAnsi="Arial" w:cs="Arial"/>
                <w:sz w:val="20"/>
              </w:rPr>
              <w:t>– для материалов без управления по партиям</w:t>
            </w:r>
          </w:p>
          <w:p w14:paraId="5C08E816" w14:textId="0B789067" w:rsidR="001652E0" w:rsidRPr="00A77240" w:rsidRDefault="001652E0" w:rsidP="00D24C71">
            <w:pPr>
              <w:pStyle w:val="afb"/>
              <w:numPr>
                <w:ilvl w:val="0"/>
                <w:numId w:val="13"/>
              </w:num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Генерируется автоматически на каждый приход для материалов с управлением по партиям</w:t>
            </w:r>
          </w:p>
        </w:tc>
      </w:tr>
      <w:tr w:rsidR="00822136" w:rsidRPr="00A77240" w14:paraId="31B1C388" w14:textId="77777777" w:rsidTr="00B8324E">
        <w:trPr>
          <w:cantSplit/>
        </w:trPr>
        <w:tc>
          <w:tcPr>
            <w:tcW w:w="340" w:type="pct"/>
          </w:tcPr>
          <w:p w14:paraId="5A220FE3" w14:textId="4ABD9C11" w:rsidR="00822136" w:rsidRPr="00A77240" w:rsidRDefault="001C0BF6" w:rsidP="00822136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12.</w:t>
            </w:r>
          </w:p>
        </w:tc>
        <w:tc>
          <w:tcPr>
            <w:tcW w:w="1464" w:type="pct"/>
          </w:tcPr>
          <w:p w14:paraId="67C862D6" w14:textId="5C27C7A0" w:rsidR="00822136" w:rsidRPr="00A77240" w:rsidRDefault="00822136" w:rsidP="00822136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Вид оценки</w:t>
            </w:r>
          </w:p>
        </w:tc>
        <w:tc>
          <w:tcPr>
            <w:tcW w:w="3196" w:type="pct"/>
            <w:shd w:val="clear" w:color="auto" w:fill="auto"/>
          </w:tcPr>
          <w:p w14:paraId="0328CAB9" w14:textId="77777777" w:rsidR="00822136" w:rsidRPr="00A77240" w:rsidRDefault="00822136" w:rsidP="00D24C71">
            <w:pPr>
              <w:pStyle w:val="afb"/>
              <w:numPr>
                <w:ilvl w:val="0"/>
                <w:numId w:val="13"/>
              </w:num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Пусто - Для МТР без раздельной оценки</w:t>
            </w:r>
          </w:p>
          <w:p w14:paraId="4EF5BF8C" w14:textId="77777777" w:rsidR="00822136" w:rsidRPr="00A77240" w:rsidRDefault="00822136" w:rsidP="00D24C71">
            <w:pPr>
              <w:pStyle w:val="afb"/>
              <w:numPr>
                <w:ilvl w:val="0"/>
                <w:numId w:val="13"/>
              </w:num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НОВЫЙ – в случае приемки МТР от поставщика</w:t>
            </w:r>
          </w:p>
          <w:p w14:paraId="44C23B5F" w14:textId="0CBA4FA4" w:rsidR="00822136" w:rsidRDefault="00F3222A" w:rsidP="00D24C71">
            <w:pPr>
              <w:pStyle w:val="afb"/>
              <w:numPr>
                <w:ilvl w:val="0"/>
                <w:numId w:val="13"/>
              </w:num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НЕИСПРАВНЫЙ</w:t>
            </w:r>
            <w:r w:rsidR="00822136" w:rsidRPr="00A77240">
              <w:rPr>
                <w:rFonts w:ascii="Arial" w:hAnsi="Arial" w:cs="Arial"/>
                <w:sz w:val="20"/>
              </w:rPr>
              <w:t xml:space="preserve"> – в случае приемки МТР полученных от демонтажа ОС</w:t>
            </w:r>
          </w:p>
          <w:p w14:paraId="6A6C905D" w14:textId="77777777" w:rsidR="00822136" w:rsidRDefault="00822136" w:rsidP="00D24C71">
            <w:pPr>
              <w:pStyle w:val="afb"/>
              <w:numPr>
                <w:ilvl w:val="0"/>
                <w:numId w:val="13"/>
              </w:num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НВИ – в случае, если партия МТР является НВИ</w:t>
            </w:r>
          </w:p>
          <w:p w14:paraId="628DFCD3" w14:textId="6A13B905" w:rsidR="00F3222A" w:rsidRDefault="00F3222A" w:rsidP="00D24C71">
            <w:pPr>
              <w:pStyle w:val="afb"/>
              <w:numPr>
                <w:ilvl w:val="0"/>
                <w:numId w:val="13"/>
              </w:num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НВИ_БУ – в случае, если партия неисправных МТР является НВИ</w:t>
            </w:r>
          </w:p>
          <w:p w14:paraId="61EB2C5B" w14:textId="77777777" w:rsidR="00822136" w:rsidRPr="00A77240" w:rsidRDefault="00822136" w:rsidP="00D24C71">
            <w:pPr>
              <w:pStyle w:val="afb"/>
              <w:numPr>
                <w:ilvl w:val="0"/>
                <w:numId w:val="13"/>
              </w:num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НЛИ – в случае, если партия МТР является НЛИ</w:t>
            </w:r>
          </w:p>
          <w:p w14:paraId="0D8490C0" w14:textId="16118078" w:rsidR="00822136" w:rsidRPr="00A77240" w:rsidRDefault="00822136" w:rsidP="00D24C71">
            <w:pPr>
              <w:pStyle w:val="afb"/>
              <w:numPr>
                <w:ilvl w:val="0"/>
                <w:numId w:val="13"/>
              </w:num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Генерируется на каждый приход (соответствует партии) – для оборудования</w:t>
            </w:r>
          </w:p>
        </w:tc>
      </w:tr>
      <w:tr w:rsidR="00B8324E" w:rsidRPr="00A77240" w14:paraId="51511BC0" w14:textId="77777777" w:rsidTr="00B8324E">
        <w:trPr>
          <w:cantSplit/>
        </w:trPr>
        <w:tc>
          <w:tcPr>
            <w:tcW w:w="340" w:type="pct"/>
          </w:tcPr>
          <w:p w14:paraId="47F30654" w14:textId="54DEB0C8" w:rsidR="00B8324E" w:rsidRPr="00A77240" w:rsidRDefault="001C0BF6" w:rsidP="00891C5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13.</w:t>
            </w:r>
          </w:p>
        </w:tc>
        <w:tc>
          <w:tcPr>
            <w:tcW w:w="1464" w:type="pct"/>
          </w:tcPr>
          <w:p w14:paraId="5146ABC4" w14:textId="572B2B87" w:rsidR="00B8324E" w:rsidRPr="00A77240" w:rsidRDefault="001652E0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Кол-во</w:t>
            </w:r>
          </w:p>
        </w:tc>
        <w:tc>
          <w:tcPr>
            <w:tcW w:w="3196" w:type="pct"/>
            <w:shd w:val="clear" w:color="auto" w:fill="auto"/>
          </w:tcPr>
          <w:p w14:paraId="1F386395" w14:textId="59773AEF" w:rsidR="00B8324E" w:rsidRPr="00A77240" w:rsidRDefault="001652E0" w:rsidP="00542216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Переносится из ссылочного документа, при необходимости корректируется руками согласно фактическим данным.</w:t>
            </w:r>
          </w:p>
        </w:tc>
      </w:tr>
      <w:tr w:rsidR="00B8324E" w:rsidRPr="00A77240" w14:paraId="552BCAC7" w14:textId="77777777" w:rsidTr="00B8324E">
        <w:trPr>
          <w:cantSplit/>
        </w:trPr>
        <w:tc>
          <w:tcPr>
            <w:tcW w:w="340" w:type="pct"/>
          </w:tcPr>
          <w:p w14:paraId="2FA27FAD" w14:textId="372F79C2" w:rsidR="00B8324E" w:rsidRPr="00A77240" w:rsidRDefault="001C0BF6" w:rsidP="00891C5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>14.</w:t>
            </w:r>
          </w:p>
        </w:tc>
        <w:tc>
          <w:tcPr>
            <w:tcW w:w="1464" w:type="pct"/>
          </w:tcPr>
          <w:p w14:paraId="0808CB0B" w14:textId="16C53D0E" w:rsidR="00B8324E" w:rsidRPr="00A77240" w:rsidRDefault="001652E0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Сумма в ВВ</w:t>
            </w:r>
          </w:p>
        </w:tc>
        <w:tc>
          <w:tcPr>
            <w:tcW w:w="3196" w:type="pct"/>
            <w:shd w:val="clear" w:color="auto" w:fill="auto"/>
          </w:tcPr>
          <w:p w14:paraId="2194574D" w14:textId="404DFB0F" w:rsidR="001652E0" w:rsidRPr="00A77240" w:rsidRDefault="001652E0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Стоимость МТР</w:t>
            </w:r>
          </w:p>
          <w:p w14:paraId="54622B81" w14:textId="27451DC8" w:rsidR="00B8324E" w:rsidRPr="00A77240" w:rsidRDefault="001652E0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Заполняется только для прочих перемещений, которые формируются без ссылочных документов.</w:t>
            </w:r>
          </w:p>
        </w:tc>
      </w:tr>
      <w:tr w:rsidR="001652E0" w:rsidRPr="00A77240" w14:paraId="76AEEB40" w14:textId="77777777" w:rsidTr="00B8324E">
        <w:trPr>
          <w:cantSplit/>
        </w:trPr>
        <w:tc>
          <w:tcPr>
            <w:tcW w:w="340" w:type="pct"/>
          </w:tcPr>
          <w:p w14:paraId="71803AB5" w14:textId="52A48AD0" w:rsidR="001652E0" w:rsidRPr="00A77240" w:rsidRDefault="001C0BF6" w:rsidP="00891C5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15.</w:t>
            </w:r>
          </w:p>
        </w:tc>
        <w:tc>
          <w:tcPr>
            <w:tcW w:w="1464" w:type="pct"/>
          </w:tcPr>
          <w:p w14:paraId="5F591BED" w14:textId="708E1007" w:rsidR="001652E0" w:rsidRPr="00A77240" w:rsidRDefault="00A65492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СПП-Элемент</w:t>
            </w:r>
          </w:p>
        </w:tc>
        <w:tc>
          <w:tcPr>
            <w:tcW w:w="3196" w:type="pct"/>
            <w:shd w:val="clear" w:color="auto" w:fill="auto"/>
          </w:tcPr>
          <w:p w14:paraId="78913BC5" w14:textId="0E55C8EE" w:rsidR="001652E0" w:rsidRPr="00A77240" w:rsidRDefault="00A65492" w:rsidP="001652E0">
            <w:pPr>
              <w:jc w:val="left"/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</w:rPr>
              <w:t>Код проекта. Заполняется в случае приемки МТР в запас проекта. Значение переносится из заказа на поставку.</w:t>
            </w:r>
          </w:p>
        </w:tc>
      </w:tr>
    </w:tbl>
    <w:p w14:paraId="661FB063" w14:textId="6A010552" w:rsidR="00B8324E" w:rsidRPr="00A77240" w:rsidRDefault="00B8324E" w:rsidP="005D2B8D">
      <w:pPr>
        <w:spacing w:after="240" w:line="276" w:lineRule="auto"/>
        <w:ind w:firstLine="567"/>
        <w:rPr>
          <w:rFonts w:ascii="Arial" w:hAnsi="Arial" w:cs="Arial"/>
        </w:rPr>
      </w:pPr>
    </w:p>
    <w:p w14:paraId="6ACD7CFB" w14:textId="77777777" w:rsidR="00B61C4B" w:rsidRPr="00A77240" w:rsidRDefault="00B61C4B" w:rsidP="00BE014D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188" w:name="_Toc66777890"/>
      <w:r w:rsidRPr="00A77240">
        <w:rPr>
          <w:rFonts w:eastAsiaTheme="majorEastAsia" w:cs="Arial"/>
          <w:bCs w:val="0"/>
          <w:iCs w:val="0"/>
          <w:szCs w:val="26"/>
        </w:rPr>
        <w:t>Отчетность и выходные формы</w:t>
      </w:r>
      <w:bookmarkEnd w:id="188"/>
    </w:p>
    <w:p w14:paraId="4FF8E75B" w14:textId="6502F675" w:rsidR="00B9591F" w:rsidRPr="00A77240" w:rsidRDefault="00B9591F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Pr="00A77240">
        <w:rPr>
          <w:rFonts w:ascii="Arial" w:hAnsi="Arial" w:cs="Arial"/>
          <w:b/>
          <w:sz w:val="22"/>
        </w:rPr>
        <w:fldChar w:fldCharType="begin"/>
      </w:r>
      <w:r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16</w:t>
      </w:r>
      <w:r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>.Отче</w:t>
      </w:r>
      <w:r w:rsidR="00916FAB" w:rsidRPr="00A77240">
        <w:rPr>
          <w:rFonts w:ascii="Arial" w:hAnsi="Arial" w:cs="Arial"/>
          <w:b/>
          <w:sz w:val="22"/>
        </w:rPr>
        <w:t>т</w:t>
      </w:r>
      <w:r w:rsidRPr="00A77240">
        <w:rPr>
          <w:rFonts w:ascii="Arial" w:hAnsi="Arial" w:cs="Arial"/>
          <w:b/>
          <w:sz w:val="22"/>
        </w:rPr>
        <w:t>ные и выходные формы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PrChange w:id="189" w:author="Фокина Екатерина Сергеевна (Подрядчик. ООО БерингПойнт)" w:date="2020-04-28T15:35:00Z">
          <w:tblPr>
            <w:tblW w:w="5000" w:type="pct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6" w:space="0" w:color="auto"/>
              <w:insideV w:val="single" w:sz="6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514"/>
        <w:gridCol w:w="1880"/>
        <w:gridCol w:w="1552"/>
        <w:gridCol w:w="1207"/>
        <w:gridCol w:w="5023"/>
        <w:tblGridChange w:id="190">
          <w:tblGrid>
            <w:gridCol w:w="514"/>
            <w:gridCol w:w="1679"/>
            <w:gridCol w:w="1754"/>
            <w:gridCol w:w="1206"/>
            <w:gridCol w:w="5023"/>
          </w:tblGrid>
        </w:tblGridChange>
      </w:tblGrid>
      <w:tr w:rsidR="00FA572B" w:rsidRPr="00A77240" w14:paraId="4E05FB42" w14:textId="77777777" w:rsidTr="007858C3">
        <w:trPr>
          <w:cantSplit/>
          <w:trHeight w:val="397"/>
          <w:tblHeader/>
          <w:trPrChange w:id="191" w:author="Фокина Екатерина Сергеевна (Подрядчик. ООО БерингПойнт)" w:date="2020-04-28T15:35:00Z">
            <w:trPr>
              <w:cantSplit/>
              <w:trHeight w:val="397"/>
              <w:tblHeader/>
            </w:trPr>
          </w:trPrChange>
        </w:trPr>
        <w:tc>
          <w:tcPr>
            <w:tcW w:w="253" w:type="pct"/>
            <w:shd w:val="clear" w:color="auto" w:fill="FFC000"/>
            <w:vAlign w:val="center"/>
            <w:tcPrChange w:id="192" w:author="Фокина Екатерина Сергеевна (Подрядчик. ООО БерингПойнт)" w:date="2020-04-28T15:35:00Z">
              <w:tcPr>
                <w:tcW w:w="341" w:type="pct"/>
                <w:shd w:val="clear" w:color="auto" w:fill="FFC000"/>
                <w:vAlign w:val="center"/>
              </w:tcPr>
            </w:tcPrChange>
          </w:tcPr>
          <w:p w14:paraId="2D140DE4" w14:textId="3C6269BF" w:rsidR="00FA572B" w:rsidRPr="00A77240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№ </w:t>
            </w:r>
            <w:proofErr w:type="spellStart"/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п.п</w:t>
            </w:r>
            <w:proofErr w:type="spellEnd"/>
          </w:p>
        </w:tc>
        <w:tc>
          <w:tcPr>
            <w:tcW w:w="924" w:type="pct"/>
            <w:shd w:val="clear" w:color="auto" w:fill="FFC000"/>
            <w:vAlign w:val="center"/>
            <w:tcPrChange w:id="193" w:author="Фокина Екатерина Сергеевна (Подрядчик. ООО БерингПойнт)" w:date="2020-04-28T15:35:00Z">
              <w:tcPr>
                <w:tcW w:w="988" w:type="pct"/>
                <w:shd w:val="clear" w:color="auto" w:fill="FFC000"/>
                <w:vAlign w:val="center"/>
              </w:tcPr>
            </w:tcPrChange>
          </w:tcPr>
          <w:p w14:paraId="246C581A" w14:textId="6B8C7341" w:rsidR="00FA572B" w:rsidRPr="00A77240" w:rsidRDefault="00AC6F0A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763" w:type="pct"/>
            <w:shd w:val="clear" w:color="auto" w:fill="FFC000"/>
            <w:vAlign w:val="center"/>
            <w:tcPrChange w:id="194" w:author="Фокина Екатерина Сергеевна (Подрядчик. ООО БерингПойнт)" w:date="2020-04-28T15:35:00Z">
              <w:tcPr>
                <w:tcW w:w="987" w:type="pct"/>
                <w:shd w:val="clear" w:color="auto" w:fill="FFC000"/>
                <w:vAlign w:val="center"/>
              </w:tcPr>
            </w:tcPrChange>
          </w:tcPr>
          <w:p w14:paraId="7565A5B0" w14:textId="581B2521" w:rsidR="00FA572B" w:rsidRPr="00A77240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593" w:type="pct"/>
            <w:shd w:val="clear" w:color="auto" w:fill="FFC000"/>
            <w:vAlign w:val="center"/>
            <w:tcPrChange w:id="195" w:author="Фокина Екатерина Сергеевна (Подрядчик. ООО БерингПойнт)" w:date="2020-04-28T15:35:00Z">
              <w:tcPr>
                <w:tcW w:w="718" w:type="pct"/>
                <w:shd w:val="clear" w:color="auto" w:fill="FFC000"/>
                <w:vAlign w:val="center"/>
              </w:tcPr>
            </w:tcPrChange>
          </w:tcPr>
          <w:p w14:paraId="5792442D" w14:textId="0770398F" w:rsidR="00FA572B" w:rsidRPr="00A77240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2468" w:type="pct"/>
            <w:shd w:val="clear" w:color="auto" w:fill="FFC000"/>
            <w:vAlign w:val="center"/>
            <w:tcPrChange w:id="196" w:author="Фокина Екатерина Сергеевна (Подрядчик. ООО БерингПойнт)" w:date="2020-04-28T15:35:00Z">
              <w:tcPr>
                <w:tcW w:w="1966" w:type="pct"/>
                <w:shd w:val="clear" w:color="auto" w:fill="FFC000"/>
                <w:vAlign w:val="center"/>
              </w:tcPr>
            </w:tcPrChange>
          </w:tcPr>
          <w:p w14:paraId="214E5A47" w14:textId="1D28DA12" w:rsidR="00FA572B" w:rsidRPr="00A77240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A77240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  <w:r w:rsidR="00752399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/Шаблон формуляра</w:t>
            </w:r>
          </w:p>
        </w:tc>
      </w:tr>
      <w:tr w:rsidR="00822136" w:rsidRPr="00A77240" w14:paraId="4A6FF211" w14:textId="77777777" w:rsidTr="007858C3">
        <w:trPr>
          <w:cantSplit/>
          <w:trPrChange w:id="197" w:author="Фокина Екатерина Сергеевна (Подрядчик. ООО БерингПойнт)" w:date="2020-04-28T15:35:00Z">
            <w:trPr>
              <w:cantSplit/>
            </w:trPr>
          </w:trPrChange>
        </w:trPr>
        <w:tc>
          <w:tcPr>
            <w:tcW w:w="253" w:type="pct"/>
            <w:tcPrChange w:id="198" w:author="Фокина Екатерина Сергеевна (Подрядчик. ООО БерингПойнт)" w:date="2020-04-28T15:35:00Z">
              <w:tcPr>
                <w:tcW w:w="341" w:type="pct"/>
              </w:tcPr>
            </w:tcPrChange>
          </w:tcPr>
          <w:p w14:paraId="0928B3F0" w14:textId="77777777" w:rsidR="00822136" w:rsidRPr="00A77240" w:rsidRDefault="00822136" w:rsidP="00822136">
            <w:pPr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924" w:type="pct"/>
            <w:tcPrChange w:id="199" w:author="Фокина Екатерина Сергеевна (Подрядчик. ООО БерингПойнт)" w:date="2020-04-28T15:35:00Z">
              <w:tcPr>
                <w:tcW w:w="988" w:type="pct"/>
              </w:tcPr>
            </w:tcPrChange>
          </w:tcPr>
          <w:p w14:paraId="798BB57B" w14:textId="77777777" w:rsidR="00822136" w:rsidRPr="00A77240" w:rsidRDefault="00822136" w:rsidP="00822136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Перечень потенциальных НВИ/НЛИ</w:t>
            </w:r>
          </w:p>
        </w:tc>
        <w:tc>
          <w:tcPr>
            <w:tcW w:w="763" w:type="pct"/>
            <w:shd w:val="clear" w:color="auto" w:fill="auto"/>
            <w:tcPrChange w:id="200" w:author="Фокина Екатерина Сергеевна (Подрядчик. ООО БерингПойнт)" w:date="2020-04-28T15:35:00Z">
              <w:tcPr>
                <w:tcW w:w="987" w:type="pct"/>
                <w:shd w:val="clear" w:color="auto" w:fill="auto"/>
              </w:tcPr>
            </w:tcPrChange>
          </w:tcPr>
          <w:p w14:paraId="7FBE31D5" w14:textId="77777777" w:rsidR="00822136" w:rsidRPr="00A01C46" w:rsidRDefault="00822136" w:rsidP="0082213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Z-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формуляр</w:t>
            </w:r>
          </w:p>
        </w:tc>
        <w:tc>
          <w:tcPr>
            <w:tcW w:w="593" w:type="pct"/>
            <w:shd w:val="clear" w:color="auto" w:fill="auto"/>
            <w:tcPrChange w:id="201" w:author="Фокина Екатерина Сергеевна (Подрядчик. ООО БерингПойнт)" w:date="2020-04-28T15:35:00Z">
              <w:tcPr>
                <w:tcW w:w="718" w:type="pct"/>
                <w:shd w:val="clear" w:color="auto" w:fill="auto"/>
              </w:tcPr>
            </w:tcPrChange>
          </w:tcPr>
          <w:p w14:paraId="3E8AA5D9" w14:textId="7E5F28AB" w:rsidR="00822136" w:rsidRPr="00A77240" w:rsidRDefault="002B2D1D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MM72</w:t>
            </w:r>
          </w:p>
        </w:tc>
        <w:tc>
          <w:tcPr>
            <w:tcW w:w="2468" w:type="pct"/>
            <w:shd w:val="clear" w:color="auto" w:fill="auto"/>
            <w:tcPrChange w:id="202" w:author="Фокина Екатерина Сергеевна (Подрядчик. ООО БерингПойнт)" w:date="2020-04-28T15:35:00Z">
              <w:tcPr>
                <w:tcW w:w="1966" w:type="pct"/>
                <w:shd w:val="clear" w:color="auto" w:fill="auto"/>
              </w:tcPr>
            </w:tcPrChange>
          </w:tcPr>
          <w:p w14:paraId="68095E34" w14:textId="6A2808E9" w:rsidR="00822136" w:rsidRPr="00A77240" w:rsidRDefault="007858C3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fldChar w:fldCharType="begin"/>
            </w:r>
            <w:r>
              <w:instrText xml:space="preserve"> HYPERLINK "https://corp.polyus.com/ERP/ERPDocuments/07_Концептуальный%20дизайн/06_Реестр%20формуляров/МТО/МТО_Перечень%20НВИ_v1.0_20180810.xlsx" </w:instrText>
            </w:r>
            <w:r>
              <w:fldChar w:fldCharType="separate"/>
            </w:r>
            <w:r w:rsidR="00D60AF2" w:rsidRPr="00D60AF2">
              <w:rPr>
                <w:rStyle w:val="aa"/>
                <w:rFonts w:ascii="Arial" w:hAnsi="Arial" w:cs="Arial"/>
                <w:sz w:val="20"/>
              </w:rPr>
              <w:t>http://portal.polyus.com/ERP/ERPDocuments/07_Концептуальный дизайн/06_Реестр формуляров/МТО/</w:t>
            </w:r>
            <w:proofErr w:type="spellStart"/>
            <w:r w:rsidR="00D60AF2" w:rsidRPr="00D60AF2">
              <w:rPr>
                <w:rStyle w:val="aa"/>
                <w:rFonts w:ascii="Arial" w:hAnsi="Arial" w:cs="Arial"/>
                <w:sz w:val="20"/>
              </w:rPr>
              <w:t>МТО_Перечень</w:t>
            </w:r>
            <w:proofErr w:type="spellEnd"/>
            <w:r w:rsidR="00D60AF2" w:rsidRPr="00D60AF2">
              <w:rPr>
                <w:rStyle w:val="aa"/>
                <w:rFonts w:ascii="Arial" w:hAnsi="Arial" w:cs="Arial"/>
                <w:sz w:val="20"/>
              </w:rPr>
              <w:t xml:space="preserve"> НВИ_v1.0_20180810.xlsx</w:t>
            </w:r>
            <w:r>
              <w:rPr>
                <w:rStyle w:val="aa"/>
                <w:rFonts w:ascii="Arial" w:hAnsi="Arial" w:cs="Arial"/>
                <w:sz w:val="20"/>
              </w:rPr>
              <w:fldChar w:fldCharType="end"/>
            </w:r>
          </w:p>
        </w:tc>
      </w:tr>
      <w:tr w:rsidR="00822136" w:rsidRPr="00A77240" w14:paraId="062AD59A" w14:textId="77777777" w:rsidTr="007858C3">
        <w:trPr>
          <w:cantSplit/>
          <w:trPrChange w:id="203" w:author="Фокина Екатерина Сергеевна (Подрядчик. ООО БерингПойнт)" w:date="2020-04-28T15:35:00Z">
            <w:trPr>
              <w:cantSplit/>
            </w:trPr>
          </w:trPrChange>
        </w:trPr>
        <w:tc>
          <w:tcPr>
            <w:tcW w:w="253" w:type="pct"/>
            <w:tcPrChange w:id="204" w:author="Фокина Екатерина Сергеевна (Подрядчик. ООО БерингПойнт)" w:date="2020-04-28T15:35:00Z">
              <w:tcPr>
                <w:tcW w:w="341" w:type="pct"/>
              </w:tcPr>
            </w:tcPrChange>
          </w:tcPr>
          <w:p w14:paraId="43A655B6" w14:textId="77777777" w:rsidR="00822136" w:rsidRPr="00A77240" w:rsidRDefault="00822136" w:rsidP="00822136">
            <w:pPr>
              <w:rPr>
                <w:rFonts w:ascii="Arial" w:hAnsi="Arial" w:cs="Arial"/>
                <w:sz w:val="20"/>
              </w:rPr>
            </w:pPr>
            <w:r w:rsidRPr="00A77240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924" w:type="pct"/>
            <w:tcPrChange w:id="205" w:author="Фокина Екатерина Сергеевна (Подрядчик. ООО БерингПойнт)" w:date="2020-04-28T15:35:00Z">
              <w:tcPr>
                <w:tcW w:w="988" w:type="pct"/>
              </w:tcPr>
            </w:tcPrChange>
          </w:tcPr>
          <w:p w14:paraId="5F32F14B" w14:textId="41A4865C" w:rsidR="00822136" w:rsidRPr="00A77240" w:rsidRDefault="00822136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Перечень потенциальных НВИ</w:t>
            </w:r>
            <w:r w:rsidR="00F17930">
              <w:rPr>
                <w:rFonts w:ascii="Arial" w:hAnsi="Arial" w:cs="Arial"/>
                <w:sz w:val="20"/>
              </w:rPr>
              <w:t>/НЛИ</w:t>
            </w:r>
            <w:r>
              <w:rPr>
                <w:rFonts w:ascii="Arial" w:hAnsi="Arial" w:cs="Arial"/>
                <w:sz w:val="20"/>
              </w:rPr>
              <w:t xml:space="preserve"> с учетом вовлекаемого объема</w:t>
            </w:r>
          </w:p>
        </w:tc>
        <w:tc>
          <w:tcPr>
            <w:tcW w:w="763" w:type="pct"/>
            <w:shd w:val="clear" w:color="auto" w:fill="auto"/>
            <w:tcPrChange w:id="206" w:author="Фокина Екатерина Сергеевна (Подрядчик. ООО БерингПойнт)" w:date="2020-04-28T15:35:00Z">
              <w:tcPr>
                <w:tcW w:w="987" w:type="pct"/>
                <w:shd w:val="clear" w:color="auto" w:fill="auto"/>
              </w:tcPr>
            </w:tcPrChange>
          </w:tcPr>
          <w:p w14:paraId="405FC3B5" w14:textId="77777777" w:rsidR="00822136" w:rsidRPr="00A77240" w:rsidRDefault="00822136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Z-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формуляр</w:t>
            </w:r>
          </w:p>
        </w:tc>
        <w:tc>
          <w:tcPr>
            <w:tcW w:w="593" w:type="pct"/>
            <w:shd w:val="clear" w:color="auto" w:fill="auto"/>
            <w:tcPrChange w:id="207" w:author="Фокина Екатерина Сергеевна (Подрядчик. ООО БерингПойнт)" w:date="2020-04-28T15:35:00Z">
              <w:tcPr>
                <w:tcW w:w="718" w:type="pct"/>
                <w:shd w:val="clear" w:color="auto" w:fill="auto"/>
              </w:tcPr>
            </w:tcPrChange>
          </w:tcPr>
          <w:p w14:paraId="34E3BB17" w14:textId="57A2D7BA" w:rsidR="00822136" w:rsidRPr="00A77240" w:rsidRDefault="002B2D1D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MM72</w:t>
            </w:r>
          </w:p>
        </w:tc>
        <w:tc>
          <w:tcPr>
            <w:tcW w:w="2468" w:type="pct"/>
            <w:shd w:val="clear" w:color="auto" w:fill="auto"/>
            <w:tcPrChange w:id="208" w:author="Фокина Екатерина Сергеевна (Подрядчик. ООО БерингПойнт)" w:date="2020-04-28T15:35:00Z">
              <w:tcPr>
                <w:tcW w:w="1966" w:type="pct"/>
                <w:shd w:val="clear" w:color="auto" w:fill="auto"/>
              </w:tcPr>
            </w:tcPrChange>
          </w:tcPr>
          <w:p w14:paraId="1F8D2E02" w14:textId="1CEABC12" w:rsidR="00822136" w:rsidRPr="00A77240" w:rsidRDefault="007858C3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fldChar w:fldCharType="begin"/>
            </w:r>
            <w:r>
              <w:instrText xml:space="preserve"> HYPERLINK "https://corp.polyus.com/ERP/ERPDocuments/07_Концептуальный%20дизайн/06_Реестр%20формуляров/МТО/МТО_Перечень%20НВИ_v1.0_20180810.xlsx" </w:instrText>
            </w:r>
            <w:r>
              <w:fldChar w:fldCharType="separate"/>
            </w:r>
            <w:r w:rsidR="00D60AF2" w:rsidRPr="00D60AF2">
              <w:rPr>
                <w:rStyle w:val="aa"/>
                <w:rFonts w:ascii="Arial" w:hAnsi="Arial" w:cs="Arial"/>
                <w:sz w:val="20"/>
              </w:rPr>
              <w:t>http://portal.polyus.com/ERP/ERPDocuments/07_Концептуальный дизайн/06_Реестр формуляров/МТО/</w:t>
            </w:r>
            <w:proofErr w:type="spellStart"/>
            <w:r w:rsidR="00D60AF2" w:rsidRPr="00D60AF2">
              <w:rPr>
                <w:rStyle w:val="aa"/>
                <w:rFonts w:ascii="Arial" w:hAnsi="Arial" w:cs="Arial"/>
                <w:sz w:val="20"/>
              </w:rPr>
              <w:t>МТО_Перечень</w:t>
            </w:r>
            <w:proofErr w:type="spellEnd"/>
            <w:r w:rsidR="00D60AF2" w:rsidRPr="00D60AF2">
              <w:rPr>
                <w:rStyle w:val="aa"/>
                <w:rFonts w:ascii="Arial" w:hAnsi="Arial" w:cs="Arial"/>
                <w:sz w:val="20"/>
              </w:rPr>
              <w:t xml:space="preserve"> НВИ_v1.0_20180810.xlsx</w:t>
            </w:r>
            <w:r>
              <w:rPr>
                <w:rStyle w:val="aa"/>
                <w:rFonts w:ascii="Arial" w:hAnsi="Arial" w:cs="Arial"/>
                <w:sz w:val="20"/>
              </w:rPr>
              <w:fldChar w:fldCharType="end"/>
            </w:r>
          </w:p>
        </w:tc>
      </w:tr>
      <w:tr w:rsidR="00822136" w:rsidRPr="00A77240" w14:paraId="0603941F" w14:textId="77777777" w:rsidTr="007858C3">
        <w:trPr>
          <w:cantSplit/>
          <w:trPrChange w:id="209" w:author="Фокина Екатерина Сергеевна (Подрядчик. ООО БерингПойнт)" w:date="2020-04-28T15:35:00Z">
            <w:trPr>
              <w:cantSplit/>
            </w:trPr>
          </w:trPrChange>
        </w:trPr>
        <w:tc>
          <w:tcPr>
            <w:tcW w:w="253" w:type="pct"/>
            <w:tcPrChange w:id="210" w:author="Фокина Екатерина Сергеевна (Подрядчик. ООО БерингПойнт)" w:date="2020-04-28T15:35:00Z">
              <w:tcPr>
                <w:tcW w:w="341" w:type="pct"/>
              </w:tcPr>
            </w:tcPrChange>
          </w:tcPr>
          <w:p w14:paraId="34512460" w14:textId="77777777" w:rsidR="00822136" w:rsidRPr="00A77240" w:rsidRDefault="00822136" w:rsidP="00822136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24" w:type="pct"/>
            <w:tcPrChange w:id="211" w:author="Фокина Екатерина Сергеевна (Подрядчик. ООО БерингПойнт)" w:date="2020-04-28T15:35:00Z">
              <w:tcPr>
                <w:tcW w:w="988" w:type="pct"/>
              </w:tcPr>
            </w:tcPrChange>
          </w:tcPr>
          <w:p w14:paraId="27ED4FE4" w14:textId="466BB7AE" w:rsidR="00822136" w:rsidRDefault="00822136" w:rsidP="00822136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Категоризированный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перечень потенциальных НВИ</w:t>
            </w:r>
            <w:r w:rsidR="00F17930">
              <w:rPr>
                <w:rFonts w:ascii="Arial" w:hAnsi="Arial" w:cs="Arial"/>
                <w:sz w:val="20"/>
              </w:rPr>
              <w:t>/НЛИ</w:t>
            </w:r>
          </w:p>
        </w:tc>
        <w:tc>
          <w:tcPr>
            <w:tcW w:w="763" w:type="pct"/>
            <w:shd w:val="clear" w:color="auto" w:fill="auto"/>
            <w:tcPrChange w:id="212" w:author="Фокина Екатерина Сергеевна (Подрядчик. ООО БерингПойнт)" w:date="2020-04-28T15:35:00Z">
              <w:tcPr>
                <w:tcW w:w="987" w:type="pct"/>
                <w:shd w:val="clear" w:color="auto" w:fill="auto"/>
              </w:tcPr>
            </w:tcPrChange>
          </w:tcPr>
          <w:p w14:paraId="561EAF93" w14:textId="77777777" w:rsidR="00822136" w:rsidRPr="00A77240" w:rsidRDefault="00822136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Z-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формуляр</w:t>
            </w:r>
          </w:p>
        </w:tc>
        <w:tc>
          <w:tcPr>
            <w:tcW w:w="593" w:type="pct"/>
            <w:shd w:val="clear" w:color="auto" w:fill="auto"/>
            <w:tcPrChange w:id="213" w:author="Фокина Екатерина Сергеевна (Подрядчик. ООО БерингПойнт)" w:date="2020-04-28T15:35:00Z">
              <w:tcPr>
                <w:tcW w:w="718" w:type="pct"/>
                <w:shd w:val="clear" w:color="auto" w:fill="auto"/>
              </w:tcPr>
            </w:tcPrChange>
          </w:tcPr>
          <w:p w14:paraId="72427AC2" w14:textId="017ECFD0" w:rsidR="00822136" w:rsidRPr="00A77240" w:rsidRDefault="002B2D1D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MM72</w:t>
            </w:r>
          </w:p>
        </w:tc>
        <w:tc>
          <w:tcPr>
            <w:tcW w:w="2468" w:type="pct"/>
            <w:shd w:val="clear" w:color="auto" w:fill="auto"/>
            <w:tcPrChange w:id="214" w:author="Фокина Екатерина Сергеевна (Подрядчик. ООО БерингПойнт)" w:date="2020-04-28T15:35:00Z">
              <w:tcPr>
                <w:tcW w:w="1966" w:type="pct"/>
                <w:shd w:val="clear" w:color="auto" w:fill="auto"/>
              </w:tcPr>
            </w:tcPrChange>
          </w:tcPr>
          <w:p w14:paraId="7B6C54F1" w14:textId="743DC7D1" w:rsidR="00822136" w:rsidRPr="00A77240" w:rsidRDefault="007858C3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fldChar w:fldCharType="begin"/>
            </w:r>
            <w:r>
              <w:instrText xml:space="preserve"> HYPERLINK "https://corp.polyus.com/ERP/ERPDocuments/07_Концептуальный%20дизайн/06_Реестр%20формуляров/МТО/МТО_Перечень%20НВИ_v1.0_20180810.xlsx" </w:instrText>
            </w:r>
            <w:r>
              <w:fldChar w:fldCharType="separate"/>
            </w:r>
            <w:r w:rsidR="00D60AF2" w:rsidRPr="00D60AF2">
              <w:rPr>
                <w:rStyle w:val="aa"/>
                <w:rFonts w:ascii="Arial" w:hAnsi="Arial" w:cs="Arial"/>
                <w:sz w:val="20"/>
              </w:rPr>
              <w:t>http://portal.polyus.com/ERP/ERPDocuments/07_Концептуальный дизайн/06_Реестр формуляров/МТО/</w:t>
            </w:r>
            <w:proofErr w:type="spellStart"/>
            <w:r w:rsidR="00D60AF2" w:rsidRPr="00D60AF2">
              <w:rPr>
                <w:rStyle w:val="aa"/>
                <w:rFonts w:ascii="Arial" w:hAnsi="Arial" w:cs="Arial"/>
                <w:sz w:val="20"/>
              </w:rPr>
              <w:t>МТО_Перечень</w:t>
            </w:r>
            <w:proofErr w:type="spellEnd"/>
            <w:r w:rsidR="00D60AF2" w:rsidRPr="00D60AF2">
              <w:rPr>
                <w:rStyle w:val="aa"/>
                <w:rFonts w:ascii="Arial" w:hAnsi="Arial" w:cs="Arial"/>
                <w:sz w:val="20"/>
              </w:rPr>
              <w:t xml:space="preserve"> НВИ_v1.0_20180810.xlsx</w:t>
            </w:r>
            <w:r>
              <w:rPr>
                <w:rStyle w:val="aa"/>
                <w:rFonts w:ascii="Arial" w:hAnsi="Arial" w:cs="Arial"/>
                <w:sz w:val="20"/>
              </w:rPr>
              <w:fldChar w:fldCharType="end"/>
            </w:r>
          </w:p>
        </w:tc>
      </w:tr>
      <w:tr w:rsidR="00822136" w:rsidRPr="00A77240" w14:paraId="52854AF6" w14:textId="77777777" w:rsidTr="007858C3">
        <w:trPr>
          <w:cantSplit/>
          <w:trPrChange w:id="215" w:author="Фокина Екатерина Сергеевна (Подрядчик. ООО БерингПойнт)" w:date="2020-04-28T15:35:00Z">
            <w:trPr>
              <w:cantSplit/>
            </w:trPr>
          </w:trPrChange>
        </w:trPr>
        <w:tc>
          <w:tcPr>
            <w:tcW w:w="253" w:type="pct"/>
            <w:tcPrChange w:id="216" w:author="Фокина Екатерина Сергеевна (Подрядчик. ООО БерингПойнт)" w:date="2020-04-28T15:35:00Z">
              <w:tcPr>
                <w:tcW w:w="341" w:type="pct"/>
              </w:tcPr>
            </w:tcPrChange>
          </w:tcPr>
          <w:p w14:paraId="52561266" w14:textId="77777777" w:rsidR="00822136" w:rsidRPr="00A77240" w:rsidRDefault="00822136" w:rsidP="00822136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24" w:type="pct"/>
            <w:tcPrChange w:id="217" w:author="Фокина Екатерина Сергеевна (Подрядчик. ООО БерингПойнт)" w:date="2020-04-28T15:35:00Z">
              <w:tcPr>
                <w:tcW w:w="988" w:type="pct"/>
              </w:tcPr>
            </w:tcPrChange>
          </w:tcPr>
          <w:p w14:paraId="4B0CA22E" w14:textId="212966F4" w:rsidR="00822136" w:rsidRDefault="00822136" w:rsidP="00822136">
            <w:pPr>
              <w:jc w:val="center"/>
              <w:rPr>
                <w:rFonts w:ascii="Arial" w:hAnsi="Arial" w:cs="Arial"/>
                <w:sz w:val="20"/>
              </w:rPr>
            </w:pPr>
            <w:bookmarkStart w:id="218" w:name="_Hlk521760653"/>
            <w:r>
              <w:rPr>
                <w:rFonts w:ascii="Arial" w:hAnsi="Arial" w:cs="Arial"/>
                <w:sz w:val="20"/>
              </w:rPr>
              <w:t>Перечень потенциальных НВИ</w:t>
            </w:r>
            <w:r w:rsidR="00F17930">
              <w:rPr>
                <w:rFonts w:ascii="Arial" w:hAnsi="Arial" w:cs="Arial"/>
                <w:sz w:val="20"/>
              </w:rPr>
              <w:t>/НЛИ</w:t>
            </w:r>
            <w:r>
              <w:rPr>
                <w:rFonts w:ascii="Arial" w:hAnsi="Arial" w:cs="Arial"/>
                <w:sz w:val="20"/>
              </w:rPr>
              <w:t xml:space="preserve"> с минимальными ценами и категориями</w:t>
            </w:r>
            <w:bookmarkEnd w:id="218"/>
          </w:p>
        </w:tc>
        <w:tc>
          <w:tcPr>
            <w:tcW w:w="763" w:type="pct"/>
            <w:shd w:val="clear" w:color="auto" w:fill="auto"/>
            <w:tcPrChange w:id="219" w:author="Фокина Екатерина Сергеевна (Подрядчик. ООО БерингПойнт)" w:date="2020-04-28T15:35:00Z">
              <w:tcPr>
                <w:tcW w:w="987" w:type="pct"/>
                <w:shd w:val="clear" w:color="auto" w:fill="auto"/>
              </w:tcPr>
            </w:tcPrChange>
          </w:tcPr>
          <w:p w14:paraId="3EB6915B" w14:textId="77777777" w:rsidR="00822136" w:rsidRPr="00A77240" w:rsidRDefault="00822136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Z-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формуляр</w:t>
            </w:r>
          </w:p>
        </w:tc>
        <w:tc>
          <w:tcPr>
            <w:tcW w:w="593" w:type="pct"/>
            <w:shd w:val="clear" w:color="auto" w:fill="auto"/>
            <w:tcPrChange w:id="220" w:author="Фокина Екатерина Сергеевна (Подрядчик. ООО БерингПойнт)" w:date="2020-04-28T15:35:00Z">
              <w:tcPr>
                <w:tcW w:w="718" w:type="pct"/>
                <w:shd w:val="clear" w:color="auto" w:fill="auto"/>
              </w:tcPr>
            </w:tcPrChange>
          </w:tcPr>
          <w:p w14:paraId="7CF3374E" w14:textId="7C78D53A" w:rsidR="00822136" w:rsidRPr="00A77240" w:rsidRDefault="002B2D1D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MM72</w:t>
            </w:r>
          </w:p>
        </w:tc>
        <w:tc>
          <w:tcPr>
            <w:tcW w:w="2468" w:type="pct"/>
            <w:shd w:val="clear" w:color="auto" w:fill="auto"/>
            <w:tcPrChange w:id="221" w:author="Фокина Екатерина Сергеевна (Подрядчик. ООО БерингПойнт)" w:date="2020-04-28T15:35:00Z">
              <w:tcPr>
                <w:tcW w:w="1966" w:type="pct"/>
                <w:shd w:val="clear" w:color="auto" w:fill="auto"/>
              </w:tcPr>
            </w:tcPrChange>
          </w:tcPr>
          <w:p w14:paraId="199DB714" w14:textId="01278F7F" w:rsidR="00822136" w:rsidRPr="00A77240" w:rsidRDefault="007858C3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fldChar w:fldCharType="begin"/>
            </w:r>
            <w:r>
              <w:instrText xml:space="preserve"> HYPERLINK "https://corp.polyus.com/ERP/ERPDocuments/07_Концептуальный%20дизайн/06_Реестр%20формуляров/МТО/МТО_Перечень%20НВИ_v1.0_20180810.xlsx" </w:instrText>
            </w:r>
            <w:r>
              <w:fldChar w:fldCharType="separate"/>
            </w:r>
            <w:r w:rsidR="00D60AF2" w:rsidRPr="00D60AF2">
              <w:rPr>
                <w:rStyle w:val="aa"/>
                <w:rFonts w:ascii="Arial" w:hAnsi="Arial" w:cs="Arial"/>
                <w:sz w:val="20"/>
              </w:rPr>
              <w:t>http://portal.polyus.com/ERP/ERPDocuments/07_Концептуальный дизайн/06_Реестр формуляров/МТО/</w:t>
            </w:r>
            <w:proofErr w:type="spellStart"/>
            <w:r w:rsidR="00D60AF2" w:rsidRPr="00D60AF2">
              <w:rPr>
                <w:rStyle w:val="aa"/>
                <w:rFonts w:ascii="Arial" w:hAnsi="Arial" w:cs="Arial"/>
                <w:sz w:val="20"/>
              </w:rPr>
              <w:t>МТО_Перечень</w:t>
            </w:r>
            <w:proofErr w:type="spellEnd"/>
            <w:r w:rsidR="00D60AF2" w:rsidRPr="00D60AF2">
              <w:rPr>
                <w:rStyle w:val="aa"/>
                <w:rFonts w:ascii="Arial" w:hAnsi="Arial" w:cs="Arial"/>
                <w:sz w:val="20"/>
              </w:rPr>
              <w:t xml:space="preserve"> НВИ_v1.0_20180810.xlsx</w:t>
            </w:r>
            <w:r>
              <w:rPr>
                <w:rStyle w:val="aa"/>
                <w:rFonts w:ascii="Arial" w:hAnsi="Arial" w:cs="Arial"/>
                <w:sz w:val="20"/>
              </w:rPr>
              <w:fldChar w:fldCharType="end"/>
            </w:r>
          </w:p>
        </w:tc>
      </w:tr>
      <w:tr w:rsidR="00822136" w:rsidRPr="00A77240" w14:paraId="1D519C0A" w14:textId="77777777" w:rsidTr="007858C3">
        <w:trPr>
          <w:cantSplit/>
          <w:trPrChange w:id="222" w:author="Фокина Екатерина Сергеевна (Подрядчик. ООО БерингПойнт)" w:date="2020-04-28T15:35:00Z">
            <w:trPr>
              <w:cantSplit/>
            </w:trPr>
          </w:trPrChange>
        </w:trPr>
        <w:tc>
          <w:tcPr>
            <w:tcW w:w="253" w:type="pct"/>
            <w:tcPrChange w:id="223" w:author="Фокина Екатерина Сергеевна (Подрядчик. ООО БерингПойнт)" w:date="2020-04-28T15:35:00Z">
              <w:tcPr>
                <w:tcW w:w="341" w:type="pct"/>
              </w:tcPr>
            </w:tcPrChange>
          </w:tcPr>
          <w:p w14:paraId="5E99B142" w14:textId="77777777" w:rsidR="00822136" w:rsidRPr="00A77240" w:rsidRDefault="00822136" w:rsidP="00822136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24" w:type="pct"/>
            <w:tcPrChange w:id="224" w:author="Фокина Екатерина Сергеевна (Подрядчик. ООО БерингПойнт)" w:date="2020-04-28T15:35:00Z">
              <w:tcPr>
                <w:tcW w:w="988" w:type="pct"/>
              </w:tcPr>
            </w:tcPrChange>
          </w:tcPr>
          <w:p w14:paraId="49320E69" w14:textId="77777777" w:rsidR="00822136" w:rsidRDefault="00822136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Перечень НВИ/НЛИ</w:t>
            </w:r>
          </w:p>
        </w:tc>
        <w:tc>
          <w:tcPr>
            <w:tcW w:w="763" w:type="pct"/>
            <w:shd w:val="clear" w:color="auto" w:fill="auto"/>
            <w:tcPrChange w:id="225" w:author="Фокина Екатерина Сергеевна (Подрядчик. ООО БерингПойнт)" w:date="2020-04-28T15:35:00Z">
              <w:tcPr>
                <w:tcW w:w="987" w:type="pct"/>
                <w:shd w:val="clear" w:color="auto" w:fill="auto"/>
              </w:tcPr>
            </w:tcPrChange>
          </w:tcPr>
          <w:p w14:paraId="205FBF64" w14:textId="77777777" w:rsidR="00822136" w:rsidRPr="00A77240" w:rsidRDefault="00822136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Z-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формуляр</w:t>
            </w:r>
          </w:p>
        </w:tc>
        <w:tc>
          <w:tcPr>
            <w:tcW w:w="593" w:type="pct"/>
            <w:shd w:val="clear" w:color="auto" w:fill="auto"/>
            <w:tcPrChange w:id="226" w:author="Фокина Екатерина Сергеевна (Подрядчик. ООО БерингПойнт)" w:date="2020-04-28T15:35:00Z">
              <w:tcPr>
                <w:tcW w:w="718" w:type="pct"/>
                <w:shd w:val="clear" w:color="auto" w:fill="auto"/>
              </w:tcPr>
            </w:tcPrChange>
          </w:tcPr>
          <w:p w14:paraId="143E32BA" w14:textId="58FD42C6" w:rsidR="00822136" w:rsidRPr="00A77240" w:rsidRDefault="002B2D1D" w:rsidP="0082213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MM72</w:t>
            </w:r>
          </w:p>
        </w:tc>
        <w:tc>
          <w:tcPr>
            <w:tcW w:w="2468" w:type="pct"/>
            <w:shd w:val="clear" w:color="auto" w:fill="auto"/>
            <w:tcPrChange w:id="227" w:author="Фокина Екатерина Сергеевна (Подрядчик. ООО БерингПойнт)" w:date="2020-04-28T15:35:00Z">
              <w:tcPr>
                <w:tcW w:w="1966" w:type="pct"/>
                <w:shd w:val="clear" w:color="auto" w:fill="auto"/>
              </w:tcPr>
            </w:tcPrChange>
          </w:tcPr>
          <w:p w14:paraId="312CC36B" w14:textId="13ABAA5D" w:rsidR="00822136" w:rsidRPr="00A77240" w:rsidRDefault="0088284B" w:rsidP="00822136">
            <w:pPr>
              <w:jc w:val="center"/>
              <w:rPr>
                <w:rFonts w:ascii="Arial" w:hAnsi="Arial" w:cs="Arial"/>
                <w:sz w:val="20"/>
              </w:rPr>
            </w:pPr>
            <w:ins w:id="228" w:author="Тухбатов Руслан Наильевич (Подрядчик. ООО БерингПойнт)" w:date="2020-05-29T17:52:00Z">
              <w:r>
                <w:object w:dxaOrig="1534" w:dyaOrig="993" w14:anchorId="4BDE6AA9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5" type="#_x0000_t75" style="width:76.5pt;height:49.5pt" o:ole="">
                    <v:imagedata r:id="rId21" o:title=""/>
                  </v:shape>
                  <o:OLEObject Type="Embed" ProgID="Excel.Sheet.12" ShapeID="_x0000_i1025" DrawAspect="Icon" ObjectID="_1679245063" r:id="rId22"/>
                </w:object>
              </w:r>
            </w:ins>
            <w:ins w:id="229" w:author="Фокина Екатерина Сергеевна (Подрядчик. ООО БерингПойнт)" w:date="2020-04-30T08:20:00Z">
              <w:del w:id="230" w:author="Тухбатов Руслан Наильевич (Подрядчик. ООО БерингПойнт)" w:date="2020-05-29T17:50:00Z">
                <w:r w:rsidR="00E15F33" w:rsidDel="0088284B">
                  <w:object w:dxaOrig="1534" w:dyaOrig="993" w14:anchorId="130D02FB">
                    <v:shape id="_x0000_i1026" type="#_x0000_t75" style="width:76.5pt;height:49.5pt" o:ole="">
                      <v:imagedata r:id="rId23" o:title=""/>
                    </v:shape>
                    <o:OLEObject Type="Embed" ProgID="Excel.Sheet.12" ShapeID="_x0000_i1026" DrawAspect="Icon" ObjectID="_1679245064" r:id="rId24"/>
                  </w:object>
                </w:r>
              </w:del>
            </w:ins>
            <w:del w:id="231" w:author="Фокина Екатерина Сергеевна (Подрядчик. ООО БерингПойнт)" w:date="2020-04-30T08:18:00Z">
              <w:r w:rsidR="007858C3" w:rsidDel="00E15F33">
                <w:fldChar w:fldCharType="begin"/>
              </w:r>
              <w:r w:rsidR="007858C3" w:rsidDel="00E15F33">
                <w:delInstrText xml:space="preserve"> HYPERLINK "https://corp.polyus.com/ERP/ERPDocuments/07_Концептуальный%20дизайн/06_Реестр%20формуляров/МТО/МТО_Перечень%20НВИ_v1.0_20180810.xlsx" </w:delInstrText>
              </w:r>
              <w:r w:rsidR="007858C3" w:rsidDel="00E15F33">
                <w:fldChar w:fldCharType="separate"/>
              </w:r>
              <w:r w:rsidR="00D60AF2" w:rsidRPr="00D60AF2" w:rsidDel="00E15F33">
                <w:rPr>
                  <w:rStyle w:val="aa"/>
                  <w:rFonts w:ascii="Arial" w:hAnsi="Arial" w:cs="Arial"/>
                  <w:sz w:val="20"/>
                </w:rPr>
                <w:delText>http://portal.polyus.com/ERP/ERPDocuments/07_Концептуальный дизайн/06_Реестр формуляров/МТО/МТО_Перечень НВИ_v1.0_20180810.xlsx</w:delText>
              </w:r>
              <w:r w:rsidR="007858C3" w:rsidDel="00E15F33">
                <w:rPr>
                  <w:rStyle w:val="aa"/>
                  <w:rFonts w:ascii="Arial" w:hAnsi="Arial" w:cs="Arial"/>
                  <w:sz w:val="20"/>
                </w:rPr>
                <w:fldChar w:fldCharType="end"/>
              </w:r>
            </w:del>
          </w:p>
        </w:tc>
      </w:tr>
    </w:tbl>
    <w:p w14:paraId="05663DD8" w14:textId="77777777" w:rsidR="000F4678" w:rsidRPr="00A77240" w:rsidRDefault="000F4678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</w:p>
    <w:p w14:paraId="1D6896C6" w14:textId="30B2FB88" w:rsidR="00695202" w:rsidRPr="00A77240" w:rsidRDefault="009A2B20" w:rsidP="008C7F95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32" w:name="_Toc66777891"/>
      <w:r w:rsidRPr="00A77240">
        <w:rPr>
          <w:rFonts w:eastAsiaTheme="majorEastAsia" w:cs="Arial"/>
          <w:bCs w:val="0"/>
          <w:iCs w:val="0"/>
          <w:szCs w:val="26"/>
        </w:rPr>
        <w:t xml:space="preserve">Перечень доработок, </w:t>
      </w:r>
      <w:r w:rsidR="00695202" w:rsidRPr="00A77240">
        <w:rPr>
          <w:rFonts w:eastAsiaTheme="majorEastAsia" w:cs="Arial"/>
          <w:bCs w:val="0"/>
          <w:iCs w:val="0"/>
          <w:szCs w:val="26"/>
        </w:rPr>
        <w:t>Разработ</w:t>
      </w:r>
      <w:r w:rsidRPr="00A77240">
        <w:rPr>
          <w:rFonts w:eastAsiaTheme="majorEastAsia" w:cs="Arial"/>
          <w:bCs w:val="0"/>
          <w:iCs w:val="0"/>
          <w:szCs w:val="26"/>
        </w:rPr>
        <w:t>о</w:t>
      </w:r>
      <w:r w:rsidR="00695202" w:rsidRPr="00A77240">
        <w:rPr>
          <w:rFonts w:eastAsiaTheme="majorEastAsia" w:cs="Arial"/>
          <w:bCs w:val="0"/>
          <w:iCs w:val="0"/>
          <w:szCs w:val="26"/>
        </w:rPr>
        <w:t>к</w:t>
      </w:r>
      <w:r w:rsidR="00C609BD" w:rsidRPr="00A77240">
        <w:rPr>
          <w:rFonts w:eastAsiaTheme="majorEastAsia" w:cs="Arial"/>
          <w:bCs w:val="0"/>
          <w:iCs w:val="0"/>
          <w:szCs w:val="26"/>
        </w:rPr>
        <w:t xml:space="preserve"> и интеграция (интерфейсы)</w:t>
      </w:r>
      <w:bookmarkEnd w:id="232"/>
    </w:p>
    <w:p w14:paraId="7CC70152" w14:textId="1ABA527C" w:rsidR="002F400F" w:rsidRPr="00A77240" w:rsidRDefault="002F400F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 w:rsidRPr="00A77240">
        <w:rPr>
          <w:rFonts w:ascii="Arial" w:hAnsi="Arial" w:cs="Arial"/>
          <w:b/>
          <w:sz w:val="22"/>
          <w:szCs w:val="22"/>
        </w:rPr>
        <w:t xml:space="preserve">Таблица </w:t>
      </w:r>
      <w:r w:rsidRPr="00A77240">
        <w:rPr>
          <w:rFonts w:ascii="Arial" w:hAnsi="Arial" w:cs="Arial"/>
          <w:b/>
          <w:sz w:val="22"/>
          <w:szCs w:val="22"/>
        </w:rPr>
        <w:fldChar w:fldCharType="begin"/>
      </w:r>
      <w:r w:rsidRPr="00A77240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  <w:szCs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  <w:szCs w:val="22"/>
        </w:rPr>
        <w:t>17</w:t>
      </w:r>
      <w:r w:rsidRPr="00A77240">
        <w:rPr>
          <w:rFonts w:ascii="Arial" w:hAnsi="Arial" w:cs="Arial"/>
          <w:b/>
          <w:sz w:val="22"/>
          <w:szCs w:val="22"/>
        </w:rPr>
        <w:fldChar w:fldCharType="end"/>
      </w:r>
      <w:r w:rsidRPr="00A77240">
        <w:rPr>
          <w:rFonts w:ascii="Arial" w:hAnsi="Arial" w:cs="Arial"/>
          <w:b/>
          <w:sz w:val="22"/>
          <w:szCs w:val="22"/>
        </w:rPr>
        <w:t>. Разработки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4"/>
        <w:gridCol w:w="3120"/>
        <w:gridCol w:w="2975"/>
        <w:gridCol w:w="1419"/>
        <w:gridCol w:w="1968"/>
      </w:tblGrid>
      <w:tr w:rsidR="001135C1" w:rsidRPr="00A77240" w14:paraId="1AB5FC9E" w14:textId="77777777" w:rsidTr="005A3D41">
        <w:trPr>
          <w:cantSplit/>
          <w:trHeight w:val="397"/>
          <w:tblHeader/>
        </w:trPr>
        <w:tc>
          <w:tcPr>
            <w:tcW w:w="341" w:type="pct"/>
            <w:shd w:val="clear" w:color="auto" w:fill="FFC000"/>
            <w:vAlign w:val="center"/>
          </w:tcPr>
          <w:p w14:paraId="20CC27EE" w14:textId="6E332021" w:rsidR="001135C1" w:rsidRPr="00A77240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№ </w:t>
            </w:r>
            <w:proofErr w:type="spellStart"/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п.п</w:t>
            </w:r>
            <w:proofErr w:type="spellEnd"/>
          </w:p>
        </w:tc>
        <w:tc>
          <w:tcPr>
            <w:tcW w:w="1533" w:type="pct"/>
            <w:shd w:val="clear" w:color="auto" w:fill="FFC000"/>
            <w:vAlign w:val="center"/>
          </w:tcPr>
          <w:p w14:paraId="344FA21B" w14:textId="7E82B5CA" w:rsidR="001135C1" w:rsidRPr="00A77240" w:rsidRDefault="00AC6F0A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1462" w:type="pct"/>
            <w:shd w:val="clear" w:color="auto" w:fill="FFC000"/>
            <w:vAlign w:val="center"/>
          </w:tcPr>
          <w:p w14:paraId="57542C35" w14:textId="52A8E46A" w:rsidR="001135C1" w:rsidRPr="00A77240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697" w:type="pct"/>
            <w:shd w:val="clear" w:color="auto" w:fill="FFC000"/>
            <w:vAlign w:val="center"/>
          </w:tcPr>
          <w:p w14:paraId="1EE3A8C7" w14:textId="3F37F453" w:rsidR="001135C1" w:rsidRPr="00A77240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967" w:type="pct"/>
            <w:shd w:val="clear" w:color="auto" w:fill="FFC000"/>
            <w:vAlign w:val="center"/>
          </w:tcPr>
          <w:p w14:paraId="532495C0" w14:textId="60A4E6DF" w:rsidR="001135C1" w:rsidRPr="00A77240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A77240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A77240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</w:p>
        </w:tc>
      </w:tr>
      <w:tr w:rsidR="0035424B" w:rsidRPr="00A77240" w14:paraId="4995AE1A" w14:textId="77777777" w:rsidTr="005A3D41">
        <w:trPr>
          <w:cantSplit/>
        </w:trPr>
        <w:tc>
          <w:tcPr>
            <w:tcW w:w="341" w:type="pct"/>
            <w:shd w:val="clear" w:color="auto" w:fill="auto"/>
          </w:tcPr>
          <w:p w14:paraId="20D53F66" w14:textId="3F58EE04" w:rsidR="0035424B" w:rsidRPr="00A77240" w:rsidRDefault="0035424B" w:rsidP="001135C1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533" w:type="pct"/>
            <w:vAlign w:val="center"/>
          </w:tcPr>
          <w:p w14:paraId="2FEDED9E" w14:textId="7AA42451" w:rsidR="0035424B" w:rsidRPr="00A77240" w:rsidRDefault="0035424B" w:rsidP="005A3D4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Массовый ввод </w:t>
            </w:r>
            <w:r w:rsidR="0027560D">
              <w:rPr>
                <w:rFonts w:ascii="Arial" w:hAnsi="Arial" w:cs="Arial"/>
                <w:sz w:val="20"/>
                <w:szCs w:val="20"/>
              </w:rPr>
              <w:t>результатов планирования использования запасов</w:t>
            </w:r>
            <w:r w:rsidR="00206E04">
              <w:rPr>
                <w:rFonts w:ascii="Arial" w:hAnsi="Arial" w:cs="Arial"/>
                <w:sz w:val="20"/>
                <w:szCs w:val="20"/>
              </w:rPr>
              <w:t xml:space="preserve"> и параметров планирования в ОЗМ</w:t>
            </w:r>
          </w:p>
        </w:tc>
        <w:tc>
          <w:tcPr>
            <w:tcW w:w="1462" w:type="pct"/>
          </w:tcPr>
          <w:p w14:paraId="55C19DC4" w14:textId="6931F7B2" w:rsidR="0035424B" w:rsidRPr="00A77240" w:rsidRDefault="0035424B" w:rsidP="005A3D4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Функциональность</w:t>
            </w:r>
          </w:p>
        </w:tc>
        <w:tc>
          <w:tcPr>
            <w:tcW w:w="697" w:type="pct"/>
          </w:tcPr>
          <w:p w14:paraId="7FCE3A19" w14:textId="0DEA8CBF" w:rsidR="0035424B" w:rsidRPr="00A77240" w:rsidRDefault="001E039B" w:rsidP="001135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ММ13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2597BF61" w14:textId="7A2629D7" w:rsidR="0035424B" w:rsidRPr="00A77240" w:rsidRDefault="001E039B" w:rsidP="001135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1135C1" w:rsidRPr="00A77240" w14:paraId="1533C219" w14:textId="77777777" w:rsidTr="005A3D41">
        <w:trPr>
          <w:cantSplit/>
        </w:trPr>
        <w:tc>
          <w:tcPr>
            <w:tcW w:w="341" w:type="pct"/>
            <w:shd w:val="clear" w:color="auto" w:fill="auto"/>
          </w:tcPr>
          <w:p w14:paraId="52A8FAF6" w14:textId="58CF8BC8" w:rsidR="001135C1" w:rsidRPr="00A77240" w:rsidRDefault="0035424B" w:rsidP="001135C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  <w:r w:rsidR="001135C1" w:rsidRPr="00A77240">
              <w:rPr>
                <w:rFonts w:ascii="Arial" w:hAnsi="Arial" w:cs="Arial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533" w:type="pct"/>
            <w:vAlign w:val="center"/>
          </w:tcPr>
          <w:p w14:paraId="2C759FD7" w14:textId="7ABB3818" w:rsidR="001135C1" w:rsidRPr="00A77240" w:rsidRDefault="00B07423" w:rsidP="005A3D4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 xml:space="preserve">Отчет по </w:t>
            </w:r>
            <w:r w:rsidR="0087236B" w:rsidRPr="00A77240">
              <w:rPr>
                <w:rFonts w:ascii="Arial" w:hAnsi="Arial" w:cs="Arial"/>
                <w:sz w:val="20"/>
                <w:szCs w:val="20"/>
              </w:rPr>
              <w:t>НВИ/НЛИ (</w:t>
            </w:r>
            <w:r w:rsidRPr="00A77240">
              <w:rPr>
                <w:rFonts w:ascii="Arial" w:hAnsi="Arial" w:cs="Arial"/>
                <w:sz w:val="20"/>
                <w:szCs w:val="20"/>
              </w:rPr>
              <w:t xml:space="preserve">МТР </w:t>
            </w:r>
            <w:r w:rsidR="0087236B" w:rsidRPr="00A77240">
              <w:rPr>
                <w:rFonts w:ascii="Arial" w:hAnsi="Arial" w:cs="Arial"/>
                <w:sz w:val="20"/>
                <w:szCs w:val="20"/>
              </w:rPr>
              <w:t>без движения)</w:t>
            </w:r>
          </w:p>
        </w:tc>
        <w:tc>
          <w:tcPr>
            <w:tcW w:w="1462" w:type="pct"/>
          </w:tcPr>
          <w:p w14:paraId="10B77C61" w14:textId="7EDB8D44" w:rsidR="001135C1" w:rsidRPr="00A77240" w:rsidRDefault="005A3D41" w:rsidP="005A3D4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Отчет</w:t>
            </w:r>
            <w:r w:rsidR="0087236B" w:rsidRPr="00A77240">
              <w:rPr>
                <w:rFonts w:ascii="Arial" w:hAnsi="Arial" w:cs="Arial"/>
                <w:sz w:val="20"/>
                <w:szCs w:val="20"/>
              </w:rPr>
              <w:t>/ Функциональность</w:t>
            </w:r>
          </w:p>
        </w:tc>
        <w:tc>
          <w:tcPr>
            <w:tcW w:w="697" w:type="pct"/>
          </w:tcPr>
          <w:p w14:paraId="77749577" w14:textId="2E265CAA" w:rsidR="001135C1" w:rsidRPr="00A77240" w:rsidRDefault="003F4E3D" w:rsidP="001135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MM20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37B086BC" w14:textId="25200EA0" w:rsidR="001135C1" w:rsidRPr="00A77240" w:rsidRDefault="001E039B" w:rsidP="001135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E3614" w:rsidRPr="00A77240" w14:paraId="5903EA83" w14:textId="77777777" w:rsidTr="00967646">
        <w:trPr>
          <w:cantSplit/>
        </w:trPr>
        <w:tc>
          <w:tcPr>
            <w:tcW w:w="34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234D3C" w14:textId="7E9B44BC" w:rsidR="005E3614" w:rsidRPr="00A77240" w:rsidRDefault="0035424B" w:rsidP="003D63DA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3</w:t>
            </w:r>
            <w:r w:rsidR="005E3614" w:rsidRPr="00A77240">
              <w:rPr>
                <w:rFonts w:ascii="Arial" w:hAnsi="Arial" w:cs="Arial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5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56BC7B" w14:textId="303F6376" w:rsidR="005E3614" w:rsidRPr="00A77240" w:rsidRDefault="005E3614" w:rsidP="003D63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Массовый вывод запасов из запаса проекта в свободный (для закрытия проекта</w:t>
            </w:r>
            <w:r w:rsidR="0035424B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991AD" w14:textId="0CBB2436" w:rsidR="005E3614" w:rsidRPr="00A77240" w:rsidRDefault="005E3614" w:rsidP="003D63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Функциональность</w:t>
            </w:r>
          </w:p>
        </w:tc>
        <w:tc>
          <w:tcPr>
            <w:tcW w:w="6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66F45" w14:textId="1EB42220" w:rsidR="005E3614" w:rsidRPr="00A77240" w:rsidRDefault="00C81A22" w:rsidP="003D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MM</w:t>
            </w:r>
            <w:r w:rsidR="00D5795A">
              <w:rPr>
                <w:rFonts w:ascii="Arial" w:hAnsi="Arial" w:cs="Arial"/>
                <w:sz w:val="20"/>
                <w:szCs w:val="20"/>
                <w:lang w:val="en-US"/>
              </w:rPr>
              <w:t>86</w:t>
            </w:r>
          </w:p>
        </w:tc>
        <w:tc>
          <w:tcPr>
            <w:tcW w:w="9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07603C" w14:textId="59DDCACB" w:rsidR="005E3614" w:rsidRPr="00A77240" w:rsidRDefault="001E039B" w:rsidP="003D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6A6EAF" w:rsidRPr="00A77240" w14:paraId="6C3830A9" w14:textId="77777777" w:rsidTr="00967646">
        <w:trPr>
          <w:cantSplit/>
        </w:trPr>
        <w:tc>
          <w:tcPr>
            <w:tcW w:w="34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F41889" w14:textId="0D4E4B2D" w:rsidR="006A6EAF" w:rsidRDefault="006A6EAF" w:rsidP="006A6EAF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4.</w:t>
            </w:r>
          </w:p>
        </w:tc>
        <w:tc>
          <w:tcPr>
            <w:tcW w:w="15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E01AC" w14:textId="064A393C" w:rsidR="006A6EAF" w:rsidRPr="00A77240" w:rsidRDefault="006A6EAF" w:rsidP="006A6EA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747B5">
              <w:rPr>
                <w:rFonts w:ascii="Arial" w:hAnsi="Arial" w:cs="Arial"/>
                <w:sz w:val="20"/>
                <w:szCs w:val="20"/>
              </w:rPr>
              <w:t>Вывод признаков в отчеты MB52, ОСВ</w:t>
            </w:r>
          </w:p>
        </w:tc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2E0AB" w14:textId="688275DB" w:rsidR="006A6EAF" w:rsidRPr="00A77240" w:rsidRDefault="006A6EAF" w:rsidP="006A6EA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77240">
              <w:rPr>
                <w:rFonts w:ascii="Arial" w:hAnsi="Arial" w:cs="Arial"/>
                <w:sz w:val="20"/>
                <w:szCs w:val="20"/>
              </w:rPr>
              <w:t>Отчет/ Функциональность</w:t>
            </w:r>
          </w:p>
        </w:tc>
        <w:tc>
          <w:tcPr>
            <w:tcW w:w="6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1AC4B" w14:textId="6FF04233" w:rsidR="006A6EAF" w:rsidRDefault="006A6EAF" w:rsidP="006A6E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747B5">
              <w:rPr>
                <w:rFonts w:ascii="Arial" w:hAnsi="Arial" w:cs="Arial"/>
                <w:sz w:val="20"/>
                <w:szCs w:val="20"/>
              </w:rPr>
              <w:t>MM122-2</w:t>
            </w:r>
          </w:p>
        </w:tc>
        <w:tc>
          <w:tcPr>
            <w:tcW w:w="9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DB82DD" w14:textId="2FA3AD34" w:rsidR="006A6EAF" w:rsidRDefault="006A6EAF" w:rsidP="006A6E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</w:tbl>
    <w:p w14:paraId="0DA5F53A" w14:textId="2CAC2D7D" w:rsidR="00FF6019" w:rsidRPr="00A77240" w:rsidRDefault="00FF6019" w:rsidP="00FB3F4C">
      <w:pPr>
        <w:rPr>
          <w:rFonts w:ascii="Arial" w:eastAsia="Calibri" w:hAnsi="Arial" w:cs="Arial"/>
          <w:i/>
          <w:color w:val="808080" w:themeColor="background1" w:themeShade="80"/>
        </w:rPr>
      </w:pPr>
    </w:p>
    <w:p w14:paraId="6459D00D" w14:textId="77777777" w:rsidR="00FF6019" w:rsidRPr="00A77240" w:rsidRDefault="00FF6019" w:rsidP="00FB3F4C">
      <w:pPr>
        <w:rPr>
          <w:rFonts w:ascii="Arial" w:eastAsia="Calibri" w:hAnsi="Arial" w:cs="Arial"/>
          <w:i/>
          <w:color w:val="808080" w:themeColor="background1" w:themeShade="80"/>
        </w:rPr>
      </w:pPr>
    </w:p>
    <w:p w14:paraId="650C14AB" w14:textId="0A35FDCF" w:rsidR="0054502F" w:rsidRDefault="0054502F" w:rsidP="0054502F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33" w:name="_Toc66777892"/>
      <w:bookmarkStart w:id="234" w:name="_Toc431903102"/>
      <w:bookmarkStart w:id="235" w:name="_Toc469481048"/>
      <w:r w:rsidRPr="00A77240">
        <w:rPr>
          <w:rFonts w:eastAsiaTheme="majorEastAsia" w:cs="Arial"/>
          <w:bCs w:val="0"/>
          <w:iCs w:val="0"/>
          <w:szCs w:val="26"/>
        </w:rPr>
        <w:t>Особенности технической реализации</w:t>
      </w:r>
      <w:bookmarkEnd w:id="233"/>
    </w:p>
    <w:p w14:paraId="7DA7868B" w14:textId="564049B9" w:rsidR="001C1FD3" w:rsidRPr="0027560D" w:rsidRDefault="001C1FD3" w:rsidP="00637851">
      <w:pPr>
        <w:pStyle w:val="3"/>
      </w:pPr>
      <w:bookmarkStart w:id="236" w:name="_Toc66777893"/>
      <w:r w:rsidRPr="0027560D">
        <w:t>Описание особенностей технической реализации по процессу «</w:t>
      </w:r>
      <w:r w:rsidR="00F83FF4">
        <w:t>ПП-</w:t>
      </w:r>
      <w:r w:rsidRPr="0027560D">
        <w:t>10.05.0</w:t>
      </w:r>
      <w:r>
        <w:t>1</w:t>
      </w:r>
      <w:r w:rsidR="00F83FF4" w:rsidRPr="00F83FF4">
        <w:t>-ERP</w:t>
      </w:r>
      <w:r w:rsidRPr="0027560D">
        <w:t xml:space="preserve"> </w:t>
      </w:r>
      <w:r w:rsidRPr="001C1FD3">
        <w:t>Планирование использования запасов</w:t>
      </w:r>
      <w:r w:rsidRPr="0027560D">
        <w:t>»</w:t>
      </w:r>
      <w:bookmarkEnd w:id="236"/>
    </w:p>
    <w:p w14:paraId="1EE179A2" w14:textId="7D91FB83" w:rsidR="001C1FD3" w:rsidRDefault="001C1FD3" w:rsidP="00EA22A7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Разработка: </w:t>
      </w:r>
      <w:r w:rsidRPr="001C1FD3">
        <w:rPr>
          <w:rFonts w:ascii="Arial" w:hAnsi="Arial" w:cs="Arial"/>
        </w:rPr>
        <w:t>Массовый ввод результатов планирования использования запасов</w:t>
      </w:r>
      <w:r>
        <w:rPr>
          <w:rFonts w:ascii="Arial" w:hAnsi="Arial" w:cs="Arial"/>
        </w:rPr>
        <w:t>.</w:t>
      </w:r>
    </w:p>
    <w:p w14:paraId="5803D012" w14:textId="0C8B48FB" w:rsidR="001C1FD3" w:rsidRDefault="001C1FD3" w:rsidP="00EA22A7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Данная разработка предназначена для массового внесения в систему </w:t>
      </w:r>
      <w:r w:rsidR="005C7330">
        <w:rPr>
          <w:rFonts w:ascii="Arial" w:hAnsi="Arial" w:cs="Arial"/>
        </w:rPr>
        <w:t xml:space="preserve">в едином окне </w:t>
      </w:r>
      <w:r>
        <w:rPr>
          <w:rFonts w:ascii="Arial" w:hAnsi="Arial" w:cs="Arial"/>
        </w:rPr>
        <w:t xml:space="preserve">результатов выполнения планирования использования запасов в </w:t>
      </w:r>
      <w:r w:rsidR="005C7330">
        <w:rPr>
          <w:rFonts w:ascii="Arial" w:hAnsi="Arial" w:cs="Arial"/>
        </w:rPr>
        <w:t xml:space="preserve">данные справочника ОЗМ и технические потребности для АТЗ и запаса </w:t>
      </w:r>
      <w:proofErr w:type="spellStart"/>
      <w:r w:rsidR="005C7330">
        <w:rPr>
          <w:rFonts w:ascii="Arial" w:hAnsi="Arial" w:cs="Arial"/>
        </w:rPr>
        <w:t>ГОиЧС</w:t>
      </w:r>
      <w:proofErr w:type="spellEnd"/>
      <w:r w:rsidR="005C7330">
        <w:rPr>
          <w:rFonts w:ascii="Arial" w:hAnsi="Arial" w:cs="Arial"/>
        </w:rPr>
        <w:t>.</w:t>
      </w:r>
    </w:p>
    <w:p w14:paraId="567B7224" w14:textId="0456CEF4" w:rsidR="005C7330" w:rsidRPr="00EA22A7" w:rsidRDefault="005C7330" w:rsidP="00EA22A7">
      <w:pPr>
        <w:ind w:firstLine="567"/>
        <w:rPr>
          <w:rFonts w:ascii="Arial" w:hAnsi="Arial" w:cs="Arial"/>
        </w:rPr>
      </w:pPr>
      <w:r w:rsidRPr="00EA22A7">
        <w:rPr>
          <w:rFonts w:ascii="Arial" w:hAnsi="Arial" w:cs="Arial"/>
        </w:rPr>
        <w:t>В ОЗМ вносятся следующие параметры:</w:t>
      </w:r>
    </w:p>
    <w:p w14:paraId="114E243C" w14:textId="47E0A467" w:rsidR="005C7330" w:rsidRDefault="005C7330" w:rsidP="00D24C71">
      <w:pPr>
        <w:pStyle w:val="afb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Тип ППМ</w:t>
      </w:r>
      <w:r w:rsidR="005E7A74">
        <w:rPr>
          <w:rFonts w:ascii="Arial" w:hAnsi="Arial" w:cs="Arial"/>
        </w:rPr>
        <w:t>;</w:t>
      </w:r>
    </w:p>
    <w:p w14:paraId="5DD317C2" w14:textId="012C5382" w:rsidR="005C7330" w:rsidRDefault="005C7330" w:rsidP="00D24C71">
      <w:pPr>
        <w:pStyle w:val="afb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Точка заказа</w:t>
      </w:r>
      <w:r w:rsidR="005E7A74">
        <w:rPr>
          <w:rFonts w:ascii="Arial" w:hAnsi="Arial" w:cs="Arial"/>
        </w:rPr>
        <w:t>;</w:t>
      </w:r>
    </w:p>
    <w:p w14:paraId="08693F7E" w14:textId="7C4014B5" w:rsidR="005C7330" w:rsidRDefault="005C7330" w:rsidP="00D24C71">
      <w:pPr>
        <w:pStyle w:val="afb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Р</w:t>
      </w:r>
      <w:r w:rsidRPr="005C7330">
        <w:rPr>
          <w:rFonts w:ascii="Arial" w:hAnsi="Arial" w:cs="Arial"/>
        </w:rPr>
        <w:t>асчет размера партии</w:t>
      </w:r>
      <w:r w:rsidR="005E7A74">
        <w:rPr>
          <w:rFonts w:ascii="Arial" w:hAnsi="Arial" w:cs="Arial"/>
        </w:rPr>
        <w:t>;</w:t>
      </w:r>
    </w:p>
    <w:p w14:paraId="3C84D2BF" w14:textId="10948AF3" w:rsidR="005C7330" w:rsidRDefault="005C7330" w:rsidP="00D24C71">
      <w:pPr>
        <w:pStyle w:val="afb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Минимальный размер партии</w:t>
      </w:r>
      <w:r w:rsidR="005E7A74">
        <w:rPr>
          <w:rFonts w:ascii="Arial" w:hAnsi="Arial" w:cs="Arial"/>
        </w:rPr>
        <w:t>;</w:t>
      </w:r>
    </w:p>
    <w:p w14:paraId="205825ED" w14:textId="20865BE2" w:rsidR="005C7330" w:rsidRDefault="005C7330" w:rsidP="00D24C71">
      <w:pPr>
        <w:pStyle w:val="afb"/>
        <w:numPr>
          <w:ilvl w:val="0"/>
          <w:numId w:val="21"/>
        </w:numPr>
        <w:rPr>
          <w:rFonts w:ascii="Arial" w:hAnsi="Arial" w:cs="Arial"/>
        </w:rPr>
      </w:pPr>
      <w:r w:rsidRPr="005C7330">
        <w:rPr>
          <w:rFonts w:ascii="Arial" w:hAnsi="Arial" w:cs="Arial"/>
        </w:rPr>
        <w:t>Максимальный запас</w:t>
      </w:r>
      <w:r w:rsidR="005E7A74">
        <w:rPr>
          <w:rFonts w:ascii="Arial" w:hAnsi="Arial" w:cs="Arial"/>
        </w:rPr>
        <w:t>;</w:t>
      </w:r>
    </w:p>
    <w:p w14:paraId="345245A6" w14:textId="53EC8346" w:rsidR="006C54EC" w:rsidRDefault="006C54EC" w:rsidP="00D24C71">
      <w:pPr>
        <w:pStyle w:val="afb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Страховой запас</w:t>
      </w:r>
      <w:r w:rsidR="005E7A74">
        <w:rPr>
          <w:rFonts w:ascii="Arial" w:hAnsi="Arial" w:cs="Arial"/>
        </w:rPr>
        <w:t>.</w:t>
      </w:r>
    </w:p>
    <w:p w14:paraId="015299A7" w14:textId="77777777" w:rsidR="0055761D" w:rsidRDefault="0055761D" w:rsidP="0055761D">
      <w:pPr>
        <w:pStyle w:val="afb"/>
        <w:ind w:left="1428"/>
        <w:rPr>
          <w:rFonts w:ascii="Arial" w:hAnsi="Arial" w:cs="Arial"/>
        </w:rPr>
      </w:pPr>
    </w:p>
    <w:p w14:paraId="41D254E0" w14:textId="233099F4" w:rsidR="006C54EC" w:rsidRDefault="006C54EC" w:rsidP="006C54E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Для АТЗ и запаса </w:t>
      </w:r>
      <w:proofErr w:type="spellStart"/>
      <w:r>
        <w:rPr>
          <w:rFonts w:ascii="Arial" w:hAnsi="Arial" w:cs="Arial"/>
        </w:rPr>
        <w:t>ГОиЧС</w:t>
      </w:r>
      <w:proofErr w:type="spellEnd"/>
      <w:r w:rsidRPr="006C54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предусмотрены технические СПП-элементы, в компоненты которого</w:t>
      </w:r>
      <w:r w:rsidRPr="006C54EC">
        <w:rPr>
          <w:rFonts w:ascii="Arial" w:hAnsi="Arial" w:cs="Arial"/>
        </w:rPr>
        <w:t xml:space="preserve"> вносятся следующие параметры:</w:t>
      </w:r>
    </w:p>
    <w:p w14:paraId="1A8EDA05" w14:textId="1D4DFBF1" w:rsidR="006C54EC" w:rsidRDefault="006C54EC" w:rsidP="00D24C71">
      <w:pPr>
        <w:pStyle w:val="afb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Уровень </w:t>
      </w:r>
      <w:r w:rsidR="0055761D">
        <w:rPr>
          <w:rFonts w:ascii="Arial" w:hAnsi="Arial" w:cs="Arial"/>
        </w:rPr>
        <w:t>АТЗ</w:t>
      </w:r>
      <w:r w:rsidR="005E7A74">
        <w:rPr>
          <w:rFonts w:ascii="Arial" w:hAnsi="Arial" w:cs="Arial"/>
        </w:rPr>
        <w:t>;</w:t>
      </w:r>
    </w:p>
    <w:p w14:paraId="38F92616" w14:textId="1FE379CB" w:rsidR="0055761D" w:rsidRPr="006C54EC" w:rsidRDefault="0055761D" w:rsidP="00D24C71">
      <w:pPr>
        <w:pStyle w:val="afb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Уровень запаса </w:t>
      </w:r>
      <w:proofErr w:type="spellStart"/>
      <w:r>
        <w:rPr>
          <w:rFonts w:ascii="Arial" w:hAnsi="Arial" w:cs="Arial"/>
        </w:rPr>
        <w:t>ГОиЧС</w:t>
      </w:r>
      <w:proofErr w:type="spellEnd"/>
      <w:r w:rsidR="005E7A74">
        <w:rPr>
          <w:rFonts w:ascii="Arial" w:hAnsi="Arial" w:cs="Arial"/>
        </w:rPr>
        <w:t>.</w:t>
      </w:r>
    </w:p>
    <w:p w14:paraId="5456A2CC" w14:textId="5A4788BB" w:rsidR="001C1FD3" w:rsidRDefault="001C1FD3" w:rsidP="001C1FD3">
      <w:pPr>
        <w:rPr>
          <w:rFonts w:eastAsiaTheme="majorEastAsia"/>
        </w:rPr>
      </w:pPr>
    </w:p>
    <w:p w14:paraId="05555CC2" w14:textId="56B20DED" w:rsidR="0055761D" w:rsidRPr="0055761D" w:rsidRDefault="0055761D" w:rsidP="00EA22A7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Для упрощения ввода предусмотрена возможность загрузки </w:t>
      </w:r>
      <w:r w:rsidRPr="001C1FD3">
        <w:rPr>
          <w:rFonts w:ascii="Arial" w:hAnsi="Arial" w:cs="Arial"/>
        </w:rPr>
        <w:t>результатов планирования использования запасов</w:t>
      </w:r>
      <w:r>
        <w:rPr>
          <w:rFonts w:ascii="Arial" w:hAnsi="Arial" w:cs="Arial"/>
        </w:rPr>
        <w:t xml:space="preserve"> из </w:t>
      </w:r>
      <w:proofErr w:type="spellStart"/>
      <w:r w:rsidRPr="004408C0">
        <w:rPr>
          <w:rFonts w:ascii="Arial" w:hAnsi="Arial" w:cs="Arial"/>
        </w:rPr>
        <w:t>Excel</w:t>
      </w:r>
      <w:proofErr w:type="spellEnd"/>
      <w:r>
        <w:rPr>
          <w:rFonts w:ascii="Arial" w:hAnsi="Arial" w:cs="Arial"/>
        </w:rPr>
        <w:t>-файла установленного формата.</w:t>
      </w:r>
    </w:p>
    <w:p w14:paraId="1A584D3A" w14:textId="77777777" w:rsidR="004408C0" w:rsidRDefault="004408C0" w:rsidP="00EA22A7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Для ввода и загрузки списка и уровня АТЗ предусмотрены два режима:</w:t>
      </w:r>
    </w:p>
    <w:p w14:paraId="5E94D3D0" w14:textId="77D8B31B" w:rsidR="004408C0" w:rsidRDefault="004408C0" w:rsidP="00EA22A7">
      <w:pPr>
        <w:pStyle w:val="afb"/>
        <w:numPr>
          <w:ilvl w:val="0"/>
          <w:numId w:val="3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Ввод дельты – при этом текущий уровень не изменяется. Система сравнивает текущий уровень и новый. Если новый уровень больше, то на количество увеличения создаётся новая потребность (компонент СГ).</w:t>
      </w:r>
    </w:p>
    <w:p w14:paraId="132E7204" w14:textId="0CFDCE3D" w:rsidR="004408C0" w:rsidRPr="004408C0" w:rsidRDefault="004408C0" w:rsidP="00EA22A7">
      <w:pPr>
        <w:pStyle w:val="afb"/>
        <w:numPr>
          <w:ilvl w:val="0"/>
          <w:numId w:val="3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Обновление уровня – при этом существующие (с более ранней датой поставки) потребности (компоненты СГ) помечаются на удаление, а новый уровень загружается в полном объёме.</w:t>
      </w:r>
    </w:p>
    <w:p w14:paraId="3D434F57" w14:textId="77777777" w:rsidR="0055761D" w:rsidRPr="001C1FD3" w:rsidRDefault="0055761D" w:rsidP="001C1FD3">
      <w:pPr>
        <w:rPr>
          <w:rFonts w:eastAsiaTheme="majorEastAsia"/>
        </w:rPr>
      </w:pPr>
    </w:p>
    <w:p w14:paraId="6392C818" w14:textId="61EE94EB" w:rsidR="005A3D41" w:rsidRPr="0027560D" w:rsidRDefault="005A3D41" w:rsidP="00637851">
      <w:pPr>
        <w:pStyle w:val="3"/>
      </w:pPr>
      <w:bookmarkStart w:id="237" w:name="_Toc516065764"/>
      <w:bookmarkStart w:id="238" w:name="_Toc516654737"/>
      <w:bookmarkStart w:id="239" w:name="_Toc66777894"/>
      <w:r w:rsidRPr="0027560D">
        <w:lastRenderedPageBreak/>
        <w:t>Описание особенностей технической реализации по процессу</w:t>
      </w:r>
      <w:bookmarkEnd w:id="237"/>
      <w:bookmarkEnd w:id="238"/>
      <w:r w:rsidR="005F1C8E" w:rsidRPr="0027560D">
        <w:t xml:space="preserve"> «</w:t>
      </w:r>
      <w:r w:rsidR="00F83FF4">
        <w:t>ПП-</w:t>
      </w:r>
      <w:r w:rsidR="005F1C8E" w:rsidRPr="0027560D">
        <w:t>10.05</w:t>
      </w:r>
      <w:r w:rsidRPr="0027560D">
        <w:t>.0</w:t>
      </w:r>
      <w:r w:rsidR="005F1C8E" w:rsidRPr="0027560D">
        <w:t>2</w:t>
      </w:r>
      <w:r w:rsidR="00F83FF4" w:rsidRPr="00F83FF4">
        <w:t>-ERP</w:t>
      </w:r>
      <w:r w:rsidRPr="0027560D">
        <w:t xml:space="preserve"> </w:t>
      </w:r>
      <w:r w:rsidR="0027560D">
        <w:t>В</w:t>
      </w:r>
      <w:r w:rsidR="005F1C8E" w:rsidRPr="0027560D">
        <w:t xml:space="preserve">ыявление </w:t>
      </w:r>
      <w:r w:rsidR="0027560D">
        <w:t>НВИ</w:t>
      </w:r>
      <w:r w:rsidR="005F1C8E" w:rsidRPr="0027560D">
        <w:t>/</w:t>
      </w:r>
      <w:r w:rsidR="0027560D">
        <w:t>НЛИ</w:t>
      </w:r>
      <w:r w:rsidR="00DE14FD" w:rsidRPr="0027560D">
        <w:t>»</w:t>
      </w:r>
      <w:bookmarkEnd w:id="239"/>
    </w:p>
    <w:p w14:paraId="71F9C9E2" w14:textId="77777777" w:rsidR="00D152B7" w:rsidRPr="00A77240" w:rsidRDefault="00D152B7" w:rsidP="00D152B7">
      <w:pPr>
        <w:pStyle w:val="4"/>
      </w:pPr>
      <w:r w:rsidRPr="00A77240">
        <w:t>Отчет по НВИ/НЛИ</w:t>
      </w:r>
    </w:p>
    <w:p w14:paraId="4B4C9377" w14:textId="77777777" w:rsidR="00D152B7" w:rsidRPr="00A77240" w:rsidRDefault="00D152B7" w:rsidP="00FB313F">
      <w:pPr>
        <w:rPr>
          <w:rFonts w:ascii="Arial" w:hAnsi="Arial" w:cs="Arial"/>
          <w:szCs w:val="20"/>
        </w:rPr>
      </w:pPr>
    </w:p>
    <w:p w14:paraId="53C2194A" w14:textId="34D3ACFB" w:rsidR="00D152B7" w:rsidRDefault="00D152B7" w:rsidP="00D152B7">
      <w:pPr>
        <w:ind w:firstLine="708"/>
        <w:rPr>
          <w:rFonts w:ascii="Arial" w:hAnsi="Arial" w:cs="Arial"/>
          <w:szCs w:val="20"/>
        </w:rPr>
      </w:pPr>
      <w:r w:rsidRPr="00A77240">
        <w:rPr>
          <w:rFonts w:ascii="Arial" w:hAnsi="Arial" w:cs="Arial"/>
          <w:szCs w:val="20"/>
        </w:rPr>
        <w:t xml:space="preserve">Также предполагается сохранять </w:t>
      </w:r>
      <w:r>
        <w:rPr>
          <w:rFonts w:ascii="Arial" w:hAnsi="Arial" w:cs="Arial"/>
          <w:szCs w:val="20"/>
        </w:rPr>
        <w:t xml:space="preserve">в таблице </w:t>
      </w:r>
      <w:r>
        <w:rPr>
          <w:rFonts w:ascii="Arial" w:hAnsi="Arial" w:cs="Arial"/>
          <w:szCs w:val="20"/>
          <w:lang w:val="en-US"/>
        </w:rPr>
        <w:t>Z</w:t>
      </w:r>
      <w:r w:rsidR="00FB313F">
        <w:rPr>
          <w:rFonts w:ascii="Arial" w:hAnsi="Arial" w:cs="Arial"/>
          <w:szCs w:val="20"/>
          <w:lang w:val="en-US"/>
        </w:rPr>
        <w:t>TMM</w:t>
      </w:r>
      <w:r w:rsidR="00FB313F" w:rsidRPr="00FB313F">
        <w:rPr>
          <w:rFonts w:ascii="Arial" w:hAnsi="Arial" w:cs="Arial"/>
          <w:szCs w:val="20"/>
        </w:rPr>
        <w:t>_</w:t>
      </w:r>
      <w:r>
        <w:rPr>
          <w:rFonts w:ascii="Arial" w:hAnsi="Arial" w:cs="Arial"/>
          <w:szCs w:val="20"/>
          <w:lang w:val="en-US"/>
        </w:rPr>
        <w:t>NVI</w:t>
      </w:r>
      <w:r w:rsidR="00FB313F" w:rsidRPr="009513B7">
        <w:rPr>
          <w:rFonts w:ascii="Arial" w:hAnsi="Arial" w:cs="Arial"/>
          <w:szCs w:val="20"/>
        </w:rPr>
        <w:t>_</w:t>
      </w:r>
      <w:r w:rsidR="00FB313F">
        <w:rPr>
          <w:rFonts w:ascii="Arial" w:hAnsi="Arial" w:cs="Arial"/>
          <w:szCs w:val="20"/>
          <w:lang w:val="en-US"/>
        </w:rPr>
        <w:t>MAIN</w:t>
      </w:r>
      <w:r w:rsidRPr="00640F14">
        <w:rPr>
          <w:rFonts w:ascii="Arial" w:hAnsi="Arial" w:cs="Arial"/>
          <w:szCs w:val="20"/>
        </w:rPr>
        <w:t xml:space="preserve"> </w:t>
      </w:r>
      <w:r w:rsidRPr="00A77240">
        <w:rPr>
          <w:rFonts w:ascii="Arial" w:hAnsi="Arial" w:cs="Arial"/>
          <w:szCs w:val="20"/>
        </w:rPr>
        <w:t>историю по объему МТР, в разных категориях запаса/статуса партии</w:t>
      </w:r>
      <w:r>
        <w:rPr>
          <w:rFonts w:ascii="Arial" w:hAnsi="Arial" w:cs="Arial"/>
          <w:szCs w:val="20"/>
        </w:rPr>
        <w:t xml:space="preserve"> с привязкой к ссылочному номеру обработки</w:t>
      </w:r>
      <w:r w:rsidRPr="00A77240">
        <w:rPr>
          <w:rFonts w:ascii="Arial" w:hAnsi="Arial" w:cs="Arial"/>
          <w:szCs w:val="20"/>
        </w:rPr>
        <w:t>. Это дает возможность не только оценить запас на текущий момент времени, но и проанализи</w:t>
      </w:r>
      <w:r>
        <w:rPr>
          <w:rFonts w:ascii="Arial" w:hAnsi="Arial" w:cs="Arial"/>
          <w:szCs w:val="20"/>
        </w:rPr>
        <w:t>ровать динамику изменения объ</w:t>
      </w:r>
      <w:r w:rsidRPr="00A77240">
        <w:rPr>
          <w:rFonts w:ascii="Arial" w:hAnsi="Arial" w:cs="Arial"/>
          <w:szCs w:val="20"/>
        </w:rPr>
        <w:t xml:space="preserve">ема НВИ. </w:t>
      </w:r>
    </w:p>
    <w:p w14:paraId="58511CA6" w14:textId="77777777" w:rsidR="00D152B7" w:rsidRPr="00A77240" w:rsidRDefault="00D152B7" w:rsidP="00D152B7">
      <w:pPr>
        <w:ind w:firstLine="708"/>
        <w:rPr>
          <w:rFonts w:ascii="Arial" w:hAnsi="Arial" w:cs="Arial"/>
          <w:szCs w:val="20"/>
        </w:rPr>
      </w:pPr>
    </w:p>
    <w:p w14:paraId="3AC4F44E" w14:textId="77777777" w:rsidR="00D152B7" w:rsidRDefault="00D152B7" w:rsidP="00D152B7">
      <w:pPr>
        <w:ind w:firstLine="708"/>
        <w:rPr>
          <w:rFonts w:ascii="Arial" w:hAnsi="Arial" w:cs="Arial"/>
          <w:szCs w:val="20"/>
        </w:rPr>
      </w:pPr>
      <w:r w:rsidRPr="00A77240">
        <w:rPr>
          <w:rFonts w:ascii="Arial" w:hAnsi="Arial" w:cs="Arial"/>
          <w:szCs w:val="20"/>
        </w:rPr>
        <w:t>Предп</w:t>
      </w:r>
      <w:r>
        <w:rPr>
          <w:rFonts w:ascii="Arial" w:hAnsi="Arial" w:cs="Arial"/>
          <w:szCs w:val="20"/>
        </w:rPr>
        <w:t>олагается использовать светофоры</w:t>
      </w:r>
      <w:r w:rsidRPr="00A77240">
        <w:rPr>
          <w:rFonts w:ascii="Arial" w:hAnsi="Arial" w:cs="Arial"/>
          <w:szCs w:val="20"/>
        </w:rPr>
        <w:t>, чтобы облегчить анализ позиций, которые были переведены в НВИ, но были использованы или зарезервированы.</w:t>
      </w:r>
    </w:p>
    <w:p w14:paraId="30DD32AC" w14:textId="77777777" w:rsidR="00D152B7" w:rsidRPr="00A77240" w:rsidRDefault="00D152B7" w:rsidP="00D152B7">
      <w:pPr>
        <w:ind w:firstLine="708"/>
        <w:rPr>
          <w:rFonts w:ascii="Arial" w:hAnsi="Arial" w:cs="Arial"/>
          <w:szCs w:val="20"/>
        </w:rPr>
      </w:pPr>
    </w:p>
    <w:p w14:paraId="30EDBE43" w14:textId="3AB56AB5" w:rsidR="00D152B7" w:rsidRPr="009A3503" w:rsidRDefault="00D152B7" w:rsidP="00D152B7">
      <w:pPr>
        <w:ind w:firstLine="708"/>
        <w:rPr>
          <w:rFonts w:ascii="Arial" w:hAnsi="Arial" w:cs="Arial"/>
          <w:szCs w:val="20"/>
        </w:rPr>
      </w:pPr>
      <w:r w:rsidRPr="00A77240">
        <w:rPr>
          <w:rFonts w:ascii="Arial" w:hAnsi="Arial" w:cs="Arial"/>
          <w:szCs w:val="20"/>
        </w:rPr>
        <w:t xml:space="preserve">Также в данном отчете используются </w:t>
      </w:r>
      <w:r>
        <w:rPr>
          <w:rFonts w:ascii="Arial" w:hAnsi="Arial" w:cs="Arial"/>
          <w:szCs w:val="20"/>
        </w:rPr>
        <w:t xml:space="preserve">стандартные </w:t>
      </w:r>
      <w:r w:rsidRPr="00A77240">
        <w:rPr>
          <w:rFonts w:ascii="Arial" w:hAnsi="Arial" w:cs="Arial"/>
          <w:szCs w:val="20"/>
        </w:rPr>
        <w:t>ФМ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  <w:lang w:val="en-US"/>
        </w:rPr>
        <w:t>SAP</w:t>
      </w:r>
      <w:r w:rsidRPr="00223FF3"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  <w:lang w:val="en-US"/>
        </w:rPr>
        <w:t>S</w:t>
      </w:r>
      <w:r w:rsidRPr="00223FF3">
        <w:rPr>
          <w:rFonts w:ascii="Arial" w:hAnsi="Arial" w:cs="Arial"/>
          <w:szCs w:val="20"/>
        </w:rPr>
        <w:t>/4</w:t>
      </w:r>
      <w:r>
        <w:rPr>
          <w:rFonts w:ascii="Arial" w:hAnsi="Arial" w:cs="Arial"/>
          <w:szCs w:val="20"/>
          <w:lang w:val="en-US"/>
        </w:rPr>
        <w:t>HANA</w:t>
      </w:r>
      <w:r w:rsidRPr="00A77240">
        <w:rPr>
          <w:rFonts w:ascii="Arial" w:hAnsi="Arial" w:cs="Arial"/>
          <w:szCs w:val="20"/>
        </w:rPr>
        <w:t xml:space="preserve">, позволяющие перемещать запас между партиями и/или категориями. При </w:t>
      </w:r>
      <w:r>
        <w:rPr>
          <w:rFonts w:ascii="Arial" w:hAnsi="Arial" w:cs="Arial"/>
          <w:szCs w:val="20"/>
        </w:rPr>
        <w:t>следовании</w:t>
      </w:r>
      <w:r w:rsidRPr="00A77240"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по шагам</w:t>
      </w:r>
      <w:r w:rsidRPr="00A77240"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бизнес-</w:t>
      </w:r>
      <w:r w:rsidRPr="00A77240">
        <w:rPr>
          <w:rFonts w:ascii="Arial" w:hAnsi="Arial" w:cs="Arial"/>
          <w:szCs w:val="20"/>
        </w:rPr>
        <w:t>процесса «Выявления НВИ</w:t>
      </w:r>
      <w:r w:rsidRPr="009A3503">
        <w:rPr>
          <w:rFonts w:ascii="Arial" w:hAnsi="Arial" w:cs="Arial"/>
          <w:szCs w:val="20"/>
        </w:rPr>
        <w:t>/</w:t>
      </w:r>
      <w:r>
        <w:rPr>
          <w:rFonts w:ascii="Arial" w:hAnsi="Arial" w:cs="Arial"/>
          <w:szCs w:val="20"/>
        </w:rPr>
        <w:t>НЛИ</w:t>
      </w:r>
      <w:r w:rsidRPr="00A77240">
        <w:rPr>
          <w:rFonts w:ascii="Arial" w:hAnsi="Arial" w:cs="Arial"/>
          <w:szCs w:val="20"/>
        </w:rPr>
        <w:t>», каждая операция выполняется через данный отчет.</w:t>
      </w:r>
      <w:r>
        <w:rPr>
          <w:rFonts w:ascii="Arial" w:hAnsi="Arial" w:cs="Arial"/>
          <w:szCs w:val="20"/>
        </w:rPr>
        <w:t xml:space="preserve"> Таким образом, отчет</w:t>
      </w:r>
      <w:r w:rsidR="000E7C61">
        <w:rPr>
          <w:rFonts w:ascii="Arial" w:hAnsi="Arial" w:cs="Arial"/>
          <w:szCs w:val="20"/>
        </w:rPr>
        <w:t>ы</w:t>
      </w:r>
      <w:r>
        <w:rPr>
          <w:rFonts w:ascii="Arial" w:hAnsi="Arial" w:cs="Arial"/>
          <w:szCs w:val="20"/>
        </w:rPr>
        <w:t xml:space="preserve"> </w:t>
      </w:r>
      <w:r w:rsidR="000E7C61">
        <w:rPr>
          <w:rFonts w:ascii="Arial" w:hAnsi="Arial" w:cs="Arial"/>
          <w:szCs w:val="20"/>
          <w:lang w:val="en-US"/>
        </w:rPr>
        <w:t>ZMM</w:t>
      </w:r>
      <w:r w:rsidR="000E7C61" w:rsidRPr="000E7C61">
        <w:rPr>
          <w:rFonts w:ascii="Arial" w:hAnsi="Arial" w:cs="Arial"/>
          <w:szCs w:val="20"/>
        </w:rPr>
        <w:t>_</w:t>
      </w:r>
      <w:r w:rsidR="000E7C61">
        <w:rPr>
          <w:rFonts w:ascii="Arial" w:hAnsi="Arial" w:cs="Arial"/>
          <w:szCs w:val="20"/>
          <w:lang w:val="en-US"/>
        </w:rPr>
        <w:t>NVI</w:t>
      </w:r>
      <w:r w:rsidR="000E7C61" w:rsidRPr="000E7C61">
        <w:rPr>
          <w:rFonts w:ascii="Arial" w:hAnsi="Arial" w:cs="Arial"/>
          <w:szCs w:val="20"/>
        </w:rPr>
        <w:t>_</w:t>
      </w:r>
      <w:r w:rsidR="000E7C61">
        <w:rPr>
          <w:rFonts w:ascii="Arial" w:hAnsi="Arial" w:cs="Arial"/>
          <w:szCs w:val="20"/>
          <w:lang w:val="en-US"/>
        </w:rPr>
        <w:t>REPORT</w:t>
      </w:r>
      <w:r w:rsidR="000E7C61" w:rsidRPr="000E7C61">
        <w:rPr>
          <w:rFonts w:ascii="Arial" w:hAnsi="Arial" w:cs="Arial"/>
          <w:szCs w:val="20"/>
        </w:rPr>
        <w:t xml:space="preserve"> </w:t>
      </w:r>
      <w:r w:rsidR="000E7C61">
        <w:rPr>
          <w:rFonts w:ascii="Arial" w:hAnsi="Arial" w:cs="Arial"/>
          <w:szCs w:val="20"/>
        </w:rPr>
        <w:t xml:space="preserve">и </w:t>
      </w:r>
      <w:r w:rsidR="000E7C61">
        <w:rPr>
          <w:rFonts w:ascii="Arial" w:hAnsi="Arial" w:cs="Arial"/>
          <w:szCs w:val="20"/>
          <w:lang w:val="en-US"/>
        </w:rPr>
        <w:t>ZMM</w:t>
      </w:r>
      <w:r w:rsidR="000E7C61" w:rsidRPr="00D928B6">
        <w:rPr>
          <w:rFonts w:ascii="Arial" w:hAnsi="Arial" w:cs="Arial"/>
          <w:szCs w:val="20"/>
        </w:rPr>
        <w:t>_</w:t>
      </w:r>
      <w:r w:rsidR="000E7C61">
        <w:rPr>
          <w:rFonts w:ascii="Arial" w:hAnsi="Arial" w:cs="Arial"/>
          <w:szCs w:val="20"/>
          <w:lang w:val="en-US"/>
        </w:rPr>
        <w:t>NLI</w:t>
      </w:r>
      <w:r w:rsidR="000E7C61" w:rsidRPr="00D928B6">
        <w:rPr>
          <w:rFonts w:ascii="Arial" w:hAnsi="Arial" w:cs="Arial"/>
          <w:szCs w:val="20"/>
        </w:rPr>
        <w:t>_</w:t>
      </w:r>
      <w:r w:rsidR="000E7C61">
        <w:rPr>
          <w:rFonts w:ascii="Arial" w:hAnsi="Arial" w:cs="Arial"/>
          <w:szCs w:val="20"/>
          <w:lang w:val="en-US"/>
        </w:rPr>
        <w:t>REPORT</w:t>
      </w:r>
      <w:r w:rsidRPr="009A3503"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явля</w:t>
      </w:r>
      <w:r w:rsidR="000E7C61">
        <w:rPr>
          <w:rFonts w:ascii="Arial" w:hAnsi="Arial" w:cs="Arial"/>
          <w:szCs w:val="20"/>
        </w:rPr>
        <w:t>ю</w:t>
      </w:r>
      <w:r>
        <w:rPr>
          <w:rFonts w:ascii="Arial" w:hAnsi="Arial" w:cs="Arial"/>
          <w:szCs w:val="20"/>
        </w:rPr>
        <w:t>тся централизованным рабочим местом пользователя по управлению НВИ/НЛИ в системе.</w:t>
      </w:r>
    </w:p>
    <w:p w14:paraId="2BA8D8A6" w14:textId="77777777" w:rsidR="00D152B7" w:rsidRDefault="00D152B7" w:rsidP="00D152B7">
      <w:pPr>
        <w:ind w:firstLine="708"/>
        <w:rPr>
          <w:rFonts w:ascii="Arial" w:hAnsi="Arial" w:cs="Arial"/>
          <w:szCs w:val="20"/>
        </w:rPr>
      </w:pPr>
    </w:p>
    <w:p w14:paraId="078C16A6" w14:textId="77777777" w:rsidR="00D152B7" w:rsidRDefault="00D152B7" w:rsidP="00D152B7">
      <w:pPr>
        <w:ind w:firstLine="708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Кнопки отчета:</w:t>
      </w:r>
    </w:p>
    <w:p w14:paraId="244D9694" w14:textId="77777777" w:rsidR="00D152B7" w:rsidRPr="00CD6F57" w:rsidRDefault="00D152B7" w:rsidP="00D24C71">
      <w:pPr>
        <w:pStyle w:val="afb"/>
        <w:numPr>
          <w:ilvl w:val="0"/>
          <w:numId w:val="28"/>
        </w:numPr>
        <w:rPr>
          <w:rFonts w:ascii="Arial" w:hAnsi="Arial" w:cs="Arial"/>
          <w:szCs w:val="20"/>
        </w:rPr>
      </w:pPr>
      <w:r w:rsidRPr="00CD6F57">
        <w:rPr>
          <w:rFonts w:ascii="Arial" w:hAnsi="Arial" w:cs="Arial"/>
          <w:szCs w:val="20"/>
        </w:rPr>
        <w:t>Сохранить</w:t>
      </w:r>
    </w:p>
    <w:p w14:paraId="5C74692E" w14:textId="3E7082B0" w:rsidR="00AA0201" w:rsidRPr="00AA0201" w:rsidRDefault="00D152B7" w:rsidP="00D24C71">
      <w:pPr>
        <w:pStyle w:val="afb"/>
        <w:numPr>
          <w:ilvl w:val="0"/>
          <w:numId w:val="28"/>
        </w:numPr>
        <w:rPr>
          <w:rFonts w:ascii="Arial" w:hAnsi="Arial" w:cs="Arial"/>
          <w:szCs w:val="20"/>
        </w:rPr>
      </w:pPr>
      <w:r w:rsidRPr="00CD6F57">
        <w:rPr>
          <w:rFonts w:ascii="Arial" w:hAnsi="Arial" w:cs="Arial"/>
          <w:szCs w:val="20"/>
        </w:rPr>
        <w:t>Печать</w:t>
      </w:r>
    </w:p>
    <w:p w14:paraId="592F23E8" w14:textId="77777777" w:rsidR="00D152B7" w:rsidRPr="00CD6F57" w:rsidRDefault="00D152B7" w:rsidP="00D24C71">
      <w:pPr>
        <w:pStyle w:val="afb"/>
        <w:numPr>
          <w:ilvl w:val="0"/>
          <w:numId w:val="28"/>
        </w:numPr>
        <w:rPr>
          <w:rFonts w:ascii="Arial" w:hAnsi="Arial" w:cs="Arial"/>
          <w:szCs w:val="20"/>
        </w:rPr>
      </w:pPr>
      <w:r w:rsidRPr="00CD6F57">
        <w:rPr>
          <w:rFonts w:ascii="Arial" w:hAnsi="Arial" w:cs="Arial"/>
          <w:szCs w:val="20"/>
        </w:rPr>
        <w:t>Удалить позицию</w:t>
      </w:r>
    </w:p>
    <w:p w14:paraId="7E85A297" w14:textId="7D527712" w:rsidR="00D152B7" w:rsidRDefault="00D152B7" w:rsidP="00D24C71">
      <w:pPr>
        <w:pStyle w:val="afb"/>
        <w:numPr>
          <w:ilvl w:val="0"/>
          <w:numId w:val="28"/>
        </w:numPr>
        <w:rPr>
          <w:rFonts w:ascii="Arial" w:hAnsi="Arial" w:cs="Arial"/>
          <w:szCs w:val="20"/>
        </w:rPr>
      </w:pPr>
      <w:r w:rsidRPr="00CD6F57">
        <w:rPr>
          <w:rFonts w:ascii="Arial" w:hAnsi="Arial" w:cs="Arial"/>
          <w:szCs w:val="20"/>
        </w:rPr>
        <w:t>Заполнить признаки</w:t>
      </w:r>
    </w:p>
    <w:p w14:paraId="67BB852C" w14:textId="23AE86A9" w:rsidR="00D152B7" w:rsidRPr="00393C70" w:rsidRDefault="00393C70" w:rsidP="00393C70">
      <w:pPr>
        <w:pStyle w:val="afb"/>
        <w:numPr>
          <w:ilvl w:val="0"/>
          <w:numId w:val="28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Создать карточку </w:t>
      </w:r>
      <w:r>
        <w:rPr>
          <w:rFonts w:ascii="Arial" w:hAnsi="Arial" w:cs="Arial"/>
          <w:szCs w:val="20"/>
          <w:lang w:val="en-US"/>
        </w:rPr>
        <w:t>DMS</w:t>
      </w:r>
    </w:p>
    <w:p w14:paraId="75EFC1F9" w14:textId="54193AF9" w:rsidR="00D152B7" w:rsidRDefault="00393C70" w:rsidP="00D24C71">
      <w:pPr>
        <w:pStyle w:val="afb"/>
        <w:numPr>
          <w:ilvl w:val="0"/>
          <w:numId w:val="28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Установить статус</w:t>
      </w:r>
    </w:p>
    <w:p w14:paraId="4E3CEB72" w14:textId="58254520" w:rsidR="00E45E01" w:rsidRDefault="00E45E01" w:rsidP="00D24C71">
      <w:pPr>
        <w:pStyle w:val="afb"/>
        <w:numPr>
          <w:ilvl w:val="0"/>
          <w:numId w:val="28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Заявка на утилизацию</w:t>
      </w:r>
    </w:p>
    <w:p w14:paraId="0B00A110" w14:textId="77777777" w:rsidR="00D152B7" w:rsidRPr="004E53E6" w:rsidRDefault="00D152B7" w:rsidP="00D152B7">
      <w:pPr>
        <w:rPr>
          <w:rFonts w:ascii="Arial" w:hAnsi="Arial" w:cs="Arial"/>
          <w:szCs w:val="20"/>
        </w:rPr>
      </w:pPr>
    </w:p>
    <w:p w14:paraId="71EEA650" w14:textId="4E6FF047" w:rsidR="00D152B7" w:rsidRDefault="00D152B7" w:rsidP="00D152B7">
      <w:pPr>
        <w:rPr>
          <w:lang w:val="en-US"/>
        </w:rPr>
      </w:pPr>
      <w:bookmarkStart w:id="240" w:name="_Описание_таблицы_ZNVI"/>
      <w:bookmarkEnd w:id="240"/>
    </w:p>
    <w:p w14:paraId="3761AEC2" w14:textId="54CC97D8" w:rsidR="007B48F3" w:rsidRDefault="00637851" w:rsidP="00637851">
      <w:pPr>
        <w:pStyle w:val="4"/>
      </w:pPr>
      <w:r>
        <w:t>Описание видов оценки</w:t>
      </w:r>
    </w:p>
    <w:p w14:paraId="61247B3A" w14:textId="74F5883C" w:rsidR="00637851" w:rsidRPr="00A77240" w:rsidRDefault="00CE7815" w:rsidP="00637851">
      <w:pPr>
        <w:pStyle w:val="afff6"/>
        <w:rPr>
          <w:rFonts w:ascii="Arial" w:hAnsi="Arial" w:cs="Arial"/>
        </w:rPr>
      </w:pPr>
      <w:r>
        <w:rPr>
          <w:rFonts w:ascii="Arial" w:hAnsi="Arial" w:cs="Arial"/>
        </w:rPr>
        <w:t>Для корректной работы процесса все используемые типы оценки</w:t>
      </w:r>
      <w:r w:rsidR="00637851">
        <w:rPr>
          <w:rFonts w:ascii="Arial" w:hAnsi="Arial" w:cs="Arial"/>
        </w:rPr>
        <w:t xml:space="preserve"> будут содержать соответствующие виды оценки:</w:t>
      </w:r>
    </w:p>
    <w:p w14:paraId="4F983B42" w14:textId="30C4F807" w:rsidR="00637851" w:rsidRDefault="008D74FA" w:rsidP="00D24C71">
      <w:pPr>
        <w:pStyle w:val="afb"/>
        <w:numPr>
          <w:ilvl w:val="1"/>
          <w:numId w:val="19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П_</w:t>
      </w:r>
      <w:r w:rsidR="00637851" w:rsidRPr="00A77240">
        <w:rPr>
          <w:rFonts w:ascii="Arial" w:hAnsi="Arial" w:cs="Arial"/>
        </w:rPr>
        <w:t>НВИ;</w:t>
      </w:r>
    </w:p>
    <w:p w14:paraId="68A7134F" w14:textId="295CBF98" w:rsidR="004B2987" w:rsidRPr="00A77240" w:rsidRDefault="008D74FA" w:rsidP="00D24C71">
      <w:pPr>
        <w:pStyle w:val="afb"/>
        <w:numPr>
          <w:ilvl w:val="1"/>
          <w:numId w:val="19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П_</w:t>
      </w:r>
      <w:r w:rsidR="004B2987">
        <w:rPr>
          <w:rFonts w:ascii="Arial" w:hAnsi="Arial" w:cs="Arial"/>
        </w:rPr>
        <w:t>НВИ_БУ;</w:t>
      </w:r>
    </w:p>
    <w:p w14:paraId="1E262EFE" w14:textId="255A6F35" w:rsidR="00637851" w:rsidRDefault="008D74FA" w:rsidP="00D24C71">
      <w:pPr>
        <w:pStyle w:val="afb"/>
        <w:numPr>
          <w:ilvl w:val="1"/>
          <w:numId w:val="19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П_</w:t>
      </w:r>
      <w:r w:rsidR="00637851" w:rsidRPr="00A77240">
        <w:rPr>
          <w:rFonts w:ascii="Arial" w:hAnsi="Arial" w:cs="Arial"/>
        </w:rPr>
        <w:t>НЛИ.</w:t>
      </w:r>
    </w:p>
    <w:p w14:paraId="798B6B4B" w14:textId="573D2669" w:rsidR="002D1302" w:rsidRPr="00470F6D" w:rsidRDefault="002D1302" w:rsidP="00BB057C">
      <w:pPr>
        <w:pStyle w:val="afff6"/>
        <w:rPr>
          <w:rFonts w:ascii="Arial" w:hAnsi="Arial" w:cs="Arial"/>
        </w:rPr>
      </w:pPr>
      <w:r w:rsidRPr="00A77240">
        <w:rPr>
          <w:rFonts w:ascii="Arial" w:hAnsi="Arial" w:cs="Arial"/>
        </w:rPr>
        <w:t>Для того</w:t>
      </w:r>
      <w:r>
        <w:rPr>
          <w:rFonts w:ascii="Arial" w:hAnsi="Arial" w:cs="Arial"/>
        </w:rPr>
        <w:t>,</w:t>
      </w:r>
      <w:r w:rsidRPr="00A77240">
        <w:rPr>
          <w:rFonts w:ascii="Arial" w:hAnsi="Arial" w:cs="Arial"/>
        </w:rPr>
        <w:t xml:space="preserve"> чтобы</w:t>
      </w:r>
      <w:r>
        <w:rPr>
          <w:rFonts w:ascii="Arial" w:hAnsi="Arial" w:cs="Arial"/>
        </w:rPr>
        <w:t xml:space="preserve"> при выявлении НВИ/НЛИ</w:t>
      </w:r>
      <w:r w:rsidRPr="00A7724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в бухгалтерском учете </w:t>
      </w:r>
      <w:r w:rsidRPr="00A77240">
        <w:rPr>
          <w:rFonts w:ascii="Arial" w:hAnsi="Arial" w:cs="Arial"/>
        </w:rPr>
        <w:t xml:space="preserve">не производилось усреднение </w:t>
      </w:r>
      <w:r>
        <w:rPr>
          <w:rFonts w:ascii="Arial" w:hAnsi="Arial" w:cs="Arial"/>
        </w:rPr>
        <w:t xml:space="preserve">учетной </w:t>
      </w:r>
      <w:r w:rsidRPr="00A77240">
        <w:rPr>
          <w:rFonts w:ascii="Arial" w:hAnsi="Arial" w:cs="Arial"/>
        </w:rPr>
        <w:t>цены МТР</w:t>
      </w:r>
      <w:r>
        <w:rPr>
          <w:rFonts w:ascii="Arial" w:hAnsi="Arial" w:cs="Arial"/>
        </w:rPr>
        <w:t xml:space="preserve"> за счет пониженной стоимости НВИ/НЛИ</w:t>
      </w:r>
      <w:r w:rsidRPr="00A7724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по результатам заседания ПДК предполагается </w:t>
      </w:r>
      <w:r w:rsidRPr="00A77240">
        <w:rPr>
          <w:rFonts w:ascii="Arial" w:hAnsi="Arial" w:cs="Arial"/>
        </w:rPr>
        <w:t xml:space="preserve">выделение НВИ/НЛИ </w:t>
      </w:r>
      <w:r>
        <w:rPr>
          <w:rFonts w:ascii="Arial" w:hAnsi="Arial" w:cs="Arial"/>
        </w:rPr>
        <w:t>в отдельные виды оценки «НВИ»</w:t>
      </w:r>
      <w:r w:rsidR="004B2987">
        <w:rPr>
          <w:rFonts w:ascii="Arial" w:hAnsi="Arial" w:cs="Arial"/>
        </w:rPr>
        <w:t>, «НВИ_БУ»</w:t>
      </w:r>
      <w:r>
        <w:rPr>
          <w:rFonts w:ascii="Arial" w:hAnsi="Arial" w:cs="Arial"/>
        </w:rPr>
        <w:t xml:space="preserve"> и «НЛИ». Учетные цены МТР на уровне этих видов оценки в системе будут вестись отдельно. Таким образом, пониженная стоимость НВИ/НЛИ будет отражаться только на запасе в рамках соответствующих обособленных видов оценки.</w:t>
      </w:r>
    </w:p>
    <w:p w14:paraId="6EE95C2D" w14:textId="77777777" w:rsidR="002D1302" w:rsidRPr="002D1302" w:rsidRDefault="002D1302" w:rsidP="002D1302">
      <w:pPr>
        <w:spacing w:after="240" w:line="276" w:lineRule="auto"/>
        <w:rPr>
          <w:rFonts w:ascii="Arial" w:hAnsi="Arial" w:cs="Arial"/>
        </w:rPr>
      </w:pPr>
    </w:p>
    <w:p w14:paraId="33CC89C1" w14:textId="5BA915F8" w:rsidR="00CE7815" w:rsidRDefault="00CE7815" w:rsidP="00CE7815">
      <w:pPr>
        <w:pStyle w:val="4"/>
      </w:pPr>
      <w:r>
        <w:lastRenderedPageBreak/>
        <w:t>Описание нумерации партий</w:t>
      </w:r>
    </w:p>
    <w:p w14:paraId="00BCBE30" w14:textId="2F57A54A" w:rsidR="00CE7815" w:rsidRPr="00CE7815" w:rsidRDefault="00CE7815" w:rsidP="00CE7815">
      <w:pPr>
        <w:ind w:left="708"/>
      </w:pPr>
    </w:p>
    <w:p w14:paraId="24F348FD" w14:textId="4CBB5CCE" w:rsidR="002B76E8" w:rsidRDefault="00CE7815" w:rsidP="002B76E8">
      <w:pPr>
        <w:pStyle w:val="afff6"/>
        <w:rPr>
          <w:rFonts w:ascii="Arial" w:hAnsi="Arial" w:cs="Arial"/>
        </w:rPr>
      </w:pPr>
      <w:r>
        <w:rPr>
          <w:rFonts w:ascii="Arial" w:hAnsi="Arial" w:cs="Arial"/>
        </w:rPr>
        <w:t xml:space="preserve">Для </w:t>
      </w:r>
      <w:r w:rsidR="002B76E8">
        <w:rPr>
          <w:rFonts w:ascii="Arial" w:hAnsi="Arial" w:cs="Arial"/>
        </w:rPr>
        <w:t>визуальной простоты определения партий НВИ/НЛИ</w:t>
      </w:r>
      <w:r w:rsidR="0061793E" w:rsidRPr="0061793E">
        <w:rPr>
          <w:rFonts w:ascii="Arial" w:hAnsi="Arial" w:cs="Arial"/>
        </w:rPr>
        <w:t xml:space="preserve"> (</w:t>
      </w:r>
      <w:r w:rsidR="0061793E">
        <w:rPr>
          <w:rFonts w:ascii="Arial" w:hAnsi="Arial" w:cs="Arial"/>
        </w:rPr>
        <w:t>в том числе, потенциальных</w:t>
      </w:r>
      <w:r w:rsidR="0061793E" w:rsidRPr="0061793E">
        <w:rPr>
          <w:rFonts w:ascii="Arial" w:hAnsi="Arial" w:cs="Arial"/>
        </w:rPr>
        <w:t>)</w:t>
      </w:r>
      <w:r w:rsidR="002B76E8">
        <w:rPr>
          <w:rFonts w:ascii="Arial" w:hAnsi="Arial" w:cs="Arial"/>
        </w:rPr>
        <w:t xml:space="preserve"> предполагается выделять эти партии в отдельные диапазоны нумерации:</w:t>
      </w:r>
    </w:p>
    <w:p w14:paraId="62C7896B" w14:textId="1E8CF23C" w:rsidR="002B76E8" w:rsidRPr="00A77240" w:rsidRDefault="002B76E8" w:rsidP="00D24C71">
      <w:pPr>
        <w:pStyle w:val="afb"/>
        <w:numPr>
          <w:ilvl w:val="1"/>
          <w:numId w:val="19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НВИ: </w:t>
      </w:r>
      <w:r>
        <w:rPr>
          <w:rFonts w:ascii="Arial" w:hAnsi="Arial" w:cs="Arial"/>
          <w:lang w:val="en-US"/>
        </w:rPr>
        <w:t>V000000000 – V999999999:</w:t>
      </w:r>
    </w:p>
    <w:p w14:paraId="484CBB67" w14:textId="57C7EEFB" w:rsidR="00CE7815" w:rsidRPr="005354C9" w:rsidRDefault="002B76E8" w:rsidP="00D24C71">
      <w:pPr>
        <w:pStyle w:val="afb"/>
        <w:numPr>
          <w:ilvl w:val="1"/>
          <w:numId w:val="19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НЛИ: L000000000 – L0</w:t>
      </w:r>
      <w:r>
        <w:rPr>
          <w:rFonts w:ascii="Arial" w:hAnsi="Arial" w:cs="Arial"/>
          <w:lang w:val="en-US"/>
        </w:rPr>
        <w:t>00000000.</w:t>
      </w:r>
    </w:p>
    <w:p w14:paraId="12C29099" w14:textId="245EB634" w:rsidR="005354C9" w:rsidRDefault="005354C9" w:rsidP="005354C9">
      <w:pPr>
        <w:pStyle w:val="4"/>
      </w:pPr>
      <w:r>
        <w:t>Прикрепление</w:t>
      </w:r>
      <w:r w:rsidR="00911AB2">
        <w:t xml:space="preserve"> фото и</w:t>
      </w:r>
      <w:r>
        <w:t xml:space="preserve"> сканов</w:t>
      </w:r>
      <w:r w:rsidR="00911AB2">
        <w:t xml:space="preserve"> первичных документов</w:t>
      </w:r>
    </w:p>
    <w:p w14:paraId="4D31E85E" w14:textId="77777777" w:rsidR="005354C9" w:rsidRPr="00CE7815" w:rsidRDefault="005354C9" w:rsidP="005354C9">
      <w:pPr>
        <w:ind w:left="708"/>
      </w:pPr>
    </w:p>
    <w:p w14:paraId="47EA1B1A" w14:textId="0C461848" w:rsidR="00637851" w:rsidRDefault="00911AB2" w:rsidP="00911AB2">
      <w:pPr>
        <w:ind w:firstLine="360"/>
        <w:rPr>
          <w:rFonts w:ascii="Arial" w:hAnsi="Arial" w:cs="Arial"/>
        </w:rPr>
      </w:pPr>
      <w:r w:rsidRPr="00911AB2">
        <w:rPr>
          <w:rFonts w:ascii="Arial" w:hAnsi="Arial" w:cs="Arial"/>
        </w:rPr>
        <w:t xml:space="preserve">Необходима активация SAP </w:t>
      </w:r>
      <w:proofErr w:type="spellStart"/>
      <w:r w:rsidRPr="00911AB2">
        <w:rPr>
          <w:rFonts w:ascii="Arial" w:hAnsi="Arial" w:cs="Arial"/>
        </w:rPr>
        <w:t>Content</w:t>
      </w:r>
      <w:proofErr w:type="spellEnd"/>
      <w:r w:rsidRPr="00911AB2">
        <w:rPr>
          <w:rFonts w:ascii="Arial" w:hAnsi="Arial" w:cs="Arial"/>
        </w:rPr>
        <w:t xml:space="preserve"> </w:t>
      </w:r>
      <w:proofErr w:type="spellStart"/>
      <w:r w:rsidRPr="00911AB2">
        <w:rPr>
          <w:rFonts w:ascii="Arial" w:hAnsi="Arial" w:cs="Arial"/>
        </w:rPr>
        <w:t>Server</w:t>
      </w:r>
      <w:proofErr w:type="spellEnd"/>
      <w:r w:rsidRPr="00911AB2">
        <w:rPr>
          <w:rFonts w:ascii="Arial" w:hAnsi="Arial" w:cs="Arial"/>
        </w:rPr>
        <w:t xml:space="preserve"> для прикрепления </w:t>
      </w:r>
      <w:r>
        <w:rPr>
          <w:rFonts w:ascii="Arial" w:hAnsi="Arial" w:cs="Arial"/>
        </w:rPr>
        <w:t xml:space="preserve">фото и </w:t>
      </w:r>
      <w:r w:rsidRPr="00911AB2">
        <w:rPr>
          <w:rFonts w:ascii="Arial" w:hAnsi="Arial" w:cs="Arial"/>
        </w:rPr>
        <w:t>сканов документов к системным документам SAP.</w:t>
      </w:r>
      <w:r>
        <w:rPr>
          <w:rFonts w:ascii="Arial" w:hAnsi="Arial" w:cs="Arial"/>
        </w:rPr>
        <w:t xml:space="preserve"> </w:t>
      </w:r>
    </w:p>
    <w:p w14:paraId="25F72C78" w14:textId="006EF5F4" w:rsidR="00911AB2" w:rsidRPr="004F2B77" w:rsidRDefault="00911AB2" w:rsidP="00911AB2">
      <w:pPr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Предлагается прикреплять сканы на уровне партии МТР к создаваемой карточке </w:t>
      </w:r>
      <w:r>
        <w:rPr>
          <w:rFonts w:ascii="Arial" w:hAnsi="Arial" w:cs="Arial"/>
          <w:lang w:val="en-US"/>
        </w:rPr>
        <w:t>SAP</w:t>
      </w:r>
      <w:r w:rsidRPr="00911AB2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DMS</w:t>
      </w:r>
      <w:r w:rsidRPr="00911AB2">
        <w:rPr>
          <w:rFonts w:ascii="Arial" w:hAnsi="Arial" w:cs="Arial"/>
        </w:rPr>
        <w:t xml:space="preserve"> (</w:t>
      </w:r>
      <w:r>
        <w:rPr>
          <w:rFonts w:ascii="Arial" w:hAnsi="Arial" w:cs="Arial"/>
          <w:lang w:val="en-US"/>
        </w:rPr>
        <w:t>Document</w:t>
      </w:r>
      <w:r w:rsidRPr="00491BFB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Management</w:t>
      </w:r>
      <w:r w:rsidRPr="00491BFB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System</w:t>
      </w:r>
      <w:r w:rsidRPr="00911AB2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  <w:r w:rsidR="004F2B77">
        <w:rPr>
          <w:rFonts w:ascii="Arial" w:hAnsi="Arial" w:cs="Arial"/>
        </w:rPr>
        <w:t xml:space="preserve"> При работе с отчетом </w:t>
      </w:r>
      <w:r w:rsidR="004F2B77">
        <w:rPr>
          <w:rFonts w:ascii="Arial" w:hAnsi="Arial" w:cs="Arial"/>
          <w:lang w:val="en-US"/>
        </w:rPr>
        <w:t>Z</w:t>
      </w:r>
      <w:r w:rsidR="007C50DD">
        <w:rPr>
          <w:rFonts w:ascii="Arial" w:hAnsi="Arial" w:cs="Arial"/>
          <w:lang w:val="en-US"/>
        </w:rPr>
        <w:t>MM</w:t>
      </w:r>
      <w:r w:rsidR="007C50DD" w:rsidRPr="007C50DD">
        <w:rPr>
          <w:rFonts w:ascii="Arial" w:hAnsi="Arial" w:cs="Arial"/>
        </w:rPr>
        <w:t>_</w:t>
      </w:r>
      <w:r w:rsidR="004F2B77">
        <w:rPr>
          <w:rFonts w:ascii="Arial" w:hAnsi="Arial" w:cs="Arial"/>
          <w:lang w:val="en-US"/>
        </w:rPr>
        <w:t>NVI</w:t>
      </w:r>
      <w:r w:rsidR="007C50DD" w:rsidRPr="008D74FA">
        <w:rPr>
          <w:rFonts w:ascii="Arial" w:hAnsi="Arial" w:cs="Arial"/>
        </w:rPr>
        <w:t>_</w:t>
      </w:r>
      <w:r w:rsidR="007C50DD">
        <w:rPr>
          <w:rFonts w:ascii="Arial" w:hAnsi="Arial" w:cs="Arial"/>
          <w:lang w:val="en-US"/>
        </w:rPr>
        <w:t>REPORT</w:t>
      </w:r>
      <w:r w:rsidR="007C50DD" w:rsidRPr="008D74FA">
        <w:rPr>
          <w:rFonts w:ascii="Arial" w:hAnsi="Arial" w:cs="Arial"/>
        </w:rPr>
        <w:t>/</w:t>
      </w:r>
      <w:r w:rsidR="007C50DD">
        <w:rPr>
          <w:rFonts w:ascii="Arial" w:hAnsi="Arial" w:cs="Arial"/>
          <w:lang w:val="en-US"/>
        </w:rPr>
        <w:t>ZMM</w:t>
      </w:r>
      <w:r w:rsidR="007C50DD" w:rsidRPr="008D74FA">
        <w:rPr>
          <w:rFonts w:ascii="Arial" w:hAnsi="Arial" w:cs="Arial"/>
        </w:rPr>
        <w:t>_</w:t>
      </w:r>
      <w:r w:rsidR="007C50DD">
        <w:rPr>
          <w:rFonts w:ascii="Arial" w:hAnsi="Arial" w:cs="Arial"/>
          <w:lang w:val="en-US"/>
        </w:rPr>
        <w:t>NLI</w:t>
      </w:r>
      <w:r w:rsidR="007C50DD" w:rsidRPr="008D74FA">
        <w:rPr>
          <w:rFonts w:ascii="Arial" w:hAnsi="Arial" w:cs="Arial"/>
        </w:rPr>
        <w:t>_</w:t>
      </w:r>
      <w:r w:rsidR="007C50DD">
        <w:rPr>
          <w:rFonts w:ascii="Arial" w:hAnsi="Arial" w:cs="Arial"/>
          <w:lang w:val="en-US"/>
        </w:rPr>
        <w:t>REPORT</w:t>
      </w:r>
      <w:r w:rsidR="004F2B77" w:rsidRPr="0024665A">
        <w:rPr>
          <w:rFonts w:ascii="Arial" w:hAnsi="Arial" w:cs="Arial"/>
        </w:rPr>
        <w:t xml:space="preserve"> </w:t>
      </w:r>
      <w:r w:rsidR="004F2B77">
        <w:rPr>
          <w:rFonts w:ascii="Arial" w:hAnsi="Arial" w:cs="Arial"/>
        </w:rPr>
        <w:t xml:space="preserve">карточки </w:t>
      </w:r>
      <w:r w:rsidR="004F2B77">
        <w:rPr>
          <w:rFonts w:ascii="Arial" w:hAnsi="Arial" w:cs="Arial"/>
          <w:lang w:val="en-US"/>
        </w:rPr>
        <w:t>DMS</w:t>
      </w:r>
      <w:r w:rsidR="004F2B77" w:rsidRPr="0024665A">
        <w:rPr>
          <w:rFonts w:ascii="Arial" w:hAnsi="Arial" w:cs="Arial"/>
        </w:rPr>
        <w:t xml:space="preserve"> </w:t>
      </w:r>
      <w:r w:rsidR="004F2B77">
        <w:rPr>
          <w:rFonts w:ascii="Arial" w:hAnsi="Arial" w:cs="Arial"/>
        </w:rPr>
        <w:t>будут создаваться автоматически.</w:t>
      </w:r>
    </w:p>
    <w:p w14:paraId="4CC5EAA1" w14:textId="77777777" w:rsidR="00911AB2" w:rsidRPr="00911AB2" w:rsidRDefault="00911AB2" w:rsidP="00911AB2">
      <w:pPr>
        <w:ind w:firstLine="360"/>
        <w:rPr>
          <w:rFonts w:ascii="Arial" w:hAnsi="Arial" w:cs="Arial"/>
        </w:rPr>
      </w:pPr>
    </w:p>
    <w:p w14:paraId="54142292" w14:textId="0FA2D99E" w:rsidR="004D3447" w:rsidRPr="0027560D" w:rsidRDefault="004D3447" w:rsidP="00637851">
      <w:pPr>
        <w:pStyle w:val="3"/>
      </w:pPr>
      <w:bookmarkStart w:id="241" w:name="_Toc66777895"/>
      <w:r w:rsidRPr="0027560D">
        <w:t>Описание особенностей технической реализации по процессу «</w:t>
      </w:r>
      <w:r w:rsidR="00F83FF4">
        <w:t>ПП-</w:t>
      </w:r>
      <w:r w:rsidRPr="0027560D">
        <w:t>10.05.03</w:t>
      </w:r>
      <w:r w:rsidR="00F83FF4" w:rsidRPr="00F83FF4">
        <w:t>-ERP</w:t>
      </w:r>
      <w:r w:rsidRPr="0027560D">
        <w:t xml:space="preserve"> </w:t>
      </w:r>
      <w:r w:rsidR="0027560D">
        <w:t>Р</w:t>
      </w:r>
      <w:r w:rsidRPr="0027560D">
        <w:t>еклассификация запаса»</w:t>
      </w:r>
      <w:bookmarkEnd w:id="241"/>
    </w:p>
    <w:p w14:paraId="37416640" w14:textId="77777777" w:rsidR="005E3614" w:rsidRPr="00A77240" w:rsidRDefault="005E3614" w:rsidP="005E3614">
      <w:pPr>
        <w:rPr>
          <w:rFonts w:ascii="Arial" w:hAnsi="Arial" w:cs="Arial"/>
          <w:sz w:val="22"/>
        </w:rPr>
      </w:pPr>
    </w:p>
    <w:p w14:paraId="62FC677D" w14:textId="6130EA4D" w:rsidR="005E3614" w:rsidRPr="0027560D" w:rsidRDefault="0027560D" w:rsidP="0027560D">
      <w:pPr>
        <w:ind w:firstLine="360"/>
        <w:rPr>
          <w:rFonts w:ascii="Arial" w:hAnsi="Arial" w:cs="Arial"/>
        </w:rPr>
      </w:pPr>
      <w:r>
        <w:rPr>
          <w:rFonts w:ascii="Arial" w:hAnsi="Arial" w:cs="Arial"/>
        </w:rPr>
        <w:t>Разработка</w:t>
      </w:r>
      <w:r w:rsidR="00472D46">
        <w:rPr>
          <w:rFonts w:ascii="Arial" w:hAnsi="Arial" w:cs="Arial"/>
        </w:rPr>
        <w:t xml:space="preserve"> (№</w:t>
      </w:r>
      <w:r w:rsidR="00472D46">
        <w:rPr>
          <w:rFonts w:ascii="Arial" w:hAnsi="Arial" w:cs="Arial"/>
          <w:lang w:val="en-US"/>
        </w:rPr>
        <w:t>MM</w:t>
      </w:r>
      <w:r w:rsidR="00D5795A" w:rsidRPr="00D5795A">
        <w:rPr>
          <w:rFonts w:ascii="Arial" w:hAnsi="Arial" w:cs="Arial"/>
        </w:rPr>
        <w:t>86</w:t>
      </w:r>
      <w:r w:rsidR="005B5287" w:rsidRPr="005B5287">
        <w:rPr>
          <w:rFonts w:ascii="Arial" w:hAnsi="Arial" w:cs="Arial"/>
        </w:rPr>
        <w:t xml:space="preserve"> </w:t>
      </w:r>
      <w:r w:rsidR="005B5287">
        <w:rPr>
          <w:rFonts w:ascii="Arial" w:hAnsi="Arial" w:cs="Arial"/>
        </w:rPr>
        <w:t>в Реестре разработок</w:t>
      </w:r>
      <w:r w:rsidR="00472D46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: </w:t>
      </w:r>
      <w:r w:rsidR="005E3614" w:rsidRPr="0027560D">
        <w:rPr>
          <w:rFonts w:ascii="Arial" w:hAnsi="Arial" w:cs="Arial"/>
        </w:rPr>
        <w:t>Массовый вывод запасов из запаса проекта в с</w:t>
      </w:r>
      <w:r w:rsidR="006F061C" w:rsidRPr="0027560D">
        <w:rPr>
          <w:rFonts w:ascii="Arial" w:hAnsi="Arial" w:cs="Arial"/>
        </w:rPr>
        <w:t>вободный (для закрытия проекта)</w:t>
      </w:r>
      <w:r>
        <w:rPr>
          <w:rFonts w:ascii="Arial" w:hAnsi="Arial" w:cs="Arial"/>
        </w:rPr>
        <w:t>.</w:t>
      </w:r>
    </w:p>
    <w:p w14:paraId="23D26FD4" w14:textId="0917B968" w:rsidR="000516F4" w:rsidRPr="00A77240" w:rsidRDefault="000516F4" w:rsidP="000516F4">
      <w:pPr>
        <w:ind w:left="360"/>
        <w:rPr>
          <w:rFonts w:ascii="Arial" w:hAnsi="Arial" w:cs="Arial"/>
        </w:rPr>
      </w:pPr>
    </w:p>
    <w:p w14:paraId="6E308E84" w14:textId="394A3ED5" w:rsidR="000516F4" w:rsidRPr="00A77240" w:rsidRDefault="000516F4" w:rsidP="00C75D01">
      <w:pPr>
        <w:ind w:firstLine="360"/>
        <w:rPr>
          <w:rFonts w:ascii="Arial" w:hAnsi="Arial" w:cs="Arial"/>
        </w:rPr>
      </w:pPr>
      <w:r w:rsidRPr="00A77240">
        <w:rPr>
          <w:rFonts w:ascii="Arial" w:hAnsi="Arial" w:cs="Arial"/>
        </w:rPr>
        <w:t xml:space="preserve">Данная разработка выполняет функцию перевода </w:t>
      </w:r>
      <w:r w:rsidR="004B6C03">
        <w:rPr>
          <w:rFonts w:ascii="Arial" w:hAnsi="Arial" w:cs="Arial"/>
        </w:rPr>
        <w:t xml:space="preserve">запаса </w:t>
      </w:r>
      <w:r w:rsidRPr="00A77240">
        <w:rPr>
          <w:rFonts w:ascii="Arial" w:hAnsi="Arial" w:cs="Arial"/>
        </w:rPr>
        <w:t>стока</w:t>
      </w:r>
      <w:r w:rsidR="004B6C03">
        <w:rPr>
          <w:rFonts w:ascii="Arial" w:hAnsi="Arial" w:cs="Arial"/>
        </w:rPr>
        <w:t>ми</w:t>
      </w:r>
      <w:r w:rsidRPr="00A77240">
        <w:rPr>
          <w:rFonts w:ascii="Arial" w:hAnsi="Arial" w:cs="Arial"/>
        </w:rPr>
        <w:t xml:space="preserve"> из </w:t>
      </w:r>
      <w:r w:rsidR="0027560D">
        <w:rPr>
          <w:rFonts w:ascii="Arial" w:hAnsi="Arial" w:cs="Arial"/>
        </w:rPr>
        <w:t>П</w:t>
      </w:r>
      <w:r w:rsidRPr="00A77240">
        <w:rPr>
          <w:rFonts w:ascii="Arial" w:hAnsi="Arial" w:cs="Arial"/>
        </w:rPr>
        <w:t>роекта</w:t>
      </w:r>
      <w:r w:rsidR="0027560D">
        <w:rPr>
          <w:rFonts w:ascii="Arial" w:hAnsi="Arial" w:cs="Arial"/>
        </w:rPr>
        <w:t xml:space="preserve"> (</w:t>
      </w:r>
      <w:r w:rsidR="0027560D" w:rsidRPr="00A77240">
        <w:rPr>
          <w:rFonts w:ascii="Arial" w:hAnsi="Arial" w:cs="Arial"/>
        </w:rPr>
        <w:t>Q-запаса</w:t>
      </w:r>
      <w:r w:rsidR="0027560D">
        <w:rPr>
          <w:rFonts w:ascii="Arial" w:hAnsi="Arial" w:cs="Arial"/>
        </w:rPr>
        <w:t xml:space="preserve">) </w:t>
      </w:r>
      <w:r w:rsidRPr="00A77240">
        <w:rPr>
          <w:rFonts w:ascii="Arial" w:hAnsi="Arial" w:cs="Arial"/>
        </w:rPr>
        <w:t xml:space="preserve">в свободный запас, либо </w:t>
      </w:r>
      <w:r w:rsidR="0027560D">
        <w:rPr>
          <w:rFonts w:ascii="Arial" w:hAnsi="Arial" w:cs="Arial"/>
        </w:rPr>
        <w:t xml:space="preserve">в </w:t>
      </w:r>
      <w:r w:rsidRPr="00A77240">
        <w:rPr>
          <w:rFonts w:ascii="Arial" w:hAnsi="Arial" w:cs="Arial"/>
        </w:rPr>
        <w:t>запас другого Проекта.</w:t>
      </w:r>
    </w:p>
    <w:p w14:paraId="6AEAE907" w14:textId="6C6F07C4" w:rsidR="000516F4" w:rsidRDefault="000516F4" w:rsidP="00C75D01">
      <w:pPr>
        <w:ind w:firstLine="360"/>
        <w:rPr>
          <w:rFonts w:ascii="Arial" w:hAnsi="Arial" w:cs="Arial"/>
        </w:rPr>
      </w:pPr>
      <w:r w:rsidRPr="00A77240">
        <w:rPr>
          <w:rFonts w:ascii="Arial" w:hAnsi="Arial" w:cs="Arial"/>
        </w:rPr>
        <w:t>После того, как Проект переводится в статус «Закрыто», программа проверяет все запасы компании, зарезервированные под данный проект. Далее возможна автоматическая проводка переноса.</w:t>
      </w:r>
    </w:p>
    <w:p w14:paraId="662529F1" w14:textId="53FB9CA1" w:rsidR="00D65625" w:rsidRPr="00201DB3" w:rsidRDefault="00663845" w:rsidP="00D65625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Общий случай перемещения между запасом проекта </w:t>
      </w:r>
      <w:r w:rsidRPr="00663845">
        <w:rPr>
          <w:rFonts w:ascii="Arial" w:hAnsi="Arial" w:cs="Arial"/>
        </w:rPr>
        <w:t xml:space="preserve">в свободно используемый запас и наоборот описывается в КД </w:t>
      </w:r>
      <w:r w:rsidRPr="00663845">
        <w:rPr>
          <w:rFonts w:ascii="Arial" w:hAnsi="Arial" w:cs="Arial"/>
          <w:lang w:val="en-US"/>
        </w:rPr>
        <w:t>ERP</w:t>
      </w:r>
      <w:r w:rsidRPr="00663845">
        <w:rPr>
          <w:rFonts w:ascii="Arial" w:hAnsi="Arial" w:cs="Arial"/>
        </w:rPr>
        <w:t>.</w:t>
      </w:r>
      <w:ins w:id="242" w:author="Sintsova Margarita" w:date="2020-04-21T13:12:00Z">
        <w:r w:rsidR="005C32EA">
          <w:rPr>
            <w:rFonts w:ascii="Arial" w:hAnsi="Arial" w:cs="Arial"/>
          </w:rPr>
          <w:t>9</w:t>
        </w:r>
      </w:ins>
      <w:del w:id="243" w:author="Sintsova Margarita" w:date="2020-04-21T13:12:00Z">
        <w:r w:rsidRPr="00663845" w:rsidDel="005C32EA">
          <w:rPr>
            <w:rFonts w:ascii="Arial" w:hAnsi="Arial" w:cs="Arial"/>
          </w:rPr>
          <w:delText>5</w:delText>
        </w:r>
      </w:del>
      <w:r w:rsidRPr="00663845">
        <w:rPr>
          <w:rFonts w:ascii="Arial" w:hAnsi="Arial" w:cs="Arial"/>
        </w:rPr>
        <w:t xml:space="preserve">.1.58 «Планирование обеспечения МТР, работами и услугами». </w:t>
      </w:r>
      <w:r w:rsidR="00D65625" w:rsidRPr="00201DB3">
        <w:rPr>
          <w:rFonts w:ascii="Arial" w:hAnsi="Arial" w:cs="Arial"/>
        </w:rPr>
        <w:t xml:space="preserve">Списание запасов проекта описывается в КД </w:t>
      </w:r>
      <w:r w:rsidR="00B75DE7">
        <w:rPr>
          <w:rFonts w:ascii="Arial" w:hAnsi="Arial" w:cs="Arial"/>
          <w:lang w:val="en-US"/>
        </w:rPr>
        <w:t>ERP</w:t>
      </w:r>
      <w:r w:rsidR="00B75DE7" w:rsidRPr="00B75DE7">
        <w:rPr>
          <w:rFonts w:ascii="Arial" w:hAnsi="Arial" w:cs="Arial"/>
        </w:rPr>
        <w:t xml:space="preserve"> </w:t>
      </w:r>
      <w:ins w:id="244" w:author="Sintsova Margarita" w:date="2020-04-21T13:12:00Z">
        <w:r w:rsidR="005C32EA">
          <w:rPr>
            <w:rFonts w:ascii="Arial" w:hAnsi="Arial" w:cs="Arial"/>
          </w:rPr>
          <w:t>9</w:t>
        </w:r>
      </w:ins>
      <w:del w:id="245" w:author="Sintsova Margarita" w:date="2020-04-21T13:12:00Z">
        <w:r w:rsidR="00B75DE7" w:rsidRPr="00B75DE7" w:rsidDel="005C32EA">
          <w:rPr>
            <w:rFonts w:ascii="Arial" w:hAnsi="Arial" w:cs="Arial"/>
          </w:rPr>
          <w:delText>5</w:delText>
        </w:r>
      </w:del>
      <w:r w:rsidR="00B75DE7" w:rsidRPr="00B75DE7">
        <w:rPr>
          <w:rFonts w:ascii="Arial" w:hAnsi="Arial" w:cs="Arial"/>
        </w:rPr>
        <w:t>.1.</w:t>
      </w:r>
      <w:r w:rsidR="00B75DE7" w:rsidRPr="002B2E5C">
        <w:rPr>
          <w:rFonts w:ascii="Arial" w:hAnsi="Arial" w:cs="Arial"/>
        </w:rPr>
        <w:t xml:space="preserve">48 </w:t>
      </w:r>
      <w:r w:rsidR="00D65625" w:rsidRPr="00201DB3">
        <w:rPr>
          <w:rFonts w:ascii="Arial" w:hAnsi="Arial" w:cs="Arial"/>
        </w:rPr>
        <w:t>«Планирование и реализация проектов Капитального строительства и инвестиций».</w:t>
      </w:r>
    </w:p>
    <w:p w14:paraId="6541AA9A" w14:textId="208180A5" w:rsidR="00663845" w:rsidRPr="00663845" w:rsidRDefault="00663845" w:rsidP="00663845">
      <w:pPr>
        <w:ind w:firstLine="360"/>
        <w:rPr>
          <w:rFonts w:ascii="Arial" w:hAnsi="Arial" w:cs="Arial"/>
          <w:bCs/>
        </w:rPr>
      </w:pPr>
    </w:p>
    <w:p w14:paraId="7A89D114" w14:textId="65370913" w:rsidR="00663845" w:rsidRPr="00A77240" w:rsidRDefault="00663845" w:rsidP="00C75D01">
      <w:pPr>
        <w:ind w:firstLine="360"/>
        <w:rPr>
          <w:rFonts w:ascii="Arial" w:hAnsi="Arial" w:cs="Arial"/>
        </w:rPr>
      </w:pPr>
    </w:p>
    <w:p w14:paraId="0D4AD86F" w14:textId="71BFBBB5" w:rsidR="000E51F8" w:rsidRPr="00A77240" w:rsidRDefault="000E51F8" w:rsidP="00D854DD">
      <w:pPr>
        <w:ind w:firstLine="360"/>
        <w:rPr>
          <w:rFonts w:ascii="Arial" w:hAnsi="Arial" w:cs="Arial"/>
        </w:rPr>
      </w:pPr>
    </w:p>
    <w:p w14:paraId="02182FF2" w14:textId="77777777" w:rsidR="002F400F" w:rsidRPr="00A77240" w:rsidRDefault="002F400F" w:rsidP="00637851">
      <w:pPr>
        <w:pStyle w:val="1"/>
      </w:pPr>
      <w:bookmarkStart w:id="246" w:name="_Toc66777896"/>
      <w:r w:rsidRPr="00A77240">
        <w:t>Информационная Безопасность</w:t>
      </w:r>
      <w:bookmarkEnd w:id="234"/>
      <w:bookmarkEnd w:id="235"/>
      <w:bookmarkEnd w:id="246"/>
    </w:p>
    <w:p w14:paraId="52A3F6F6" w14:textId="4B075ED8" w:rsidR="001C5FA5" w:rsidRPr="00A77240" w:rsidRDefault="00E07CF5" w:rsidP="00136A70">
      <w:pPr>
        <w:spacing w:after="240" w:line="276" w:lineRule="auto"/>
        <w:ind w:firstLine="567"/>
        <w:rPr>
          <w:rFonts w:ascii="Arial" w:eastAsia="Calibri" w:hAnsi="Arial" w:cs="Arial"/>
          <w:i/>
          <w:color w:val="808080" w:themeColor="background1" w:themeShade="80"/>
        </w:rPr>
      </w:pPr>
      <w:r w:rsidRPr="00A77240">
        <w:rPr>
          <w:rFonts w:ascii="Arial" w:hAnsi="Arial" w:cs="Arial"/>
          <w:color w:val="000000"/>
        </w:rPr>
        <w:t>Требования по Информационной Безопасности к системам и реализуемым в них бизнес-процессам, включая процессы, описанные в данном Концептуальном дизайне, отражены в разработанном на данном проекте документе «Проектное решение по обеспечению информационной безопасности в системах SAP</w:t>
      </w:r>
      <w:r w:rsidR="00104142">
        <w:rPr>
          <w:rFonts w:ascii="Arial" w:hAnsi="Arial" w:cs="Arial"/>
          <w:color w:val="000000"/>
        </w:rPr>
        <w:t>»</w:t>
      </w:r>
      <w:r w:rsidRPr="00A77240">
        <w:rPr>
          <w:rFonts w:ascii="Arial" w:hAnsi="Arial" w:cs="Arial"/>
          <w:color w:val="000000"/>
        </w:rPr>
        <w:t>.</w:t>
      </w:r>
    </w:p>
    <w:p w14:paraId="77461E32" w14:textId="75E8D610" w:rsidR="00882AFC" w:rsidRPr="00A77240" w:rsidRDefault="00882AFC" w:rsidP="00637851">
      <w:pPr>
        <w:pStyle w:val="1"/>
        <w:rPr>
          <w:rFonts w:eastAsia="Calibri"/>
        </w:rPr>
      </w:pPr>
      <w:bookmarkStart w:id="247" w:name="_Toc66777897"/>
      <w:r w:rsidRPr="00A77240">
        <w:rPr>
          <w:rFonts w:eastAsia="Calibri"/>
        </w:rPr>
        <w:lastRenderedPageBreak/>
        <w:t>Организационные изменения</w:t>
      </w:r>
      <w:bookmarkEnd w:id="247"/>
    </w:p>
    <w:p w14:paraId="280D8845" w14:textId="17BDA122" w:rsidR="00E30D22" w:rsidRPr="00A77240" w:rsidRDefault="00E30D22" w:rsidP="00E30D22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48" w:name="_Toc66777898"/>
      <w:r w:rsidRPr="00A77240">
        <w:rPr>
          <w:rFonts w:eastAsiaTheme="majorEastAsia" w:cs="Arial"/>
          <w:bCs w:val="0"/>
          <w:iCs w:val="0"/>
          <w:szCs w:val="26"/>
        </w:rPr>
        <w:t>Ключевые процессные изменения и области улучшений</w:t>
      </w:r>
      <w:bookmarkEnd w:id="248"/>
    </w:p>
    <w:p w14:paraId="58015468" w14:textId="457F9723" w:rsidR="00386C3A" w:rsidRPr="00A77240" w:rsidRDefault="00386C3A" w:rsidP="00916FAB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Pr="00A77240">
        <w:rPr>
          <w:rFonts w:ascii="Arial" w:hAnsi="Arial" w:cs="Arial"/>
          <w:b/>
          <w:sz w:val="22"/>
        </w:rPr>
        <w:fldChar w:fldCharType="begin"/>
      </w:r>
      <w:r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19</w:t>
      </w:r>
      <w:r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>.</w:t>
      </w:r>
      <w:r w:rsidR="008C7F95" w:rsidRPr="00A77240">
        <w:rPr>
          <w:rFonts w:ascii="Arial" w:hAnsi="Arial" w:cs="Arial"/>
          <w:b/>
          <w:sz w:val="22"/>
        </w:rPr>
        <w:t xml:space="preserve"> </w:t>
      </w:r>
      <w:r w:rsidR="00E30D22" w:rsidRPr="00A77240">
        <w:rPr>
          <w:rFonts w:ascii="Arial" w:hAnsi="Arial" w:cs="Arial"/>
          <w:b/>
          <w:sz w:val="22"/>
        </w:rPr>
        <w:t>Ключевые процессные изменения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84"/>
        <w:gridCol w:w="1139"/>
        <w:gridCol w:w="1154"/>
        <w:gridCol w:w="922"/>
        <w:gridCol w:w="1215"/>
        <w:gridCol w:w="1305"/>
        <w:gridCol w:w="985"/>
        <w:gridCol w:w="1494"/>
        <w:gridCol w:w="1478"/>
      </w:tblGrid>
      <w:tr w:rsidR="00A64F51" w:rsidRPr="00A77240" w14:paraId="10401E1A" w14:textId="7E5D0BA3" w:rsidTr="00FB2A5E">
        <w:trPr>
          <w:trHeight w:val="397"/>
        </w:trPr>
        <w:tc>
          <w:tcPr>
            <w:tcW w:w="238" w:type="pct"/>
            <w:shd w:val="clear" w:color="auto" w:fill="FFC000"/>
            <w:vAlign w:val="center"/>
          </w:tcPr>
          <w:p w14:paraId="0E535876" w14:textId="77777777" w:rsidR="00A64F51" w:rsidRPr="00C40F13" w:rsidRDefault="00A64F51" w:rsidP="00A64F51">
            <w:pPr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C40F13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№</w:t>
            </w:r>
          </w:p>
          <w:p w14:paraId="386E10EF" w14:textId="2E754CDB" w:rsidR="00A64F51" w:rsidRPr="00A77240" w:rsidRDefault="00A64F51" w:rsidP="00A64F5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0F13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  <w:r w:rsidRPr="00C40F13">
              <w:rPr>
                <w:rFonts w:ascii="Arial" w:hAnsi="Arial" w:cs="Arial"/>
                <w:b/>
                <w:sz w:val="18"/>
                <w:szCs w:val="18"/>
                <w:lang w:val="en-US" w:eastAsia="ru-RU"/>
              </w:rPr>
              <w:t>/</w:t>
            </w:r>
            <w:r w:rsidRPr="00C40F13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</w:p>
        </w:tc>
        <w:tc>
          <w:tcPr>
            <w:tcW w:w="560" w:type="pct"/>
            <w:shd w:val="clear" w:color="auto" w:fill="FFC000"/>
            <w:vAlign w:val="center"/>
          </w:tcPr>
          <w:p w14:paraId="718C65AE" w14:textId="09D0FFA7" w:rsidR="00A64F51" w:rsidRPr="00A77240" w:rsidRDefault="00A64F51" w:rsidP="00A64F5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</w:t>
            </w:r>
            <w:proofErr w:type="spellStart"/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ур-нь</w:t>
            </w:r>
            <w:proofErr w:type="spellEnd"/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) </w:t>
            </w:r>
          </w:p>
        </w:tc>
        <w:tc>
          <w:tcPr>
            <w:tcW w:w="567" w:type="pct"/>
            <w:shd w:val="clear" w:color="auto" w:fill="FFC000"/>
            <w:vAlign w:val="center"/>
          </w:tcPr>
          <w:p w14:paraId="3225C1A4" w14:textId="53650A1F" w:rsidR="00A64F51" w:rsidRPr="00A77240" w:rsidRDefault="00A64F51" w:rsidP="00A64F5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(2-ой </w:t>
            </w:r>
            <w:proofErr w:type="spellStart"/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ур-нь</w:t>
            </w:r>
            <w:proofErr w:type="spellEnd"/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453" w:type="pct"/>
            <w:shd w:val="clear" w:color="auto" w:fill="FFC000"/>
            <w:vAlign w:val="center"/>
          </w:tcPr>
          <w:p w14:paraId="3CDF40FB" w14:textId="13D13F0A" w:rsidR="00A64F51" w:rsidRPr="00A77240" w:rsidRDefault="00A64F51" w:rsidP="00A64F5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улучшения</w:t>
            </w:r>
          </w:p>
        </w:tc>
        <w:tc>
          <w:tcPr>
            <w:tcW w:w="597" w:type="pct"/>
            <w:shd w:val="clear" w:color="auto" w:fill="FFC000"/>
            <w:vAlign w:val="center"/>
          </w:tcPr>
          <w:p w14:paraId="38D0B828" w14:textId="19594229" w:rsidR="00A64F51" w:rsidRPr="00A77240" w:rsidRDefault="00A64F51" w:rsidP="00A64F5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процессного изменения</w:t>
            </w:r>
          </w:p>
        </w:tc>
        <w:tc>
          <w:tcPr>
            <w:tcW w:w="641" w:type="pct"/>
            <w:shd w:val="clear" w:color="auto" w:fill="FFC000"/>
            <w:vAlign w:val="center"/>
          </w:tcPr>
          <w:p w14:paraId="1A5B9A80" w14:textId="4BAC4BD3" w:rsidR="00A64F51" w:rsidRPr="00A77240" w:rsidRDefault="00A64F51" w:rsidP="00A64F5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изменения</w:t>
            </w:r>
          </w:p>
        </w:tc>
        <w:tc>
          <w:tcPr>
            <w:tcW w:w="484" w:type="pct"/>
            <w:shd w:val="clear" w:color="auto" w:fill="FFC000"/>
            <w:vAlign w:val="center"/>
          </w:tcPr>
          <w:p w14:paraId="203A244B" w14:textId="278F0502" w:rsidR="00A64F51" w:rsidRPr="00A77240" w:rsidRDefault="00A64F51" w:rsidP="00A64F5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Вид 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изменения</w:t>
            </w:r>
          </w:p>
        </w:tc>
        <w:tc>
          <w:tcPr>
            <w:tcW w:w="734" w:type="pct"/>
            <w:shd w:val="clear" w:color="auto" w:fill="FFC000"/>
            <w:vAlign w:val="center"/>
          </w:tcPr>
          <w:p w14:paraId="6D828D1D" w14:textId="3EA11FDD" w:rsidR="00A64F51" w:rsidRPr="00A77240" w:rsidRDefault="00A64F51" w:rsidP="00A64F5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Показатели улучшений </w:t>
            </w:r>
          </w:p>
        </w:tc>
        <w:tc>
          <w:tcPr>
            <w:tcW w:w="726" w:type="pct"/>
            <w:shd w:val="clear" w:color="auto" w:fill="FFC000"/>
            <w:vAlign w:val="center"/>
          </w:tcPr>
          <w:p w14:paraId="5294757C" w14:textId="0E9470D4" w:rsidR="00A64F51" w:rsidRPr="00A77240" w:rsidRDefault="00A64F51" w:rsidP="00A64F5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Подход к расчету (бизнес терминами)</w:t>
            </w:r>
          </w:p>
        </w:tc>
      </w:tr>
      <w:tr w:rsidR="00FB2A5E" w:rsidRPr="00A77240" w14:paraId="695AEAE5" w14:textId="246BE6E6" w:rsidTr="00FB2A5E">
        <w:tc>
          <w:tcPr>
            <w:tcW w:w="238" w:type="pct"/>
            <w:shd w:val="clear" w:color="auto" w:fill="auto"/>
          </w:tcPr>
          <w:p w14:paraId="06CF8EBC" w14:textId="368C0FDC" w:rsidR="00FB2A5E" w:rsidRPr="00A77240" w:rsidRDefault="00FB2A5E" w:rsidP="00FB2A5E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560" w:type="pct"/>
          </w:tcPr>
          <w:p w14:paraId="63A37A1E" w14:textId="312AFDAE" w:rsidR="00FB2A5E" w:rsidRPr="00A77240" w:rsidRDefault="00FB2A5E" w:rsidP="00FB2A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ПП-10</w:t>
            </w:r>
            <w:r w:rsidRPr="00E72F57">
              <w:rPr>
                <w:rFonts w:ascii="Arial" w:hAnsi="Arial" w:cs="Arial"/>
                <w:sz w:val="18"/>
                <w:szCs w:val="18"/>
              </w:rPr>
              <w:br/>
              <w:t>Обеспечение МТР, работами и услугами</w:t>
            </w:r>
          </w:p>
        </w:tc>
        <w:tc>
          <w:tcPr>
            <w:tcW w:w="567" w:type="pct"/>
          </w:tcPr>
          <w:p w14:paraId="1190B71B" w14:textId="59356A8A" w:rsidR="00FB2A5E" w:rsidRPr="00A77240" w:rsidRDefault="00FB2A5E" w:rsidP="00FB2A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ПП-10.05 Управление запасами</w:t>
            </w:r>
          </w:p>
        </w:tc>
        <w:tc>
          <w:tcPr>
            <w:tcW w:w="453" w:type="pct"/>
          </w:tcPr>
          <w:p w14:paraId="552F0E87" w14:textId="43083FBA" w:rsidR="00FB2A5E" w:rsidRPr="00A77240" w:rsidRDefault="00FB2A5E" w:rsidP="00FB2A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1676">
              <w:rPr>
                <w:rFonts w:ascii="Arial" w:hAnsi="Arial" w:cs="Arial"/>
                <w:sz w:val="18"/>
                <w:szCs w:val="18"/>
              </w:rPr>
              <w:t>Повышение точности управления запасами</w:t>
            </w:r>
          </w:p>
        </w:tc>
        <w:tc>
          <w:tcPr>
            <w:tcW w:w="597" w:type="pct"/>
          </w:tcPr>
          <w:p w14:paraId="379C8B1E" w14:textId="2E819CDC" w:rsidR="00FB2A5E" w:rsidRPr="00A77240" w:rsidRDefault="00FB2A5E" w:rsidP="00FB2A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1676">
              <w:rPr>
                <w:rFonts w:ascii="Arial" w:hAnsi="Arial" w:cs="Arial"/>
                <w:color w:val="000000"/>
                <w:sz w:val="18"/>
                <w:szCs w:val="18"/>
              </w:rPr>
              <w:t>MM.PC.2.2 Внедрение дополнительных инструментов в процессе управления запасами</w:t>
            </w:r>
          </w:p>
        </w:tc>
        <w:tc>
          <w:tcPr>
            <w:tcW w:w="641" w:type="pct"/>
          </w:tcPr>
          <w:p w14:paraId="6B859B93" w14:textId="5F0F5BA8" w:rsidR="00FB2A5E" w:rsidRPr="00A77240" w:rsidRDefault="00FB2A5E" w:rsidP="00FB2A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1676">
              <w:rPr>
                <w:rFonts w:ascii="Arial" w:hAnsi="Arial" w:cs="Arial"/>
                <w:sz w:val="18"/>
                <w:szCs w:val="18"/>
              </w:rPr>
              <w:t xml:space="preserve">Ведение </w:t>
            </w:r>
            <w:proofErr w:type="spellStart"/>
            <w:r w:rsidRPr="00C51676">
              <w:rPr>
                <w:rFonts w:ascii="Arial" w:hAnsi="Arial" w:cs="Arial"/>
                <w:sz w:val="18"/>
                <w:szCs w:val="18"/>
              </w:rPr>
              <w:t>партионного</w:t>
            </w:r>
            <w:proofErr w:type="spellEnd"/>
            <w:r w:rsidRPr="00C51676">
              <w:rPr>
                <w:rFonts w:ascii="Arial" w:hAnsi="Arial" w:cs="Arial"/>
                <w:sz w:val="18"/>
                <w:szCs w:val="18"/>
              </w:rPr>
              <w:t xml:space="preserve"> учета с целью:</w:t>
            </w:r>
            <w:r w:rsidRPr="00C51676">
              <w:rPr>
                <w:rFonts w:ascii="Arial" w:hAnsi="Arial" w:cs="Arial"/>
                <w:sz w:val="18"/>
                <w:szCs w:val="18"/>
              </w:rPr>
              <w:br/>
              <w:t>*хранение информации о минимальной цене реализации НВИ</w:t>
            </w:r>
            <w:r w:rsidRPr="00C51676">
              <w:rPr>
                <w:rFonts w:ascii="Arial" w:hAnsi="Arial" w:cs="Arial"/>
                <w:sz w:val="18"/>
                <w:szCs w:val="18"/>
              </w:rPr>
              <w:br/>
              <w:t>*соблюдения сроков годности</w:t>
            </w:r>
            <w:r w:rsidRPr="00C51676">
              <w:rPr>
                <w:rFonts w:ascii="Arial" w:hAnsi="Arial" w:cs="Arial"/>
                <w:sz w:val="18"/>
                <w:szCs w:val="18"/>
              </w:rPr>
              <w:br/>
              <w:t>*соблюдения стратегии расхода (FIFO, FEFO, LIFO)</w:t>
            </w:r>
          </w:p>
        </w:tc>
        <w:tc>
          <w:tcPr>
            <w:tcW w:w="484" w:type="pct"/>
          </w:tcPr>
          <w:p w14:paraId="19166377" w14:textId="5CEC13CE" w:rsidR="00FB2A5E" w:rsidRPr="00A77240" w:rsidRDefault="00FB2A5E" w:rsidP="00FB2A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734" w:type="pct"/>
            <w:shd w:val="clear" w:color="auto" w:fill="auto"/>
          </w:tcPr>
          <w:p w14:paraId="67C09FAC" w14:textId="67C1BD28" w:rsidR="00FB2A5E" w:rsidRPr="000D3297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0D3297">
              <w:rPr>
                <w:rFonts w:asciiTheme="minorHAnsi" w:eastAsiaTheme="minorEastAsia" w:hAnsi="Calibri"/>
                <w:color w:val="000000" w:themeColor="text1"/>
                <w:kern w:val="24"/>
                <w:sz w:val="22"/>
                <w:lang w:eastAsia="ru-RU"/>
              </w:rPr>
              <w:t xml:space="preserve"> </w:t>
            </w:r>
            <w:r w:rsidRPr="003B6BC9">
              <w:rPr>
                <w:rFonts w:ascii="Arial" w:hAnsi="Arial" w:cs="Arial"/>
                <w:sz w:val="18"/>
                <w:szCs w:val="18"/>
              </w:rPr>
              <w:t>Оборачиваемость запасов МТР в днях</w:t>
            </w:r>
          </w:p>
          <w:p w14:paraId="63BA8185" w14:textId="77777777" w:rsidR="00FB2A5E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C4C014B" w14:textId="1D13E907" w:rsidR="00FB2A5E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3B6BC9">
              <w:rPr>
                <w:rFonts w:ascii="Arial" w:hAnsi="Arial" w:cs="Arial"/>
                <w:sz w:val="18"/>
                <w:szCs w:val="18"/>
              </w:rPr>
              <w:t>Структура запасов</w:t>
            </w:r>
          </w:p>
          <w:p w14:paraId="16468049" w14:textId="6AEE87A5" w:rsidR="00FB2A5E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507A4B6" w14:textId="274A11F9" w:rsidR="00FB2A5E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Pr="003B6BC9">
              <w:rPr>
                <w:rFonts w:ascii="Arial" w:hAnsi="Arial" w:cs="Arial"/>
                <w:sz w:val="18"/>
                <w:szCs w:val="18"/>
              </w:rPr>
              <w:t>Объем вовлечения НВИ</w:t>
            </w:r>
          </w:p>
          <w:p w14:paraId="114681FB" w14:textId="77777777" w:rsidR="00FB2A5E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6430ED8" w14:textId="69D3BB79" w:rsidR="00FB2A5E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Pr="003B6BC9">
              <w:rPr>
                <w:rFonts w:ascii="Arial" w:hAnsi="Arial" w:cs="Arial"/>
                <w:sz w:val="18"/>
                <w:szCs w:val="18"/>
              </w:rPr>
              <w:t>Доля запасов НВИ/НЛИ</w:t>
            </w:r>
          </w:p>
          <w:p w14:paraId="186B5CCC" w14:textId="3A3D97ED" w:rsidR="00FB2A5E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</w:p>
          <w:p w14:paraId="77CD30FD" w14:textId="2C46600F" w:rsidR="00FB2A5E" w:rsidRPr="00A77240" w:rsidRDefault="00FB2A5E" w:rsidP="00FB2A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Pr="00F622E1">
              <w:t xml:space="preserve"> </w:t>
            </w:r>
            <w:r w:rsidRPr="00F622E1">
              <w:rPr>
                <w:rFonts w:ascii="Arial" w:hAnsi="Arial" w:cs="Arial"/>
                <w:sz w:val="18"/>
                <w:szCs w:val="18"/>
              </w:rPr>
              <w:t>Эффективное управление запасами с учетом информации о партии: отслеживание сроков годности, использование информации о цене партии НВИ для реализации, автоматизированные стратегии списания партий (FIFO, FEFO, LIFO)</w:t>
            </w:r>
          </w:p>
        </w:tc>
        <w:tc>
          <w:tcPr>
            <w:tcW w:w="726" w:type="pct"/>
          </w:tcPr>
          <w:p w14:paraId="5488D42A" w14:textId="2B1C0080" w:rsidR="00FB2A5E" w:rsidRPr="000D3297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3B6BC9">
              <w:rPr>
                <w:rFonts w:ascii="Arial" w:hAnsi="Arial" w:cs="Arial"/>
                <w:sz w:val="18"/>
                <w:szCs w:val="18"/>
              </w:rPr>
              <w:t>Среднее значение уровня запасов в стоимостном выражении по категории или агрегировано по всей номенклатуре к сумме списаний всех запасов или данной категории за период, умноженное на количество дней в периоде, где средний уровень запасов рассчитывается как среднее арифметическое уровней запасов на конец месяцев.</w:t>
            </w:r>
          </w:p>
          <w:p w14:paraId="20403024" w14:textId="77777777" w:rsidR="00FB2A5E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 w:rsidRPr="000D329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73DEC6E4" w14:textId="77777777" w:rsidR="00FB2A5E" w:rsidRPr="003B6BC9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3B6BC9">
              <w:rPr>
                <w:rFonts w:ascii="Arial" w:hAnsi="Arial" w:cs="Arial"/>
                <w:sz w:val="18"/>
                <w:szCs w:val="18"/>
              </w:rPr>
              <w:t>Стоимость запасов отдельных сегментов:</w:t>
            </w:r>
          </w:p>
          <w:p w14:paraId="448111EA" w14:textId="77777777" w:rsidR="00FB2A5E" w:rsidRPr="003B6BC9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- Свободный</w:t>
            </w:r>
          </w:p>
          <w:p w14:paraId="269905DE" w14:textId="77777777" w:rsidR="00FB2A5E" w:rsidRPr="003B6BC9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- Под потребность</w:t>
            </w:r>
          </w:p>
          <w:p w14:paraId="5782D08A" w14:textId="77777777" w:rsidR="00FB2A5E" w:rsidRPr="003B6BC9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- НВИ</w:t>
            </w:r>
          </w:p>
          <w:p w14:paraId="5087357E" w14:textId="77777777" w:rsidR="00FB2A5E" w:rsidRPr="003B6BC9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- НЛИ</w:t>
            </w:r>
          </w:p>
          <w:p w14:paraId="6E1C0A2C" w14:textId="77777777" w:rsidR="00FB2A5E" w:rsidRPr="003B6BC9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- АТЗ</w:t>
            </w:r>
          </w:p>
          <w:p w14:paraId="3757BEE3" w14:textId="6C38CAD5" w:rsidR="00FB2A5E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-</w:t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ГОиЧС</w:t>
            </w:r>
            <w:proofErr w:type="spellEnd"/>
          </w:p>
          <w:p w14:paraId="1E1D7C5D" w14:textId="77777777" w:rsidR="00FB2A5E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BEDFFCB" w14:textId="0F32D4ED" w:rsidR="00FB2A5E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Pr="000D3297">
              <w:rPr>
                <w:rFonts w:asciiTheme="minorHAnsi" w:eastAsiaTheme="minorEastAsia" w:hAnsi="Calibri" w:cs="Calibri"/>
                <w:color w:val="000000" w:themeColor="text1"/>
                <w:kern w:val="24"/>
                <w:sz w:val="22"/>
                <w:lang w:eastAsia="ru-RU"/>
              </w:rPr>
              <w:t xml:space="preserve"> </w:t>
            </w:r>
            <w:r w:rsidRPr="003B6BC9">
              <w:rPr>
                <w:rFonts w:ascii="Arial" w:hAnsi="Arial" w:cs="Arial"/>
                <w:sz w:val="18"/>
                <w:szCs w:val="18"/>
              </w:rPr>
              <w:t>Стоимость фактических списаний из сегментов запаса "НВИ", "НЛИ".</w:t>
            </w:r>
          </w:p>
          <w:p w14:paraId="26E08AA0" w14:textId="32F541DA" w:rsidR="00FB2A5E" w:rsidRPr="003B6BC9" w:rsidRDefault="00FB2A5E" w:rsidP="00FB2A5E"/>
          <w:p w14:paraId="347AEE5B" w14:textId="4ABF63F8" w:rsidR="00FB2A5E" w:rsidRPr="003B6BC9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4.</w:t>
            </w:r>
            <w:r>
              <w:t xml:space="preserve"> </w:t>
            </w:r>
            <w:r w:rsidRPr="003B6BC9">
              <w:rPr>
                <w:rFonts w:ascii="Arial" w:hAnsi="Arial" w:cs="Arial"/>
                <w:sz w:val="18"/>
                <w:szCs w:val="18"/>
              </w:rPr>
              <w:t xml:space="preserve">Стоимость запасов </w:t>
            </w:r>
            <w:r w:rsidRPr="003B6BC9">
              <w:rPr>
                <w:rFonts w:ascii="Arial" w:hAnsi="Arial" w:cs="Arial"/>
                <w:sz w:val="18"/>
                <w:szCs w:val="18"/>
              </w:rPr>
              <w:lastRenderedPageBreak/>
              <w:t>НВИ/НЛИ</w:t>
            </w:r>
            <w:r>
              <w:rPr>
                <w:rFonts w:ascii="Arial" w:hAnsi="Arial" w:cs="Arial"/>
                <w:sz w:val="18"/>
                <w:szCs w:val="18"/>
              </w:rPr>
              <w:t>,</w:t>
            </w:r>
            <w:r w:rsidRPr="003B6BC9">
              <w:rPr>
                <w:rFonts w:ascii="Arial" w:hAnsi="Arial" w:cs="Arial"/>
                <w:sz w:val="18"/>
                <w:szCs w:val="18"/>
              </w:rPr>
              <w:t xml:space="preserve"> отнесенная к стоимости всех запасов.</w:t>
            </w:r>
          </w:p>
          <w:p w14:paraId="03FDD70E" w14:textId="77777777" w:rsidR="00FB2A5E" w:rsidRPr="000D3297" w:rsidRDefault="00FB2A5E" w:rsidP="00FB2A5E">
            <w:pPr>
              <w:rPr>
                <w:rFonts w:ascii="Arial" w:hAnsi="Arial" w:cs="Arial"/>
                <w:sz w:val="18"/>
                <w:szCs w:val="18"/>
              </w:rPr>
            </w:pPr>
          </w:p>
          <w:p w14:paraId="5A85B8A8" w14:textId="027A3F71" w:rsidR="00FB2A5E" w:rsidRPr="00A77240" w:rsidRDefault="00FB2A5E" w:rsidP="00FB2A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5.Качественный показатель</w:t>
            </w:r>
          </w:p>
        </w:tc>
      </w:tr>
      <w:tr w:rsidR="00A64F51" w:rsidRPr="00A77240" w14:paraId="127DEFC1" w14:textId="77777777" w:rsidTr="00FB2A5E">
        <w:tc>
          <w:tcPr>
            <w:tcW w:w="238" w:type="pct"/>
            <w:shd w:val="clear" w:color="auto" w:fill="auto"/>
          </w:tcPr>
          <w:p w14:paraId="5BF19B1C" w14:textId="7DE5A685" w:rsidR="00A64F51" w:rsidRDefault="00A64F51" w:rsidP="00A64F51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  <w:lastRenderedPageBreak/>
              <w:t>2</w:t>
            </w:r>
          </w:p>
        </w:tc>
        <w:tc>
          <w:tcPr>
            <w:tcW w:w="560" w:type="pct"/>
          </w:tcPr>
          <w:p w14:paraId="321E3373" w14:textId="77777777" w:rsidR="00A64F51" w:rsidRPr="00E72F57" w:rsidRDefault="00A64F51" w:rsidP="00A64F51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ПП-10</w:t>
            </w:r>
          </w:p>
          <w:p w14:paraId="5ED87888" w14:textId="4BA89739" w:rsidR="00A64F51" w:rsidRPr="00E72F57" w:rsidRDefault="00A64F51" w:rsidP="00A64F5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Обеспечение МТР, работами и услугами</w:t>
            </w:r>
          </w:p>
        </w:tc>
        <w:tc>
          <w:tcPr>
            <w:tcW w:w="567" w:type="pct"/>
          </w:tcPr>
          <w:p w14:paraId="3194E0CF" w14:textId="77777777" w:rsidR="00A64F51" w:rsidRPr="00E72F57" w:rsidRDefault="00A64F51" w:rsidP="00A64F5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" w:type="pct"/>
          </w:tcPr>
          <w:p w14:paraId="37813227" w14:textId="1DBE3462" w:rsidR="00A64F51" w:rsidRPr="00E72F57" w:rsidRDefault="00A64F51" w:rsidP="00A64F5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Проектирование бизнес-процессов с учётом требований по контрольным процедурам</w:t>
            </w:r>
          </w:p>
        </w:tc>
        <w:tc>
          <w:tcPr>
            <w:tcW w:w="597" w:type="pct"/>
          </w:tcPr>
          <w:p w14:paraId="726DCA8C" w14:textId="24EC62CE" w:rsidR="00A64F51" w:rsidRPr="00E72F57" w:rsidRDefault="00A64F51" w:rsidP="00A64F5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72F57">
              <w:rPr>
                <w:rFonts w:ascii="Arial" w:hAnsi="Arial" w:cs="Arial"/>
                <w:color w:val="000000"/>
                <w:sz w:val="18"/>
                <w:szCs w:val="18"/>
              </w:rPr>
              <w:t xml:space="preserve">MM.PC.4.1 Реализация контрольных процедур в </w:t>
            </w:r>
            <w:r w:rsidRPr="00E72F57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ERP</w:t>
            </w:r>
          </w:p>
        </w:tc>
        <w:tc>
          <w:tcPr>
            <w:tcW w:w="641" w:type="pct"/>
          </w:tcPr>
          <w:p w14:paraId="1B972C17" w14:textId="77777777" w:rsidR="00A64F51" w:rsidRPr="00E72F57" w:rsidRDefault="00A64F51" w:rsidP="00A64F51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Автоматическое планирование закупок (ППМ)</w:t>
            </w:r>
          </w:p>
          <w:p w14:paraId="11832B20" w14:textId="77777777" w:rsidR="00A64F51" w:rsidRPr="00E72F57" w:rsidRDefault="00A64F51" w:rsidP="00A64F51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Возможность выполнения закупки только при наличии утвержденной потребности</w:t>
            </w:r>
          </w:p>
          <w:p w14:paraId="701A2A03" w14:textId="77777777" w:rsidR="00A64F51" w:rsidRPr="00E72F57" w:rsidRDefault="00A64F51" w:rsidP="00A64F51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Контроль перечня закупки на основании суммы договора, не превышающего общий объем заказов на поставку</w:t>
            </w:r>
          </w:p>
          <w:p w14:paraId="36CAA88E" w14:textId="77777777" w:rsidR="00A64F51" w:rsidRPr="00E72F57" w:rsidRDefault="00A64F51" w:rsidP="00A64F51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План-факт анализ исполнения плана закупки с помощью отчетности ERP</w:t>
            </w:r>
          </w:p>
          <w:p w14:paraId="17B125FB" w14:textId="77777777" w:rsidR="00A64F51" w:rsidRPr="00E72F57" w:rsidRDefault="00A64F51" w:rsidP="00A64F51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Автоматический алгоритм формирования складских задач на комплектование МТР по определенным принципам, например, FEFO</w:t>
            </w:r>
          </w:p>
          <w:p w14:paraId="79004887" w14:textId="020AD239" w:rsidR="00A64F51" w:rsidRPr="00E72F57" w:rsidRDefault="00A64F51" w:rsidP="00A64F5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Автоматический контроль пополнения и резервирование запасов для АТЗ</w:t>
            </w:r>
          </w:p>
        </w:tc>
        <w:tc>
          <w:tcPr>
            <w:tcW w:w="484" w:type="pct"/>
          </w:tcPr>
          <w:p w14:paraId="1AEB63FF" w14:textId="742F857C" w:rsidR="00A64F51" w:rsidRPr="00E72F57" w:rsidRDefault="00A64F51" w:rsidP="00A64F5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734" w:type="pct"/>
            <w:shd w:val="clear" w:color="auto" w:fill="auto"/>
          </w:tcPr>
          <w:p w14:paraId="5E20C967" w14:textId="77777777" w:rsidR="00A64F5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Количество контрольных процедур</w:t>
            </w:r>
          </w:p>
          <w:p w14:paraId="2ADB5FCB" w14:textId="77777777" w:rsidR="00A64F51" w:rsidRPr="00F622E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CF6AD63" w14:textId="77777777" w:rsidR="00A64F5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>Доля автоматизированных контрольных процедур</w:t>
            </w:r>
          </w:p>
          <w:p w14:paraId="5E66831C" w14:textId="77777777" w:rsidR="00A64F5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</w:p>
          <w:p w14:paraId="1DC0A257" w14:textId="77777777" w:rsidR="00A64F51" w:rsidRPr="00122D70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Pr="00122D70">
              <w:rPr>
                <w:rFonts w:ascii="Arial" w:hAnsi="Arial" w:cs="Arial"/>
                <w:sz w:val="18"/>
                <w:szCs w:val="18"/>
              </w:rPr>
              <w:t>Обеспечение превентивного снижения рисков с использованием автоматизированных контрольных процедур</w:t>
            </w:r>
          </w:p>
          <w:p w14:paraId="02209CEE" w14:textId="77777777" w:rsidR="00A64F5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8310837" w14:textId="77777777" w:rsidR="00A64F51" w:rsidRPr="00F622E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Pr="00122D70">
              <w:rPr>
                <w:rFonts w:ascii="Arial" w:hAnsi="Arial" w:cs="Arial"/>
                <w:sz w:val="18"/>
                <w:szCs w:val="18"/>
              </w:rPr>
              <w:t>Своевременная идентификация рисков процессов и возможность своевременного реагирования на них</w:t>
            </w:r>
          </w:p>
          <w:p w14:paraId="5367F857" w14:textId="77777777" w:rsidR="00A64F5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6" w:type="pct"/>
          </w:tcPr>
          <w:p w14:paraId="5A681DD4" w14:textId="77777777" w:rsidR="00A64F5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Общее количество контрольных процедур</w:t>
            </w:r>
          </w:p>
          <w:p w14:paraId="674D30EB" w14:textId="77777777" w:rsidR="00A64F5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  <w:r w:rsidRPr="00F622E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75A9E96" w14:textId="77777777" w:rsidR="00A64F51" w:rsidRPr="00F622E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</w:p>
          <w:p w14:paraId="0A829399" w14:textId="77777777" w:rsidR="00A64F51" w:rsidRPr="00F622E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 xml:space="preserve">Количество автоматизированных контрольных процедур к общему количеству контрольных процедур в % </w:t>
            </w:r>
          </w:p>
          <w:p w14:paraId="4E650369" w14:textId="77777777" w:rsidR="00A64F5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</w:p>
          <w:p w14:paraId="1440C124" w14:textId="77777777" w:rsidR="00A64F5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3.Качественный показатель</w:t>
            </w:r>
          </w:p>
          <w:p w14:paraId="133E4E6F" w14:textId="77777777" w:rsidR="00A64F5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6AEFF1D" w14:textId="3218D665" w:rsidR="00A64F51" w:rsidRDefault="00A64F51" w:rsidP="00A64F5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4.Качественный показатель</w:t>
            </w:r>
          </w:p>
        </w:tc>
      </w:tr>
    </w:tbl>
    <w:p w14:paraId="277FEAE0" w14:textId="017F49E1" w:rsidR="006F664D" w:rsidRPr="00A77240" w:rsidRDefault="006F664D" w:rsidP="006F664D">
      <w:pPr>
        <w:rPr>
          <w:rFonts w:ascii="Arial" w:eastAsia="Calibri" w:hAnsi="Arial" w:cs="Arial"/>
        </w:rPr>
      </w:pPr>
    </w:p>
    <w:p w14:paraId="4DBAECF8" w14:textId="0FF2509B" w:rsidR="007323EE" w:rsidRPr="00A77240" w:rsidRDefault="007323EE" w:rsidP="007323EE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49" w:name="_Toc521080287"/>
      <w:bookmarkStart w:id="250" w:name="_Toc66777899"/>
      <w:r w:rsidRPr="00A77240">
        <w:rPr>
          <w:rFonts w:eastAsiaTheme="majorEastAsia" w:cs="Arial"/>
          <w:bCs w:val="0"/>
          <w:iCs w:val="0"/>
          <w:szCs w:val="26"/>
        </w:rPr>
        <w:lastRenderedPageBreak/>
        <w:t>Организационные аспекты</w:t>
      </w:r>
      <w:bookmarkEnd w:id="249"/>
      <w:bookmarkEnd w:id="250"/>
    </w:p>
    <w:p w14:paraId="1721B66B" w14:textId="7C7E605B" w:rsidR="007323EE" w:rsidRPr="00A77240" w:rsidRDefault="007323EE" w:rsidP="007323EE">
      <w:pPr>
        <w:pStyle w:val="a9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77240">
        <w:rPr>
          <w:rFonts w:ascii="Arial" w:hAnsi="Arial" w:cs="Arial"/>
          <w:b/>
          <w:sz w:val="22"/>
        </w:rPr>
        <w:t xml:space="preserve">Таблица </w:t>
      </w:r>
      <w:r w:rsidRPr="00A77240">
        <w:rPr>
          <w:rFonts w:ascii="Arial" w:hAnsi="Arial" w:cs="Arial"/>
          <w:b/>
          <w:sz w:val="22"/>
        </w:rPr>
        <w:fldChar w:fldCharType="begin"/>
      </w:r>
      <w:r w:rsidRPr="00A77240">
        <w:rPr>
          <w:rFonts w:ascii="Arial" w:hAnsi="Arial" w:cs="Arial"/>
          <w:b/>
          <w:sz w:val="22"/>
        </w:rPr>
        <w:instrText xml:space="preserve"> SEQ Таблица \* ARABIC </w:instrText>
      </w:r>
      <w:r w:rsidRPr="00A77240">
        <w:rPr>
          <w:rFonts w:ascii="Arial" w:hAnsi="Arial" w:cs="Arial"/>
          <w:b/>
          <w:sz w:val="22"/>
        </w:rPr>
        <w:fldChar w:fldCharType="separate"/>
      </w:r>
      <w:r w:rsidR="00884F57">
        <w:rPr>
          <w:rFonts w:ascii="Arial" w:hAnsi="Arial" w:cs="Arial"/>
          <w:b/>
          <w:noProof/>
          <w:sz w:val="22"/>
        </w:rPr>
        <w:t>20</w:t>
      </w:r>
      <w:r w:rsidRPr="00A77240">
        <w:rPr>
          <w:rFonts w:ascii="Arial" w:hAnsi="Arial" w:cs="Arial"/>
          <w:b/>
          <w:sz w:val="22"/>
        </w:rPr>
        <w:fldChar w:fldCharType="end"/>
      </w:r>
      <w:r w:rsidRPr="00A77240">
        <w:rPr>
          <w:rFonts w:ascii="Arial" w:hAnsi="Arial" w:cs="Arial"/>
          <w:b/>
          <w:sz w:val="22"/>
        </w:rPr>
        <w:t>. Ключевые орг. изменения*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84"/>
        <w:gridCol w:w="1406"/>
        <w:gridCol w:w="1428"/>
        <w:gridCol w:w="1739"/>
        <w:gridCol w:w="1739"/>
        <w:gridCol w:w="1997"/>
        <w:gridCol w:w="1383"/>
      </w:tblGrid>
      <w:tr w:rsidR="000A1A56" w:rsidRPr="00A77240" w14:paraId="0937217D" w14:textId="77777777" w:rsidTr="00A40367">
        <w:trPr>
          <w:trHeight w:val="410"/>
        </w:trPr>
        <w:tc>
          <w:tcPr>
            <w:tcW w:w="233" w:type="pct"/>
            <w:shd w:val="clear" w:color="auto" w:fill="FFC000"/>
            <w:vAlign w:val="center"/>
          </w:tcPr>
          <w:p w14:paraId="6FB3AA29" w14:textId="3AFC0BBB" w:rsidR="000A1A56" w:rsidRPr="00C40F13" w:rsidRDefault="000A1A56" w:rsidP="000A1A56">
            <w:pPr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C40F13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№</w:t>
            </w:r>
          </w:p>
          <w:p w14:paraId="035FF5ED" w14:textId="5A93E11B" w:rsidR="000A1A56" w:rsidRPr="00A77240" w:rsidRDefault="000A1A56" w:rsidP="000A1A5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0F13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  <w:r w:rsidRPr="00C40F13">
              <w:rPr>
                <w:rFonts w:ascii="Arial" w:hAnsi="Arial" w:cs="Arial"/>
                <w:b/>
                <w:sz w:val="18"/>
                <w:szCs w:val="18"/>
                <w:lang w:val="en-US" w:eastAsia="ru-RU"/>
              </w:rPr>
              <w:t>/</w:t>
            </w:r>
            <w:r w:rsidRPr="00C40F13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</w:p>
        </w:tc>
        <w:tc>
          <w:tcPr>
            <w:tcW w:w="721" w:type="pct"/>
            <w:shd w:val="clear" w:color="auto" w:fill="FFC000"/>
            <w:vAlign w:val="center"/>
          </w:tcPr>
          <w:p w14:paraId="136A2A6A" w14:textId="1BAAD58D" w:rsidR="000A1A56" w:rsidRPr="00A77240" w:rsidRDefault="000A1A56" w:rsidP="000A1A5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</w:t>
            </w:r>
            <w:proofErr w:type="spellStart"/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ур-нь</w:t>
            </w:r>
            <w:proofErr w:type="spellEnd"/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) </w:t>
            </w:r>
          </w:p>
        </w:tc>
        <w:tc>
          <w:tcPr>
            <w:tcW w:w="731" w:type="pct"/>
            <w:shd w:val="clear" w:color="auto" w:fill="FFC000"/>
            <w:vAlign w:val="center"/>
          </w:tcPr>
          <w:p w14:paraId="6AE9E984" w14:textId="3EEFE9D7" w:rsidR="000A1A56" w:rsidRPr="00A77240" w:rsidRDefault="000A1A56" w:rsidP="000A1A5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(2-ой </w:t>
            </w:r>
            <w:proofErr w:type="spellStart"/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ур-нь</w:t>
            </w:r>
            <w:proofErr w:type="spellEnd"/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884" w:type="pct"/>
            <w:shd w:val="clear" w:color="auto" w:fill="FFC000"/>
            <w:vAlign w:val="center"/>
          </w:tcPr>
          <w:p w14:paraId="2AB051F5" w14:textId="082C199D" w:rsidR="000A1A56" w:rsidRPr="00A77240" w:rsidRDefault="000A1A56" w:rsidP="000A1A56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 организационного изменения</w:t>
            </w:r>
          </w:p>
        </w:tc>
        <w:tc>
          <w:tcPr>
            <w:tcW w:w="884" w:type="pct"/>
            <w:shd w:val="clear" w:color="auto" w:fill="FFC000"/>
            <w:vAlign w:val="center"/>
          </w:tcPr>
          <w:p w14:paraId="4944F826" w14:textId="7581C2B6" w:rsidR="000A1A56" w:rsidRPr="00A77240" w:rsidRDefault="000A1A56" w:rsidP="000A1A56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организационного влияния</w:t>
            </w:r>
          </w:p>
        </w:tc>
        <w:tc>
          <w:tcPr>
            <w:tcW w:w="838" w:type="pct"/>
            <w:shd w:val="clear" w:color="auto" w:fill="FFC000"/>
            <w:vAlign w:val="center"/>
          </w:tcPr>
          <w:p w14:paraId="75F0A2F7" w14:textId="3E0C34A0" w:rsidR="000A1A56" w:rsidRPr="00A77240" w:rsidRDefault="000A1A56" w:rsidP="000A1A56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орг. изменения / целевое состояние</w:t>
            </w:r>
          </w:p>
        </w:tc>
        <w:tc>
          <w:tcPr>
            <w:tcW w:w="709" w:type="pct"/>
            <w:shd w:val="clear" w:color="auto" w:fill="FFC000"/>
            <w:vAlign w:val="center"/>
          </w:tcPr>
          <w:p w14:paraId="2BA8E3C7" w14:textId="501150B9" w:rsidR="000A1A56" w:rsidRPr="00A77240" w:rsidRDefault="000A1A56" w:rsidP="000A1A5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Влияние на запуск системы  в эксплуатацию </w:t>
            </w:r>
          </w:p>
        </w:tc>
      </w:tr>
      <w:tr w:rsidR="007323EE" w:rsidRPr="00A77240" w14:paraId="7C32CD40" w14:textId="77777777" w:rsidTr="00A40367">
        <w:trPr>
          <w:trHeight w:val="237"/>
        </w:trPr>
        <w:tc>
          <w:tcPr>
            <w:tcW w:w="233" w:type="pct"/>
            <w:shd w:val="clear" w:color="auto" w:fill="auto"/>
          </w:tcPr>
          <w:p w14:paraId="230C63DF" w14:textId="4DBC60E8" w:rsidR="007323EE" w:rsidRPr="00A77240" w:rsidRDefault="000A1A56" w:rsidP="007323EE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</w:p>
        </w:tc>
        <w:tc>
          <w:tcPr>
            <w:tcW w:w="721" w:type="pct"/>
          </w:tcPr>
          <w:p w14:paraId="2D6022FA" w14:textId="1BA19847" w:rsidR="007323EE" w:rsidRPr="00A77240" w:rsidRDefault="007323EE" w:rsidP="007323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ПП-10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  <w:t>Обеспечение МТР, работами и услугами</w:t>
            </w:r>
          </w:p>
        </w:tc>
        <w:tc>
          <w:tcPr>
            <w:tcW w:w="731" w:type="pct"/>
          </w:tcPr>
          <w:p w14:paraId="5C2A96CD" w14:textId="215B9112" w:rsidR="007323EE" w:rsidRPr="00A77240" w:rsidRDefault="007323EE" w:rsidP="007323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ПП-10.04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  <w:t>Закупка МТР, работ, услуг</w:t>
            </w:r>
          </w:p>
        </w:tc>
        <w:tc>
          <w:tcPr>
            <w:tcW w:w="884" w:type="pct"/>
          </w:tcPr>
          <w:p w14:paraId="50D918A2" w14:textId="77777777" w:rsidR="007323EE" w:rsidRPr="00C11A01" w:rsidRDefault="007323EE" w:rsidP="00C11A0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11A01">
              <w:rPr>
                <w:rFonts w:ascii="Arial" w:hAnsi="Arial" w:cs="Arial"/>
                <w:color w:val="000000"/>
                <w:sz w:val="18"/>
                <w:szCs w:val="18"/>
              </w:rPr>
              <w:t>MM.ORG.03</w:t>
            </w:r>
          </w:p>
          <w:p w14:paraId="68E82956" w14:textId="3392E86D" w:rsidR="007323EE" w:rsidRPr="00C11A01" w:rsidRDefault="007323EE" w:rsidP="00C11A0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11A01">
              <w:rPr>
                <w:rFonts w:ascii="Arial" w:hAnsi="Arial" w:cs="Arial"/>
                <w:color w:val="000000"/>
                <w:sz w:val="18"/>
                <w:szCs w:val="18"/>
              </w:rPr>
              <w:t>Организационные изменения в рамках планирования закупок и управления запасами</w:t>
            </w:r>
          </w:p>
        </w:tc>
        <w:tc>
          <w:tcPr>
            <w:tcW w:w="884" w:type="pct"/>
          </w:tcPr>
          <w:p w14:paraId="2D86B38A" w14:textId="25EB74D1" w:rsidR="007323EE" w:rsidRPr="00A77240" w:rsidRDefault="007323EE" w:rsidP="007323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Роли и ответственность сотрудников</w:t>
            </w:r>
          </w:p>
        </w:tc>
        <w:tc>
          <w:tcPr>
            <w:tcW w:w="838" w:type="pct"/>
          </w:tcPr>
          <w:p w14:paraId="2FF1B3D1" w14:textId="77777777" w:rsidR="00395602" w:rsidRDefault="007323EE" w:rsidP="007323E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Расширение функционала для ролей, задействованных в бизнес-процессе: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Менеджер по сопровождению договора: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 xml:space="preserve"> Увеличение количества операций по созданию эл. документов  (контракт, входящая поставка)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Планировщик цен: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 xml:space="preserve"> В случае принятия решения о периодической расценке для всех активных МТР: значительное увеличение позиций для расценки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Логист: 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Введение новой роли с целью отражения документа по переходу прав собственности на дальнем базисе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Сток-контролёр: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 xml:space="preserve"> Добавление функции ежедневной обработки исключительных ситуаций в результате работы ППМ (излишняя закупка, необеспеченность потребности, изменение срока поставки, замена на аналог), увеличение уровня детализации потребностей от БЕ, в случае повышения активного контроля закупок происходит увеличение трудоемкости в согласовании закупа, анализ прогнозируемости запаса и расчет параметров пополнения запасов в ERP (страховой запас, точка </w:t>
            </w:r>
            <w:proofErr w:type="spellStart"/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перезаказа</w:t>
            </w:r>
            <w:proofErr w:type="spellEnd"/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 xml:space="preserve">, максимальный запас и др.) для всех БЕ, 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корректировка плановых заказов на перемещение по нормируемым МТР, приходящихся на периоды логистической паузы и согласование с планировщиком логистики</w:t>
            </w:r>
            <w:r w:rsidR="00395602" w:rsidRPr="00395602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14:paraId="23A2932B" w14:textId="08ED3AA1" w:rsidR="007323EE" w:rsidRPr="00395602" w:rsidRDefault="00395602" w:rsidP="007323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95602">
              <w:rPr>
                <w:rFonts w:ascii="Arial" w:hAnsi="Arial" w:cs="Arial"/>
                <w:sz w:val="18"/>
                <w:szCs w:val="18"/>
              </w:rPr>
              <w:t>В случае отрицательного решения по автоматизации Запросов на корректировку в SAP, существенно возрастет трудоемкость обработки особых ситуаций в планировании, что потребует расширение штата сток-контролеров</w:t>
            </w:r>
            <w:r w:rsidRPr="00D5191E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709" w:type="pct"/>
            <w:shd w:val="clear" w:color="auto" w:fill="auto"/>
          </w:tcPr>
          <w:p w14:paraId="2EF4B0E3" w14:textId="1AF46DDD" w:rsidR="007323EE" w:rsidRPr="00A77240" w:rsidRDefault="007323EE" w:rsidP="007323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1- ОИ должно быт</w:t>
            </w:r>
            <w:r w:rsidR="00C11A01">
              <w:rPr>
                <w:rFonts w:ascii="Arial" w:hAnsi="Arial" w:cs="Arial"/>
                <w:color w:val="000000"/>
                <w:sz w:val="18"/>
                <w:szCs w:val="18"/>
              </w:rPr>
              <w:t>ь реализовано до начала определе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нного этапа Программы</w:t>
            </w:r>
          </w:p>
        </w:tc>
      </w:tr>
      <w:tr w:rsidR="000A1A56" w:rsidRPr="00A77240" w14:paraId="494E1791" w14:textId="77777777" w:rsidTr="00A40367">
        <w:trPr>
          <w:trHeight w:val="237"/>
        </w:trPr>
        <w:tc>
          <w:tcPr>
            <w:tcW w:w="233" w:type="pct"/>
            <w:shd w:val="clear" w:color="auto" w:fill="auto"/>
          </w:tcPr>
          <w:p w14:paraId="47C683E1" w14:textId="326729F7" w:rsidR="000A1A56" w:rsidRDefault="000A1A56" w:rsidP="000A1A56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293386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721" w:type="pct"/>
          </w:tcPr>
          <w:p w14:paraId="0AEAA4A5" w14:textId="77777777" w:rsidR="000A1A56" w:rsidRPr="00293386" w:rsidRDefault="000A1A56" w:rsidP="000A1A56">
            <w:pPr>
              <w:rPr>
                <w:rFonts w:ascii="Arial" w:hAnsi="Arial" w:cs="Arial"/>
                <w:sz w:val="18"/>
                <w:szCs w:val="18"/>
              </w:rPr>
            </w:pPr>
            <w:r w:rsidRPr="00293386">
              <w:rPr>
                <w:rFonts w:ascii="Arial" w:hAnsi="Arial" w:cs="Arial"/>
                <w:sz w:val="18"/>
                <w:szCs w:val="18"/>
              </w:rPr>
              <w:t>ПП-10</w:t>
            </w:r>
          </w:p>
          <w:p w14:paraId="25BE34A5" w14:textId="66BB0D67" w:rsidR="000A1A56" w:rsidRPr="00C40F13" w:rsidRDefault="000A1A56" w:rsidP="000A1A5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93386">
              <w:rPr>
                <w:rFonts w:ascii="Arial" w:hAnsi="Arial" w:cs="Arial"/>
                <w:sz w:val="18"/>
                <w:szCs w:val="18"/>
              </w:rPr>
              <w:t>Обеспечение МТР, работами и услугами</w:t>
            </w:r>
          </w:p>
        </w:tc>
        <w:tc>
          <w:tcPr>
            <w:tcW w:w="731" w:type="pct"/>
          </w:tcPr>
          <w:p w14:paraId="0CF6529F" w14:textId="77777777" w:rsidR="000A1A56" w:rsidRPr="00C40F13" w:rsidRDefault="000A1A56" w:rsidP="000A1A5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84" w:type="pct"/>
          </w:tcPr>
          <w:p w14:paraId="60CC4579" w14:textId="30FE22DA" w:rsidR="000A1A56" w:rsidRPr="00C11A01" w:rsidRDefault="000A1A56" w:rsidP="000A1A5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93386">
              <w:rPr>
                <w:rFonts w:ascii="Arial" w:hAnsi="Arial" w:cs="Arial"/>
                <w:sz w:val="18"/>
                <w:szCs w:val="18"/>
              </w:rPr>
              <w:t>MM.ORG.06 Актуализация перечня НМД Компании</w:t>
            </w:r>
          </w:p>
        </w:tc>
        <w:tc>
          <w:tcPr>
            <w:tcW w:w="884" w:type="pct"/>
          </w:tcPr>
          <w:p w14:paraId="17921724" w14:textId="208BD765" w:rsidR="000A1A56" w:rsidRPr="00C40F13" w:rsidRDefault="000A1A56" w:rsidP="000A1A5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93386">
              <w:rPr>
                <w:rFonts w:ascii="Arial" w:hAnsi="Arial" w:cs="Arial"/>
                <w:sz w:val="18"/>
                <w:szCs w:val="18"/>
              </w:rPr>
              <w:t>Нормативно-методологическая документация</w:t>
            </w:r>
          </w:p>
        </w:tc>
        <w:tc>
          <w:tcPr>
            <w:tcW w:w="838" w:type="pct"/>
          </w:tcPr>
          <w:p w14:paraId="5A8E6DEF" w14:textId="290F6F66" w:rsidR="000A1A56" w:rsidRPr="00C40F13" w:rsidRDefault="000A1A56" w:rsidP="000A1A5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93386">
              <w:rPr>
                <w:rFonts w:ascii="Arial" w:hAnsi="Arial" w:cs="Arial"/>
                <w:sz w:val="18"/>
                <w:szCs w:val="18"/>
              </w:rPr>
              <w:t>Перечень документов для актуализации на последующих этапах зафиксирован в проектном документе:  ERP.</w:t>
            </w:r>
            <w:ins w:id="251" w:author="Sintsova Margarita" w:date="2020-04-21T13:13:00Z">
              <w:r w:rsidR="005C32EA">
                <w:rPr>
                  <w:rFonts w:ascii="Arial" w:hAnsi="Arial" w:cs="Arial"/>
                  <w:sz w:val="18"/>
                  <w:szCs w:val="18"/>
                </w:rPr>
                <w:t>9</w:t>
              </w:r>
            </w:ins>
            <w:del w:id="252" w:author="Sintsova Margarita" w:date="2020-04-21T13:13:00Z">
              <w:r w:rsidRPr="00293386" w:rsidDel="005C32EA">
                <w:rPr>
                  <w:rFonts w:ascii="Arial" w:hAnsi="Arial" w:cs="Arial"/>
                  <w:sz w:val="18"/>
                  <w:szCs w:val="18"/>
                </w:rPr>
                <w:delText>5</w:delText>
              </w:r>
            </w:del>
            <w:r w:rsidRPr="00293386">
              <w:rPr>
                <w:rFonts w:ascii="Arial" w:hAnsi="Arial" w:cs="Arial"/>
                <w:sz w:val="18"/>
                <w:szCs w:val="18"/>
              </w:rPr>
              <w:t>.16_ОСМ_Перечень процессный и организационных изменений</w:t>
            </w:r>
          </w:p>
        </w:tc>
        <w:tc>
          <w:tcPr>
            <w:tcW w:w="709" w:type="pct"/>
            <w:shd w:val="clear" w:color="auto" w:fill="auto"/>
          </w:tcPr>
          <w:p w14:paraId="251C49F6" w14:textId="564F11B5" w:rsidR="000A1A56" w:rsidRPr="00C40F13" w:rsidRDefault="000A1A56" w:rsidP="000A1A5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F3CC7">
              <w:rPr>
                <w:rFonts w:ascii="Arial" w:hAnsi="Arial" w:cs="Arial"/>
                <w:sz w:val="18"/>
                <w:szCs w:val="18"/>
              </w:rPr>
              <w:t>ОИ должно быть реализовано до запуска системы в эксплуатацию</w:t>
            </w:r>
          </w:p>
        </w:tc>
      </w:tr>
    </w:tbl>
    <w:p w14:paraId="03E1097B" w14:textId="77777777" w:rsidR="007323EE" w:rsidRPr="00A77240" w:rsidRDefault="007323EE" w:rsidP="007323EE">
      <w:pPr>
        <w:rPr>
          <w:rFonts w:ascii="Arial" w:eastAsia="Calibri" w:hAnsi="Arial" w:cs="Arial"/>
        </w:rPr>
      </w:pPr>
    </w:p>
    <w:p w14:paraId="6B3557A6" w14:textId="77777777" w:rsidR="007323EE" w:rsidRPr="00A77240" w:rsidRDefault="007323EE" w:rsidP="007323EE">
      <w:pPr>
        <w:rPr>
          <w:rFonts w:ascii="Arial" w:eastAsia="Calibri" w:hAnsi="Arial" w:cs="Arial"/>
        </w:rPr>
      </w:pPr>
      <w:r w:rsidRPr="00A77240">
        <w:rPr>
          <w:rFonts w:ascii="Arial" w:eastAsia="Calibri" w:hAnsi="Arial" w:cs="Arial"/>
        </w:rPr>
        <w:t>* не включая перечень НМД</w:t>
      </w:r>
    </w:p>
    <w:p w14:paraId="570E3ABD" w14:textId="57CCB79F" w:rsidR="00E30D22" w:rsidRDefault="00E30D22" w:rsidP="006F664D">
      <w:pPr>
        <w:rPr>
          <w:rFonts w:ascii="Arial" w:eastAsia="Calibri" w:hAnsi="Arial" w:cs="Arial"/>
        </w:rPr>
      </w:pPr>
    </w:p>
    <w:p w14:paraId="63AD3F14" w14:textId="77777777" w:rsidR="00886F14" w:rsidRPr="00A77240" w:rsidRDefault="00886F14" w:rsidP="006F664D">
      <w:pPr>
        <w:rPr>
          <w:rFonts w:ascii="Arial" w:eastAsia="Calibri" w:hAnsi="Arial" w:cs="Arial"/>
        </w:rPr>
      </w:pPr>
    </w:p>
    <w:p w14:paraId="71626472" w14:textId="77777777" w:rsidR="00220F8C" w:rsidRPr="00A77240" w:rsidRDefault="00220F8C" w:rsidP="00637851">
      <w:pPr>
        <w:pStyle w:val="1"/>
        <w:rPr>
          <w:rFonts w:eastAsia="Calibri"/>
        </w:rPr>
      </w:pPr>
      <w:bookmarkStart w:id="253" w:name="_Toc66777900"/>
      <w:r w:rsidRPr="00A77240">
        <w:rPr>
          <w:rFonts w:eastAsia="Calibri"/>
        </w:rPr>
        <w:t>Открытые вопросы</w:t>
      </w:r>
      <w:bookmarkEnd w:id="253"/>
    </w:p>
    <w:p w14:paraId="60DCAF5D" w14:textId="5E22A872" w:rsidR="00A862E3" w:rsidRDefault="00572ADD" w:rsidP="00A862E3">
      <w:pPr>
        <w:rPr>
          <w:rFonts w:ascii="Arial" w:eastAsia="Calibri" w:hAnsi="Arial" w:cs="Arial"/>
        </w:rPr>
      </w:pPr>
      <w:r w:rsidRPr="00F214AC">
        <w:rPr>
          <w:rFonts w:ascii="Arial" w:eastAsia="Calibri" w:hAnsi="Arial" w:cs="Arial"/>
        </w:rPr>
        <w:t>Открытых вопросов в рамках процессов, изложенных в данном документе, нет.</w:t>
      </w:r>
    </w:p>
    <w:p w14:paraId="7A7B1006" w14:textId="77777777" w:rsidR="00A862E3" w:rsidRDefault="00A862E3" w:rsidP="00A862E3">
      <w:pPr>
        <w:rPr>
          <w:rFonts w:ascii="Arial" w:eastAsia="Calibri" w:hAnsi="Arial" w:cs="Arial"/>
        </w:rPr>
      </w:pPr>
    </w:p>
    <w:p w14:paraId="3DBBE7E6" w14:textId="77777777" w:rsidR="00A862E3" w:rsidRDefault="00A862E3" w:rsidP="00A862E3">
      <w:pPr>
        <w:rPr>
          <w:rFonts w:ascii="Arial" w:eastAsia="Calibri" w:hAnsi="Arial" w:cs="Arial"/>
        </w:rPr>
      </w:pPr>
    </w:p>
    <w:p w14:paraId="10D23602" w14:textId="77777777" w:rsidR="00A862E3" w:rsidRDefault="00A862E3" w:rsidP="00A862E3">
      <w:pPr>
        <w:rPr>
          <w:rFonts w:ascii="Arial" w:eastAsia="Calibri" w:hAnsi="Arial" w:cs="Arial"/>
        </w:rPr>
      </w:pPr>
    </w:p>
    <w:p w14:paraId="2BB84FBC" w14:textId="77777777" w:rsidR="00A862E3" w:rsidRDefault="00A862E3" w:rsidP="00A862E3">
      <w:pPr>
        <w:rPr>
          <w:rFonts w:ascii="Arial" w:eastAsia="Calibri" w:hAnsi="Arial" w:cs="Arial"/>
        </w:rPr>
      </w:pPr>
    </w:p>
    <w:p w14:paraId="59027DE5" w14:textId="77777777" w:rsidR="00A862E3" w:rsidRPr="00A862E3" w:rsidRDefault="00A862E3" w:rsidP="00A862E3">
      <w:pPr>
        <w:rPr>
          <w:rFonts w:eastAsia="Calibri"/>
        </w:rPr>
      </w:pPr>
    </w:p>
    <w:p w14:paraId="2BAA37C9" w14:textId="6E3B0E56" w:rsidR="00FB3F4C" w:rsidRPr="00A77240" w:rsidRDefault="00FB3F4C" w:rsidP="00637851">
      <w:pPr>
        <w:pStyle w:val="1"/>
        <w:rPr>
          <w:rFonts w:eastAsia="Calibri"/>
        </w:rPr>
      </w:pPr>
      <w:bookmarkStart w:id="254" w:name="_Toc66777901"/>
      <w:bookmarkEnd w:id="0"/>
      <w:bookmarkEnd w:id="1"/>
      <w:bookmarkEnd w:id="2"/>
      <w:bookmarkEnd w:id="3"/>
      <w:bookmarkEnd w:id="43"/>
      <w:bookmarkEnd w:id="46"/>
      <w:r w:rsidRPr="00A77240">
        <w:rPr>
          <w:rFonts w:eastAsia="Calibri"/>
        </w:rPr>
        <w:t>Приложения</w:t>
      </w:r>
      <w:bookmarkEnd w:id="254"/>
    </w:p>
    <w:p w14:paraId="3C2ADE34" w14:textId="2F91105D" w:rsidR="00FB3F4C" w:rsidRPr="00A77240" w:rsidRDefault="00386C3A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55" w:name="_Toc66777902"/>
      <w:r w:rsidRPr="00A77240">
        <w:rPr>
          <w:rFonts w:eastAsiaTheme="majorEastAsia" w:cs="Arial"/>
          <w:bCs w:val="0"/>
          <w:iCs w:val="0"/>
          <w:szCs w:val="26"/>
        </w:rPr>
        <w:t xml:space="preserve">Приложение </w:t>
      </w:r>
      <w:r w:rsidR="00D51D39" w:rsidRPr="00A77240">
        <w:rPr>
          <w:rFonts w:eastAsiaTheme="majorEastAsia" w:cs="Arial"/>
          <w:bCs w:val="0"/>
          <w:iCs w:val="0"/>
          <w:szCs w:val="26"/>
        </w:rPr>
        <w:t xml:space="preserve">№ </w:t>
      </w:r>
      <w:r w:rsidR="00A31367">
        <w:rPr>
          <w:rFonts w:eastAsiaTheme="majorEastAsia" w:cs="Arial"/>
          <w:bCs w:val="0"/>
          <w:iCs w:val="0"/>
          <w:szCs w:val="26"/>
        </w:rPr>
        <w:t>1.</w:t>
      </w:r>
      <w:r w:rsidRPr="00A77240">
        <w:rPr>
          <w:rFonts w:eastAsiaTheme="majorEastAsia" w:cs="Arial"/>
          <w:bCs w:val="0"/>
          <w:iCs w:val="0"/>
          <w:szCs w:val="26"/>
        </w:rPr>
        <w:t xml:space="preserve"> </w:t>
      </w:r>
      <w:r w:rsidR="00952581" w:rsidRPr="00A77240">
        <w:rPr>
          <w:rFonts w:eastAsiaTheme="majorEastAsia" w:cs="Arial"/>
          <w:bCs w:val="0"/>
          <w:iCs w:val="0"/>
          <w:szCs w:val="26"/>
        </w:rPr>
        <w:t>Модели</w:t>
      </w:r>
      <w:r w:rsidRPr="00A77240">
        <w:rPr>
          <w:rFonts w:eastAsiaTheme="majorEastAsia" w:cs="Arial"/>
          <w:bCs w:val="0"/>
          <w:iCs w:val="0"/>
          <w:szCs w:val="26"/>
        </w:rPr>
        <w:t xml:space="preserve"> бизнес-процесс</w:t>
      </w:r>
      <w:r w:rsidR="00952581" w:rsidRPr="00A77240">
        <w:rPr>
          <w:rFonts w:eastAsiaTheme="majorEastAsia" w:cs="Arial"/>
          <w:bCs w:val="0"/>
          <w:iCs w:val="0"/>
          <w:szCs w:val="26"/>
        </w:rPr>
        <w:t>ов</w:t>
      </w:r>
      <w:bookmarkEnd w:id="255"/>
    </w:p>
    <w:tbl>
      <w:tblPr>
        <w:tblStyle w:val="af8"/>
        <w:tblW w:w="9918" w:type="dxa"/>
        <w:tblLook w:val="04A0" w:firstRow="1" w:lastRow="0" w:firstColumn="1" w:lastColumn="0" w:noHBand="0" w:noVBand="1"/>
      </w:tblPr>
      <w:tblGrid>
        <w:gridCol w:w="704"/>
        <w:gridCol w:w="5528"/>
        <w:gridCol w:w="3686"/>
      </w:tblGrid>
      <w:tr w:rsidR="007C0B2F" w:rsidRPr="00DC6CCF" w14:paraId="706DBE6B" w14:textId="77777777" w:rsidTr="007C0B2F">
        <w:tc>
          <w:tcPr>
            <w:tcW w:w="704" w:type="dxa"/>
            <w:shd w:val="clear" w:color="auto" w:fill="FFC000"/>
          </w:tcPr>
          <w:p w14:paraId="62AACED1" w14:textId="77777777" w:rsidR="007C0B2F" w:rsidRPr="00046ED8" w:rsidRDefault="007C0B2F" w:rsidP="007C0B2F">
            <w:pPr>
              <w:jc w:val="center"/>
              <w:rPr>
                <w:rFonts w:ascii="Arial" w:eastAsiaTheme="majorEastAsia" w:hAnsi="Arial"/>
                <w:b/>
                <w:color w:val="000000" w:themeColor="text1"/>
                <w:sz w:val="22"/>
              </w:rPr>
            </w:pPr>
            <w:r w:rsidRPr="00046ED8">
              <w:rPr>
                <w:rFonts w:ascii="Arial" w:eastAsiaTheme="majorEastAsia" w:hAnsi="Arial"/>
                <w:b/>
                <w:color w:val="000000" w:themeColor="text1"/>
                <w:sz w:val="22"/>
              </w:rPr>
              <w:t>№</w:t>
            </w:r>
          </w:p>
        </w:tc>
        <w:tc>
          <w:tcPr>
            <w:tcW w:w="5528" w:type="dxa"/>
            <w:shd w:val="clear" w:color="auto" w:fill="FFC000"/>
          </w:tcPr>
          <w:p w14:paraId="4DCD2235" w14:textId="77777777" w:rsidR="007C0B2F" w:rsidRPr="00046ED8" w:rsidRDefault="007C0B2F" w:rsidP="007C0B2F">
            <w:pPr>
              <w:jc w:val="center"/>
              <w:rPr>
                <w:rFonts w:ascii="Arial" w:eastAsiaTheme="majorEastAsia" w:hAnsi="Arial"/>
                <w:b/>
                <w:color w:val="000000" w:themeColor="text1"/>
                <w:sz w:val="22"/>
              </w:rPr>
            </w:pPr>
            <w:r w:rsidRPr="00046ED8">
              <w:rPr>
                <w:rFonts w:ascii="Arial" w:eastAsiaTheme="majorEastAsia" w:hAnsi="Arial"/>
                <w:b/>
                <w:color w:val="000000" w:themeColor="text1"/>
                <w:sz w:val="22"/>
              </w:rPr>
              <w:t>Процесс</w:t>
            </w:r>
          </w:p>
        </w:tc>
        <w:tc>
          <w:tcPr>
            <w:tcW w:w="3686" w:type="dxa"/>
            <w:shd w:val="clear" w:color="auto" w:fill="FFC000"/>
          </w:tcPr>
          <w:p w14:paraId="51A635E0" w14:textId="77777777" w:rsidR="007C0B2F" w:rsidRPr="00046ED8" w:rsidRDefault="007C0B2F" w:rsidP="007C0B2F">
            <w:pPr>
              <w:jc w:val="center"/>
              <w:rPr>
                <w:rFonts w:ascii="Arial" w:eastAsiaTheme="majorEastAsia" w:hAnsi="Arial"/>
                <w:b/>
                <w:color w:val="000000" w:themeColor="text1"/>
                <w:sz w:val="22"/>
              </w:rPr>
            </w:pPr>
            <w:r w:rsidRPr="00046ED8">
              <w:rPr>
                <w:rFonts w:ascii="Arial" w:eastAsiaTheme="majorEastAsia" w:hAnsi="Arial"/>
                <w:b/>
                <w:color w:val="000000" w:themeColor="text1"/>
                <w:sz w:val="22"/>
              </w:rPr>
              <w:t>Приложение</w:t>
            </w:r>
          </w:p>
        </w:tc>
      </w:tr>
      <w:tr w:rsidR="006921AA" w:rsidRPr="00DC6CCF" w14:paraId="0D7AE129" w14:textId="77777777" w:rsidTr="00177699">
        <w:tc>
          <w:tcPr>
            <w:tcW w:w="704" w:type="dxa"/>
          </w:tcPr>
          <w:p w14:paraId="3D2F0C3A" w14:textId="2C9B3667" w:rsidR="006921AA" w:rsidRPr="000F1839" w:rsidRDefault="006921AA" w:rsidP="006921AA">
            <w:pPr>
              <w:jc w:val="center"/>
              <w:rPr>
                <w:rFonts w:ascii="Arial" w:eastAsiaTheme="majorEastAsia" w:hAnsi="Arial"/>
                <w:b/>
                <w:color w:val="000000" w:themeColor="text1"/>
                <w:sz w:val="22"/>
              </w:rPr>
            </w:pPr>
            <w:r w:rsidRPr="000F1839">
              <w:rPr>
                <w:rFonts w:ascii="Arial" w:eastAsiaTheme="majorEastAsia" w:hAnsi="Arial"/>
                <w:b/>
                <w:color w:val="000000" w:themeColor="text1"/>
                <w:sz w:val="22"/>
              </w:rPr>
              <w:t>1</w:t>
            </w:r>
          </w:p>
        </w:tc>
        <w:tc>
          <w:tcPr>
            <w:tcW w:w="5528" w:type="dxa"/>
            <w:shd w:val="clear" w:color="auto" w:fill="auto"/>
          </w:tcPr>
          <w:p w14:paraId="50F4E290" w14:textId="7F578966" w:rsidR="006921AA" w:rsidRPr="006921AA" w:rsidRDefault="000F1839" w:rsidP="006921AA">
            <w:pPr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</w:pPr>
            <w:r w:rsidRPr="00177699"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>ПП-10.05.01</w:t>
            </w:r>
            <w:r w:rsidR="006921AA" w:rsidRPr="00177699"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>-ERP Планиро</w:t>
            </w:r>
            <w:r w:rsidRPr="00177699"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>вание использования запасов</w:t>
            </w:r>
          </w:p>
        </w:tc>
        <w:tc>
          <w:tcPr>
            <w:tcW w:w="3686" w:type="dxa"/>
          </w:tcPr>
          <w:p w14:paraId="5DA491D1" w14:textId="1984121F" w:rsidR="006921AA" w:rsidRPr="00DC6CCF" w:rsidRDefault="00551988">
            <w:pPr>
              <w:rPr>
                <w:rFonts w:eastAsiaTheme="majorEastAsia"/>
                <w:sz w:val="22"/>
                <w:szCs w:val="22"/>
              </w:rPr>
            </w:pPr>
            <w:r w:rsidRPr="00551988">
              <w:rPr>
                <w:rFonts w:eastAsiaTheme="majorEastAsia"/>
                <w:sz w:val="22"/>
                <w:szCs w:val="22"/>
                <w:lang w:eastAsia="en-US"/>
              </w:rPr>
              <w:t xml:space="preserve">   </w:t>
            </w:r>
            <w:bookmarkStart w:id="256" w:name="_MON_1649227201"/>
            <w:bookmarkEnd w:id="256"/>
            <w:ins w:id="257" w:author="Фокина Екатерина Сергеевна (Подрядчик. ООО БерингПойнт)" w:date="2020-04-24T09:53:00Z">
              <w:r w:rsidR="003674AD">
                <w:rPr>
                  <w:rFonts w:eastAsiaTheme="majorEastAsia"/>
                  <w:sz w:val="22"/>
                  <w:szCs w:val="22"/>
                  <w:lang w:eastAsia="en-US"/>
                </w:rPr>
                <w:object w:dxaOrig="1534" w:dyaOrig="993" w14:anchorId="0BB48744">
                  <v:shape id="_x0000_i1027" type="#_x0000_t75" style="width:76.5pt;height:49.5pt" o:ole="">
                    <v:imagedata r:id="rId25" o:title=""/>
                  </v:shape>
                  <o:OLEObject Type="Embed" ProgID="Word.Document.8" ShapeID="_x0000_i1027" DrawAspect="Icon" ObjectID="_1679245065" r:id="rId26">
                    <o:FieldCodes>\s</o:FieldCodes>
                  </o:OLEObject>
                </w:object>
              </w:r>
            </w:ins>
            <w:del w:id="258" w:author="Фокина Екатерина Сергеевна (Подрядчик. ООО БерингПойнт)" w:date="2020-04-24T09:53:00Z">
              <w:r w:rsidR="0062385E" w:rsidDel="003674AD">
                <w:rPr>
                  <w:rFonts w:eastAsiaTheme="majorEastAsia"/>
                  <w:sz w:val="22"/>
                </w:rPr>
                <w:fldChar w:fldCharType="begin"/>
              </w:r>
              <w:r w:rsidR="0062385E" w:rsidDel="003674AD">
                <w:rPr>
                  <w:rFonts w:eastAsiaTheme="majorEastAsia"/>
                  <w:sz w:val="22"/>
                </w:rPr>
                <w:fldChar w:fldCharType="end"/>
              </w:r>
            </w:del>
            <w:bookmarkStart w:id="259" w:name="_MON_1648976632"/>
            <w:bookmarkEnd w:id="259"/>
            <w:del w:id="260" w:author="Фокина Екатерина Сергеевна (Подрядчик. ООО БерингПойнт)" w:date="2020-04-24T08:32:00Z">
              <w:r w:rsidR="00A77449" w:rsidDel="0062385E">
                <w:rPr>
                  <w:rFonts w:eastAsiaTheme="majorEastAsia"/>
                  <w:sz w:val="22"/>
                  <w:szCs w:val="22"/>
                  <w:lang w:eastAsia="en-US"/>
                </w:rPr>
                <w:object w:dxaOrig="1534" w:dyaOrig="993" w14:anchorId="4CD228E0">
                  <v:shape id="_x0000_i1028" type="#_x0000_t75" style="width:76.5pt;height:49.5pt" o:ole="">
                    <v:imagedata r:id="rId27" o:title=""/>
                  </v:shape>
                  <o:OLEObject Type="Embed" ProgID="Word.Document.8" ShapeID="_x0000_i1028" DrawAspect="Icon" ObjectID="_1679245066" r:id="rId28">
                    <o:FieldCodes>\s</o:FieldCodes>
                  </o:OLEObject>
                </w:object>
              </w:r>
            </w:del>
          </w:p>
        </w:tc>
      </w:tr>
      <w:tr w:rsidR="006921AA" w:rsidRPr="00DC6CCF" w14:paraId="4FB45C0A" w14:textId="77777777" w:rsidTr="007C0B2F">
        <w:tc>
          <w:tcPr>
            <w:tcW w:w="704" w:type="dxa"/>
          </w:tcPr>
          <w:p w14:paraId="3E1C9A64" w14:textId="0AE68392" w:rsidR="006921AA" w:rsidRPr="000F1839" w:rsidRDefault="006921AA" w:rsidP="006921AA">
            <w:pPr>
              <w:jc w:val="center"/>
              <w:rPr>
                <w:rFonts w:ascii="Arial" w:eastAsiaTheme="majorEastAsia" w:hAnsi="Arial"/>
                <w:b/>
                <w:color w:val="000000" w:themeColor="text1"/>
                <w:sz w:val="22"/>
              </w:rPr>
            </w:pPr>
            <w:r w:rsidRPr="000F1839">
              <w:rPr>
                <w:rFonts w:ascii="Arial" w:eastAsiaTheme="majorEastAsia" w:hAnsi="Arial"/>
                <w:b/>
                <w:color w:val="000000" w:themeColor="text1"/>
                <w:sz w:val="22"/>
              </w:rPr>
              <w:t>2</w:t>
            </w:r>
          </w:p>
        </w:tc>
        <w:tc>
          <w:tcPr>
            <w:tcW w:w="5528" w:type="dxa"/>
          </w:tcPr>
          <w:p w14:paraId="6A5BC684" w14:textId="22C13745" w:rsidR="006921AA" w:rsidRPr="006921AA" w:rsidRDefault="000F1839" w:rsidP="006921AA">
            <w:pPr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>ПП-10.05</w:t>
            </w:r>
            <w:r w:rsidR="006921AA" w:rsidRPr="006921AA"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>.0</w:t>
            </w:r>
            <w:r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>2</w:t>
            </w:r>
            <w:r w:rsidR="006921AA" w:rsidRPr="006921AA"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 xml:space="preserve">-ERP </w:t>
            </w:r>
            <w:r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>Выявление НВИ/НЛИ</w:t>
            </w:r>
          </w:p>
        </w:tc>
        <w:tc>
          <w:tcPr>
            <w:tcW w:w="3686" w:type="dxa"/>
          </w:tcPr>
          <w:p w14:paraId="5DDBAE23" w14:textId="20F41160" w:rsidR="006921AA" w:rsidRPr="00551988" w:rsidRDefault="006921AA" w:rsidP="00AB244B">
            <w:pPr>
              <w:rPr>
                <w:rFonts w:eastAsiaTheme="majorEastAsia"/>
                <w:sz w:val="22"/>
                <w:szCs w:val="22"/>
              </w:rPr>
            </w:pPr>
            <w:bookmarkStart w:id="261" w:name="_1597563931"/>
            <w:bookmarkEnd w:id="261"/>
            <w:r>
              <w:rPr>
                <w:rFonts w:eastAsiaTheme="majorEastAsia"/>
                <w:sz w:val="22"/>
                <w:szCs w:val="22"/>
              </w:rPr>
              <w:t xml:space="preserve">   </w:t>
            </w:r>
            <w:bookmarkStart w:id="262" w:name="_MON_1677568563"/>
            <w:bookmarkEnd w:id="262"/>
            <w:r w:rsidR="00AB244B">
              <w:rPr>
                <w:rFonts w:eastAsiaTheme="majorEastAsia"/>
                <w:sz w:val="22"/>
                <w:szCs w:val="22"/>
                <w:lang w:eastAsia="en-US"/>
              </w:rPr>
              <w:object w:dxaOrig="1534" w:dyaOrig="993" w14:anchorId="4E4B41DA">
                <v:shape id="_x0000_i1029" type="#_x0000_t75" style="width:76.5pt;height:49.5pt" o:ole="">
                  <v:imagedata r:id="rId29" o:title=""/>
                </v:shape>
                <o:OLEObject Type="Embed" ProgID="Word.Document.8" ShapeID="_x0000_i1029" DrawAspect="Icon" ObjectID="_1679245067" r:id="rId30">
                  <o:FieldCodes>\s</o:FieldCodes>
                </o:OLEObject>
              </w:object>
            </w:r>
            <w:del w:id="263" w:author="Фокина Екатерина Сергеевна (Подрядчик. ООО БерингПойнт)" w:date="2020-04-24T09:54:00Z">
              <w:r w:rsidR="0062385E" w:rsidDel="003674AD">
                <w:rPr>
                  <w:rFonts w:eastAsiaTheme="majorEastAsia"/>
                  <w:sz w:val="22"/>
                </w:rPr>
                <w:fldChar w:fldCharType="begin"/>
              </w:r>
              <w:r w:rsidR="0062385E" w:rsidDel="003674AD">
                <w:rPr>
                  <w:rFonts w:eastAsiaTheme="majorEastAsia"/>
                  <w:sz w:val="22"/>
                </w:rPr>
                <w:fldChar w:fldCharType="end"/>
              </w:r>
            </w:del>
            <w:bookmarkStart w:id="264" w:name="_MON_1648978120"/>
            <w:bookmarkEnd w:id="264"/>
            <w:del w:id="265" w:author="Фокина Екатерина Сергеевна (Подрядчик. ООО БерингПойнт)" w:date="2020-04-24T08:32:00Z">
              <w:r w:rsidR="00EC2B47" w:rsidDel="0062385E">
                <w:rPr>
                  <w:rFonts w:eastAsiaTheme="majorEastAsia"/>
                  <w:sz w:val="22"/>
                  <w:szCs w:val="22"/>
                  <w:lang w:eastAsia="en-US"/>
                </w:rPr>
                <w:object w:dxaOrig="1534" w:dyaOrig="993" w14:anchorId="0EBD0F73">
                  <v:shape id="_x0000_i1030" type="#_x0000_t75" style="width:76.5pt;height:49.5pt" o:ole="">
                    <v:imagedata r:id="rId31" o:title=""/>
                  </v:shape>
                  <o:OLEObject Type="Embed" ProgID="Word.Document.8" ShapeID="_x0000_i1030" DrawAspect="Icon" ObjectID="_1679245068" r:id="rId32">
                    <o:FieldCodes>\s</o:FieldCodes>
                  </o:OLEObject>
                </w:object>
              </w:r>
            </w:del>
          </w:p>
        </w:tc>
      </w:tr>
      <w:tr w:rsidR="006921AA" w:rsidRPr="00DC6CCF" w14:paraId="4FFB010C" w14:textId="77777777" w:rsidTr="007C0B2F">
        <w:tc>
          <w:tcPr>
            <w:tcW w:w="704" w:type="dxa"/>
          </w:tcPr>
          <w:p w14:paraId="553BD7FA" w14:textId="1350B925" w:rsidR="006921AA" w:rsidRPr="000F1839" w:rsidRDefault="006921AA" w:rsidP="006921AA">
            <w:pPr>
              <w:jc w:val="center"/>
              <w:rPr>
                <w:rFonts w:ascii="Arial" w:eastAsiaTheme="majorEastAsia" w:hAnsi="Arial"/>
                <w:b/>
                <w:color w:val="000000" w:themeColor="text1"/>
                <w:sz w:val="22"/>
              </w:rPr>
            </w:pPr>
            <w:r w:rsidRPr="000F1839">
              <w:rPr>
                <w:rFonts w:ascii="Arial" w:eastAsiaTheme="majorEastAsia" w:hAnsi="Arial"/>
                <w:b/>
                <w:color w:val="000000" w:themeColor="text1"/>
                <w:sz w:val="22"/>
              </w:rPr>
              <w:lastRenderedPageBreak/>
              <w:t>3</w:t>
            </w:r>
          </w:p>
        </w:tc>
        <w:tc>
          <w:tcPr>
            <w:tcW w:w="5528" w:type="dxa"/>
          </w:tcPr>
          <w:p w14:paraId="73D984AF" w14:textId="3B777CB7" w:rsidR="006921AA" w:rsidRPr="006921AA" w:rsidRDefault="006921AA" w:rsidP="006921AA">
            <w:pPr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</w:pPr>
            <w:r w:rsidRPr="006921AA"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>ПП-10.</w:t>
            </w:r>
            <w:r w:rsidR="000F1839"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>05</w:t>
            </w:r>
            <w:r w:rsidRPr="006921AA"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 xml:space="preserve">.03-ERP </w:t>
            </w:r>
            <w:proofErr w:type="spellStart"/>
            <w:r w:rsidR="000F1839"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>Реклассификация</w:t>
            </w:r>
            <w:proofErr w:type="spellEnd"/>
            <w:r w:rsidR="000F1839">
              <w:rPr>
                <w:rFonts w:ascii="Arial" w:eastAsiaTheme="majorEastAsia" w:hAnsi="Arial"/>
                <w:color w:val="000000" w:themeColor="text1"/>
                <w:sz w:val="22"/>
                <w:szCs w:val="22"/>
              </w:rPr>
              <w:t xml:space="preserve"> запаса</w:t>
            </w:r>
          </w:p>
        </w:tc>
        <w:bookmarkStart w:id="266" w:name="_MON_1648978163"/>
        <w:bookmarkEnd w:id="266"/>
        <w:tc>
          <w:tcPr>
            <w:tcW w:w="3686" w:type="dxa"/>
          </w:tcPr>
          <w:p w14:paraId="7AC418DE" w14:textId="037461C2" w:rsidR="006921AA" w:rsidRPr="00DC6CCF" w:rsidRDefault="00EC2B47" w:rsidP="00C42858">
            <w:pPr>
              <w:rPr>
                <w:rFonts w:eastAsiaTheme="majorEastAsia"/>
                <w:sz w:val="22"/>
                <w:szCs w:val="22"/>
              </w:rPr>
            </w:pPr>
            <w:del w:id="267" w:author="Фокина Екатерина Сергеевна (Подрядчик. ООО БерингПойнт)" w:date="2020-04-24T08:32:00Z">
              <w:r w:rsidDel="0062385E">
                <w:rPr>
                  <w:rFonts w:eastAsiaTheme="majorEastAsia"/>
                  <w:sz w:val="22"/>
                  <w:szCs w:val="22"/>
                  <w:lang w:eastAsia="en-US"/>
                </w:rPr>
                <w:object w:dxaOrig="1534" w:dyaOrig="993" w14:anchorId="0ABD4023">
                  <v:shape id="_x0000_i1031" type="#_x0000_t75" style="width:76.5pt;height:49.5pt" o:ole="">
                    <v:imagedata r:id="rId33" o:title=""/>
                  </v:shape>
                  <o:OLEObject Type="Embed" ProgID="Word.Document.8" ShapeID="_x0000_i1031" DrawAspect="Icon" ObjectID="_1679245069" r:id="rId34">
                    <o:FieldCodes>\s</o:FieldCodes>
                  </o:OLEObject>
                </w:object>
              </w:r>
            </w:del>
            <w:r w:rsidR="006921AA">
              <w:rPr>
                <w:rFonts w:eastAsiaTheme="majorEastAsia"/>
                <w:sz w:val="22"/>
                <w:szCs w:val="22"/>
              </w:rPr>
              <w:t xml:space="preserve">   </w:t>
            </w:r>
            <w:bookmarkStart w:id="268" w:name="_MON_1677913367"/>
            <w:bookmarkEnd w:id="268"/>
            <w:r w:rsidR="00C42858">
              <w:rPr>
                <w:rFonts w:eastAsiaTheme="majorEastAsia"/>
                <w:sz w:val="22"/>
                <w:szCs w:val="22"/>
                <w:lang w:eastAsia="en-US"/>
              </w:rPr>
              <w:object w:dxaOrig="1534" w:dyaOrig="993" w14:anchorId="22D70B45">
                <v:shape id="_x0000_i1032" type="#_x0000_t75" style="width:76.5pt;height:49.5pt" o:ole="">
                  <v:imagedata r:id="rId35" o:title=""/>
                </v:shape>
                <o:OLEObject Type="Embed" ProgID="Word.Document.8" ShapeID="_x0000_i1032" DrawAspect="Icon" ObjectID="_1679245070" r:id="rId36">
                  <o:FieldCodes>\s</o:FieldCodes>
                </o:OLEObject>
              </w:object>
            </w:r>
            <w:del w:id="269" w:author="Фокина Екатерина Сергеевна (Подрядчик. ООО БерингПойнт)" w:date="2020-04-24T09:54:00Z">
              <w:r w:rsidR="0062385E" w:rsidDel="003674AD">
                <w:rPr>
                  <w:rFonts w:eastAsiaTheme="majorEastAsia"/>
                  <w:sz w:val="22"/>
                </w:rPr>
                <w:fldChar w:fldCharType="begin"/>
              </w:r>
              <w:r w:rsidR="0062385E" w:rsidDel="003674AD">
                <w:rPr>
                  <w:rFonts w:eastAsiaTheme="majorEastAsia"/>
                  <w:sz w:val="22"/>
                </w:rPr>
                <w:fldChar w:fldCharType="end"/>
              </w:r>
            </w:del>
          </w:p>
        </w:tc>
      </w:tr>
    </w:tbl>
    <w:p w14:paraId="57E4FEC3" w14:textId="080245C5" w:rsidR="003B5E9D" w:rsidRPr="00A77240" w:rsidRDefault="003B5E9D" w:rsidP="003B5E9D">
      <w:pPr>
        <w:rPr>
          <w:rFonts w:ascii="Arial" w:eastAsiaTheme="majorEastAsia" w:hAnsi="Arial" w:cs="Arial"/>
        </w:rPr>
      </w:pPr>
    </w:p>
    <w:p w14:paraId="5A3B4971" w14:textId="77777777" w:rsidR="003B5E9D" w:rsidRPr="00A77240" w:rsidRDefault="003B5E9D" w:rsidP="003B5E9D">
      <w:pPr>
        <w:rPr>
          <w:rFonts w:ascii="Arial" w:eastAsiaTheme="majorEastAsia" w:hAnsi="Arial" w:cs="Arial"/>
        </w:rPr>
      </w:pPr>
    </w:p>
    <w:p w14:paraId="539B55F8" w14:textId="34FA83D4" w:rsidR="00386C3A" w:rsidRPr="00A77240" w:rsidRDefault="00386C3A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70" w:name="_Toc66777903"/>
      <w:r w:rsidRPr="00A77240">
        <w:rPr>
          <w:rFonts w:eastAsiaTheme="majorEastAsia" w:cs="Arial"/>
          <w:bCs w:val="0"/>
          <w:iCs w:val="0"/>
          <w:szCs w:val="26"/>
        </w:rPr>
        <w:t xml:space="preserve">Приложение </w:t>
      </w:r>
      <w:r w:rsidR="00D51D39" w:rsidRPr="00A77240">
        <w:rPr>
          <w:rFonts w:eastAsiaTheme="majorEastAsia" w:cs="Arial"/>
          <w:bCs w:val="0"/>
          <w:iCs w:val="0"/>
          <w:szCs w:val="26"/>
        </w:rPr>
        <w:t xml:space="preserve">№ </w:t>
      </w:r>
      <w:r w:rsidRPr="00A77240">
        <w:rPr>
          <w:rFonts w:eastAsiaTheme="majorEastAsia" w:cs="Arial"/>
          <w:bCs w:val="0"/>
          <w:iCs w:val="0"/>
          <w:szCs w:val="26"/>
        </w:rPr>
        <w:t xml:space="preserve">2. </w:t>
      </w:r>
      <w:r w:rsidR="00D45D95" w:rsidRPr="00A77240">
        <w:rPr>
          <w:rFonts w:eastAsiaTheme="majorEastAsia" w:cs="Arial"/>
          <w:bCs w:val="0"/>
          <w:iCs w:val="0"/>
          <w:szCs w:val="26"/>
        </w:rPr>
        <w:t>Р</w:t>
      </w:r>
      <w:r w:rsidR="00363CBE" w:rsidRPr="00A77240">
        <w:rPr>
          <w:rFonts w:eastAsiaTheme="majorEastAsia" w:cs="Arial"/>
          <w:bCs w:val="0"/>
          <w:iCs w:val="0"/>
          <w:szCs w:val="26"/>
        </w:rPr>
        <w:t>еестр бизнес-требований</w:t>
      </w:r>
      <w:bookmarkEnd w:id="270"/>
    </w:p>
    <w:bookmarkStart w:id="271" w:name="_MON_1596633418"/>
    <w:bookmarkEnd w:id="271"/>
    <w:p w14:paraId="3B437FBC" w14:textId="7FBFA4C3" w:rsidR="003B5E9D" w:rsidRDefault="00E26049" w:rsidP="003B5E9D">
      <w:p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object w:dxaOrig="1508" w:dyaOrig="984" w14:anchorId="3F3E0776">
          <v:shape id="_x0000_i1033" type="#_x0000_t75" style="width:79.5pt;height:50.25pt" o:ole="">
            <v:imagedata r:id="rId37" o:title=""/>
          </v:shape>
          <o:OLEObject Type="Embed" ProgID="Excel.Sheet.12" ShapeID="_x0000_i1033" DrawAspect="Icon" ObjectID="_1679245071" r:id="rId38"/>
        </w:object>
      </w:r>
    </w:p>
    <w:p w14:paraId="36A3A753" w14:textId="77777777" w:rsidR="00FB2213" w:rsidRPr="00A77240" w:rsidRDefault="00FB2213" w:rsidP="003B5E9D">
      <w:pPr>
        <w:rPr>
          <w:rFonts w:ascii="Arial" w:eastAsiaTheme="majorEastAsia" w:hAnsi="Arial" w:cs="Arial"/>
        </w:rPr>
      </w:pPr>
    </w:p>
    <w:p w14:paraId="5FC09C87" w14:textId="16C21201" w:rsidR="00363CBE" w:rsidRPr="00A77240" w:rsidRDefault="00363CBE" w:rsidP="00363CBE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72" w:name="_Toc66777904"/>
      <w:r w:rsidRPr="00A77240">
        <w:rPr>
          <w:rFonts w:eastAsiaTheme="majorEastAsia" w:cs="Arial"/>
          <w:bCs w:val="0"/>
          <w:iCs w:val="0"/>
          <w:szCs w:val="26"/>
        </w:rPr>
        <w:t xml:space="preserve">Приложение № 3. </w:t>
      </w:r>
      <w:r w:rsidR="00D45D95" w:rsidRPr="00A77240">
        <w:rPr>
          <w:rFonts w:eastAsiaTheme="majorEastAsia" w:cs="Arial"/>
          <w:bCs w:val="0"/>
          <w:iCs w:val="0"/>
          <w:szCs w:val="26"/>
        </w:rPr>
        <w:t>Описание шагов бизнес-процессов</w:t>
      </w:r>
      <w:bookmarkEnd w:id="272"/>
    </w:p>
    <w:bookmarkStart w:id="273" w:name="_MON_1595431932"/>
    <w:bookmarkEnd w:id="273"/>
    <w:p w14:paraId="13A766D0" w14:textId="5B3A0C61" w:rsidR="00363CBE" w:rsidRPr="00A77240" w:rsidRDefault="00C42858" w:rsidP="003B5E9D">
      <w:p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object w:dxaOrig="1376" w:dyaOrig="899" w14:anchorId="75039E21">
          <v:shape id="_x0000_i1034" type="#_x0000_t75" style="width:1in;height:51.75pt" o:ole="">
            <v:imagedata r:id="rId39" o:title=""/>
          </v:shape>
          <o:OLEObject Type="Embed" ProgID="Excel.Sheet.12" ShapeID="_x0000_i1034" DrawAspect="Icon" ObjectID="_1679245072" r:id="rId40"/>
        </w:object>
      </w:r>
    </w:p>
    <w:p w14:paraId="61C53A71" w14:textId="77777777" w:rsidR="00D45D95" w:rsidRPr="00A77240" w:rsidRDefault="00D45D95" w:rsidP="003B5E9D">
      <w:pPr>
        <w:rPr>
          <w:rFonts w:ascii="Arial" w:eastAsiaTheme="majorEastAsia" w:hAnsi="Arial" w:cs="Arial"/>
        </w:rPr>
      </w:pPr>
    </w:p>
    <w:p w14:paraId="1814B5D5" w14:textId="200216D6" w:rsidR="00363CBE" w:rsidRPr="00A77240" w:rsidRDefault="00363CBE" w:rsidP="00363CBE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74" w:name="_Toc66777905"/>
      <w:r w:rsidRPr="00A77240">
        <w:rPr>
          <w:rFonts w:eastAsiaTheme="majorEastAsia" w:cs="Arial"/>
          <w:bCs w:val="0"/>
          <w:iCs w:val="0"/>
          <w:szCs w:val="26"/>
        </w:rPr>
        <w:t xml:space="preserve">Приложение № 4. </w:t>
      </w:r>
      <w:r w:rsidR="00D45D95" w:rsidRPr="00A77240">
        <w:rPr>
          <w:rFonts w:eastAsiaTheme="majorEastAsia" w:cs="Arial"/>
          <w:bCs w:val="0"/>
          <w:iCs w:val="0"/>
          <w:szCs w:val="26"/>
        </w:rPr>
        <w:t>П</w:t>
      </w:r>
      <w:r w:rsidRPr="00A77240">
        <w:rPr>
          <w:rFonts w:eastAsiaTheme="majorEastAsia" w:cs="Arial"/>
          <w:bCs w:val="0"/>
          <w:iCs w:val="0"/>
          <w:szCs w:val="26"/>
        </w:rPr>
        <w:t>рочее</w:t>
      </w:r>
      <w:bookmarkEnd w:id="274"/>
    </w:p>
    <w:p w14:paraId="75DC863E" w14:textId="77777777" w:rsidR="00363CBE" w:rsidRPr="00A77240" w:rsidRDefault="00363CBE" w:rsidP="003B5E9D">
      <w:pPr>
        <w:rPr>
          <w:rFonts w:ascii="Arial" w:eastAsiaTheme="majorEastAsia" w:hAnsi="Arial" w:cs="Arial"/>
        </w:rPr>
      </w:pPr>
    </w:p>
    <w:p w14:paraId="093DE636" w14:textId="2CA6A8D0" w:rsidR="00F662E9" w:rsidRPr="00A77240" w:rsidRDefault="00F662E9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75" w:name="_Toc66777906"/>
      <w:r w:rsidRPr="00A77240">
        <w:rPr>
          <w:rFonts w:eastAsiaTheme="majorEastAsia" w:cs="Arial"/>
          <w:bCs w:val="0"/>
          <w:iCs w:val="0"/>
          <w:szCs w:val="26"/>
        </w:rPr>
        <w:t xml:space="preserve">Приложение </w:t>
      </w:r>
      <w:r w:rsidR="00D51D39" w:rsidRPr="00A77240">
        <w:rPr>
          <w:rFonts w:eastAsiaTheme="majorEastAsia" w:cs="Arial"/>
          <w:bCs w:val="0"/>
          <w:iCs w:val="0"/>
          <w:szCs w:val="26"/>
        </w:rPr>
        <w:t xml:space="preserve">№ </w:t>
      </w:r>
      <w:r w:rsidR="00611D04" w:rsidRPr="00A77240">
        <w:rPr>
          <w:rFonts w:eastAsiaTheme="majorEastAsia" w:cs="Arial"/>
          <w:bCs w:val="0"/>
          <w:iCs w:val="0"/>
          <w:szCs w:val="26"/>
        </w:rPr>
        <w:t>РП1-6</w:t>
      </w:r>
      <w:r w:rsidRPr="00A77240">
        <w:rPr>
          <w:rFonts w:eastAsiaTheme="majorEastAsia" w:cs="Arial"/>
          <w:bCs w:val="0"/>
          <w:iCs w:val="0"/>
          <w:szCs w:val="26"/>
        </w:rPr>
        <w:t>: Роли и полномочия</w:t>
      </w:r>
      <w:bookmarkEnd w:id="275"/>
    </w:p>
    <w:bookmarkStart w:id="276" w:name="_MON_1598691372"/>
    <w:bookmarkEnd w:id="276"/>
    <w:p w14:paraId="26B5544D" w14:textId="036481A8" w:rsidR="00F662E9" w:rsidRPr="00A77240" w:rsidRDefault="00AC1150" w:rsidP="00F662E9">
      <w:pPr>
        <w:rPr>
          <w:rFonts w:ascii="Arial" w:eastAsia="Calibri" w:hAnsi="Arial" w:cs="Arial"/>
        </w:rPr>
      </w:pPr>
      <w:del w:id="277" w:author="Танасийчук Виктория Сергеевна (Подрядчик. ООО БерингПойнт)" w:date="2020-04-23T02:22:00Z">
        <w:r w:rsidDel="00F45FB2">
          <w:rPr>
            <w:rFonts w:ascii="Arial" w:eastAsia="Calibri" w:hAnsi="Arial" w:cs="Arial"/>
          </w:rPr>
          <w:object w:dxaOrig="1376" w:dyaOrig="899" w14:anchorId="0871931D">
            <v:shape id="_x0000_i1035" type="#_x0000_t75" style="width:1in;height:44.25pt" o:ole="">
              <v:imagedata r:id="rId41" o:title=""/>
            </v:shape>
            <o:OLEObject Type="Embed" ProgID="Excel.Sheet.12" ShapeID="_x0000_i1035" DrawAspect="Icon" ObjectID="_1679245073" r:id="rId42"/>
          </w:object>
        </w:r>
      </w:del>
      <w:r w:rsidR="00802868">
        <w:rPr>
          <w:rFonts w:ascii="Arial" w:eastAsia="Calibri" w:hAnsi="Arial" w:cs="Arial"/>
        </w:rPr>
        <w:object w:dxaOrig="1534" w:dyaOrig="993" w14:anchorId="0BA33E0B">
          <v:shape id="_x0000_i1050" type="#_x0000_t75" style="width:76.5pt;height:49.5pt" o:ole="">
            <v:imagedata r:id="rId43" o:title=""/>
          </v:shape>
          <o:OLEObject Type="Embed" ProgID="Excel.Sheet.12" ShapeID="_x0000_i1050" DrawAspect="Icon" ObjectID="_1679245074" r:id="rId44"/>
        </w:object>
      </w:r>
    </w:p>
    <w:p w14:paraId="156FC7AC" w14:textId="63077AD6" w:rsidR="00E923F1" w:rsidRPr="00A77240" w:rsidRDefault="00D51D39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78" w:name="_Toc66777907"/>
      <w:r w:rsidRPr="00A77240">
        <w:rPr>
          <w:rFonts w:eastAsiaTheme="majorEastAsia" w:cs="Arial"/>
          <w:bCs w:val="0"/>
          <w:iCs w:val="0"/>
          <w:szCs w:val="26"/>
        </w:rPr>
        <w:t xml:space="preserve">Приложение № </w:t>
      </w:r>
      <w:r w:rsidR="00E923F1" w:rsidRPr="00A77240">
        <w:rPr>
          <w:rFonts w:eastAsiaTheme="majorEastAsia" w:cs="Arial"/>
          <w:bCs w:val="0"/>
          <w:iCs w:val="0"/>
          <w:szCs w:val="26"/>
        </w:rPr>
        <w:t>РиК1. Матрица рисков и контрольных процедур</w:t>
      </w:r>
      <w:bookmarkEnd w:id="278"/>
    </w:p>
    <w:p w14:paraId="7C4BBFB6" w14:textId="56E14E36" w:rsidR="00F02AB2" w:rsidRPr="00A77240" w:rsidRDefault="00767E4E" w:rsidP="00F02AB2">
      <w:p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object w:dxaOrig="1535" w:dyaOrig="993" w14:anchorId="1C82413D">
          <v:shape id="_x0000_i1037" type="#_x0000_t75" style="width:76.5pt;height:49.5pt" o:ole="">
            <v:imagedata r:id="rId45" o:title=""/>
          </v:shape>
          <o:OLEObject Type="Embed" ProgID="Excel.Sheet.12" ShapeID="_x0000_i1037" DrawAspect="Icon" ObjectID="_1679245075" r:id="rId46"/>
        </w:object>
      </w:r>
    </w:p>
    <w:p w14:paraId="0106AC19" w14:textId="196A9EB4" w:rsidR="00E923F1" w:rsidRPr="00A77240" w:rsidRDefault="00E923F1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79" w:name="_Toc66777908"/>
      <w:r w:rsidRPr="00A77240">
        <w:rPr>
          <w:rFonts w:eastAsiaTheme="majorEastAsia" w:cs="Arial"/>
          <w:bCs w:val="0"/>
          <w:iCs w:val="0"/>
          <w:szCs w:val="26"/>
        </w:rPr>
        <w:t>Приложение №</w:t>
      </w:r>
      <w:r w:rsidR="00D51D39" w:rsidRPr="00A77240">
        <w:rPr>
          <w:rFonts w:eastAsiaTheme="majorEastAsia" w:cs="Arial"/>
          <w:bCs w:val="0"/>
          <w:iCs w:val="0"/>
          <w:szCs w:val="26"/>
        </w:rPr>
        <w:t xml:space="preserve"> </w:t>
      </w:r>
      <w:r w:rsidRPr="00A77240">
        <w:rPr>
          <w:rFonts w:eastAsiaTheme="majorEastAsia" w:cs="Arial"/>
          <w:bCs w:val="0"/>
          <w:iCs w:val="0"/>
          <w:szCs w:val="26"/>
        </w:rPr>
        <w:t>КП1. Матрица конфликтов полномочий</w:t>
      </w:r>
      <w:bookmarkEnd w:id="279"/>
    </w:p>
    <w:bookmarkStart w:id="280" w:name="_GoBack"/>
    <w:p w14:paraId="7804DBAC" w14:textId="38592921" w:rsidR="00E923F1" w:rsidRPr="00A77240" w:rsidRDefault="000643FC" w:rsidP="00F662E9">
      <w:p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object w:dxaOrig="1534" w:dyaOrig="993" w14:anchorId="62E0EB4D">
          <v:shape id="_x0000_i1038" type="#_x0000_t75" style="width:76.5pt;height:49.5pt" o:ole="">
            <v:imagedata r:id="rId47" o:title=""/>
          </v:shape>
          <o:OLEObject Type="Embed" ProgID="Excel.Sheet.12" ShapeID="_x0000_i1038" DrawAspect="Icon" ObjectID="_1679245076" r:id="rId48"/>
        </w:object>
      </w:r>
      <w:bookmarkEnd w:id="280"/>
    </w:p>
    <w:sectPr w:rsidR="00E923F1" w:rsidRPr="00A77240" w:rsidSect="000F4678">
      <w:headerReference w:type="default" r:id="rId49"/>
      <w:headerReference w:type="first" r:id="rId50"/>
      <w:pgSz w:w="11907" w:h="16840" w:code="9"/>
      <w:pgMar w:top="1134" w:right="567" w:bottom="1134" w:left="1134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F52C5E" w14:textId="77777777" w:rsidR="00455327" w:rsidRDefault="00455327" w:rsidP="006C0925">
      <w:r>
        <w:separator/>
      </w:r>
    </w:p>
  </w:endnote>
  <w:endnote w:type="continuationSeparator" w:id="0">
    <w:p w14:paraId="05AB460A" w14:textId="77777777" w:rsidR="00455327" w:rsidRDefault="00455327" w:rsidP="006C0925">
      <w:r>
        <w:continuationSeparator/>
      </w:r>
    </w:p>
  </w:endnote>
  <w:endnote w:type="continuationNotice" w:id="1">
    <w:p w14:paraId="2D2407A0" w14:textId="77777777" w:rsidR="00455327" w:rsidRDefault="004553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Arial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3630337"/>
      <w:docPartObj>
        <w:docPartGallery w:val="Page Numbers (Bottom of Page)"/>
        <w:docPartUnique/>
      </w:docPartObj>
    </w:sdtPr>
    <w:sdtEndPr/>
    <w:sdtContent>
      <w:p w14:paraId="40F17A6D" w14:textId="5E399FBB" w:rsidR="00455327" w:rsidRDefault="00455327" w:rsidP="007A0A95">
        <w:pPr>
          <w:pStyle w:val="a7"/>
          <w:jc w:val="right"/>
        </w:pPr>
        <w:r w:rsidRPr="007A0A95">
          <w:rPr>
            <w:rFonts w:ascii="Arial" w:hAnsi="Arial"/>
            <w:sz w:val="24"/>
            <w:szCs w:val="28"/>
          </w:rPr>
          <w:fldChar w:fldCharType="begin"/>
        </w:r>
        <w:r w:rsidRPr="007A0A95">
          <w:rPr>
            <w:rFonts w:ascii="Arial" w:hAnsi="Arial"/>
            <w:sz w:val="24"/>
            <w:szCs w:val="28"/>
          </w:rPr>
          <w:instrText>PAGE   \* MERGEFORMAT</w:instrText>
        </w:r>
        <w:r w:rsidRPr="007A0A95">
          <w:rPr>
            <w:rFonts w:ascii="Arial" w:hAnsi="Arial"/>
            <w:sz w:val="24"/>
            <w:szCs w:val="28"/>
          </w:rPr>
          <w:fldChar w:fldCharType="separate"/>
        </w:r>
        <w:r w:rsidR="00802868">
          <w:rPr>
            <w:rFonts w:ascii="Arial" w:hAnsi="Arial"/>
            <w:noProof/>
            <w:sz w:val="24"/>
            <w:szCs w:val="28"/>
          </w:rPr>
          <w:t>51</w:t>
        </w:r>
        <w:r w:rsidRPr="007A0A95">
          <w:rPr>
            <w:rFonts w:ascii="Arial" w:hAnsi="Arial"/>
            <w:sz w:val="24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D14D9" w14:textId="43EEFF3C" w:rsidR="00455327" w:rsidRDefault="00455327" w:rsidP="007A0A95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6F002C" w14:textId="77777777" w:rsidR="00455327" w:rsidRDefault="00455327" w:rsidP="006C0925">
      <w:r>
        <w:separator/>
      </w:r>
    </w:p>
  </w:footnote>
  <w:footnote w:type="continuationSeparator" w:id="0">
    <w:p w14:paraId="29220E49" w14:textId="77777777" w:rsidR="00455327" w:rsidRDefault="00455327" w:rsidP="006C0925">
      <w:r>
        <w:continuationSeparator/>
      </w:r>
    </w:p>
  </w:footnote>
  <w:footnote w:type="continuationNotice" w:id="1">
    <w:p w14:paraId="5BDC85F5" w14:textId="77777777" w:rsidR="00455327" w:rsidRDefault="004553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455327" w14:paraId="0786C802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7A8AFD1" w14:textId="77777777" w:rsidR="00455327" w:rsidRDefault="00455327" w:rsidP="00916FAB">
          <w:pPr>
            <w:pStyle w:val="a5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17358EDA" wp14:editId="7CB5FAE3">
                <wp:extent cx="2240329" cy="50400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4D6DC762" w14:textId="7752DDEE" w:rsidR="00455327" w:rsidRPr="00916FAB" w:rsidRDefault="00455327" w:rsidP="00406458">
          <w:pPr>
            <w:pStyle w:val="InR1"/>
          </w:pPr>
          <w:r>
            <w:t>Концептуальный дизайн</w:t>
          </w:r>
          <w:r>
            <w:br/>
            <w:t>МТО</w:t>
          </w:r>
          <w:r>
            <w:br/>
          </w:r>
          <w:ins w:id="32" w:author="Sintsova Margarita" w:date="2020-04-21T13:07:00Z">
            <w:r>
              <w:rPr>
                <w:lang w:val="en-US"/>
              </w:rPr>
              <w:t>ERP</w:t>
            </w:r>
            <w:r w:rsidRPr="00425DB8">
              <w:rPr>
                <w:rPrChange w:id="33" w:author="Sintsova Margarita" w:date="2020-04-21T13:08:00Z">
                  <w:rPr>
                    <w:lang w:val="en-US"/>
                  </w:rPr>
                </w:rPrChange>
              </w:rPr>
              <w:t>.9.1.60_</w:t>
            </w:r>
            <w:r>
              <w:rPr>
                <w:lang w:val="en-US"/>
              </w:rPr>
              <w:t>MM</w:t>
            </w:r>
            <w:r w:rsidRPr="00425DB8">
              <w:rPr>
                <w:rPrChange w:id="34" w:author="Sintsova Margarita" w:date="2020-04-21T13:08:00Z">
                  <w:rPr>
                    <w:lang w:val="en-US"/>
                  </w:rPr>
                </w:rPrChange>
              </w:rPr>
              <w:t>_</w:t>
            </w:r>
          </w:ins>
          <w:r>
            <w:t>Управление запасами</w:t>
          </w:r>
        </w:p>
      </w:tc>
    </w:tr>
    <w:tr w:rsidR="00455327" w:rsidRPr="00DB4B2F" w14:paraId="136EA827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58B39A31" w14:textId="77777777" w:rsidR="00455327" w:rsidRDefault="00455327" w:rsidP="00916FAB">
          <w:pPr>
            <w:pStyle w:val="a5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D2F1CBE" w14:textId="77777777" w:rsidR="00455327" w:rsidRPr="000B5B67" w:rsidRDefault="00455327" w:rsidP="00916FAB">
          <w:pPr>
            <w:jc w:val="center"/>
            <w:rPr>
              <w:b/>
              <w:bCs/>
            </w:rPr>
          </w:pPr>
        </w:p>
      </w:tc>
    </w:tr>
  </w:tbl>
  <w:p w14:paraId="06D5C865" w14:textId="77777777" w:rsidR="00455327" w:rsidRDefault="0045532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EC0F7F" w14:textId="3498B759" w:rsidR="00455327" w:rsidRDefault="00455327" w:rsidP="00916FAB">
    <w:pPr>
      <w:pStyle w:val="a5"/>
      <w:jc w:val="left"/>
    </w:pPr>
    <w:r>
      <w:rPr>
        <w:b/>
        <w:bCs/>
        <w:noProof/>
        <w:lang w:eastAsia="ru-RU"/>
      </w:rPr>
      <w:drawing>
        <wp:inline distT="0" distB="0" distL="0" distR="0" wp14:anchorId="61BE8ED9" wp14:editId="667AF98A">
          <wp:extent cx="2240329" cy="50400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olyus_erp_gre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032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1B80E3" w14:textId="77777777" w:rsidR="00455327" w:rsidRDefault="00455327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455327" w14:paraId="38E7E804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7C2894C8" w14:textId="77777777" w:rsidR="00455327" w:rsidRDefault="00455327" w:rsidP="00A54CF5">
          <w:pPr>
            <w:pStyle w:val="a5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295CDDA" wp14:editId="080709F4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BE0C4BA" w14:textId="01D81256" w:rsidR="00455327" w:rsidRPr="00916FAB" w:rsidRDefault="00455327" w:rsidP="00406458">
          <w:pPr>
            <w:pStyle w:val="InR1"/>
          </w:pPr>
          <w:r>
            <w:t>Концептуальный дизайн</w:t>
          </w:r>
          <w:r>
            <w:br/>
            <w:t>МТО</w:t>
          </w:r>
          <w:r>
            <w:br/>
            <w:t>Управление запасами</w:t>
          </w:r>
        </w:p>
      </w:tc>
    </w:tr>
    <w:tr w:rsidR="00455327" w:rsidRPr="00DB4B2F" w14:paraId="5043580D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3BCB021" w14:textId="77777777" w:rsidR="00455327" w:rsidRDefault="00455327" w:rsidP="00A54CF5">
          <w:pPr>
            <w:pStyle w:val="a5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68BDB12F" w14:textId="77777777" w:rsidR="00455327" w:rsidRPr="000B5B67" w:rsidRDefault="00455327" w:rsidP="00A54CF5">
          <w:pPr>
            <w:jc w:val="center"/>
            <w:rPr>
              <w:b/>
              <w:bCs/>
            </w:rPr>
          </w:pPr>
        </w:p>
      </w:tc>
    </w:tr>
  </w:tbl>
  <w:p w14:paraId="6BE2CC06" w14:textId="77777777" w:rsidR="00455327" w:rsidRDefault="00455327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455327" w14:paraId="623FF72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6BE325F" w14:textId="77777777" w:rsidR="00455327" w:rsidRDefault="00455327" w:rsidP="00B307BD">
          <w:pPr>
            <w:pStyle w:val="a5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2CA3960" wp14:editId="1307F2FE">
                <wp:extent cx="2240329" cy="504000"/>
                <wp:effectExtent l="0" t="0" r="0" b="0"/>
                <wp:docPr id="57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299F6059" w14:textId="5BEC580A" w:rsidR="00455327" w:rsidRPr="00916FAB" w:rsidRDefault="00455327" w:rsidP="00406458">
          <w:pPr>
            <w:pStyle w:val="InR1"/>
          </w:pPr>
          <w:r>
            <w:t>Концептуальный дизайн</w:t>
          </w:r>
          <w:r>
            <w:br/>
            <w:t>МТО</w:t>
          </w:r>
          <w:r>
            <w:br/>
          </w:r>
          <w:ins w:id="281" w:author="Sintsova Margarita" w:date="2020-04-21T13:10:00Z">
            <w:r>
              <w:rPr>
                <w:lang w:val="en-US"/>
              </w:rPr>
              <w:t>ERP</w:t>
            </w:r>
            <w:r w:rsidRPr="00DC76C6">
              <w:t>.9.1.60_</w:t>
            </w:r>
            <w:r>
              <w:rPr>
                <w:lang w:val="en-US"/>
              </w:rPr>
              <w:t>MM</w:t>
            </w:r>
            <w:r w:rsidRPr="00DC76C6">
              <w:t>_</w:t>
            </w:r>
            <w:r>
              <w:t>Управление запасами</w:t>
            </w:r>
          </w:ins>
          <w:del w:id="282" w:author="Sintsova Margarita" w:date="2020-04-21T13:10:00Z">
            <w:r w:rsidDel="005C32EA">
              <w:delText>Складская логистика</w:delText>
            </w:r>
          </w:del>
        </w:p>
      </w:tc>
    </w:tr>
    <w:tr w:rsidR="00455327" w:rsidRPr="00DB4B2F" w14:paraId="64C348BC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F924DA" w14:textId="77777777" w:rsidR="00455327" w:rsidRDefault="00455327" w:rsidP="00B307BD">
          <w:pPr>
            <w:pStyle w:val="a5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30793F0" w14:textId="77777777" w:rsidR="00455327" w:rsidRPr="000B5B67" w:rsidRDefault="00455327" w:rsidP="00B307BD">
          <w:pPr>
            <w:jc w:val="center"/>
            <w:rPr>
              <w:b/>
              <w:bCs/>
            </w:rPr>
          </w:pPr>
        </w:p>
      </w:tc>
    </w:tr>
  </w:tbl>
  <w:p w14:paraId="36285CED" w14:textId="77777777" w:rsidR="00455327" w:rsidRDefault="00455327" w:rsidP="007200B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1528"/>
    <w:multiLevelType w:val="hybridMultilevel"/>
    <w:tmpl w:val="D08ACBC6"/>
    <w:lvl w:ilvl="0" w:tplc="864A4E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1C50F4F"/>
    <w:multiLevelType w:val="multilevel"/>
    <w:tmpl w:val="A9B65CB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3CD7B9A"/>
    <w:multiLevelType w:val="hybridMultilevel"/>
    <w:tmpl w:val="24A8B6F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" w15:restartNumberingAfterBreak="0">
    <w:nsid w:val="173454AF"/>
    <w:multiLevelType w:val="hybridMultilevel"/>
    <w:tmpl w:val="69403164"/>
    <w:lvl w:ilvl="0" w:tplc="69044DE2">
      <w:start w:val="1"/>
      <w:numFmt w:val="bullet"/>
      <w:pStyle w:val="1KD-NormalMark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77639D0">
      <w:start w:val="1"/>
      <w:numFmt w:val="bullet"/>
      <w:pStyle w:val="1KD-NormalMark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207D4C"/>
    <w:multiLevelType w:val="hybridMultilevel"/>
    <w:tmpl w:val="4F583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37FCA"/>
    <w:multiLevelType w:val="hybridMultilevel"/>
    <w:tmpl w:val="5F2C9348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" w15:restartNumberingAfterBreak="0">
    <w:nsid w:val="248D7801"/>
    <w:multiLevelType w:val="hybridMultilevel"/>
    <w:tmpl w:val="7B886D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537645E"/>
    <w:multiLevelType w:val="hybridMultilevel"/>
    <w:tmpl w:val="47167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341A3"/>
    <w:multiLevelType w:val="hybridMultilevel"/>
    <w:tmpl w:val="B0CADE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5D3530A"/>
    <w:multiLevelType w:val="hybridMultilevel"/>
    <w:tmpl w:val="FC8057BA"/>
    <w:lvl w:ilvl="0" w:tplc="C9FECA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8B54F6C"/>
    <w:multiLevelType w:val="hybridMultilevel"/>
    <w:tmpl w:val="3942E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4F185B"/>
    <w:multiLevelType w:val="hybridMultilevel"/>
    <w:tmpl w:val="18C2518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0E461EC"/>
    <w:multiLevelType w:val="hybridMultilevel"/>
    <w:tmpl w:val="A87C0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14951"/>
    <w:multiLevelType w:val="hybridMultilevel"/>
    <w:tmpl w:val="EB3CEFB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53229F"/>
    <w:multiLevelType w:val="hybridMultilevel"/>
    <w:tmpl w:val="A6C44DD6"/>
    <w:lvl w:ilvl="0" w:tplc="451477AE">
      <w:start w:val="1"/>
      <w:numFmt w:val="bullet"/>
      <w:pStyle w:val="30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133B4"/>
    <w:multiLevelType w:val="hybridMultilevel"/>
    <w:tmpl w:val="2376EB9C"/>
    <w:lvl w:ilvl="0" w:tplc="5E86A742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9" w15:restartNumberingAfterBreak="0">
    <w:nsid w:val="40523A6F"/>
    <w:multiLevelType w:val="hybridMultilevel"/>
    <w:tmpl w:val="0DE8DE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A05773D"/>
    <w:multiLevelType w:val="hybridMultilevel"/>
    <w:tmpl w:val="A5D8CAF8"/>
    <w:lvl w:ilvl="0" w:tplc="A4A82C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4DF20361"/>
    <w:multiLevelType w:val="hybridMultilevel"/>
    <w:tmpl w:val="93686BEC"/>
    <w:lvl w:ilvl="0" w:tplc="BDBC5336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063CFF"/>
    <w:multiLevelType w:val="multilevel"/>
    <w:tmpl w:val="A1FCE5CC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47"/>
        </w:tabs>
        <w:ind w:left="847" w:hanging="705"/>
      </w:pPr>
      <w:rPr>
        <w:rFonts w:hint="default"/>
        <w:b w:val="0"/>
        <w:i w:val="0"/>
      </w:rPr>
    </w:lvl>
    <w:lvl w:ilvl="2">
      <w:start w:val="1"/>
      <w:numFmt w:val="decimal"/>
      <w:pStyle w:val="80"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56814923"/>
    <w:multiLevelType w:val="multilevel"/>
    <w:tmpl w:val="95A8FA92"/>
    <w:lvl w:ilvl="0">
      <w:start w:val="1"/>
      <w:numFmt w:val="russianLower"/>
      <w:pStyle w:val="Bullet1"/>
      <w:lvlText w:val="%1)"/>
      <w:lvlJc w:val="left"/>
      <w:pPr>
        <w:ind w:left="0" w:firstLine="709"/>
      </w:pPr>
      <w:rPr>
        <w:rFonts w:hint="default"/>
        <w:b w:val="0"/>
        <w:i w:val="0"/>
        <w:color w:val="auto"/>
        <w:sz w:val="24"/>
        <w:u w:val="none"/>
      </w:rPr>
    </w:lvl>
    <w:lvl w:ilvl="1">
      <w:start w:val="1"/>
      <w:numFmt w:val="bullet"/>
      <w:pStyle w:val="Bullet2"/>
      <w:lvlText w:val="­"/>
      <w:lvlJc w:val="left"/>
      <w:pPr>
        <w:tabs>
          <w:tab w:val="num" w:pos="2089"/>
        </w:tabs>
        <w:ind w:left="425" w:firstLine="709"/>
      </w:pPr>
      <w:rPr>
        <w:rFonts w:ascii="Courier New" w:hAnsi="Courier New" w:hint="default"/>
        <w:sz w:val="18"/>
      </w:rPr>
    </w:lvl>
    <w:lvl w:ilvl="2">
      <w:start w:val="1"/>
      <w:numFmt w:val="bullet"/>
      <w:lvlText w:val="§"/>
      <w:lvlJc w:val="left"/>
      <w:pPr>
        <w:tabs>
          <w:tab w:val="num" w:pos="2684"/>
        </w:tabs>
        <w:ind w:left="850" w:firstLine="709"/>
      </w:pPr>
      <w:rPr>
        <w:rFonts w:ascii="Wingdings" w:hAnsi="Wingdings" w:hint="default"/>
        <w:sz w:val="18"/>
      </w:rPr>
    </w:lvl>
    <w:lvl w:ilvl="3">
      <w:start w:val="1"/>
      <w:numFmt w:val="bullet"/>
      <w:lvlText w:val="§"/>
      <w:lvlJc w:val="left"/>
      <w:pPr>
        <w:tabs>
          <w:tab w:val="num" w:pos="3279"/>
        </w:tabs>
        <w:ind w:left="1275" w:firstLine="709"/>
      </w:pPr>
      <w:rPr>
        <w:rFonts w:ascii="Wingdings" w:hAnsi="Wingdings" w:hint="default"/>
        <w:sz w:val="18"/>
      </w:rPr>
    </w:lvl>
    <w:lvl w:ilvl="4">
      <w:start w:val="1"/>
      <w:numFmt w:val="bullet"/>
      <w:lvlText w:val="§"/>
      <w:lvlJc w:val="left"/>
      <w:pPr>
        <w:tabs>
          <w:tab w:val="num" w:pos="3874"/>
        </w:tabs>
        <w:ind w:left="1700" w:firstLine="709"/>
      </w:pPr>
      <w:rPr>
        <w:rFonts w:ascii="Wingdings" w:hAnsi="Wingdings" w:hint="default"/>
        <w:sz w:val="18"/>
      </w:rPr>
    </w:lvl>
    <w:lvl w:ilvl="5">
      <w:start w:val="1"/>
      <w:numFmt w:val="bullet"/>
      <w:lvlText w:val="§"/>
      <w:lvlJc w:val="left"/>
      <w:pPr>
        <w:tabs>
          <w:tab w:val="num" w:pos="4470"/>
        </w:tabs>
        <w:ind w:left="2125" w:firstLine="709"/>
      </w:pPr>
      <w:rPr>
        <w:rFonts w:ascii="Wingdings" w:hAnsi="Wingdings" w:hint="default"/>
        <w:sz w:val="18"/>
      </w:rPr>
    </w:lvl>
    <w:lvl w:ilvl="6">
      <w:start w:val="1"/>
      <w:numFmt w:val="bullet"/>
      <w:lvlText w:val="§"/>
      <w:lvlJc w:val="left"/>
      <w:pPr>
        <w:tabs>
          <w:tab w:val="num" w:pos="5065"/>
        </w:tabs>
        <w:ind w:left="2550" w:firstLine="709"/>
      </w:pPr>
      <w:rPr>
        <w:rFonts w:ascii="Wingdings" w:hAnsi="Wingdings" w:hint="default"/>
        <w:sz w:val="18"/>
      </w:rPr>
    </w:lvl>
    <w:lvl w:ilvl="7">
      <w:start w:val="1"/>
      <w:numFmt w:val="bullet"/>
      <w:lvlText w:val="§"/>
      <w:lvlJc w:val="left"/>
      <w:pPr>
        <w:tabs>
          <w:tab w:val="num" w:pos="5660"/>
        </w:tabs>
        <w:ind w:left="2975" w:firstLine="709"/>
      </w:pPr>
      <w:rPr>
        <w:rFonts w:ascii="Wingdings" w:hAnsi="Wingdings" w:hint="default"/>
        <w:sz w:val="18"/>
      </w:rPr>
    </w:lvl>
    <w:lvl w:ilvl="8">
      <w:start w:val="1"/>
      <w:numFmt w:val="bullet"/>
      <w:lvlText w:val="§"/>
      <w:lvlJc w:val="left"/>
      <w:pPr>
        <w:tabs>
          <w:tab w:val="num" w:pos="5660"/>
        </w:tabs>
        <w:ind w:left="3400" w:firstLine="709"/>
      </w:pPr>
      <w:rPr>
        <w:rFonts w:ascii="Wingdings" w:hAnsi="Wingdings" w:hint="default"/>
        <w:sz w:val="18"/>
      </w:rPr>
    </w:lvl>
  </w:abstractNum>
  <w:abstractNum w:abstractNumId="25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95015C5"/>
    <w:multiLevelType w:val="hybridMultilevel"/>
    <w:tmpl w:val="C472CFFE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084" w:hanging="360"/>
      </w:pPr>
    </w:lvl>
    <w:lvl w:ilvl="2" w:tplc="0419001B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8" w15:restartNumberingAfterBreak="0">
    <w:nsid w:val="6D1622D6"/>
    <w:multiLevelType w:val="hybridMultilevel"/>
    <w:tmpl w:val="2D4079A6"/>
    <w:lvl w:ilvl="0" w:tplc="509E1AA6">
      <w:start w:val="1"/>
      <w:numFmt w:val="bullet"/>
      <w:pStyle w:val="20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0" w15:restartNumberingAfterBreak="0">
    <w:nsid w:val="754D64F6"/>
    <w:multiLevelType w:val="hybridMultilevel"/>
    <w:tmpl w:val="EFC6353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6F148EB"/>
    <w:multiLevelType w:val="hybridMultilevel"/>
    <w:tmpl w:val="25F8E1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9116042"/>
    <w:multiLevelType w:val="hybridMultilevel"/>
    <w:tmpl w:val="127EAD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9FF748B"/>
    <w:multiLevelType w:val="hybridMultilevel"/>
    <w:tmpl w:val="AF7E0B32"/>
    <w:lvl w:ilvl="0" w:tplc="C9D43E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E59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6A6F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FA15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CF8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2C2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E28B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7896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805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DCF4EF2"/>
    <w:multiLevelType w:val="hybridMultilevel"/>
    <w:tmpl w:val="BA249E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28"/>
  </w:num>
  <w:num w:numId="2">
    <w:abstractNumId w:val="35"/>
  </w:num>
  <w:num w:numId="3">
    <w:abstractNumId w:val="21"/>
  </w:num>
  <w:num w:numId="4">
    <w:abstractNumId w:val="25"/>
  </w:num>
  <w:num w:numId="5">
    <w:abstractNumId w:val="3"/>
  </w:num>
  <w:num w:numId="6">
    <w:abstractNumId w:val="12"/>
  </w:num>
  <w:num w:numId="7">
    <w:abstractNumId w:val="29"/>
  </w:num>
  <w:num w:numId="8">
    <w:abstractNumId w:val="1"/>
  </w:num>
  <w:num w:numId="9">
    <w:abstractNumId w:val="19"/>
  </w:num>
  <w:num w:numId="10">
    <w:abstractNumId w:val="18"/>
  </w:num>
  <w:num w:numId="11">
    <w:abstractNumId w:val="26"/>
  </w:num>
  <w:num w:numId="12">
    <w:abstractNumId w:val="4"/>
  </w:num>
  <w:num w:numId="13">
    <w:abstractNumId w:val="8"/>
  </w:num>
  <w:num w:numId="14">
    <w:abstractNumId w:val="22"/>
  </w:num>
  <w:num w:numId="15">
    <w:abstractNumId w:val="17"/>
  </w:num>
  <w:num w:numId="16">
    <w:abstractNumId w:val="11"/>
  </w:num>
  <w:num w:numId="17">
    <w:abstractNumId w:val="24"/>
  </w:num>
  <w:num w:numId="18">
    <w:abstractNumId w:val="27"/>
  </w:num>
  <w:num w:numId="19">
    <w:abstractNumId w:val="7"/>
  </w:num>
  <w:num w:numId="20">
    <w:abstractNumId w:val="32"/>
  </w:num>
  <w:num w:numId="21">
    <w:abstractNumId w:val="34"/>
  </w:num>
  <w:num w:numId="22">
    <w:abstractNumId w:val="30"/>
  </w:num>
  <w:num w:numId="23">
    <w:abstractNumId w:val="31"/>
  </w:num>
  <w:num w:numId="24">
    <w:abstractNumId w:val="16"/>
  </w:num>
  <w:num w:numId="25">
    <w:abstractNumId w:val="23"/>
  </w:num>
  <w:num w:numId="26">
    <w:abstractNumId w:val="13"/>
  </w:num>
  <w:num w:numId="27">
    <w:abstractNumId w:val="14"/>
  </w:num>
  <w:num w:numId="28">
    <w:abstractNumId w:val="5"/>
  </w:num>
  <w:num w:numId="29">
    <w:abstractNumId w:val="6"/>
  </w:num>
  <w:num w:numId="30">
    <w:abstractNumId w:val="15"/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3"/>
  </w:num>
  <w:num w:numId="33">
    <w:abstractNumId w:val="10"/>
  </w:num>
  <w:num w:numId="34">
    <w:abstractNumId w:val="2"/>
  </w:num>
  <w:num w:numId="35">
    <w:abstractNumId w:val="0"/>
  </w:num>
  <w:num w:numId="36">
    <w:abstractNumId w:val="9"/>
  </w:num>
  <w:numIdMacAtCleanup w:val="3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intsova Margarita">
    <w15:presenceInfo w15:providerId="AD" w15:userId="S-1-5-21-1190182572-3302889577-4172225021-2110"/>
  </w15:person>
  <w15:person w15:author="Карабанова Мария Евгеньевна (Подрядчик. ООО «БерингПойнт»)">
    <w15:presenceInfo w15:providerId="AD" w15:userId="S-1-5-21-4125628198-1674668921-3204586943-103696"/>
  </w15:person>
  <w15:person w15:author="Лазарев Артем Андреевич (Подрядчик. ООО БерингПойнт)">
    <w15:presenceInfo w15:providerId="AD" w15:userId="S-1-5-21-4125628198-1674668921-3204586943-128829"/>
  </w15:person>
  <w15:person w15:author="Тухбатов Руслан Наильевич (Подрядчик. ООО БерингПойнт)">
    <w15:presenceInfo w15:providerId="AD" w15:userId="S-1-5-21-4125628198-1674668921-3204586943-128742"/>
  </w15:person>
  <w15:person w15:author="Фокина Екатерина Сергеевна (Подрядчик. ООО БерингПойнт)">
    <w15:presenceInfo w15:providerId="AD" w15:userId="S-1-5-21-4125628198-1674668921-3204586943-138371"/>
  </w15:person>
  <w15:person w15:author="Танасийчук Виктория Сергеевна (Подрядчик. ООО БерингПойнт)">
    <w15:presenceInfo w15:providerId="AD" w15:userId="S-1-5-21-4125628198-1674668921-3204586943-1495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/>
  <w:defaultTabStop w:val="708"/>
  <w:autoHyphenation/>
  <w:characterSpacingControl w:val="doNotCompress"/>
  <w:hdrShapeDefaults>
    <o:shapedefaults v:ext="edit" spidmax="5120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1038"/>
    <w:rsid w:val="00001285"/>
    <w:rsid w:val="00002E6A"/>
    <w:rsid w:val="00005384"/>
    <w:rsid w:val="00013D76"/>
    <w:rsid w:val="000147A1"/>
    <w:rsid w:val="00016279"/>
    <w:rsid w:val="000162DF"/>
    <w:rsid w:val="00016687"/>
    <w:rsid w:val="000172C5"/>
    <w:rsid w:val="00020AFE"/>
    <w:rsid w:val="00021196"/>
    <w:rsid w:val="00021792"/>
    <w:rsid w:val="0002193B"/>
    <w:rsid w:val="000219A9"/>
    <w:rsid w:val="00021B25"/>
    <w:rsid w:val="00022528"/>
    <w:rsid w:val="00022BD8"/>
    <w:rsid w:val="00022C33"/>
    <w:rsid w:val="00023300"/>
    <w:rsid w:val="00024167"/>
    <w:rsid w:val="000257ED"/>
    <w:rsid w:val="000258B6"/>
    <w:rsid w:val="00025A06"/>
    <w:rsid w:val="00025A0E"/>
    <w:rsid w:val="00025F64"/>
    <w:rsid w:val="00030474"/>
    <w:rsid w:val="00030719"/>
    <w:rsid w:val="00031214"/>
    <w:rsid w:val="00031353"/>
    <w:rsid w:val="00033C80"/>
    <w:rsid w:val="00034486"/>
    <w:rsid w:val="00035726"/>
    <w:rsid w:val="00036FA0"/>
    <w:rsid w:val="00037524"/>
    <w:rsid w:val="0003771C"/>
    <w:rsid w:val="000378F2"/>
    <w:rsid w:val="000409BC"/>
    <w:rsid w:val="00040B3E"/>
    <w:rsid w:val="00041BBD"/>
    <w:rsid w:val="000425A9"/>
    <w:rsid w:val="00042B24"/>
    <w:rsid w:val="00042D94"/>
    <w:rsid w:val="00043038"/>
    <w:rsid w:val="00043CF9"/>
    <w:rsid w:val="00045222"/>
    <w:rsid w:val="000465D2"/>
    <w:rsid w:val="0004699A"/>
    <w:rsid w:val="00046A21"/>
    <w:rsid w:val="00046EAC"/>
    <w:rsid w:val="00046ED8"/>
    <w:rsid w:val="0005082E"/>
    <w:rsid w:val="00050D72"/>
    <w:rsid w:val="0005148A"/>
    <w:rsid w:val="000516F4"/>
    <w:rsid w:val="000526FF"/>
    <w:rsid w:val="00052F89"/>
    <w:rsid w:val="0005357E"/>
    <w:rsid w:val="00056222"/>
    <w:rsid w:val="00060374"/>
    <w:rsid w:val="00060BBA"/>
    <w:rsid w:val="0006190B"/>
    <w:rsid w:val="000620DD"/>
    <w:rsid w:val="000629A8"/>
    <w:rsid w:val="000638CF"/>
    <w:rsid w:val="0006411F"/>
    <w:rsid w:val="000643FC"/>
    <w:rsid w:val="00066BCF"/>
    <w:rsid w:val="000702A3"/>
    <w:rsid w:val="00070870"/>
    <w:rsid w:val="00070F2D"/>
    <w:rsid w:val="0007301A"/>
    <w:rsid w:val="00077642"/>
    <w:rsid w:val="0008085E"/>
    <w:rsid w:val="000818E7"/>
    <w:rsid w:val="000835FE"/>
    <w:rsid w:val="0008595B"/>
    <w:rsid w:val="000904D2"/>
    <w:rsid w:val="000908CE"/>
    <w:rsid w:val="00090FD1"/>
    <w:rsid w:val="000916DC"/>
    <w:rsid w:val="0009329E"/>
    <w:rsid w:val="000938D9"/>
    <w:rsid w:val="00093DBB"/>
    <w:rsid w:val="00095EE1"/>
    <w:rsid w:val="00096D52"/>
    <w:rsid w:val="000A1A56"/>
    <w:rsid w:val="000A1C0B"/>
    <w:rsid w:val="000A2964"/>
    <w:rsid w:val="000A3339"/>
    <w:rsid w:val="000A5914"/>
    <w:rsid w:val="000A7AB0"/>
    <w:rsid w:val="000A7FF3"/>
    <w:rsid w:val="000B0F35"/>
    <w:rsid w:val="000B1C18"/>
    <w:rsid w:val="000B2F49"/>
    <w:rsid w:val="000B322C"/>
    <w:rsid w:val="000B4FA2"/>
    <w:rsid w:val="000B52B4"/>
    <w:rsid w:val="000B575E"/>
    <w:rsid w:val="000B6653"/>
    <w:rsid w:val="000C151D"/>
    <w:rsid w:val="000C37C9"/>
    <w:rsid w:val="000C3D99"/>
    <w:rsid w:val="000C4D5D"/>
    <w:rsid w:val="000C590E"/>
    <w:rsid w:val="000D01FE"/>
    <w:rsid w:val="000D05E0"/>
    <w:rsid w:val="000D1127"/>
    <w:rsid w:val="000D1289"/>
    <w:rsid w:val="000D242E"/>
    <w:rsid w:val="000D49AC"/>
    <w:rsid w:val="000D5C72"/>
    <w:rsid w:val="000D62A3"/>
    <w:rsid w:val="000D72F8"/>
    <w:rsid w:val="000D7678"/>
    <w:rsid w:val="000E0D8B"/>
    <w:rsid w:val="000E1798"/>
    <w:rsid w:val="000E29B5"/>
    <w:rsid w:val="000E2C3A"/>
    <w:rsid w:val="000E490E"/>
    <w:rsid w:val="000E4F0E"/>
    <w:rsid w:val="000E5057"/>
    <w:rsid w:val="000E51F8"/>
    <w:rsid w:val="000E62DE"/>
    <w:rsid w:val="000E62EF"/>
    <w:rsid w:val="000E645C"/>
    <w:rsid w:val="000E6D9C"/>
    <w:rsid w:val="000E7C61"/>
    <w:rsid w:val="000F03C3"/>
    <w:rsid w:val="000F06F3"/>
    <w:rsid w:val="000F15F5"/>
    <w:rsid w:val="000F1839"/>
    <w:rsid w:val="000F1842"/>
    <w:rsid w:val="000F187F"/>
    <w:rsid w:val="000F18F7"/>
    <w:rsid w:val="000F290B"/>
    <w:rsid w:val="000F371D"/>
    <w:rsid w:val="000F3956"/>
    <w:rsid w:val="000F4678"/>
    <w:rsid w:val="000F6264"/>
    <w:rsid w:val="000F6E60"/>
    <w:rsid w:val="000F7B5E"/>
    <w:rsid w:val="00100A29"/>
    <w:rsid w:val="001013DC"/>
    <w:rsid w:val="0010251A"/>
    <w:rsid w:val="0010395D"/>
    <w:rsid w:val="00104142"/>
    <w:rsid w:val="0010427B"/>
    <w:rsid w:val="001046C8"/>
    <w:rsid w:val="00104A0C"/>
    <w:rsid w:val="0010632D"/>
    <w:rsid w:val="00106AE3"/>
    <w:rsid w:val="001112A8"/>
    <w:rsid w:val="00112370"/>
    <w:rsid w:val="001135C1"/>
    <w:rsid w:val="001137EA"/>
    <w:rsid w:val="00113C25"/>
    <w:rsid w:val="001159F5"/>
    <w:rsid w:val="00116A93"/>
    <w:rsid w:val="001171BB"/>
    <w:rsid w:val="00121624"/>
    <w:rsid w:val="001227F8"/>
    <w:rsid w:val="00123600"/>
    <w:rsid w:val="0012614B"/>
    <w:rsid w:val="00127A8D"/>
    <w:rsid w:val="00131163"/>
    <w:rsid w:val="0013158D"/>
    <w:rsid w:val="00132E15"/>
    <w:rsid w:val="00132E74"/>
    <w:rsid w:val="00133585"/>
    <w:rsid w:val="00133D39"/>
    <w:rsid w:val="00133F21"/>
    <w:rsid w:val="00135A0C"/>
    <w:rsid w:val="00136A70"/>
    <w:rsid w:val="00137058"/>
    <w:rsid w:val="0014138A"/>
    <w:rsid w:val="001413FA"/>
    <w:rsid w:val="00141A6B"/>
    <w:rsid w:val="00142205"/>
    <w:rsid w:val="001430A9"/>
    <w:rsid w:val="0014313D"/>
    <w:rsid w:val="00143715"/>
    <w:rsid w:val="00143DE5"/>
    <w:rsid w:val="00144F3F"/>
    <w:rsid w:val="0014510A"/>
    <w:rsid w:val="001451FB"/>
    <w:rsid w:val="0014596D"/>
    <w:rsid w:val="00145B59"/>
    <w:rsid w:val="001461FC"/>
    <w:rsid w:val="001465C1"/>
    <w:rsid w:val="00146FDE"/>
    <w:rsid w:val="00147A70"/>
    <w:rsid w:val="00151145"/>
    <w:rsid w:val="00151AC3"/>
    <w:rsid w:val="00152A17"/>
    <w:rsid w:val="0015398F"/>
    <w:rsid w:val="00153E8A"/>
    <w:rsid w:val="001546DD"/>
    <w:rsid w:val="00156545"/>
    <w:rsid w:val="001565F2"/>
    <w:rsid w:val="001571A2"/>
    <w:rsid w:val="00157D57"/>
    <w:rsid w:val="001606C4"/>
    <w:rsid w:val="00164767"/>
    <w:rsid w:val="001652E0"/>
    <w:rsid w:val="00166EBC"/>
    <w:rsid w:val="001672C3"/>
    <w:rsid w:val="001672D4"/>
    <w:rsid w:val="001701F3"/>
    <w:rsid w:val="00170FB2"/>
    <w:rsid w:val="00172A52"/>
    <w:rsid w:val="00172CDE"/>
    <w:rsid w:val="0017321E"/>
    <w:rsid w:val="001732B8"/>
    <w:rsid w:val="001741AB"/>
    <w:rsid w:val="00174230"/>
    <w:rsid w:val="0017597A"/>
    <w:rsid w:val="00175B15"/>
    <w:rsid w:val="001765B9"/>
    <w:rsid w:val="00177699"/>
    <w:rsid w:val="00180D02"/>
    <w:rsid w:val="00181E6C"/>
    <w:rsid w:val="00182AB5"/>
    <w:rsid w:val="00182E53"/>
    <w:rsid w:val="001830C1"/>
    <w:rsid w:val="001831D4"/>
    <w:rsid w:val="0018351D"/>
    <w:rsid w:val="001835F6"/>
    <w:rsid w:val="0018414D"/>
    <w:rsid w:val="00185837"/>
    <w:rsid w:val="00185BAF"/>
    <w:rsid w:val="00185C63"/>
    <w:rsid w:val="00186C60"/>
    <w:rsid w:val="00190F93"/>
    <w:rsid w:val="001912A4"/>
    <w:rsid w:val="00192542"/>
    <w:rsid w:val="001928D7"/>
    <w:rsid w:val="00193343"/>
    <w:rsid w:val="0019469D"/>
    <w:rsid w:val="001948E5"/>
    <w:rsid w:val="0019602F"/>
    <w:rsid w:val="00196052"/>
    <w:rsid w:val="00197FA2"/>
    <w:rsid w:val="001A0564"/>
    <w:rsid w:val="001A0D2C"/>
    <w:rsid w:val="001A143C"/>
    <w:rsid w:val="001A2810"/>
    <w:rsid w:val="001A2FBF"/>
    <w:rsid w:val="001A35E4"/>
    <w:rsid w:val="001A3F9C"/>
    <w:rsid w:val="001A4D18"/>
    <w:rsid w:val="001A645E"/>
    <w:rsid w:val="001A7998"/>
    <w:rsid w:val="001A79F6"/>
    <w:rsid w:val="001B0046"/>
    <w:rsid w:val="001B0193"/>
    <w:rsid w:val="001B0B0A"/>
    <w:rsid w:val="001B150D"/>
    <w:rsid w:val="001B19C5"/>
    <w:rsid w:val="001B3BC2"/>
    <w:rsid w:val="001B4800"/>
    <w:rsid w:val="001B5794"/>
    <w:rsid w:val="001B59A7"/>
    <w:rsid w:val="001B5FDD"/>
    <w:rsid w:val="001B65D2"/>
    <w:rsid w:val="001B75CB"/>
    <w:rsid w:val="001B76FB"/>
    <w:rsid w:val="001C0462"/>
    <w:rsid w:val="001C0BF6"/>
    <w:rsid w:val="001C11D2"/>
    <w:rsid w:val="001C15D1"/>
    <w:rsid w:val="001C1FD3"/>
    <w:rsid w:val="001C3310"/>
    <w:rsid w:val="001C3DB0"/>
    <w:rsid w:val="001C3F50"/>
    <w:rsid w:val="001C45C5"/>
    <w:rsid w:val="001C49EC"/>
    <w:rsid w:val="001C4E0C"/>
    <w:rsid w:val="001C5FA5"/>
    <w:rsid w:val="001C69A6"/>
    <w:rsid w:val="001C74F5"/>
    <w:rsid w:val="001D1160"/>
    <w:rsid w:val="001D323E"/>
    <w:rsid w:val="001D3754"/>
    <w:rsid w:val="001D4F6E"/>
    <w:rsid w:val="001D6464"/>
    <w:rsid w:val="001D707A"/>
    <w:rsid w:val="001D7A71"/>
    <w:rsid w:val="001D7CB1"/>
    <w:rsid w:val="001E039B"/>
    <w:rsid w:val="001E105E"/>
    <w:rsid w:val="001E1FD8"/>
    <w:rsid w:val="001E25F6"/>
    <w:rsid w:val="001E272C"/>
    <w:rsid w:val="001E30E8"/>
    <w:rsid w:val="001E34D8"/>
    <w:rsid w:val="001E3D54"/>
    <w:rsid w:val="001E5A9F"/>
    <w:rsid w:val="001E6E20"/>
    <w:rsid w:val="001F0175"/>
    <w:rsid w:val="001F02DD"/>
    <w:rsid w:val="001F08B0"/>
    <w:rsid w:val="001F352C"/>
    <w:rsid w:val="001F3F84"/>
    <w:rsid w:val="001F4EE7"/>
    <w:rsid w:val="001F592D"/>
    <w:rsid w:val="001F665A"/>
    <w:rsid w:val="001F6BF3"/>
    <w:rsid w:val="001F6D5A"/>
    <w:rsid w:val="001F762E"/>
    <w:rsid w:val="00200C0D"/>
    <w:rsid w:val="00201DB3"/>
    <w:rsid w:val="00202041"/>
    <w:rsid w:val="002020CE"/>
    <w:rsid w:val="00202180"/>
    <w:rsid w:val="00202948"/>
    <w:rsid w:val="0020460B"/>
    <w:rsid w:val="00204F17"/>
    <w:rsid w:val="0020538E"/>
    <w:rsid w:val="00206E04"/>
    <w:rsid w:val="00210EF4"/>
    <w:rsid w:val="00213136"/>
    <w:rsid w:val="00214D08"/>
    <w:rsid w:val="00215551"/>
    <w:rsid w:val="00216AA8"/>
    <w:rsid w:val="00216D1E"/>
    <w:rsid w:val="00220A7D"/>
    <w:rsid w:val="00220EAA"/>
    <w:rsid w:val="00220F8C"/>
    <w:rsid w:val="00221164"/>
    <w:rsid w:val="00221910"/>
    <w:rsid w:val="00221FF5"/>
    <w:rsid w:val="00222186"/>
    <w:rsid w:val="00222296"/>
    <w:rsid w:val="00222D97"/>
    <w:rsid w:val="00223E0D"/>
    <w:rsid w:val="00227421"/>
    <w:rsid w:val="00227B5C"/>
    <w:rsid w:val="00227D04"/>
    <w:rsid w:val="00230C22"/>
    <w:rsid w:val="00230C28"/>
    <w:rsid w:val="00231131"/>
    <w:rsid w:val="002324ED"/>
    <w:rsid w:val="00233A7E"/>
    <w:rsid w:val="00233B6B"/>
    <w:rsid w:val="0023490D"/>
    <w:rsid w:val="00235220"/>
    <w:rsid w:val="00235E4B"/>
    <w:rsid w:val="00236F6F"/>
    <w:rsid w:val="00236FE6"/>
    <w:rsid w:val="00237DA5"/>
    <w:rsid w:val="002400D2"/>
    <w:rsid w:val="00240441"/>
    <w:rsid w:val="0024063E"/>
    <w:rsid w:val="00242191"/>
    <w:rsid w:val="00245A8C"/>
    <w:rsid w:val="0024665A"/>
    <w:rsid w:val="00247BB2"/>
    <w:rsid w:val="00251821"/>
    <w:rsid w:val="00251B54"/>
    <w:rsid w:val="00252C11"/>
    <w:rsid w:val="00252D72"/>
    <w:rsid w:val="002538B2"/>
    <w:rsid w:val="00254EC0"/>
    <w:rsid w:val="00260187"/>
    <w:rsid w:val="00260C77"/>
    <w:rsid w:val="00262081"/>
    <w:rsid w:val="00262979"/>
    <w:rsid w:val="00263EFE"/>
    <w:rsid w:val="0026466C"/>
    <w:rsid w:val="00266A87"/>
    <w:rsid w:val="00270B59"/>
    <w:rsid w:val="0027347F"/>
    <w:rsid w:val="00274161"/>
    <w:rsid w:val="00274A86"/>
    <w:rsid w:val="00274B73"/>
    <w:rsid w:val="0027560D"/>
    <w:rsid w:val="00277B17"/>
    <w:rsid w:val="0028547F"/>
    <w:rsid w:val="0028590B"/>
    <w:rsid w:val="00286763"/>
    <w:rsid w:val="00287FE2"/>
    <w:rsid w:val="0029009F"/>
    <w:rsid w:val="002903E0"/>
    <w:rsid w:val="00290BB0"/>
    <w:rsid w:val="00290D8F"/>
    <w:rsid w:val="00291C80"/>
    <w:rsid w:val="002921A7"/>
    <w:rsid w:val="00292319"/>
    <w:rsid w:val="00293EA3"/>
    <w:rsid w:val="00295477"/>
    <w:rsid w:val="00296D7C"/>
    <w:rsid w:val="002A0992"/>
    <w:rsid w:val="002A2717"/>
    <w:rsid w:val="002A51B1"/>
    <w:rsid w:val="002A5916"/>
    <w:rsid w:val="002A5C86"/>
    <w:rsid w:val="002A7F6C"/>
    <w:rsid w:val="002B10C1"/>
    <w:rsid w:val="002B1100"/>
    <w:rsid w:val="002B1447"/>
    <w:rsid w:val="002B2C9A"/>
    <w:rsid w:val="002B2D1D"/>
    <w:rsid w:val="002B2E5C"/>
    <w:rsid w:val="002B3CDF"/>
    <w:rsid w:val="002B5ED6"/>
    <w:rsid w:val="002B76E8"/>
    <w:rsid w:val="002C0144"/>
    <w:rsid w:val="002C0320"/>
    <w:rsid w:val="002C0BEC"/>
    <w:rsid w:val="002C0F01"/>
    <w:rsid w:val="002C4EE9"/>
    <w:rsid w:val="002C5585"/>
    <w:rsid w:val="002C7497"/>
    <w:rsid w:val="002C7A5B"/>
    <w:rsid w:val="002D0532"/>
    <w:rsid w:val="002D055E"/>
    <w:rsid w:val="002D0983"/>
    <w:rsid w:val="002D0E77"/>
    <w:rsid w:val="002D1302"/>
    <w:rsid w:val="002D131F"/>
    <w:rsid w:val="002D1497"/>
    <w:rsid w:val="002D30A0"/>
    <w:rsid w:val="002D4B04"/>
    <w:rsid w:val="002D5C1C"/>
    <w:rsid w:val="002D6619"/>
    <w:rsid w:val="002D6785"/>
    <w:rsid w:val="002D7533"/>
    <w:rsid w:val="002D7D56"/>
    <w:rsid w:val="002E16C4"/>
    <w:rsid w:val="002E3A9D"/>
    <w:rsid w:val="002E43AB"/>
    <w:rsid w:val="002E551C"/>
    <w:rsid w:val="002E594D"/>
    <w:rsid w:val="002E63EB"/>
    <w:rsid w:val="002E67E7"/>
    <w:rsid w:val="002E7723"/>
    <w:rsid w:val="002F1911"/>
    <w:rsid w:val="002F230E"/>
    <w:rsid w:val="002F28DD"/>
    <w:rsid w:val="002F2C34"/>
    <w:rsid w:val="002F2DC6"/>
    <w:rsid w:val="002F334B"/>
    <w:rsid w:val="002F3AB3"/>
    <w:rsid w:val="002F400F"/>
    <w:rsid w:val="002F5FEC"/>
    <w:rsid w:val="002F779A"/>
    <w:rsid w:val="003012F5"/>
    <w:rsid w:val="003018FF"/>
    <w:rsid w:val="00301B01"/>
    <w:rsid w:val="00301F78"/>
    <w:rsid w:val="003024DB"/>
    <w:rsid w:val="00303B55"/>
    <w:rsid w:val="00304097"/>
    <w:rsid w:val="003043E9"/>
    <w:rsid w:val="00304848"/>
    <w:rsid w:val="00305918"/>
    <w:rsid w:val="00306C31"/>
    <w:rsid w:val="00307BFA"/>
    <w:rsid w:val="0031027C"/>
    <w:rsid w:val="0031090D"/>
    <w:rsid w:val="003128E0"/>
    <w:rsid w:val="00312DD8"/>
    <w:rsid w:val="00313232"/>
    <w:rsid w:val="00317011"/>
    <w:rsid w:val="003242C5"/>
    <w:rsid w:val="00325CA0"/>
    <w:rsid w:val="00327348"/>
    <w:rsid w:val="00327E05"/>
    <w:rsid w:val="0033013D"/>
    <w:rsid w:val="0033076D"/>
    <w:rsid w:val="00333CCC"/>
    <w:rsid w:val="00333D7D"/>
    <w:rsid w:val="00333EDF"/>
    <w:rsid w:val="00334239"/>
    <w:rsid w:val="00336D3F"/>
    <w:rsid w:val="00336D4C"/>
    <w:rsid w:val="003375F8"/>
    <w:rsid w:val="00337B70"/>
    <w:rsid w:val="0034001C"/>
    <w:rsid w:val="00341F43"/>
    <w:rsid w:val="00342E0D"/>
    <w:rsid w:val="0034344A"/>
    <w:rsid w:val="00343CF9"/>
    <w:rsid w:val="00344D35"/>
    <w:rsid w:val="00346AFE"/>
    <w:rsid w:val="00346D3E"/>
    <w:rsid w:val="003471F3"/>
    <w:rsid w:val="00350084"/>
    <w:rsid w:val="0035045A"/>
    <w:rsid w:val="00353B21"/>
    <w:rsid w:val="0035424B"/>
    <w:rsid w:val="00354BEF"/>
    <w:rsid w:val="00355B2A"/>
    <w:rsid w:val="003563E6"/>
    <w:rsid w:val="00356C09"/>
    <w:rsid w:val="00360621"/>
    <w:rsid w:val="0036140A"/>
    <w:rsid w:val="00363CBE"/>
    <w:rsid w:val="003646FF"/>
    <w:rsid w:val="00366966"/>
    <w:rsid w:val="00366F28"/>
    <w:rsid w:val="00366FD1"/>
    <w:rsid w:val="003674AD"/>
    <w:rsid w:val="003701C2"/>
    <w:rsid w:val="00371DE3"/>
    <w:rsid w:val="00372BC6"/>
    <w:rsid w:val="00374123"/>
    <w:rsid w:val="00375F0B"/>
    <w:rsid w:val="00376D23"/>
    <w:rsid w:val="0037799D"/>
    <w:rsid w:val="00380038"/>
    <w:rsid w:val="003807C0"/>
    <w:rsid w:val="00381EC6"/>
    <w:rsid w:val="00382BFB"/>
    <w:rsid w:val="0038322D"/>
    <w:rsid w:val="00383728"/>
    <w:rsid w:val="0038430F"/>
    <w:rsid w:val="003844A6"/>
    <w:rsid w:val="003849EE"/>
    <w:rsid w:val="00385691"/>
    <w:rsid w:val="003861BE"/>
    <w:rsid w:val="00386654"/>
    <w:rsid w:val="00386C3A"/>
    <w:rsid w:val="00387BF7"/>
    <w:rsid w:val="00391727"/>
    <w:rsid w:val="00391797"/>
    <w:rsid w:val="003919A4"/>
    <w:rsid w:val="00393C70"/>
    <w:rsid w:val="00393EAA"/>
    <w:rsid w:val="00394B8E"/>
    <w:rsid w:val="003952BB"/>
    <w:rsid w:val="00395602"/>
    <w:rsid w:val="003961CC"/>
    <w:rsid w:val="003A13C8"/>
    <w:rsid w:val="003A16AD"/>
    <w:rsid w:val="003A1731"/>
    <w:rsid w:val="003A2160"/>
    <w:rsid w:val="003A21EB"/>
    <w:rsid w:val="003A2E54"/>
    <w:rsid w:val="003A2FBF"/>
    <w:rsid w:val="003A3050"/>
    <w:rsid w:val="003A5566"/>
    <w:rsid w:val="003A7727"/>
    <w:rsid w:val="003B0573"/>
    <w:rsid w:val="003B1CA1"/>
    <w:rsid w:val="003B2D7F"/>
    <w:rsid w:val="003B2E58"/>
    <w:rsid w:val="003B3265"/>
    <w:rsid w:val="003B3F92"/>
    <w:rsid w:val="003B42AC"/>
    <w:rsid w:val="003B5E9D"/>
    <w:rsid w:val="003B6BC9"/>
    <w:rsid w:val="003C163A"/>
    <w:rsid w:val="003C57BD"/>
    <w:rsid w:val="003C5FB2"/>
    <w:rsid w:val="003C639F"/>
    <w:rsid w:val="003C6718"/>
    <w:rsid w:val="003C6DC1"/>
    <w:rsid w:val="003C7995"/>
    <w:rsid w:val="003C7B93"/>
    <w:rsid w:val="003D0704"/>
    <w:rsid w:val="003D19C9"/>
    <w:rsid w:val="003D1D35"/>
    <w:rsid w:val="003D2C43"/>
    <w:rsid w:val="003D36DD"/>
    <w:rsid w:val="003D3A4D"/>
    <w:rsid w:val="003D3AB1"/>
    <w:rsid w:val="003D40A2"/>
    <w:rsid w:val="003D4288"/>
    <w:rsid w:val="003D5605"/>
    <w:rsid w:val="003D63DA"/>
    <w:rsid w:val="003D648F"/>
    <w:rsid w:val="003E027A"/>
    <w:rsid w:val="003E0FCC"/>
    <w:rsid w:val="003E19BC"/>
    <w:rsid w:val="003E1BBF"/>
    <w:rsid w:val="003E1FC2"/>
    <w:rsid w:val="003E29A7"/>
    <w:rsid w:val="003E5A6B"/>
    <w:rsid w:val="003E64BB"/>
    <w:rsid w:val="003E75CB"/>
    <w:rsid w:val="003E7F74"/>
    <w:rsid w:val="003F0EF7"/>
    <w:rsid w:val="003F2126"/>
    <w:rsid w:val="003F26FB"/>
    <w:rsid w:val="003F35CD"/>
    <w:rsid w:val="003F360C"/>
    <w:rsid w:val="003F39A8"/>
    <w:rsid w:val="003F4E3D"/>
    <w:rsid w:val="003F62DC"/>
    <w:rsid w:val="003F6760"/>
    <w:rsid w:val="003F6B51"/>
    <w:rsid w:val="003F71ED"/>
    <w:rsid w:val="003F72AF"/>
    <w:rsid w:val="004014FB"/>
    <w:rsid w:val="00401517"/>
    <w:rsid w:val="004024E8"/>
    <w:rsid w:val="0040276D"/>
    <w:rsid w:val="00403C27"/>
    <w:rsid w:val="00403EE5"/>
    <w:rsid w:val="004040E5"/>
    <w:rsid w:val="004051AC"/>
    <w:rsid w:val="004059BB"/>
    <w:rsid w:val="00406458"/>
    <w:rsid w:val="00407A8D"/>
    <w:rsid w:val="00412125"/>
    <w:rsid w:val="00412804"/>
    <w:rsid w:val="00412B62"/>
    <w:rsid w:val="00413190"/>
    <w:rsid w:val="00413B3D"/>
    <w:rsid w:val="00414CDD"/>
    <w:rsid w:val="00415B4C"/>
    <w:rsid w:val="0041618C"/>
    <w:rsid w:val="00416509"/>
    <w:rsid w:val="00420440"/>
    <w:rsid w:val="00421084"/>
    <w:rsid w:val="004222CE"/>
    <w:rsid w:val="00423AEB"/>
    <w:rsid w:val="00423DBB"/>
    <w:rsid w:val="004241D1"/>
    <w:rsid w:val="00424712"/>
    <w:rsid w:val="004248BA"/>
    <w:rsid w:val="00425D03"/>
    <w:rsid w:val="00425DB8"/>
    <w:rsid w:val="0042690D"/>
    <w:rsid w:val="004271B5"/>
    <w:rsid w:val="00427AA2"/>
    <w:rsid w:val="00427C60"/>
    <w:rsid w:val="00430202"/>
    <w:rsid w:val="00430408"/>
    <w:rsid w:val="00430F80"/>
    <w:rsid w:val="00431428"/>
    <w:rsid w:val="004316C0"/>
    <w:rsid w:val="00431975"/>
    <w:rsid w:val="00431AC3"/>
    <w:rsid w:val="0043419D"/>
    <w:rsid w:val="00434843"/>
    <w:rsid w:val="0043622A"/>
    <w:rsid w:val="00437CC5"/>
    <w:rsid w:val="004408C0"/>
    <w:rsid w:val="00442DC2"/>
    <w:rsid w:val="004445DF"/>
    <w:rsid w:val="004447D0"/>
    <w:rsid w:val="00445B3E"/>
    <w:rsid w:val="0044675E"/>
    <w:rsid w:val="00451032"/>
    <w:rsid w:val="004513EE"/>
    <w:rsid w:val="004525F9"/>
    <w:rsid w:val="00452644"/>
    <w:rsid w:val="00453453"/>
    <w:rsid w:val="004536E0"/>
    <w:rsid w:val="004552A5"/>
    <w:rsid w:val="00455327"/>
    <w:rsid w:val="004574C1"/>
    <w:rsid w:val="00457653"/>
    <w:rsid w:val="004613CC"/>
    <w:rsid w:val="00461A21"/>
    <w:rsid w:val="00461CFD"/>
    <w:rsid w:val="00462315"/>
    <w:rsid w:val="004625B5"/>
    <w:rsid w:val="00464E8C"/>
    <w:rsid w:val="00465279"/>
    <w:rsid w:val="00466B4E"/>
    <w:rsid w:val="00467379"/>
    <w:rsid w:val="00470F6D"/>
    <w:rsid w:val="0047169D"/>
    <w:rsid w:val="004717B2"/>
    <w:rsid w:val="00472AC5"/>
    <w:rsid w:val="00472D46"/>
    <w:rsid w:val="004732B6"/>
    <w:rsid w:val="0047462B"/>
    <w:rsid w:val="00475B91"/>
    <w:rsid w:val="0047632E"/>
    <w:rsid w:val="00476845"/>
    <w:rsid w:val="00476BC8"/>
    <w:rsid w:val="00477218"/>
    <w:rsid w:val="00477A8E"/>
    <w:rsid w:val="0048013A"/>
    <w:rsid w:val="004801A9"/>
    <w:rsid w:val="004834F3"/>
    <w:rsid w:val="00483EA3"/>
    <w:rsid w:val="00485AD4"/>
    <w:rsid w:val="00486455"/>
    <w:rsid w:val="0048740F"/>
    <w:rsid w:val="004876D9"/>
    <w:rsid w:val="00487E0D"/>
    <w:rsid w:val="004903B8"/>
    <w:rsid w:val="00491BFB"/>
    <w:rsid w:val="00492169"/>
    <w:rsid w:val="004929EA"/>
    <w:rsid w:val="00493599"/>
    <w:rsid w:val="00494B48"/>
    <w:rsid w:val="00494C48"/>
    <w:rsid w:val="0049572C"/>
    <w:rsid w:val="00495A1B"/>
    <w:rsid w:val="00496F3E"/>
    <w:rsid w:val="00497361"/>
    <w:rsid w:val="004A0D1C"/>
    <w:rsid w:val="004A0E29"/>
    <w:rsid w:val="004A3044"/>
    <w:rsid w:val="004A3264"/>
    <w:rsid w:val="004A4651"/>
    <w:rsid w:val="004A493F"/>
    <w:rsid w:val="004A68B4"/>
    <w:rsid w:val="004A6F51"/>
    <w:rsid w:val="004B1DCC"/>
    <w:rsid w:val="004B2987"/>
    <w:rsid w:val="004B2A0A"/>
    <w:rsid w:val="004B30DF"/>
    <w:rsid w:val="004B3425"/>
    <w:rsid w:val="004B3549"/>
    <w:rsid w:val="004B6C03"/>
    <w:rsid w:val="004B70BA"/>
    <w:rsid w:val="004B7FA1"/>
    <w:rsid w:val="004C06EF"/>
    <w:rsid w:val="004C0B3F"/>
    <w:rsid w:val="004C1FFF"/>
    <w:rsid w:val="004C27C6"/>
    <w:rsid w:val="004C27E6"/>
    <w:rsid w:val="004C28F3"/>
    <w:rsid w:val="004C2F04"/>
    <w:rsid w:val="004C33A8"/>
    <w:rsid w:val="004C3990"/>
    <w:rsid w:val="004C42C9"/>
    <w:rsid w:val="004C6D6A"/>
    <w:rsid w:val="004D1DDD"/>
    <w:rsid w:val="004D3447"/>
    <w:rsid w:val="004D3C7A"/>
    <w:rsid w:val="004D4E32"/>
    <w:rsid w:val="004D6680"/>
    <w:rsid w:val="004D6DAE"/>
    <w:rsid w:val="004E077E"/>
    <w:rsid w:val="004E0BE4"/>
    <w:rsid w:val="004E12A3"/>
    <w:rsid w:val="004E18FA"/>
    <w:rsid w:val="004E1B04"/>
    <w:rsid w:val="004E29CE"/>
    <w:rsid w:val="004E5273"/>
    <w:rsid w:val="004E6135"/>
    <w:rsid w:val="004E7F6B"/>
    <w:rsid w:val="004F0C1D"/>
    <w:rsid w:val="004F0C56"/>
    <w:rsid w:val="004F2B77"/>
    <w:rsid w:val="004F6044"/>
    <w:rsid w:val="004F64DC"/>
    <w:rsid w:val="004F75B6"/>
    <w:rsid w:val="00502E81"/>
    <w:rsid w:val="0050419C"/>
    <w:rsid w:val="00504B33"/>
    <w:rsid w:val="00505468"/>
    <w:rsid w:val="005057EE"/>
    <w:rsid w:val="00505F7A"/>
    <w:rsid w:val="005065B1"/>
    <w:rsid w:val="00506957"/>
    <w:rsid w:val="00507824"/>
    <w:rsid w:val="00510E64"/>
    <w:rsid w:val="005117A8"/>
    <w:rsid w:val="00511D5D"/>
    <w:rsid w:val="00513713"/>
    <w:rsid w:val="00513935"/>
    <w:rsid w:val="00513EF2"/>
    <w:rsid w:val="00514A38"/>
    <w:rsid w:val="00515B49"/>
    <w:rsid w:val="0051772B"/>
    <w:rsid w:val="00517F73"/>
    <w:rsid w:val="00521170"/>
    <w:rsid w:val="0052280E"/>
    <w:rsid w:val="00522F35"/>
    <w:rsid w:val="0052304B"/>
    <w:rsid w:val="00524878"/>
    <w:rsid w:val="00524E4E"/>
    <w:rsid w:val="00527E7B"/>
    <w:rsid w:val="00530099"/>
    <w:rsid w:val="005318CF"/>
    <w:rsid w:val="00532737"/>
    <w:rsid w:val="00534420"/>
    <w:rsid w:val="00534DEB"/>
    <w:rsid w:val="005354C9"/>
    <w:rsid w:val="0053594C"/>
    <w:rsid w:val="00536C93"/>
    <w:rsid w:val="00537516"/>
    <w:rsid w:val="0054053B"/>
    <w:rsid w:val="005405CA"/>
    <w:rsid w:val="00540FFE"/>
    <w:rsid w:val="00542216"/>
    <w:rsid w:val="00542795"/>
    <w:rsid w:val="00542DEF"/>
    <w:rsid w:val="0054502F"/>
    <w:rsid w:val="005506F5"/>
    <w:rsid w:val="005508E6"/>
    <w:rsid w:val="00550F37"/>
    <w:rsid w:val="00551988"/>
    <w:rsid w:val="005528EC"/>
    <w:rsid w:val="005531C7"/>
    <w:rsid w:val="00553C8E"/>
    <w:rsid w:val="00553E3B"/>
    <w:rsid w:val="00554225"/>
    <w:rsid w:val="005551FC"/>
    <w:rsid w:val="005552E8"/>
    <w:rsid w:val="00556C0C"/>
    <w:rsid w:val="005571D6"/>
    <w:rsid w:val="00557479"/>
    <w:rsid w:val="0055761D"/>
    <w:rsid w:val="00563CAA"/>
    <w:rsid w:val="0056490D"/>
    <w:rsid w:val="00564DB2"/>
    <w:rsid w:val="00565D22"/>
    <w:rsid w:val="00566B6F"/>
    <w:rsid w:val="00566E34"/>
    <w:rsid w:val="00567B1C"/>
    <w:rsid w:val="00567BD4"/>
    <w:rsid w:val="005716B0"/>
    <w:rsid w:val="00571B72"/>
    <w:rsid w:val="0057277A"/>
    <w:rsid w:val="00572ADD"/>
    <w:rsid w:val="00574617"/>
    <w:rsid w:val="00574D35"/>
    <w:rsid w:val="00575C91"/>
    <w:rsid w:val="00576333"/>
    <w:rsid w:val="00576D5D"/>
    <w:rsid w:val="00580207"/>
    <w:rsid w:val="00581AA5"/>
    <w:rsid w:val="005840A4"/>
    <w:rsid w:val="0058435B"/>
    <w:rsid w:val="00584D7A"/>
    <w:rsid w:val="00586E59"/>
    <w:rsid w:val="0058722B"/>
    <w:rsid w:val="005875BB"/>
    <w:rsid w:val="00590DE1"/>
    <w:rsid w:val="0059208D"/>
    <w:rsid w:val="005922E9"/>
    <w:rsid w:val="005948BD"/>
    <w:rsid w:val="005949B9"/>
    <w:rsid w:val="00595A88"/>
    <w:rsid w:val="0059627B"/>
    <w:rsid w:val="00597997"/>
    <w:rsid w:val="005A1F66"/>
    <w:rsid w:val="005A2191"/>
    <w:rsid w:val="005A3D41"/>
    <w:rsid w:val="005A4AB4"/>
    <w:rsid w:val="005A502E"/>
    <w:rsid w:val="005A5FBA"/>
    <w:rsid w:val="005A743C"/>
    <w:rsid w:val="005B015D"/>
    <w:rsid w:val="005B0B6B"/>
    <w:rsid w:val="005B1E68"/>
    <w:rsid w:val="005B2885"/>
    <w:rsid w:val="005B2E56"/>
    <w:rsid w:val="005B3AB1"/>
    <w:rsid w:val="005B4336"/>
    <w:rsid w:val="005B4DB1"/>
    <w:rsid w:val="005B4FD8"/>
    <w:rsid w:val="005B5287"/>
    <w:rsid w:val="005B6782"/>
    <w:rsid w:val="005B68B9"/>
    <w:rsid w:val="005B719C"/>
    <w:rsid w:val="005C0E4C"/>
    <w:rsid w:val="005C1074"/>
    <w:rsid w:val="005C2719"/>
    <w:rsid w:val="005C318B"/>
    <w:rsid w:val="005C32EA"/>
    <w:rsid w:val="005C5577"/>
    <w:rsid w:val="005C7330"/>
    <w:rsid w:val="005C75B0"/>
    <w:rsid w:val="005D012A"/>
    <w:rsid w:val="005D0840"/>
    <w:rsid w:val="005D122E"/>
    <w:rsid w:val="005D1D51"/>
    <w:rsid w:val="005D2B8D"/>
    <w:rsid w:val="005D65DA"/>
    <w:rsid w:val="005D735D"/>
    <w:rsid w:val="005D75F5"/>
    <w:rsid w:val="005E2F4C"/>
    <w:rsid w:val="005E3614"/>
    <w:rsid w:val="005E77BD"/>
    <w:rsid w:val="005E7A2C"/>
    <w:rsid w:val="005E7A74"/>
    <w:rsid w:val="005E7ACC"/>
    <w:rsid w:val="005F00A5"/>
    <w:rsid w:val="005F05AF"/>
    <w:rsid w:val="005F0C81"/>
    <w:rsid w:val="005F1C8E"/>
    <w:rsid w:val="005F225E"/>
    <w:rsid w:val="005F26C4"/>
    <w:rsid w:val="005F2EFF"/>
    <w:rsid w:val="005F58F9"/>
    <w:rsid w:val="005F7DD1"/>
    <w:rsid w:val="005F7EDF"/>
    <w:rsid w:val="005F7FB9"/>
    <w:rsid w:val="0060043B"/>
    <w:rsid w:val="00602147"/>
    <w:rsid w:val="00603DBA"/>
    <w:rsid w:val="00604E7D"/>
    <w:rsid w:val="00606D09"/>
    <w:rsid w:val="00607327"/>
    <w:rsid w:val="006115D8"/>
    <w:rsid w:val="00611D04"/>
    <w:rsid w:val="00611D4E"/>
    <w:rsid w:val="00612391"/>
    <w:rsid w:val="006129BD"/>
    <w:rsid w:val="00612DF0"/>
    <w:rsid w:val="00613B20"/>
    <w:rsid w:val="00614552"/>
    <w:rsid w:val="0061609E"/>
    <w:rsid w:val="0061793E"/>
    <w:rsid w:val="00620E01"/>
    <w:rsid w:val="00621930"/>
    <w:rsid w:val="0062272A"/>
    <w:rsid w:val="00623055"/>
    <w:rsid w:val="0062385E"/>
    <w:rsid w:val="00623A35"/>
    <w:rsid w:val="006241FF"/>
    <w:rsid w:val="006244BE"/>
    <w:rsid w:val="00626AE7"/>
    <w:rsid w:val="00626C16"/>
    <w:rsid w:val="0062703C"/>
    <w:rsid w:val="00630BD0"/>
    <w:rsid w:val="0063176C"/>
    <w:rsid w:val="00637147"/>
    <w:rsid w:val="00637851"/>
    <w:rsid w:val="00640C98"/>
    <w:rsid w:val="0064151C"/>
    <w:rsid w:val="00643098"/>
    <w:rsid w:val="00643216"/>
    <w:rsid w:val="006439F4"/>
    <w:rsid w:val="00643D08"/>
    <w:rsid w:val="00644DDC"/>
    <w:rsid w:val="00646574"/>
    <w:rsid w:val="0064747D"/>
    <w:rsid w:val="00650B02"/>
    <w:rsid w:val="006511E9"/>
    <w:rsid w:val="006534AE"/>
    <w:rsid w:val="00653ACA"/>
    <w:rsid w:val="00653F51"/>
    <w:rsid w:val="00654253"/>
    <w:rsid w:val="006558AA"/>
    <w:rsid w:val="00655A2A"/>
    <w:rsid w:val="00657BCD"/>
    <w:rsid w:val="00660C8A"/>
    <w:rsid w:val="0066117E"/>
    <w:rsid w:val="00661211"/>
    <w:rsid w:val="0066206E"/>
    <w:rsid w:val="0066208D"/>
    <w:rsid w:val="00662ABC"/>
    <w:rsid w:val="006632ED"/>
    <w:rsid w:val="00663845"/>
    <w:rsid w:val="00664658"/>
    <w:rsid w:val="00667F39"/>
    <w:rsid w:val="006701A2"/>
    <w:rsid w:val="006701ED"/>
    <w:rsid w:val="00670FC9"/>
    <w:rsid w:val="00671120"/>
    <w:rsid w:val="006717C7"/>
    <w:rsid w:val="006754FB"/>
    <w:rsid w:val="0067600B"/>
    <w:rsid w:val="006776BE"/>
    <w:rsid w:val="006800F6"/>
    <w:rsid w:val="006829EB"/>
    <w:rsid w:val="00683CA1"/>
    <w:rsid w:val="00683E27"/>
    <w:rsid w:val="00684C40"/>
    <w:rsid w:val="00686E03"/>
    <w:rsid w:val="00687193"/>
    <w:rsid w:val="00687976"/>
    <w:rsid w:val="006921AA"/>
    <w:rsid w:val="00692D1F"/>
    <w:rsid w:val="00693658"/>
    <w:rsid w:val="00693A6C"/>
    <w:rsid w:val="00693ACF"/>
    <w:rsid w:val="00695202"/>
    <w:rsid w:val="006955EC"/>
    <w:rsid w:val="00695848"/>
    <w:rsid w:val="00697BF7"/>
    <w:rsid w:val="006A0499"/>
    <w:rsid w:val="006A0DF8"/>
    <w:rsid w:val="006A30E9"/>
    <w:rsid w:val="006A5174"/>
    <w:rsid w:val="006A5319"/>
    <w:rsid w:val="006A60E7"/>
    <w:rsid w:val="006A6EAF"/>
    <w:rsid w:val="006A70D8"/>
    <w:rsid w:val="006B012C"/>
    <w:rsid w:val="006B0859"/>
    <w:rsid w:val="006B098E"/>
    <w:rsid w:val="006B1CF6"/>
    <w:rsid w:val="006B299F"/>
    <w:rsid w:val="006B6189"/>
    <w:rsid w:val="006B618C"/>
    <w:rsid w:val="006B66E9"/>
    <w:rsid w:val="006B68FB"/>
    <w:rsid w:val="006B7817"/>
    <w:rsid w:val="006C057D"/>
    <w:rsid w:val="006C0925"/>
    <w:rsid w:val="006C0A17"/>
    <w:rsid w:val="006C204F"/>
    <w:rsid w:val="006C49F8"/>
    <w:rsid w:val="006C54EC"/>
    <w:rsid w:val="006C7FBD"/>
    <w:rsid w:val="006D0FE1"/>
    <w:rsid w:val="006D186A"/>
    <w:rsid w:val="006D1906"/>
    <w:rsid w:val="006D474B"/>
    <w:rsid w:val="006D4ACA"/>
    <w:rsid w:val="006D5381"/>
    <w:rsid w:val="006D6A87"/>
    <w:rsid w:val="006D6F89"/>
    <w:rsid w:val="006D77D6"/>
    <w:rsid w:val="006E00AA"/>
    <w:rsid w:val="006E1F10"/>
    <w:rsid w:val="006E218A"/>
    <w:rsid w:val="006E3624"/>
    <w:rsid w:val="006E76F1"/>
    <w:rsid w:val="006E7AD0"/>
    <w:rsid w:val="006F061C"/>
    <w:rsid w:val="006F1D12"/>
    <w:rsid w:val="006F2172"/>
    <w:rsid w:val="006F27C7"/>
    <w:rsid w:val="006F2F10"/>
    <w:rsid w:val="006F33CD"/>
    <w:rsid w:val="006F48FD"/>
    <w:rsid w:val="006F4CB1"/>
    <w:rsid w:val="006F5656"/>
    <w:rsid w:val="006F6044"/>
    <w:rsid w:val="006F664D"/>
    <w:rsid w:val="006F72EF"/>
    <w:rsid w:val="006F7DCA"/>
    <w:rsid w:val="00700BD1"/>
    <w:rsid w:val="0070489F"/>
    <w:rsid w:val="007050D3"/>
    <w:rsid w:val="0070670B"/>
    <w:rsid w:val="00707C81"/>
    <w:rsid w:val="007107EE"/>
    <w:rsid w:val="00711AA6"/>
    <w:rsid w:val="00712F94"/>
    <w:rsid w:val="00713043"/>
    <w:rsid w:val="00713499"/>
    <w:rsid w:val="0071409E"/>
    <w:rsid w:val="007146A9"/>
    <w:rsid w:val="00714BEC"/>
    <w:rsid w:val="007158E8"/>
    <w:rsid w:val="007172E1"/>
    <w:rsid w:val="007178F4"/>
    <w:rsid w:val="007200B1"/>
    <w:rsid w:val="007211DE"/>
    <w:rsid w:val="00722225"/>
    <w:rsid w:val="00722406"/>
    <w:rsid w:val="0073053B"/>
    <w:rsid w:val="00730FB0"/>
    <w:rsid w:val="007323EE"/>
    <w:rsid w:val="00732563"/>
    <w:rsid w:val="007325CA"/>
    <w:rsid w:val="00732723"/>
    <w:rsid w:val="007327EB"/>
    <w:rsid w:val="007338E4"/>
    <w:rsid w:val="00735188"/>
    <w:rsid w:val="00735304"/>
    <w:rsid w:val="007417E0"/>
    <w:rsid w:val="00742174"/>
    <w:rsid w:val="007421E7"/>
    <w:rsid w:val="00744E7A"/>
    <w:rsid w:val="00745D10"/>
    <w:rsid w:val="0074664D"/>
    <w:rsid w:val="00750101"/>
    <w:rsid w:val="00750135"/>
    <w:rsid w:val="007515E9"/>
    <w:rsid w:val="00752399"/>
    <w:rsid w:val="007528FB"/>
    <w:rsid w:val="00753205"/>
    <w:rsid w:val="007569DE"/>
    <w:rsid w:val="0075763C"/>
    <w:rsid w:val="00757930"/>
    <w:rsid w:val="007606C9"/>
    <w:rsid w:val="00761764"/>
    <w:rsid w:val="00761916"/>
    <w:rsid w:val="00761BD3"/>
    <w:rsid w:val="007631A1"/>
    <w:rsid w:val="0076659A"/>
    <w:rsid w:val="007674D5"/>
    <w:rsid w:val="00767E4E"/>
    <w:rsid w:val="00770E36"/>
    <w:rsid w:val="0077206D"/>
    <w:rsid w:val="00772AE4"/>
    <w:rsid w:val="00773DE5"/>
    <w:rsid w:val="007745E8"/>
    <w:rsid w:val="00775067"/>
    <w:rsid w:val="0077613F"/>
    <w:rsid w:val="00776967"/>
    <w:rsid w:val="00777655"/>
    <w:rsid w:val="0078013D"/>
    <w:rsid w:val="00780299"/>
    <w:rsid w:val="007806BB"/>
    <w:rsid w:val="00780D46"/>
    <w:rsid w:val="00781D68"/>
    <w:rsid w:val="00781E67"/>
    <w:rsid w:val="00783D5D"/>
    <w:rsid w:val="007842D4"/>
    <w:rsid w:val="007842FA"/>
    <w:rsid w:val="007851B5"/>
    <w:rsid w:val="007858C3"/>
    <w:rsid w:val="007869EF"/>
    <w:rsid w:val="0079078F"/>
    <w:rsid w:val="00791061"/>
    <w:rsid w:val="0079177F"/>
    <w:rsid w:val="00791B91"/>
    <w:rsid w:val="00792ED8"/>
    <w:rsid w:val="007938B5"/>
    <w:rsid w:val="007951C5"/>
    <w:rsid w:val="00796B2B"/>
    <w:rsid w:val="00797966"/>
    <w:rsid w:val="007979F5"/>
    <w:rsid w:val="007A04AD"/>
    <w:rsid w:val="007A0841"/>
    <w:rsid w:val="007A0A95"/>
    <w:rsid w:val="007A1214"/>
    <w:rsid w:val="007A1C56"/>
    <w:rsid w:val="007A3C96"/>
    <w:rsid w:val="007A3D3B"/>
    <w:rsid w:val="007A499F"/>
    <w:rsid w:val="007A537B"/>
    <w:rsid w:val="007A6AEF"/>
    <w:rsid w:val="007A6F0E"/>
    <w:rsid w:val="007A74E0"/>
    <w:rsid w:val="007A778F"/>
    <w:rsid w:val="007B0019"/>
    <w:rsid w:val="007B168A"/>
    <w:rsid w:val="007B1EA3"/>
    <w:rsid w:val="007B33A1"/>
    <w:rsid w:val="007B445C"/>
    <w:rsid w:val="007B48F3"/>
    <w:rsid w:val="007B517A"/>
    <w:rsid w:val="007B69BC"/>
    <w:rsid w:val="007B6ED7"/>
    <w:rsid w:val="007B7B3F"/>
    <w:rsid w:val="007C0B2F"/>
    <w:rsid w:val="007C1434"/>
    <w:rsid w:val="007C3301"/>
    <w:rsid w:val="007C50DD"/>
    <w:rsid w:val="007C604E"/>
    <w:rsid w:val="007C6D1B"/>
    <w:rsid w:val="007C78DE"/>
    <w:rsid w:val="007D0706"/>
    <w:rsid w:val="007D1B92"/>
    <w:rsid w:val="007D1E97"/>
    <w:rsid w:val="007D222F"/>
    <w:rsid w:val="007D25A5"/>
    <w:rsid w:val="007D296F"/>
    <w:rsid w:val="007D307F"/>
    <w:rsid w:val="007D5A3B"/>
    <w:rsid w:val="007D7641"/>
    <w:rsid w:val="007D7822"/>
    <w:rsid w:val="007E07CA"/>
    <w:rsid w:val="007E0DAC"/>
    <w:rsid w:val="007E1DEC"/>
    <w:rsid w:val="007E25AF"/>
    <w:rsid w:val="007E31BE"/>
    <w:rsid w:val="007E354D"/>
    <w:rsid w:val="007E364E"/>
    <w:rsid w:val="007E47DA"/>
    <w:rsid w:val="007E5078"/>
    <w:rsid w:val="007E61DB"/>
    <w:rsid w:val="007E6E62"/>
    <w:rsid w:val="007F0A54"/>
    <w:rsid w:val="007F43ED"/>
    <w:rsid w:val="007F492A"/>
    <w:rsid w:val="007F4B34"/>
    <w:rsid w:val="007F5600"/>
    <w:rsid w:val="007F5B39"/>
    <w:rsid w:val="007F67E7"/>
    <w:rsid w:val="007F7339"/>
    <w:rsid w:val="007F7A5E"/>
    <w:rsid w:val="007F7AE6"/>
    <w:rsid w:val="007F7DC6"/>
    <w:rsid w:val="008013EA"/>
    <w:rsid w:val="0080223B"/>
    <w:rsid w:val="00802868"/>
    <w:rsid w:val="008039C5"/>
    <w:rsid w:val="00803A72"/>
    <w:rsid w:val="008065EE"/>
    <w:rsid w:val="00807082"/>
    <w:rsid w:val="00807284"/>
    <w:rsid w:val="008120CB"/>
    <w:rsid w:val="0081355C"/>
    <w:rsid w:val="00815D66"/>
    <w:rsid w:val="00816AE2"/>
    <w:rsid w:val="00820477"/>
    <w:rsid w:val="00820951"/>
    <w:rsid w:val="00820E92"/>
    <w:rsid w:val="00821082"/>
    <w:rsid w:val="0082199A"/>
    <w:rsid w:val="00822136"/>
    <w:rsid w:val="00822188"/>
    <w:rsid w:val="008227D0"/>
    <w:rsid w:val="00824D20"/>
    <w:rsid w:val="0082567F"/>
    <w:rsid w:val="0082572A"/>
    <w:rsid w:val="0083011C"/>
    <w:rsid w:val="008317E6"/>
    <w:rsid w:val="008344F5"/>
    <w:rsid w:val="00834BC2"/>
    <w:rsid w:val="00834F2E"/>
    <w:rsid w:val="008354C4"/>
    <w:rsid w:val="008354D0"/>
    <w:rsid w:val="00835C91"/>
    <w:rsid w:val="008365F2"/>
    <w:rsid w:val="008367CD"/>
    <w:rsid w:val="00836B65"/>
    <w:rsid w:val="00836F48"/>
    <w:rsid w:val="00837373"/>
    <w:rsid w:val="008404C3"/>
    <w:rsid w:val="00840EE8"/>
    <w:rsid w:val="008420E9"/>
    <w:rsid w:val="00843F6A"/>
    <w:rsid w:val="00844DB1"/>
    <w:rsid w:val="008454AF"/>
    <w:rsid w:val="008474C6"/>
    <w:rsid w:val="00850D63"/>
    <w:rsid w:val="00851406"/>
    <w:rsid w:val="00851520"/>
    <w:rsid w:val="0085197D"/>
    <w:rsid w:val="00851FB1"/>
    <w:rsid w:val="008525A9"/>
    <w:rsid w:val="00852D07"/>
    <w:rsid w:val="008532EF"/>
    <w:rsid w:val="00853D2A"/>
    <w:rsid w:val="008541F3"/>
    <w:rsid w:val="0085504B"/>
    <w:rsid w:val="00856086"/>
    <w:rsid w:val="0085686D"/>
    <w:rsid w:val="00860594"/>
    <w:rsid w:val="00860D4A"/>
    <w:rsid w:val="00862F08"/>
    <w:rsid w:val="008635B4"/>
    <w:rsid w:val="00863844"/>
    <w:rsid w:val="0086487D"/>
    <w:rsid w:val="008652D8"/>
    <w:rsid w:val="00867D5B"/>
    <w:rsid w:val="00867D71"/>
    <w:rsid w:val="00870291"/>
    <w:rsid w:val="008708BD"/>
    <w:rsid w:val="0087236B"/>
    <w:rsid w:val="00873ABD"/>
    <w:rsid w:val="0087509D"/>
    <w:rsid w:val="00877660"/>
    <w:rsid w:val="0088011B"/>
    <w:rsid w:val="00880401"/>
    <w:rsid w:val="00880E0B"/>
    <w:rsid w:val="0088284B"/>
    <w:rsid w:val="0088293C"/>
    <w:rsid w:val="00882AFC"/>
    <w:rsid w:val="00884F57"/>
    <w:rsid w:val="00885ACA"/>
    <w:rsid w:val="00886F14"/>
    <w:rsid w:val="00891A4B"/>
    <w:rsid w:val="00891B17"/>
    <w:rsid w:val="00891C55"/>
    <w:rsid w:val="00892EAF"/>
    <w:rsid w:val="00893858"/>
    <w:rsid w:val="0089397D"/>
    <w:rsid w:val="0089467C"/>
    <w:rsid w:val="0089502E"/>
    <w:rsid w:val="008950BE"/>
    <w:rsid w:val="0089538C"/>
    <w:rsid w:val="00895A65"/>
    <w:rsid w:val="00896233"/>
    <w:rsid w:val="0089708E"/>
    <w:rsid w:val="00897557"/>
    <w:rsid w:val="008A03F1"/>
    <w:rsid w:val="008A20BC"/>
    <w:rsid w:val="008A2F66"/>
    <w:rsid w:val="008A5345"/>
    <w:rsid w:val="008A578E"/>
    <w:rsid w:val="008A6601"/>
    <w:rsid w:val="008A77F1"/>
    <w:rsid w:val="008B0959"/>
    <w:rsid w:val="008B0DB7"/>
    <w:rsid w:val="008B2FAF"/>
    <w:rsid w:val="008B37A3"/>
    <w:rsid w:val="008B41C4"/>
    <w:rsid w:val="008B5656"/>
    <w:rsid w:val="008B5D0D"/>
    <w:rsid w:val="008B5EBD"/>
    <w:rsid w:val="008B5EC3"/>
    <w:rsid w:val="008B78AA"/>
    <w:rsid w:val="008B7BB4"/>
    <w:rsid w:val="008C18DA"/>
    <w:rsid w:val="008C1FA1"/>
    <w:rsid w:val="008C2567"/>
    <w:rsid w:val="008C266A"/>
    <w:rsid w:val="008C3235"/>
    <w:rsid w:val="008C5914"/>
    <w:rsid w:val="008C6091"/>
    <w:rsid w:val="008C6794"/>
    <w:rsid w:val="008C7E74"/>
    <w:rsid w:val="008C7F95"/>
    <w:rsid w:val="008D0957"/>
    <w:rsid w:val="008D16F8"/>
    <w:rsid w:val="008D24AB"/>
    <w:rsid w:val="008D4138"/>
    <w:rsid w:val="008D4BC6"/>
    <w:rsid w:val="008D5010"/>
    <w:rsid w:val="008D572E"/>
    <w:rsid w:val="008D74FA"/>
    <w:rsid w:val="008D790F"/>
    <w:rsid w:val="008D7AC1"/>
    <w:rsid w:val="008D7E83"/>
    <w:rsid w:val="008E0CCC"/>
    <w:rsid w:val="008E1BDA"/>
    <w:rsid w:val="008E2D62"/>
    <w:rsid w:val="008E79BE"/>
    <w:rsid w:val="008F0991"/>
    <w:rsid w:val="008F3A12"/>
    <w:rsid w:val="008F456C"/>
    <w:rsid w:val="008F49BD"/>
    <w:rsid w:val="008F5319"/>
    <w:rsid w:val="008F735E"/>
    <w:rsid w:val="008F740D"/>
    <w:rsid w:val="008F774E"/>
    <w:rsid w:val="009000C6"/>
    <w:rsid w:val="00901597"/>
    <w:rsid w:val="0090243D"/>
    <w:rsid w:val="00902D5A"/>
    <w:rsid w:val="00902F13"/>
    <w:rsid w:val="0090531A"/>
    <w:rsid w:val="00906262"/>
    <w:rsid w:val="0090650B"/>
    <w:rsid w:val="00907008"/>
    <w:rsid w:val="009072B2"/>
    <w:rsid w:val="00911AB2"/>
    <w:rsid w:val="00912E2E"/>
    <w:rsid w:val="00913E28"/>
    <w:rsid w:val="00915AC8"/>
    <w:rsid w:val="00916FAB"/>
    <w:rsid w:val="00920224"/>
    <w:rsid w:val="009202B6"/>
    <w:rsid w:val="0092044E"/>
    <w:rsid w:val="00920943"/>
    <w:rsid w:val="00922262"/>
    <w:rsid w:val="00924085"/>
    <w:rsid w:val="00926277"/>
    <w:rsid w:val="00927B18"/>
    <w:rsid w:val="00927CCC"/>
    <w:rsid w:val="00930A3E"/>
    <w:rsid w:val="0093464D"/>
    <w:rsid w:val="00934834"/>
    <w:rsid w:val="009351CD"/>
    <w:rsid w:val="009355EA"/>
    <w:rsid w:val="00935B93"/>
    <w:rsid w:val="009372D0"/>
    <w:rsid w:val="009404C1"/>
    <w:rsid w:val="009432E4"/>
    <w:rsid w:val="0094342C"/>
    <w:rsid w:val="00944FF0"/>
    <w:rsid w:val="00946590"/>
    <w:rsid w:val="00950AB9"/>
    <w:rsid w:val="009513B7"/>
    <w:rsid w:val="00952076"/>
    <w:rsid w:val="009523FA"/>
    <w:rsid w:val="00952581"/>
    <w:rsid w:val="00952DE9"/>
    <w:rsid w:val="00952F78"/>
    <w:rsid w:val="00954BE3"/>
    <w:rsid w:val="009569E0"/>
    <w:rsid w:val="009579A9"/>
    <w:rsid w:val="00957AD6"/>
    <w:rsid w:val="0096179B"/>
    <w:rsid w:val="00961AE4"/>
    <w:rsid w:val="00961E5B"/>
    <w:rsid w:val="0096326E"/>
    <w:rsid w:val="00963CDF"/>
    <w:rsid w:val="00967646"/>
    <w:rsid w:val="00970B89"/>
    <w:rsid w:val="009721FF"/>
    <w:rsid w:val="00975A53"/>
    <w:rsid w:val="00977484"/>
    <w:rsid w:val="00977AA8"/>
    <w:rsid w:val="00977C5E"/>
    <w:rsid w:val="00977FA1"/>
    <w:rsid w:val="00980A89"/>
    <w:rsid w:val="00983F5F"/>
    <w:rsid w:val="00984D6F"/>
    <w:rsid w:val="0098513C"/>
    <w:rsid w:val="00986ADF"/>
    <w:rsid w:val="0099296F"/>
    <w:rsid w:val="00994081"/>
    <w:rsid w:val="0099523F"/>
    <w:rsid w:val="00995AC9"/>
    <w:rsid w:val="009963B9"/>
    <w:rsid w:val="009966B0"/>
    <w:rsid w:val="009967CD"/>
    <w:rsid w:val="00996AF4"/>
    <w:rsid w:val="00996B27"/>
    <w:rsid w:val="009972B8"/>
    <w:rsid w:val="00997A37"/>
    <w:rsid w:val="009A106B"/>
    <w:rsid w:val="009A156C"/>
    <w:rsid w:val="009A2B20"/>
    <w:rsid w:val="009A3DE9"/>
    <w:rsid w:val="009A4DB8"/>
    <w:rsid w:val="009A5113"/>
    <w:rsid w:val="009A5890"/>
    <w:rsid w:val="009A62FC"/>
    <w:rsid w:val="009A7C46"/>
    <w:rsid w:val="009B086A"/>
    <w:rsid w:val="009B0F28"/>
    <w:rsid w:val="009B1610"/>
    <w:rsid w:val="009B2229"/>
    <w:rsid w:val="009B2CF3"/>
    <w:rsid w:val="009B2DF7"/>
    <w:rsid w:val="009B30D5"/>
    <w:rsid w:val="009B3546"/>
    <w:rsid w:val="009B3C23"/>
    <w:rsid w:val="009B41AE"/>
    <w:rsid w:val="009B4AC4"/>
    <w:rsid w:val="009B5DCB"/>
    <w:rsid w:val="009B7FDF"/>
    <w:rsid w:val="009C2499"/>
    <w:rsid w:val="009C325C"/>
    <w:rsid w:val="009C32CC"/>
    <w:rsid w:val="009C3E11"/>
    <w:rsid w:val="009C4393"/>
    <w:rsid w:val="009C4C2D"/>
    <w:rsid w:val="009C56DE"/>
    <w:rsid w:val="009C57E0"/>
    <w:rsid w:val="009C6D93"/>
    <w:rsid w:val="009C7153"/>
    <w:rsid w:val="009C724B"/>
    <w:rsid w:val="009C73E7"/>
    <w:rsid w:val="009C79ED"/>
    <w:rsid w:val="009C7E42"/>
    <w:rsid w:val="009D0594"/>
    <w:rsid w:val="009D1AFF"/>
    <w:rsid w:val="009D1FC1"/>
    <w:rsid w:val="009D2504"/>
    <w:rsid w:val="009D33D2"/>
    <w:rsid w:val="009D3C25"/>
    <w:rsid w:val="009D4DB3"/>
    <w:rsid w:val="009D4F5F"/>
    <w:rsid w:val="009D4FCD"/>
    <w:rsid w:val="009D6C83"/>
    <w:rsid w:val="009D76C7"/>
    <w:rsid w:val="009E1FA8"/>
    <w:rsid w:val="009E24D5"/>
    <w:rsid w:val="009E2BA0"/>
    <w:rsid w:val="009E4196"/>
    <w:rsid w:val="009E52C3"/>
    <w:rsid w:val="009E56FD"/>
    <w:rsid w:val="009E5A6D"/>
    <w:rsid w:val="009E5E69"/>
    <w:rsid w:val="009E6037"/>
    <w:rsid w:val="009E610C"/>
    <w:rsid w:val="009E655E"/>
    <w:rsid w:val="009E7AAE"/>
    <w:rsid w:val="009F0A09"/>
    <w:rsid w:val="009F2534"/>
    <w:rsid w:val="009F2C04"/>
    <w:rsid w:val="009F34FA"/>
    <w:rsid w:val="009F50D8"/>
    <w:rsid w:val="009F54C2"/>
    <w:rsid w:val="009F5EA5"/>
    <w:rsid w:val="009F6DF8"/>
    <w:rsid w:val="00A008AA"/>
    <w:rsid w:val="00A01DF5"/>
    <w:rsid w:val="00A02452"/>
    <w:rsid w:val="00A02C37"/>
    <w:rsid w:val="00A02E6B"/>
    <w:rsid w:val="00A031C4"/>
    <w:rsid w:val="00A03D7F"/>
    <w:rsid w:val="00A050BF"/>
    <w:rsid w:val="00A06ADB"/>
    <w:rsid w:val="00A06B08"/>
    <w:rsid w:val="00A079B5"/>
    <w:rsid w:val="00A10240"/>
    <w:rsid w:val="00A10448"/>
    <w:rsid w:val="00A107C7"/>
    <w:rsid w:val="00A11D25"/>
    <w:rsid w:val="00A13E82"/>
    <w:rsid w:val="00A14954"/>
    <w:rsid w:val="00A152FB"/>
    <w:rsid w:val="00A205FE"/>
    <w:rsid w:val="00A2266A"/>
    <w:rsid w:val="00A231C3"/>
    <w:rsid w:val="00A25114"/>
    <w:rsid w:val="00A25D4B"/>
    <w:rsid w:val="00A27EEF"/>
    <w:rsid w:val="00A303D2"/>
    <w:rsid w:val="00A31367"/>
    <w:rsid w:val="00A323EF"/>
    <w:rsid w:val="00A35036"/>
    <w:rsid w:val="00A35198"/>
    <w:rsid w:val="00A359D4"/>
    <w:rsid w:val="00A35BC9"/>
    <w:rsid w:val="00A377B1"/>
    <w:rsid w:val="00A40367"/>
    <w:rsid w:val="00A415A6"/>
    <w:rsid w:val="00A4217D"/>
    <w:rsid w:val="00A42330"/>
    <w:rsid w:val="00A42872"/>
    <w:rsid w:val="00A43049"/>
    <w:rsid w:val="00A44863"/>
    <w:rsid w:val="00A4588C"/>
    <w:rsid w:val="00A45EA0"/>
    <w:rsid w:val="00A462BD"/>
    <w:rsid w:val="00A47B9C"/>
    <w:rsid w:val="00A51292"/>
    <w:rsid w:val="00A54999"/>
    <w:rsid w:val="00A54CF5"/>
    <w:rsid w:val="00A54D84"/>
    <w:rsid w:val="00A6025C"/>
    <w:rsid w:val="00A616EA"/>
    <w:rsid w:val="00A624C4"/>
    <w:rsid w:val="00A62E8E"/>
    <w:rsid w:val="00A64335"/>
    <w:rsid w:val="00A64F51"/>
    <w:rsid w:val="00A65492"/>
    <w:rsid w:val="00A66844"/>
    <w:rsid w:val="00A66C2F"/>
    <w:rsid w:val="00A704FF"/>
    <w:rsid w:val="00A70E98"/>
    <w:rsid w:val="00A72108"/>
    <w:rsid w:val="00A7508A"/>
    <w:rsid w:val="00A75987"/>
    <w:rsid w:val="00A76A47"/>
    <w:rsid w:val="00A77240"/>
    <w:rsid w:val="00A77449"/>
    <w:rsid w:val="00A77495"/>
    <w:rsid w:val="00A7757F"/>
    <w:rsid w:val="00A802FB"/>
    <w:rsid w:val="00A816E4"/>
    <w:rsid w:val="00A8186B"/>
    <w:rsid w:val="00A82639"/>
    <w:rsid w:val="00A8389E"/>
    <w:rsid w:val="00A840AA"/>
    <w:rsid w:val="00A84801"/>
    <w:rsid w:val="00A862E3"/>
    <w:rsid w:val="00A86680"/>
    <w:rsid w:val="00A86F14"/>
    <w:rsid w:val="00A90C1A"/>
    <w:rsid w:val="00A90C70"/>
    <w:rsid w:val="00A912E8"/>
    <w:rsid w:val="00A913E4"/>
    <w:rsid w:val="00A9233E"/>
    <w:rsid w:val="00A92EC1"/>
    <w:rsid w:val="00A9343B"/>
    <w:rsid w:val="00A941FB"/>
    <w:rsid w:val="00A95AB6"/>
    <w:rsid w:val="00A96723"/>
    <w:rsid w:val="00A967AD"/>
    <w:rsid w:val="00A96E88"/>
    <w:rsid w:val="00A97B4F"/>
    <w:rsid w:val="00AA0201"/>
    <w:rsid w:val="00AA0C7F"/>
    <w:rsid w:val="00AA12E4"/>
    <w:rsid w:val="00AA26F6"/>
    <w:rsid w:val="00AA2730"/>
    <w:rsid w:val="00AA2DC9"/>
    <w:rsid w:val="00AA35CE"/>
    <w:rsid w:val="00AA374A"/>
    <w:rsid w:val="00AA3E2C"/>
    <w:rsid w:val="00AA6571"/>
    <w:rsid w:val="00AB098B"/>
    <w:rsid w:val="00AB23E6"/>
    <w:rsid w:val="00AB244B"/>
    <w:rsid w:val="00AB297C"/>
    <w:rsid w:val="00AB305B"/>
    <w:rsid w:val="00AB318C"/>
    <w:rsid w:val="00AB35F2"/>
    <w:rsid w:val="00AB36E6"/>
    <w:rsid w:val="00AB3C42"/>
    <w:rsid w:val="00AB3EE8"/>
    <w:rsid w:val="00AB4A9E"/>
    <w:rsid w:val="00AB6169"/>
    <w:rsid w:val="00AB6F87"/>
    <w:rsid w:val="00AB7A6E"/>
    <w:rsid w:val="00AC1150"/>
    <w:rsid w:val="00AC2009"/>
    <w:rsid w:val="00AC24F0"/>
    <w:rsid w:val="00AC2D14"/>
    <w:rsid w:val="00AC2FD8"/>
    <w:rsid w:val="00AC3AFF"/>
    <w:rsid w:val="00AC4C64"/>
    <w:rsid w:val="00AC4DD1"/>
    <w:rsid w:val="00AC5687"/>
    <w:rsid w:val="00AC5CB5"/>
    <w:rsid w:val="00AC6F0A"/>
    <w:rsid w:val="00AC6F24"/>
    <w:rsid w:val="00AC788D"/>
    <w:rsid w:val="00AC7946"/>
    <w:rsid w:val="00AC7970"/>
    <w:rsid w:val="00AD2A18"/>
    <w:rsid w:val="00AD2C28"/>
    <w:rsid w:val="00AD3618"/>
    <w:rsid w:val="00AD5460"/>
    <w:rsid w:val="00AD54E2"/>
    <w:rsid w:val="00AD55B2"/>
    <w:rsid w:val="00AD5726"/>
    <w:rsid w:val="00AD591D"/>
    <w:rsid w:val="00AD5EE4"/>
    <w:rsid w:val="00AD7814"/>
    <w:rsid w:val="00AE0039"/>
    <w:rsid w:val="00AE0159"/>
    <w:rsid w:val="00AE0BD8"/>
    <w:rsid w:val="00AE1907"/>
    <w:rsid w:val="00AE3289"/>
    <w:rsid w:val="00AE5C6C"/>
    <w:rsid w:val="00AE5F4F"/>
    <w:rsid w:val="00AE653C"/>
    <w:rsid w:val="00AE6759"/>
    <w:rsid w:val="00AE7EFD"/>
    <w:rsid w:val="00AE7F20"/>
    <w:rsid w:val="00AF0189"/>
    <w:rsid w:val="00AF0328"/>
    <w:rsid w:val="00AF0C70"/>
    <w:rsid w:val="00AF1D4B"/>
    <w:rsid w:val="00AF204A"/>
    <w:rsid w:val="00AF2440"/>
    <w:rsid w:val="00AF2878"/>
    <w:rsid w:val="00AF3501"/>
    <w:rsid w:val="00AF3E6B"/>
    <w:rsid w:val="00AF5892"/>
    <w:rsid w:val="00AF6A39"/>
    <w:rsid w:val="00AF7713"/>
    <w:rsid w:val="00AF7858"/>
    <w:rsid w:val="00B01316"/>
    <w:rsid w:val="00B02119"/>
    <w:rsid w:val="00B02B42"/>
    <w:rsid w:val="00B03437"/>
    <w:rsid w:val="00B06265"/>
    <w:rsid w:val="00B0706E"/>
    <w:rsid w:val="00B071D6"/>
    <w:rsid w:val="00B07423"/>
    <w:rsid w:val="00B07F80"/>
    <w:rsid w:val="00B1064E"/>
    <w:rsid w:val="00B1260E"/>
    <w:rsid w:val="00B14CAD"/>
    <w:rsid w:val="00B1598A"/>
    <w:rsid w:val="00B209FB"/>
    <w:rsid w:val="00B22B85"/>
    <w:rsid w:val="00B23304"/>
    <w:rsid w:val="00B23D52"/>
    <w:rsid w:val="00B277DC"/>
    <w:rsid w:val="00B307BD"/>
    <w:rsid w:val="00B31E4D"/>
    <w:rsid w:val="00B327FD"/>
    <w:rsid w:val="00B33AE2"/>
    <w:rsid w:val="00B36B14"/>
    <w:rsid w:val="00B36C47"/>
    <w:rsid w:val="00B4018C"/>
    <w:rsid w:val="00B4138A"/>
    <w:rsid w:val="00B41403"/>
    <w:rsid w:val="00B41FB9"/>
    <w:rsid w:val="00B4251F"/>
    <w:rsid w:val="00B50F26"/>
    <w:rsid w:val="00B52F97"/>
    <w:rsid w:val="00B53FAB"/>
    <w:rsid w:val="00B54ED9"/>
    <w:rsid w:val="00B551F4"/>
    <w:rsid w:val="00B60BEC"/>
    <w:rsid w:val="00B61C4B"/>
    <w:rsid w:val="00B6411C"/>
    <w:rsid w:val="00B65FC6"/>
    <w:rsid w:val="00B6610A"/>
    <w:rsid w:val="00B6649B"/>
    <w:rsid w:val="00B67E50"/>
    <w:rsid w:val="00B7116F"/>
    <w:rsid w:val="00B71313"/>
    <w:rsid w:val="00B7205B"/>
    <w:rsid w:val="00B730C1"/>
    <w:rsid w:val="00B731F9"/>
    <w:rsid w:val="00B73C65"/>
    <w:rsid w:val="00B7463A"/>
    <w:rsid w:val="00B74BA8"/>
    <w:rsid w:val="00B75DE7"/>
    <w:rsid w:val="00B76FE6"/>
    <w:rsid w:val="00B7718F"/>
    <w:rsid w:val="00B778C7"/>
    <w:rsid w:val="00B802A8"/>
    <w:rsid w:val="00B81002"/>
    <w:rsid w:val="00B81641"/>
    <w:rsid w:val="00B82D6C"/>
    <w:rsid w:val="00B8324E"/>
    <w:rsid w:val="00B850F3"/>
    <w:rsid w:val="00B852D0"/>
    <w:rsid w:val="00B853E9"/>
    <w:rsid w:val="00B87B9D"/>
    <w:rsid w:val="00B90B81"/>
    <w:rsid w:val="00B90B91"/>
    <w:rsid w:val="00B91376"/>
    <w:rsid w:val="00B9294A"/>
    <w:rsid w:val="00B92DA8"/>
    <w:rsid w:val="00B936B9"/>
    <w:rsid w:val="00B93931"/>
    <w:rsid w:val="00B9415D"/>
    <w:rsid w:val="00B953FD"/>
    <w:rsid w:val="00B9591F"/>
    <w:rsid w:val="00B968EF"/>
    <w:rsid w:val="00B9691C"/>
    <w:rsid w:val="00B976D1"/>
    <w:rsid w:val="00B97AD0"/>
    <w:rsid w:val="00BA0059"/>
    <w:rsid w:val="00BA53C0"/>
    <w:rsid w:val="00BA562E"/>
    <w:rsid w:val="00BA5ACC"/>
    <w:rsid w:val="00BA7106"/>
    <w:rsid w:val="00BA77AC"/>
    <w:rsid w:val="00BB057C"/>
    <w:rsid w:val="00BB0598"/>
    <w:rsid w:val="00BB139A"/>
    <w:rsid w:val="00BB18BE"/>
    <w:rsid w:val="00BB295F"/>
    <w:rsid w:val="00BB33AD"/>
    <w:rsid w:val="00BB33F2"/>
    <w:rsid w:val="00BB3A88"/>
    <w:rsid w:val="00BB41E4"/>
    <w:rsid w:val="00BB65E5"/>
    <w:rsid w:val="00BB6669"/>
    <w:rsid w:val="00BB7BA5"/>
    <w:rsid w:val="00BB7D85"/>
    <w:rsid w:val="00BC0685"/>
    <w:rsid w:val="00BC08F3"/>
    <w:rsid w:val="00BC1152"/>
    <w:rsid w:val="00BC48BF"/>
    <w:rsid w:val="00BC52AC"/>
    <w:rsid w:val="00BC56DB"/>
    <w:rsid w:val="00BC5B03"/>
    <w:rsid w:val="00BC5E85"/>
    <w:rsid w:val="00BC7B9A"/>
    <w:rsid w:val="00BD0544"/>
    <w:rsid w:val="00BD2437"/>
    <w:rsid w:val="00BD2859"/>
    <w:rsid w:val="00BD37A7"/>
    <w:rsid w:val="00BD3AF1"/>
    <w:rsid w:val="00BD4C8B"/>
    <w:rsid w:val="00BD4FE2"/>
    <w:rsid w:val="00BD62EB"/>
    <w:rsid w:val="00BD6B7F"/>
    <w:rsid w:val="00BD6F06"/>
    <w:rsid w:val="00BD7817"/>
    <w:rsid w:val="00BD7BF4"/>
    <w:rsid w:val="00BD7FC9"/>
    <w:rsid w:val="00BE0060"/>
    <w:rsid w:val="00BE014D"/>
    <w:rsid w:val="00BE59C5"/>
    <w:rsid w:val="00BF0AAE"/>
    <w:rsid w:val="00BF32F5"/>
    <w:rsid w:val="00BF47F7"/>
    <w:rsid w:val="00BF4B39"/>
    <w:rsid w:val="00BF4FCD"/>
    <w:rsid w:val="00BF58A9"/>
    <w:rsid w:val="00BF7D32"/>
    <w:rsid w:val="00C0164E"/>
    <w:rsid w:val="00C02943"/>
    <w:rsid w:val="00C043E4"/>
    <w:rsid w:val="00C0481C"/>
    <w:rsid w:val="00C0544B"/>
    <w:rsid w:val="00C06430"/>
    <w:rsid w:val="00C073B7"/>
    <w:rsid w:val="00C10061"/>
    <w:rsid w:val="00C11A01"/>
    <w:rsid w:val="00C11D29"/>
    <w:rsid w:val="00C121ED"/>
    <w:rsid w:val="00C12A68"/>
    <w:rsid w:val="00C13A44"/>
    <w:rsid w:val="00C13B3D"/>
    <w:rsid w:val="00C140F2"/>
    <w:rsid w:val="00C15151"/>
    <w:rsid w:val="00C154E4"/>
    <w:rsid w:val="00C16091"/>
    <w:rsid w:val="00C168F1"/>
    <w:rsid w:val="00C17766"/>
    <w:rsid w:val="00C20E61"/>
    <w:rsid w:val="00C215F2"/>
    <w:rsid w:val="00C22581"/>
    <w:rsid w:val="00C226CF"/>
    <w:rsid w:val="00C228D9"/>
    <w:rsid w:val="00C2311E"/>
    <w:rsid w:val="00C2685C"/>
    <w:rsid w:val="00C271CF"/>
    <w:rsid w:val="00C30BC1"/>
    <w:rsid w:val="00C310F3"/>
    <w:rsid w:val="00C316FE"/>
    <w:rsid w:val="00C3241A"/>
    <w:rsid w:val="00C32E29"/>
    <w:rsid w:val="00C33337"/>
    <w:rsid w:val="00C348AC"/>
    <w:rsid w:val="00C350E1"/>
    <w:rsid w:val="00C35A68"/>
    <w:rsid w:val="00C369E5"/>
    <w:rsid w:val="00C369FF"/>
    <w:rsid w:val="00C36F07"/>
    <w:rsid w:val="00C37433"/>
    <w:rsid w:val="00C37A9D"/>
    <w:rsid w:val="00C40503"/>
    <w:rsid w:val="00C41DD9"/>
    <w:rsid w:val="00C42858"/>
    <w:rsid w:val="00C438FE"/>
    <w:rsid w:val="00C43BBB"/>
    <w:rsid w:val="00C43F39"/>
    <w:rsid w:val="00C44170"/>
    <w:rsid w:val="00C446EA"/>
    <w:rsid w:val="00C44ABF"/>
    <w:rsid w:val="00C44B19"/>
    <w:rsid w:val="00C455C3"/>
    <w:rsid w:val="00C46864"/>
    <w:rsid w:val="00C46C7D"/>
    <w:rsid w:val="00C5060F"/>
    <w:rsid w:val="00C513A5"/>
    <w:rsid w:val="00C53079"/>
    <w:rsid w:val="00C543E2"/>
    <w:rsid w:val="00C54719"/>
    <w:rsid w:val="00C57158"/>
    <w:rsid w:val="00C609BD"/>
    <w:rsid w:val="00C60F24"/>
    <w:rsid w:val="00C63248"/>
    <w:rsid w:val="00C63926"/>
    <w:rsid w:val="00C63BEA"/>
    <w:rsid w:val="00C6449E"/>
    <w:rsid w:val="00C64A38"/>
    <w:rsid w:val="00C64F06"/>
    <w:rsid w:val="00C65F6D"/>
    <w:rsid w:val="00C660E1"/>
    <w:rsid w:val="00C6648A"/>
    <w:rsid w:val="00C66596"/>
    <w:rsid w:val="00C66CEB"/>
    <w:rsid w:val="00C671F7"/>
    <w:rsid w:val="00C714C9"/>
    <w:rsid w:val="00C7206A"/>
    <w:rsid w:val="00C73293"/>
    <w:rsid w:val="00C73713"/>
    <w:rsid w:val="00C73DE6"/>
    <w:rsid w:val="00C743D7"/>
    <w:rsid w:val="00C743E5"/>
    <w:rsid w:val="00C75D01"/>
    <w:rsid w:val="00C76A94"/>
    <w:rsid w:val="00C76F0C"/>
    <w:rsid w:val="00C774BF"/>
    <w:rsid w:val="00C81A22"/>
    <w:rsid w:val="00C82246"/>
    <w:rsid w:val="00C82F08"/>
    <w:rsid w:val="00C85440"/>
    <w:rsid w:val="00C855AD"/>
    <w:rsid w:val="00C85EC5"/>
    <w:rsid w:val="00C85ED9"/>
    <w:rsid w:val="00C86895"/>
    <w:rsid w:val="00C86EDC"/>
    <w:rsid w:val="00C876E5"/>
    <w:rsid w:val="00C905D3"/>
    <w:rsid w:val="00C91BD6"/>
    <w:rsid w:val="00C921C9"/>
    <w:rsid w:val="00C9477B"/>
    <w:rsid w:val="00C94EF2"/>
    <w:rsid w:val="00C953F7"/>
    <w:rsid w:val="00C955D7"/>
    <w:rsid w:val="00C957BF"/>
    <w:rsid w:val="00CA1DD9"/>
    <w:rsid w:val="00CA2BEA"/>
    <w:rsid w:val="00CA5CE2"/>
    <w:rsid w:val="00CB009F"/>
    <w:rsid w:val="00CB2D20"/>
    <w:rsid w:val="00CB61D0"/>
    <w:rsid w:val="00CB63E0"/>
    <w:rsid w:val="00CB6775"/>
    <w:rsid w:val="00CB699D"/>
    <w:rsid w:val="00CC06AD"/>
    <w:rsid w:val="00CC1633"/>
    <w:rsid w:val="00CC36AA"/>
    <w:rsid w:val="00CC400E"/>
    <w:rsid w:val="00CC4CCE"/>
    <w:rsid w:val="00CC5501"/>
    <w:rsid w:val="00CC5AAE"/>
    <w:rsid w:val="00CC6C4D"/>
    <w:rsid w:val="00CC70BC"/>
    <w:rsid w:val="00CC76D6"/>
    <w:rsid w:val="00CD08BC"/>
    <w:rsid w:val="00CD1B28"/>
    <w:rsid w:val="00CD2589"/>
    <w:rsid w:val="00CD2A83"/>
    <w:rsid w:val="00CD344F"/>
    <w:rsid w:val="00CD405D"/>
    <w:rsid w:val="00CD470D"/>
    <w:rsid w:val="00CD5E35"/>
    <w:rsid w:val="00CD6869"/>
    <w:rsid w:val="00CD69F0"/>
    <w:rsid w:val="00CD7971"/>
    <w:rsid w:val="00CD7BB3"/>
    <w:rsid w:val="00CE1CC1"/>
    <w:rsid w:val="00CE3115"/>
    <w:rsid w:val="00CE3C28"/>
    <w:rsid w:val="00CE55C6"/>
    <w:rsid w:val="00CE5BBE"/>
    <w:rsid w:val="00CE6392"/>
    <w:rsid w:val="00CE6E71"/>
    <w:rsid w:val="00CE7416"/>
    <w:rsid w:val="00CE7815"/>
    <w:rsid w:val="00CE7A85"/>
    <w:rsid w:val="00CE7CF8"/>
    <w:rsid w:val="00CF0848"/>
    <w:rsid w:val="00CF3C18"/>
    <w:rsid w:val="00CF3E9A"/>
    <w:rsid w:val="00CF4BFE"/>
    <w:rsid w:val="00CF4EA8"/>
    <w:rsid w:val="00CF534B"/>
    <w:rsid w:val="00CF53C6"/>
    <w:rsid w:val="00CF61AD"/>
    <w:rsid w:val="00CF7213"/>
    <w:rsid w:val="00D000BA"/>
    <w:rsid w:val="00D00D65"/>
    <w:rsid w:val="00D0190A"/>
    <w:rsid w:val="00D0266C"/>
    <w:rsid w:val="00D04AC9"/>
    <w:rsid w:val="00D05181"/>
    <w:rsid w:val="00D07349"/>
    <w:rsid w:val="00D07761"/>
    <w:rsid w:val="00D103BF"/>
    <w:rsid w:val="00D12ECC"/>
    <w:rsid w:val="00D14FE6"/>
    <w:rsid w:val="00D152B7"/>
    <w:rsid w:val="00D15905"/>
    <w:rsid w:val="00D15B89"/>
    <w:rsid w:val="00D16522"/>
    <w:rsid w:val="00D16540"/>
    <w:rsid w:val="00D1682A"/>
    <w:rsid w:val="00D16C82"/>
    <w:rsid w:val="00D20D7C"/>
    <w:rsid w:val="00D22958"/>
    <w:rsid w:val="00D2438B"/>
    <w:rsid w:val="00D24C71"/>
    <w:rsid w:val="00D25DFB"/>
    <w:rsid w:val="00D2616F"/>
    <w:rsid w:val="00D26F8A"/>
    <w:rsid w:val="00D27602"/>
    <w:rsid w:val="00D276A6"/>
    <w:rsid w:val="00D27A57"/>
    <w:rsid w:val="00D27AFE"/>
    <w:rsid w:val="00D31736"/>
    <w:rsid w:val="00D31845"/>
    <w:rsid w:val="00D318DD"/>
    <w:rsid w:val="00D328FE"/>
    <w:rsid w:val="00D33968"/>
    <w:rsid w:val="00D33CF8"/>
    <w:rsid w:val="00D33E8E"/>
    <w:rsid w:val="00D35DCF"/>
    <w:rsid w:val="00D36FD6"/>
    <w:rsid w:val="00D37067"/>
    <w:rsid w:val="00D400E4"/>
    <w:rsid w:val="00D4042A"/>
    <w:rsid w:val="00D40715"/>
    <w:rsid w:val="00D41EC0"/>
    <w:rsid w:val="00D42197"/>
    <w:rsid w:val="00D422D7"/>
    <w:rsid w:val="00D4236F"/>
    <w:rsid w:val="00D427B6"/>
    <w:rsid w:val="00D42EC8"/>
    <w:rsid w:val="00D440C5"/>
    <w:rsid w:val="00D448C5"/>
    <w:rsid w:val="00D44D0E"/>
    <w:rsid w:val="00D44D9A"/>
    <w:rsid w:val="00D45D95"/>
    <w:rsid w:val="00D47ED2"/>
    <w:rsid w:val="00D51094"/>
    <w:rsid w:val="00D5191E"/>
    <w:rsid w:val="00D51D39"/>
    <w:rsid w:val="00D536C0"/>
    <w:rsid w:val="00D5456A"/>
    <w:rsid w:val="00D549D0"/>
    <w:rsid w:val="00D563F9"/>
    <w:rsid w:val="00D5795A"/>
    <w:rsid w:val="00D60AF2"/>
    <w:rsid w:val="00D61D73"/>
    <w:rsid w:val="00D63B7C"/>
    <w:rsid w:val="00D63F21"/>
    <w:rsid w:val="00D65625"/>
    <w:rsid w:val="00D66A17"/>
    <w:rsid w:val="00D674E0"/>
    <w:rsid w:val="00D67741"/>
    <w:rsid w:val="00D67E2A"/>
    <w:rsid w:val="00D704C3"/>
    <w:rsid w:val="00D708A7"/>
    <w:rsid w:val="00D71400"/>
    <w:rsid w:val="00D71814"/>
    <w:rsid w:val="00D722AC"/>
    <w:rsid w:val="00D73980"/>
    <w:rsid w:val="00D74BBF"/>
    <w:rsid w:val="00D7562E"/>
    <w:rsid w:val="00D76326"/>
    <w:rsid w:val="00D76E11"/>
    <w:rsid w:val="00D807E7"/>
    <w:rsid w:val="00D80E61"/>
    <w:rsid w:val="00D80F70"/>
    <w:rsid w:val="00D814E9"/>
    <w:rsid w:val="00D81523"/>
    <w:rsid w:val="00D81C3E"/>
    <w:rsid w:val="00D82F8E"/>
    <w:rsid w:val="00D83A17"/>
    <w:rsid w:val="00D84235"/>
    <w:rsid w:val="00D8499E"/>
    <w:rsid w:val="00D854DD"/>
    <w:rsid w:val="00D85833"/>
    <w:rsid w:val="00D85969"/>
    <w:rsid w:val="00D86806"/>
    <w:rsid w:val="00D8733D"/>
    <w:rsid w:val="00D91969"/>
    <w:rsid w:val="00D91AFA"/>
    <w:rsid w:val="00D928B6"/>
    <w:rsid w:val="00D93475"/>
    <w:rsid w:val="00D938B3"/>
    <w:rsid w:val="00D93F8C"/>
    <w:rsid w:val="00D96214"/>
    <w:rsid w:val="00D97366"/>
    <w:rsid w:val="00D97E5B"/>
    <w:rsid w:val="00DA0613"/>
    <w:rsid w:val="00DA07FD"/>
    <w:rsid w:val="00DA19C9"/>
    <w:rsid w:val="00DA2491"/>
    <w:rsid w:val="00DA334C"/>
    <w:rsid w:val="00DA3802"/>
    <w:rsid w:val="00DA3CA2"/>
    <w:rsid w:val="00DA52A4"/>
    <w:rsid w:val="00DA647B"/>
    <w:rsid w:val="00DA6A77"/>
    <w:rsid w:val="00DA76FF"/>
    <w:rsid w:val="00DB00C1"/>
    <w:rsid w:val="00DB0326"/>
    <w:rsid w:val="00DB0E4D"/>
    <w:rsid w:val="00DB1130"/>
    <w:rsid w:val="00DB1BCF"/>
    <w:rsid w:val="00DB2B70"/>
    <w:rsid w:val="00DB3DEB"/>
    <w:rsid w:val="00DB4683"/>
    <w:rsid w:val="00DB491B"/>
    <w:rsid w:val="00DB5126"/>
    <w:rsid w:val="00DB780A"/>
    <w:rsid w:val="00DC0C5D"/>
    <w:rsid w:val="00DC0DD0"/>
    <w:rsid w:val="00DC10A0"/>
    <w:rsid w:val="00DC1699"/>
    <w:rsid w:val="00DC2AA4"/>
    <w:rsid w:val="00DC2E13"/>
    <w:rsid w:val="00DC3B4A"/>
    <w:rsid w:val="00DC3FB1"/>
    <w:rsid w:val="00DC514C"/>
    <w:rsid w:val="00DC6347"/>
    <w:rsid w:val="00DC66A4"/>
    <w:rsid w:val="00DD00CE"/>
    <w:rsid w:val="00DD0253"/>
    <w:rsid w:val="00DD05F6"/>
    <w:rsid w:val="00DD0B88"/>
    <w:rsid w:val="00DD0BA8"/>
    <w:rsid w:val="00DD2665"/>
    <w:rsid w:val="00DD3384"/>
    <w:rsid w:val="00DD3675"/>
    <w:rsid w:val="00DD46F8"/>
    <w:rsid w:val="00DD500C"/>
    <w:rsid w:val="00DD5012"/>
    <w:rsid w:val="00DD56A5"/>
    <w:rsid w:val="00DD56B5"/>
    <w:rsid w:val="00DD591D"/>
    <w:rsid w:val="00DD594F"/>
    <w:rsid w:val="00DD6695"/>
    <w:rsid w:val="00DD7549"/>
    <w:rsid w:val="00DD7E3B"/>
    <w:rsid w:val="00DE14FD"/>
    <w:rsid w:val="00DE3013"/>
    <w:rsid w:val="00DE3E3A"/>
    <w:rsid w:val="00DE452B"/>
    <w:rsid w:val="00DE71D8"/>
    <w:rsid w:val="00DF0ED6"/>
    <w:rsid w:val="00DF0EEA"/>
    <w:rsid w:val="00DF25CC"/>
    <w:rsid w:val="00DF4130"/>
    <w:rsid w:val="00DF424E"/>
    <w:rsid w:val="00DF475A"/>
    <w:rsid w:val="00DF5840"/>
    <w:rsid w:val="00DF643C"/>
    <w:rsid w:val="00DF6E84"/>
    <w:rsid w:val="00DF7239"/>
    <w:rsid w:val="00E0149C"/>
    <w:rsid w:val="00E02824"/>
    <w:rsid w:val="00E02A5A"/>
    <w:rsid w:val="00E03747"/>
    <w:rsid w:val="00E03A10"/>
    <w:rsid w:val="00E03A12"/>
    <w:rsid w:val="00E03AC1"/>
    <w:rsid w:val="00E0406E"/>
    <w:rsid w:val="00E04A03"/>
    <w:rsid w:val="00E05770"/>
    <w:rsid w:val="00E069A5"/>
    <w:rsid w:val="00E075C3"/>
    <w:rsid w:val="00E07885"/>
    <w:rsid w:val="00E07CF5"/>
    <w:rsid w:val="00E10A8C"/>
    <w:rsid w:val="00E1112D"/>
    <w:rsid w:val="00E11CAA"/>
    <w:rsid w:val="00E1224E"/>
    <w:rsid w:val="00E1327C"/>
    <w:rsid w:val="00E13AF0"/>
    <w:rsid w:val="00E14484"/>
    <w:rsid w:val="00E14583"/>
    <w:rsid w:val="00E153B3"/>
    <w:rsid w:val="00E15CE2"/>
    <w:rsid w:val="00E15F33"/>
    <w:rsid w:val="00E160FA"/>
    <w:rsid w:val="00E17011"/>
    <w:rsid w:val="00E1724E"/>
    <w:rsid w:val="00E178C7"/>
    <w:rsid w:val="00E21576"/>
    <w:rsid w:val="00E2196D"/>
    <w:rsid w:val="00E21F36"/>
    <w:rsid w:val="00E22AF6"/>
    <w:rsid w:val="00E24440"/>
    <w:rsid w:val="00E24624"/>
    <w:rsid w:val="00E25B78"/>
    <w:rsid w:val="00E26049"/>
    <w:rsid w:val="00E263BC"/>
    <w:rsid w:val="00E26B09"/>
    <w:rsid w:val="00E26EFF"/>
    <w:rsid w:val="00E30D22"/>
    <w:rsid w:val="00E347C5"/>
    <w:rsid w:val="00E35EBF"/>
    <w:rsid w:val="00E37A29"/>
    <w:rsid w:val="00E37CF1"/>
    <w:rsid w:val="00E41680"/>
    <w:rsid w:val="00E42926"/>
    <w:rsid w:val="00E43409"/>
    <w:rsid w:val="00E438F3"/>
    <w:rsid w:val="00E43A62"/>
    <w:rsid w:val="00E45E01"/>
    <w:rsid w:val="00E47104"/>
    <w:rsid w:val="00E47F7E"/>
    <w:rsid w:val="00E51286"/>
    <w:rsid w:val="00E5291C"/>
    <w:rsid w:val="00E52D23"/>
    <w:rsid w:val="00E52D62"/>
    <w:rsid w:val="00E5372D"/>
    <w:rsid w:val="00E540E3"/>
    <w:rsid w:val="00E5571A"/>
    <w:rsid w:val="00E56165"/>
    <w:rsid w:val="00E56B8F"/>
    <w:rsid w:val="00E57B16"/>
    <w:rsid w:val="00E6247B"/>
    <w:rsid w:val="00E6279E"/>
    <w:rsid w:val="00E6394A"/>
    <w:rsid w:val="00E64B44"/>
    <w:rsid w:val="00E66DB0"/>
    <w:rsid w:val="00E70B49"/>
    <w:rsid w:val="00E72D13"/>
    <w:rsid w:val="00E735F5"/>
    <w:rsid w:val="00E74596"/>
    <w:rsid w:val="00E74E05"/>
    <w:rsid w:val="00E750B1"/>
    <w:rsid w:val="00E771A8"/>
    <w:rsid w:val="00E812AA"/>
    <w:rsid w:val="00E82127"/>
    <w:rsid w:val="00E82F33"/>
    <w:rsid w:val="00E8403C"/>
    <w:rsid w:val="00E84405"/>
    <w:rsid w:val="00E86718"/>
    <w:rsid w:val="00E9118A"/>
    <w:rsid w:val="00E920B4"/>
    <w:rsid w:val="00E9211F"/>
    <w:rsid w:val="00E923F1"/>
    <w:rsid w:val="00E934B7"/>
    <w:rsid w:val="00E9405A"/>
    <w:rsid w:val="00E94145"/>
    <w:rsid w:val="00E95AEB"/>
    <w:rsid w:val="00EA22A7"/>
    <w:rsid w:val="00EA2749"/>
    <w:rsid w:val="00EA3237"/>
    <w:rsid w:val="00EA389F"/>
    <w:rsid w:val="00EA3AC9"/>
    <w:rsid w:val="00EA442B"/>
    <w:rsid w:val="00EA46A0"/>
    <w:rsid w:val="00EA4D84"/>
    <w:rsid w:val="00EA74C5"/>
    <w:rsid w:val="00EA7E1F"/>
    <w:rsid w:val="00EB05AD"/>
    <w:rsid w:val="00EB0AEE"/>
    <w:rsid w:val="00EB27D7"/>
    <w:rsid w:val="00EB333D"/>
    <w:rsid w:val="00EB3397"/>
    <w:rsid w:val="00EC009A"/>
    <w:rsid w:val="00EC00D2"/>
    <w:rsid w:val="00EC1411"/>
    <w:rsid w:val="00EC2B47"/>
    <w:rsid w:val="00EC2B57"/>
    <w:rsid w:val="00EC305D"/>
    <w:rsid w:val="00EC4104"/>
    <w:rsid w:val="00EC576B"/>
    <w:rsid w:val="00EC5E41"/>
    <w:rsid w:val="00EC5E4B"/>
    <w:rsid w:val="00EC68D3"/>
    <w:rsid w:val="00EC70E9"/>
    <w:rsid w:val="00EC7938"/>
    <w:rsid w:val="00EC7F39"/>
    <w:rsid w:val="00ED047E"/>
    <w:rsid w:val="00ED226F"/>
    <w:rsid w:val="00ED24A7"/>
    <w:rsid w:val="00ED2D86"/>
    <w:rsid w:val="00ED4AA0"/>
    <w:rsid w:val="00ED5531"/>
    <w:rsid w:val="00ED6058"/>
    <w:rsid w:val="00ED63CA"/>
    <w:rsid w:val="00ED643F"/>
    <w:rsid w:val="00ED6E53"/>
    <w:rsid w:val="00EE0F5C"/>
    <w:rsid w:val="00EE1565"/>
    <w:rsid w:val="00EE1D67"/>
    <w:rsid w:val="00EE3911"/>
    <w:rsid w:val="00EE4898"/>
    <w:rsid w:val="00EE497B"/>
    <w:rsid w:val="00EE4D66"/>
    <w:rsid w:val="00EE6CF9"/>
    <w:rsid w:val="00EE772D"/>
    <w:rsid w:val="00EF2FDE"/>
    <w:rsid w:val="00EF3343"/>
    <w:rsid w:val="00EF3E18"/>
    <w:rsid w:val="00EF3EF3"/>
    <w:rsid w:val="00EF48EC"/>
    <w:rsid w:val="00EF5166"/>
    <w:rsid w:val="00EF5270"/>
    <w:rsid w:val="00EF547B"/>
    <w:rsid w:val="00EF5DA4"/>
    <w:rsid w:val="00EF5E51"/>
    <w:rsid w:val="00EF72AC"/>
    <w:rsid w:val="00F01CAB"/>
    <w:rsid w:val="00F022BC"/>
    <w:rsid w:val="00F02AB2"/>
    <w:rsid w:val="00F03454"/>
    <w:rsid w:val="00F05637"/>
    <w:rsid w:val="00F06919"/>
    <w:rsid w:val="00F06C8F"/>
    <w:rsid w:val="00F07375"/>
    <w:rsid w:val="00F10E71"/>
    <w:rsid w:val="00F13AEA"/>
    <w:rsid w:val="00F15C88"/>
    <w:rsid w:val="00F16055"/>
    <w:rsid w:val="00F16354"/>
    <w:rsid w:val="00F16E9C"/>
    <w:rsid w:val="00F1753C"/>
    <w:rsid w:val="00F17930"/>
    <w:rsid w:val="00F214AC"/>
    <w:rsid w:val="00F239EF"/>
    <w:rsid w:val="00F24C7E"/>
    <w:rsid w:val="00F2559B"/>
    <w:rsid w:val="00F27600"/>
    <w:rsid w:val="00F27B14"/>
    <w:rsid w:val="00F30EA7"/>
    <w:rsid w:val="00F31D27"/>
    <w:rsid w:val="00F3222A"/>
    <w:rsid w:val="00F32CC3"/>
    <w:rsid w:val="00F333AC"/>
    <w:rsid w:val="00F33400"/>
    <w:rsid w:val="00F33488"/>
    <w:rsid w:val="00F33B8C"/>
    <w:rsid w:val="00F34553"/>
    <w:rsid w:val="00F35718"/>
    <w:rsid w:val="00F35836"/>
    <w:rsid w:val="00F36ACD"/>
    <w:rsid w:val="00F372C3"/>
    <w:rsid w:val="00F37C18"/>
    <w:rsid w:val="00F405CA"/>
    <w:rsid w:val="00F407C8"/>
    <w:rsid w:val="00F42170"/>
    <w:rsid w:val="00F4296F"/>
    <w:rsid w:val="00F443A1"/>
    <w:rsid w:val="00F45467"/>
    <w:rsid w:val="00F45FB2"/>
    <w:rsid w:val="00F47DC7"/>
    <w:rsid w:val="00F5214F"/>
    <w:rsid w:val="00F525F7"/>
    <w:rsid w:val="00F5489D"/>
    <w:rsid w:val="00F56578"/>
    <w:rsid w:val="00F60358"/>
    <w:rsid w:val="00F607C8"/>
    <w:rsid w:val="00F6456A"/>
    <w:rsid w:val="00F648D1"/>
    <w:rsid w:val="00F65DA8"/>
    <w:rsid w:val="00F65ECB"/>
    <w:rsid w:val="00F662E9"/>
    <w:rsid w:val="00F66ECE"/>
    <w:rsid w:val="00F72F77"/>
    <w:rsid w:val="00F739AB"/>
    <w:rsid w:val="00F73B2C"/>
    <w:rsid w:val="00F73CDE"/>
    <w:rsid w:val="00F74FDF"/>
    <w:rsid w:val="00F75DF6"/>
    <w:rsid w:val="00F75F06"/>
    <w:rsid w:val="00F75FB3"/>
    <w:rsid w:val="00F773DD"/>
    <w:rsid w:val="00F77665"/>
    <w:rsid w:val="00F80648"/>
    <w:rsid w:val="00F81040"/>
    <w:rsid w:val="00F83FF4"/>
    <w:rsid w:val="00F84018"/>
    <w:rsid w:val="00F8633E"/>
    <w:rsid w:val="00F86710"/>
    <w:rsid w:val="00F8692F"/>
    <w:rsid w:val="00F902D2"/>
    <w:rsid w:val="00F907A1"/>
    <w:rsid w:val="00F919E2"/>
    <w:rsid w:val="00F92708"/>
    <w:rsid w:val="00F92878"/>
    <w:rsid w:val="00F935F6"/>
    <w:rsid w:val="00F93EC1"/>
    <w:rsid w:val="00F94454"/>
    <w:rsid w:val="00F9502E"/>
    <w:rsid w:val="00F962F9"/>
    <w:rsid w:val="00FA0151"/>
    <w:rsid w:val="00FA1EBC"/>
    <w:rsid w:val="00FA3F4E"/>
    <w:rsid w:val="00FA4315"/>
    <w:rsid w:val="00FA5075"/>
    <w:rsid w:val="00FA523D"/>
    <w:rsid w:val="00FA56FD"/>
    <w:rsid w:val="00FA572B"/>
    <w:rsid w:val="00FA6933"/>
    <w:rsid w:val="00FB2213"/>
    <w:rsid w:val="00FB2A5E"/>
    <w:rsid w:val="00FB2EA4"/>
    <w:rsid w:val="00FB313F"/>
    <w:rsid w:val="00FB3780"/>
    <w:rsid w:val="00FB3F4C"/>
    <w:rsid w:val="00FB4C71"/>
    <w:rsid w:val="00FB703A"/>
    <w:rsid w:val="00FC2D61"/>
    <w:rsid w:val="00FC377F"/>
    <w:rsid w:val="00FC4BCE"/>
    <w:rsid w:val="00FC50C9"/>
    <w:rsid w:val="00FC5BB5"/>
    <w:rsid w:val="00FD0E01"/>
    <w:rsid w:val="00FD1AD0"/>
    <w:rsid w:val="00FD4385"/>
    <w:rsid w:val="00FD45A8"/>
    <w:rsid w:val="00FD5F45"/>
    <w:rsid w:val="00FD61A1"/>
    <w:rsid w:val="00FD61BE"/>
    <w:rsid w:val="00FD74EE"/>
    <w:rsid w:val="00FD7CB9"/>
    <w:rsid w:val="00FE01CA"/>
    <w:rsid w:val="00FE11E1"/>
    <w:rsid w:val="00FE140C"/>
    <w:rsid w:val="00FE21D1"/>
    <w:rsid w:val="00FE2254"/>
    <w:rsid w:val="00FE330F"/>
    <w:rsid w:val="00FE3550"/>
    <w:rsid w:val="00FE3A27"/>
    <w:rsid w:val="00FE3C17"/>
    <w:rsid w:val="00FE4181"/>
    <w:rsid w:val="00FE42C7"/>
    <w:rsid w:val="00FE56D1"/>
    <w:rsid w:val="00FE5F45"/>
    <w:rsid w:val="00FE6406"/>
    <w:rsid w:val="00FE74FD"/>
    <w:rsid w:val="00FF0E3C"/>
    <w:rsid w:val="00FF0F9C"/>
    <w:rsid w:val="00FF0FAF"/>
    <w:rsid w:val="00FF3B59"/>
    <w:rsid w:val="00FF43C0"/>
    <w:rsid w:val="00FF5232"/>
    <w:rsid w:val="00FF6019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3E959ECD"/>
  <w15:docId w15:val="{733444FB-E299-48BE-8595-9220577A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913E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aliases w:val="1 KD - Title,Заголовок 1 Знак Знак,H1,Заголовок 1 Знак1,РАЗДЕЛ,H1 Char,Заголов,ch,H1 Знак Знак,Глава,(раздел),h1,app heading 1,ITT t1,II+,I,H11,H12,H13,H14,H15,H16,H17,H18,H111,H121,H131,H141,H151,H161,H171,H19,H112,H122,H132,Header 1"/>
    <w:basedOn w:val="a1"/>
    <w:next w:val="a1"/>
    <w:link w:val="11"/>
    <w:autoRedefine/>
    <w:qFormat/>
    <w:rsid w:val="00637851"/>
    <w:pPr>
      <w:keepNext/>
      <w:numPr>
        <w:numId w:val="8"/>
      </w:numPr>
      <w:spacing w:before="240" w:after="240"/>
      <w:outlineLvl w:val="0"/>
    </w:pPr>
    <w:rPr>
      <w:rFonts w:ascii="Arial" w:hAnsi="Arial" w:cs="Arial"/>
      <w:b/>
      <w:bCs/>
      <w:caps/>
      <w:kern w:val="32"/>
      <w:sz w:val="28"/>
      <w:szCs w:val="32"/>
    </w:rPr>
  </w:style>
  <w:style w:type="paragraph" w:styleId="21">
    <w:name w:val="heading 2"/>
    <w:aliases w:val="2 Заголовок 2"/>
    <w:basedOn w:val="a1"/>
    <w:next w:val="a1"/>
    <w:link w:val="22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">
    <w:name w:val="heading 3"/>
    <w:aliases w:val="3 Заголовок 3,ASAPHeading 3"/>
    <w:basedOn w:val="a1"/>
    <w:next w:val="a1"/>
    <w:link w:val="32"/>
    <w:autoRedefine/>
    <w:qFormat/>
    <w:rsid w:val="00637851"/>
    <w:pPr>
      <w:keepNext/>
      <w:keepLines/>
      <w:numPr>
        <w:ilvl w:val="2"/>
        <w:numId w:val="8"/>
      </w:numPr>
      <w:spacing w:before="160" w:after="120" w:line="276" w:lineRule="auto"/>
      <w:outlineLvl w:val="2"/>
    </w:pPr>
    <w:rPr>
      <w:rFonts w:ascii="Arial" w:eastAsia="Calibri" w:hAnsi="Arial" w:cs="Arial"/>
      <w:b/>
      <w:caps/>
      <w:sz w:val="20"/>
      <w:szCs w:val="20"/>
    </w:rPr>
  </w:style>
  <w:style w:type="paragraph" w:styleId="4">
    <w:name w:val="heading 4"/>
    <w:aliases w:val="Style Heading 4,ASAPHeading 4"/>
    <w:basedOn w:val="a1"/>
    <w:next w:val="a1"/>
    <w:link w:val="41"/>
    <w:qFormat/>
    <w:rsid w:val="0090243D"/>
    <w:pPr>
      <w:keepNext/>
      <w:numPr>
        <w:ilvl w:val="3"/>
        <w:numId w:val="8"/>
      </w:numPr>
      <w:outlineLvl w:val="3"/>
    </w:pPr>
    <w:rPr>
      <w:rFonts w:ascii="Arial" w:eastAsia="Calibri" w:hAnsi="Arial"/>
      <w:b/>
      <w:szCs w:val="20"/>
    </w:rPr>
  </w:style>
  <w:style w:type="paragraph" w:styleId="5">
    <w:name w:val="heading 5"/>
    <w:basedOn w:val="a1"/>
    <w:next w:val="a1"/>
    <w:link w:val="50"/>
    <w:unhideWhenUsed/>
    <w:qFormat/>
    <w:rsid w:val="00BD4C8B"/>
    <w:pPr>
      <w:keepNext/>
      <w:keepLines/>
      <w:numPr>
        <w:ilvl w:val="4"/>
        <w:numId w:val="8"/>
      </w:numPr>
      <w:spacing w:before="40"/>
      <w:outlineLvl w:val="4"/>
    </w:pPr>
    <w:rPr>
      <w:rFonts w:ascii="Arial" w:eastAsiaTheme="majorEastAsia" w:hAnsi="Arial" w:cstheme="majorBidi"/>
      <w:b/>
    </w:rPr>
  </w:style>
  <w:style w:type="paragraph" w:styleId="6">
    <w:name w:val="heading 6"/>
    <w:basedOn w:val="a1"/>
    <w:next w:val="a1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9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1"/>
    <w:uiPriority w:val="99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9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aliases w:val="1 KD - Title Знак,Заголовок 1 Знак Знак Знак,H1 Знак,Заголовок 1 Знак1 Знак,РАЗДЕЛ Знак,H1 Char Знак,Заголов Знак,ch Знак,H1 Знак Знак Знак,Глава Знак,(раздел) Знак,h1 Знак,app heading 1 Знак,ITT t1 Знак,II+ Знак,I Знак,H11 Знак"/>
    <w:basedOn w:val="a2"/>
    <w:link w:val="1"/>
    <w:rsid w:val="00637851"/>
    <w:rPr>
      <w:rFonts w:ascii="Arial" w:eastAsia="Times New Roman" w:hAnsi="Arial" w:cs="Arial"/>
      <w:b/>
      <w:bCs/>
      <w:caps/>
      <w:kern w:val="32"/>
      <w:sz w:val="28"/>
      <w:szCs w:val="32"/>
    </w:rPr>
  </w:style>
  <w:style w:type="character" w:customStyle="1" w:styleId="22">
    <w:name w:val="Заголовок 2 Знак"/>
    <w:aliases w:val="2 Заголовок 2 Знак"/>
    <w:basedOn w:val="a2"/>
    <w:link w:val="21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2">
    <w:name w:val="Заголовок 3 Знак"/>
    <w:aliases w:val="3 Заголовок 3 Знак,ASAPHeading 3 Знак"/>
    <w:basedOn w:val="a2"/>
    <w:link w:val="3"/>
    <w:rsid w:val="00637851"/>
    <w:rPr>
      <w:rFonts w:ascii="Arial" w:eastAsia="Calibri" w:hAnsi="Arial" w:cs="Arial"/>
      <w:b/>
      <w:caps/>
      <w:sz w:val="20"/>
      <w:szCs w:val="20"/>
    </w:rPr>
  </w:style>
  <w:style w:type="character" w:customStyle="1" w:styleId="41">
    <w:name w:val="Заголовок 4 Знак"/>
    <w:aliases w:val="Style Heading 4 Знак,ASAPHeading 4 Знак"/>
    <w:basedOn w:val="a2"/>
    <w:link w:val="4"/>
    <w:rsid w:val="0090243D"/>
    <w:rPr>
      <w:rFonts w:ascii="Arial" w:eastAsia="Calibri" w:hAnsi="Arial" w:cs="Times New Roman"/>
      <w:b/>
      <w:sz w:val="24"/>
      <w:szCs w:val="20"/>
    </w:rPr>
  </w:style>
  <w:style w:type="paragraph" w:styleId="a5">
    <w:name w:val="header"/>
    <w:basedOn w:val="a1"/>
    <w:link w:val="a6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6">
    <w:name w:val="Верхний колонтитул Знак"/>
    <w:basedOn w:val="a2"/>
    <w:link w:val="a5"/>
    <w:rsid w:val="006C0925"/>
    <w:rPr>
      <w:rFonts w:ascii="Calibri" w:eastAsia="Calibri" w:hAnsi="Calibri" w:cs="Times New Roman"/>
      <w:sz w:val="20"/>
      <w:szCs w:val="20"/>
    </w:rPr>
  </w:style>
  <w:style w:type="paragraph" w:styleId="a7">
    <w:name w:val="footer"/>
    <w:basedOn w:val="a1"/>
    <w:link w:val="a8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8">
    <w:name w:val="Нижний колонтитул Знак"/>
    <w:basedOn w:val="a2"/>
    <w:link w:val="a7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2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9">
    <w:name w:val="caption"/>
    <w:aliases w:val="МИ_Caption"/>
    <w:basedOn w:val="a1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3">
    <w:name w:val="toc 1"/>
    <w:basedOn w:val="a1"/>
    <w:next w:val="a1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3">
    <w:name w:val="toc 2"/>
    <w:basedOn w:val="a1"/>
    <w:next w:val="a1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3">
    <w:name w:val="toc 3"/>
    <w:basedOn w:val="a1"/>
    <w:next w:val="a1"/>
    <w:autoRedefine/>
    <w:uiPriority w:val="39"/>
    <w:rsid w:val="009E7AAE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1"/>
    <w:next w:val="a1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2">
    <w:name w:val="toc 8"/>
    <w:basedOn w:val="a1"/>
    <w:next w:val="a1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a">
    <w:name w:val="Hyperlink"/>
    <w:uiPriority w:val="99"/>
    <w:rsid w:val="006C0925"/>
    <w:rPr>
      <w:color w:val="0000FF"/>
      <w:u w:val="single"/>
    </w:rPr>
  </w:style>
  <w:style w:type="paragraph" w:styleId="ab">
    <w:name w:val="annotation text"/>
    <w:basedOn w:val="a1"/>
    <w:link w:val="ac"/>
    <w:uiPriority w:val="99"/>
    <w:rsid w:val="006C0925"/>
    <w:rPr>
      <w:sz w:val="20"/>
      <w:szCs w:val="20"/>
    </w:rPr>
  </w:style>
  <w:style w:type="character" w:customStyle="1" w:styleId="ac">
    <w:name w:val="Текст примечания Знак"/>
    <w:basedOn w:val="a2"/>
    <w:link w:val="ab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Тема примечания Знак"/>
    <w:basedOn w:val="ac"/>
    <w:link w:val="ae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e">
    <w:name w:val="annotation subject"/>
    <w:basedOn w:val="ab"/>
    <w:next w:val="ab"/>
    <w:link w:val="ad"/>
    <w:semiHidden/>
    <w:rsid w:val="006C0925"/>
    <w:rPr>
      <w:b/>
      <w:bCs/>
    </w:rPr>
  </w:style>
  <w:style w:type="character" w:customStyle="1" w:styleId="af">
    <w:name w:val="Текст выноски Знак"/>
    <w:basedOn w:val="a2"/>
    <w:link w:val="af0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0">
    <w:name w:val="Balloon Text"/>
    <w:basedOn w:val="a1"/>
    <w:link w:val="af"/>
    <w:semiHidden/>
    <w:rsid w:val="006C0925"/>
    <w:rPr>
      <w:rFonts w:ascii="Tahoma" w:hAnsi="Tahoma" w:cs="Tahoma"/>
      <w:sz w:val="16"/>
      <w:szCs w:val="16"/>
    </w:rPr>
  </w:style>
  <w:style w:type="paragraph" w:styleId="34">
    <w:name w:val="Body Text 3"/>
    <w:basedOn w:val="a1"/>
    <w:link w:val="35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5">
    <w:name w:val="Основной текст 3 Знак"/>
    <w:basedOn w:val="a2"/>
    <w:link w:val="34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1">
    <w:name w:val="ФИО"/>
    <w:basedOn w:val="a1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2">
    <w:name w:val="footnote text"/>
    <w:basedOn w:val="a1"/>
    <w:link w:val="af3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3">
    <w:name w:val="Текст сноски Знак"/>
    <w:basedOn w:val="a2"/>
    <w:link w:val="af2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4">
    <w:name w:val="Текст таблица"/>
    <w:basedOn w:val="a1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5">
    <w:name w:val="footnote reference"/>
    <w:rsid w:val="006C0925"/>
    <w:rPr>
      <w:vertAlign w:val="superscript"/>
    </w:rPr>
  </w:style>
  <w:style w:type="paragraph" w:styleId="20">
    <w:name w:val="List 2"/>
    <w:basedOn w:val="a1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6">
    <w:name w:val="Strong"/>
    <w:qFormat/>
    <w:rsid w:val="006C0925"/>
    <w:rPr>
      <w:b/>
    </w:rPr>
  </w:style>
  <w:style w:type="paragraph" w:styleId="36">
    <w:name w:val="Body Text Indent 3"/>
    <w:basedOn w:val="a1"/>
    <w:link w:val="37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7">
    <w:name w:val="Основной текст с отступом 3 Знак"/>
    <w:basedOn w:val="a2"/>
    <w:link w:val="36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7">
    <w:name w:val="Normal (Web)"/>
    <w:basedOn w:val="a1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4">
    <w:name w:val="Абзац списка1"/>
    <w:basedOn w:val="a1"/>
    <w:rsid w:val="006C0925"/>
    <w:pPr>
      <w:ind w:left="708"/>
    </w:pPr>
  </w:style>
  <w:style w:type="paragraph" w:customStyle="1" w:styleId="S0">
    <w:name w:val="S_Обычный"/>
    <w:basedOn w:val="a1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1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4">
    <w:name w:val="Абзац списка2"/>
    <w:basedOn w:val="a1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1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5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8">
    <w:name w:val="Table Grid"/>
    <w:basedOn w:val="a3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9">
    <w:name w:val="Текст концевой сноски Знак"/>
    <w:basedOn w:val="a2"/>
    <w:link w:val="afa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a">
    <w:name w:val="endnote text"/>
    <w:basedOn w:val="a1"/>
    <w:link w:val="af9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1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b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1"/>
    <w:link w:val="afc"/>
    <w:uiPriority w:val="99"/>
    <w:qFormat/>
    <w:rsid w:val="006C0925"/>
    <w:pPr>
      <w:ind w:left="708"/>
    </w:pPr>
  </w:style>
  <w:style w:type="character" w:customStyle="1" w:styleId="afc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2"/>
    <w:link w:val="afb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d">
    <w:name w:val="TOC Heading"/>
    <w:basedOn w:val="1"/>
    <w:next w:val="a1"/>
    <w:uiPriority w:val="39"/>
    <w:unhideWhenUsed/>
    <w:qFormat/>
    <w:rsid w:val="006C092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6">
    <w:name w:val="index 1"/>
    <w:basedOn w:val="a1"/>
    <w:next w:val="a1"/>
    <w:autoRedefine/>
    <w:rsid w:val="006C0925"/>
    <w:rPr>
      <w:rFonts w:cs="Arial"/>
      <w:i/>
      <w:sz w:val="20"/>
      <w:szCs w:val="24"/>
      <w:lang w:eastAsia="ru-RU"/>
    </w:rPr>
  </w:style>
  <w:style w:type="paragraph" w:styleId="afe">
    <w:name w:val="Normal Indent"/>
    <w:basedOn w:val="a1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5">
    <w:name w:val="Body Text 2"/>
    <w:basedOn w:val="a1"/>
    <w:link w:val="26"/>
    <w:rsid w:val="006C0925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rsid w:val="006C0925"/>
    <w:rPr>
      <w:rFonts w:ascii="Times New Roman" w:eastAsia="Times New Roman" w:hAnsi="Times New Roman" w:cs="Times New Roman"/>
      <w:sz w:val="24"/>
    </w:rPr>
  </w:style>
  <w:style w:type="paragraph" w:styleId="aff">
    <w:name w:val="Subtitle"/>
    <w:basedOn w:val="a1"/>
    <w:next w:val="a1"/>
    <w:link w:val="aff0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0">
    <w:name w:val="Подзаголовок Знак"/>
    <w:basedOn w:val="a2"/>
    <w:link w:val="aff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7">
    <w:name w:val="Название объекта1"/>
    <w:basedOn w:val="a1"/>
    <w:next w:val="a1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1">
    <w:name w:val="No Spacing"/>
    <w:aliases w:val="Table text"/>
    <w:link w:val="aff2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3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3">
    <w:name w:val="Body Text"/>
    <w:basedOn w:val="a1"/>
    <w:link w:val="aff4"/>
    <w:rsid w:val="006C0925"/>
    <w:pPr>
      <w:spacing w:after="120"/>
    </w:pPr>
  </w:style>
  <w:style w:type="character" w:customStyle="1" w:styleId="aff4">
    <w:name w:val="Основной текст Знак"/>
    <w:basedOn w:val="a2"/>
    <w:link w:val="aff3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1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1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1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1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5">
    <w:name w:val="FollowedHyperlink"/>
    <w:basedOn w:val="a2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1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6">
    <w:name w:val="annotation reference"/>
    <w:basedOn w:val="a2"/>
    <w:semiHidden/>
    <w:unhideWhenUsed/>
    <w:rsid w:val="00C85EC5"/>
    <w:rPr>
      <w:sz w:val="16"/>
      <w:szCs w:val="16"/>
    </w:rPr>
  </w:style>
  <w:style w:type="paragraph" w:styleId="aff7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8">
    <w:name w:val="Шапка таблицы"/>
    <w:basedOn w:val="a1"/>
    <w:link w:val="aff9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9">
    <w:name w:val="Шапка таблицы Знак"/>
    <w:basedOn w:val="a2"/>
    <w:link w:val="aff8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a">
    <w:name w:val="Body Text Indent"/>
    <w:basedOn w:val="a1"/>
    <w:link w:val="affb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b">
    <w:name w:val="Основной текст с отступом Знак"/>
    <w:basedOn w:val="a2"/>
    <w:link w:val="affa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2">
    <w:name w:val="Без интервала Знак"/>
    <w:aliases w:val="Table text Знак"/>
    <w:basedOn w:val="a2"/>
    <w:link w:val="aff1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2"/>
    <w:link w:val="5"/>
    <w:rsid w:val="00BD4C8B"/>
    <w:rPr>
      <w:rFonts w:ascii="Arial" w:eastAsiaTheme="majorEastAsia" w:hAnsi="Arial" w:cstheme="majorBidi"/>
      <w:b/>
      <w:sz w:val="24"/>
    </w:rPr>
  </w:style>
  <w:style w:type="character" w:customStyle="1" w:styleId="60">
    <w:name w:val="Заголовок 6 Знак"/>
    <w:basedOn w:val="a2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2"/>
    <w:link w:val="7"/>
    <w:uiPriority w:val="99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1">
    <w:name w:val="Заголовок 8 Знак"/>
    <w:basedOn w:val="a2"/>
    <w:link w:val="8"/>
    <w:uiPriority w:val="99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1"/>
    <w:rsid w:val="004F64DC"/>
    <w:pPr>
      <w:numPr>
        <w:numId w:val="10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1"/>
    <w:next w:val="a1"/>
    <w:link w:val="18"/>
    <w:autoRedefine/>
    <w:qFormat/>
    <w:rsid w:val="00BA77AC"/>
    <w:pPr>
      <w:widowControl w:val="0"/>
      <w:numPr>
        <w:numId w:val="11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1"/>
    <w:link w:val="27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1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1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7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8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c">
    <w:name w:val="САП_ТаблицаЗаголовок"/>
    <w:basedOn w:val="a1"/>
    <w:link w:val="affd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d">
    <w:name w:val="САП_ТаблицаЗаголовок Знак"/>
    <w:link w:val="affc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e">
    <w:name w:val="Document Map"/>
    <w:basedOn w:val="a1"/>
    <w:link w:val="afff"/>
    <w:uiPriority w:val="99"/>
    <w:semiHidden/>
    <w:unhideWhenUsed/>
    <w:rsid w:val="00D15905"/>
    <w:rPr>
      <w:szCs w:val="24"/>
    </w:rPr>
  </w:style>
  <w:style w:type="character" w:customStyle="1" w:styleId="afff">
    <w:name w:val="Схема документа Знак"/>
    <w:basedOn w:val="a2"/>
    <w:link w:val="affe"/>
    <w:uiPriority w:val="99"/>
    <w:semiHidden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0">
    <w:name w:val="ЗагТабл"/>
    <w:basedOn w:val="a1"/>
    <w:link w:val="afff1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1">
    <w:name w:val="ЗагТабл Знак"/>
    <w:basedOn w:val="a2"/>
    <w:link w:val="afff0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1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2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2">
    <w:name w:val="САП_Текст простой"/>
    <w:basedOn w:val="a1"/>
    <w:link w:val="afff3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3">
    <w:name w:val="САП_Текст простой Знак"/>
    <w:link w:val="afff2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4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1"/>
    <w:autoRedefine/>
    <w:qFormat/>
    <w:rsid w:val="00406458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KD-NormalMark">
    <w:name w:val="1 KD - Normal Mark"/>
    <w:basedOn w:val="afb"/>
    <w:link w:val="1KD-NormalMarkChar"/>
    <w:uiPriority w:val="99"/>
    <w:qFormat/>
    <w:rsid w:val="005B719C"/>
    <w:pPr>
      <w:numPr>
        <w:numId w:val="12"/>
      </w:numPr>
      <w:overflowPunct w:val="0"/>
      <w:autoSpaceDE w:val="0"/>
      <w:autoSpaceDN w:val="0"/>
      <w:adjustRightInd w:val="0"/>
      <w:spacing w:before="4" w:after="4"/>
      <w:contextualSpacing/>
      <w:textAlignment w:val="baseline"/>
    </w:pPr>
    <w:rPr>
      <w:rFonts w:ascii="Arial" w:hAnsi="Arial" w:cs="Arial"/>
      <w:sz w:val="18"/>
      <w:szCs w:val="18"/>
      <w:lang w:eastAsia="af-ZA"/>
    </w:rPr>
  </w:style>
  <w:style w:type="paragraph" w:customStyle="1" w:styleId="1KD-NormalMark2">
    <w:name w:val="1 KD - Normal Mark 2"/>
    <w:basedOn w:val="afb"/>
    <w:uiPriority w:val="99"/>
    <w:qFormat/>
    <w:rsid w:val="005B719C"/>
    <w:pPr>
      <w:numPr>
        <w:ilvl w:val="1"/>
        <w:numId w:val="12"/>
      </w:numPr>
      <w:overflowPunct w:val="0"/>
      <w:autoSpaceDE w:val="0"/>
      <w:autoSpaceDN w:val="0"/>
      <w:adjustRightInd w:val="0"/>
      <w:spacing w:before="4" w:after="4"/>
      <w:contextualSpacing/>
      <w:textAlignment w:val="baseline"/>
    </w:pPr>
    <w:rPr>
      <w:rFonts w:ascii="Arial" w:hAnsi="Arial" w:cs="Arial"/>
      <w:sz w:val="18"/>
      <w:szCs w:val="18"/>
      <w:lang w:eastAsia="af-ZA"/>
    </w:rPr>
  </w:style>
  <w:style w:type="character" w:customStyle="1" w:styleId="1KD-NormalMarkChar">
    <w:name w:val="1 KD - Normal Mark Char"/>
    <w:basedOn w:val="a2"/>
    <w:link w:val="1KD-NormalMark"/>
    <w:uiPriority w:val="99"/>
    <w:rsid w:val="005B719C"/>
    <w:rPr>
      <w:rFonts w:ascii="Arial" w:eastAsia="Times New Roman" w:hAnsi="Arial" w:cs="Arial"/>
      <w:sz w:val="18"/>
      <w:szCs w:val="18"/>
      <w:lang w:eastAsia="af-ZA"/>
    </w:rPr>
  </w:style>
  <w:style w:type="paragraph" w:customStyle="1" w:styleId="1KD-Normaltext">
    <w:name w:val="1 KD - Normal text"/>
    <w:link w:val="1KD-NormaltextChar"/>
    <w:qFormat/>
    <w:rsid w:val="0064747D"/>
    <w:pPr>
      <w:spacing w:after="0" w:line="240" w:lineRule="auto"/>
      <w:contextualSpacing/>
      <w:jc w:val="both"/>
    </w:pPr>
    <w:rPr>
      <w:rFonts w:ascii="Arial" w:eastAsia="Times New Roman" w:hAnsi="Arial" w:cs="Times New Roman"/>
      <w:sz w:val="18"/>
      <w:szCs w:val="20"/>
      <w:lang w:val="fi-FI"/>
    </w:rPr>
  </w:style>
  <w:style w:type="character" w:customStyle="1" w:styleId="1KD-NormaltextChar">
    <w:name w:val="1 KD - Normal text Char"/>
    <w:basedOn w:val="a2"/>
    <w:link w:val="1KD-Normaltext"/>
    <w:rsid w:val="0064747D"/>
    <w:rPr>
      <w:rFonts w:ascii="Arial" w:eastAsia="Times New Roman" w:hAnsi="Arial" w:cs="Times New Roman"/>
      <w:sz w:val="18"/>
      <w:szCs w:val="20"/>
      <w:lang w:val="fi-FI"/>
    </w:rPr>
  </w:style>
  <w:style w:type="paragraph" w:customStyle="1" w:styleId="1KD-Normallist">
    <w:name w:val="1 KD - Normal list"/>
    <w:basedOn w:val="afb"/>
    <w:link w:val="1KD-NormallistChar"/>
    <w:qFormat/>
    <w:rsid w:val="0064747D"/>
    <w:pPr>
      <w:overflowPunct w:val="0"/>
      <w:autoSpaceDE w:val="0"/>
      <w:autoSpaceDN w:val="0"/>
      <w:adjustRightInd w:val="0"/>
      <w:spacing w:before="4" w:after="4"/>
      <w:ind w:left="714" w:hanging="357"/>
      <w:contextualSpacing/>
      <w:textAlignment w:val="baseline"/>
    </w:pPr>
    <w:rPr>
      <w:rFonts w:ascii="Arial" w:hAnsi="Arial" w:cs="Arial"/>
      <w:sz w:val="18"/>
      <w:szCs w:val="18"/>
      <w:lang w:eastAsia="af-ZA"/>
    </w:rPr>
  </w:style>
  <w:style w:type="character" w:customStyle="1" w:styleId="1KD-NormallistChar">
    <w:name w:val="1 KD - Normal list Char"/>
    <w:basedOn w:val="a2"/>
    <w:link w:val="1KD-Normallist"/>
    <w:rsid w:val="0064747D"/>
    <w:rPr>
      <w:rFonts w:ascii="Arial" w:eastAsia="Times New Roman" w:hAnsi="Arial" w:cs="Arial"/>
      <w:sz w:val="18"/>
      <w:szCs w:val="18"/>
      <w:lang w:eastAsia="af-ZA"/>
    </w:rPr>
  </w:style>
  <w:style w:type="paragraph" w:customStyle="1" w:styleId="TableTxt">
    <w:name w:val="TableTxt"/>
    <w:rsid w:val="006D77D6"/>
    <w:pPr>
      <w:spacing w:before="57" w:after="57" w:line="240" w:lineRule="auto"/>
    </w:pPr>
    <w:rPr>
      <w:rFonts w:ascii="Times New Roman" w:eastAsia="Times New Roman" w:hAnsi="Times New Roman" w:cs="Times New Roman"/>
      <w:color w:val="000000"/>
      <w:sz w:val="18"/>
      <w:szCs w:val="20"/>
      <w:lang w:eastAsia="ru-RU"/>
    </w:rPr>
  </w:style>
  <w:style w:type="paragraph" w:customStyle="1" w:styleId="bbb">
    <w:name w:val="bbb"/>
    <w:rsid w:val="00D07349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character" w:customStyle="1" w:styleId="afff5">
    <w:name w:val="Текст простой Знак"/>
    <w:link w:val="a0"/>
    <w:rsid w:val="007A1C56"/>
    <w:rPr>
      <w:rFonts w:ascii="Arial" w:hAnsi="Arial" w:cs="Arial"/>
      <w:sz w:val="24"/>
      <w:szCs w:val="24"/>
    </w:rPr>
  </w:style>
  <w:style w:type="paragraph" w:customStyle="1" w:styleId="a0">
    <w:name w:val="Текст простой"/>
    <w:basedOn w:val="a1"/>
    <w:link w:val="afff5"/>
    <w:autoRedefine/>
    <w:rsid w:val="007A1C56"/>
    <w:pPr>
      <w:numPr>
        <w:numId w:val="14"/>
      </w:numPr>
      <w:overflowPunct w:val="0"/>
      <w:autoSpaceDE w:val="0"/>
      <w:autoSpaceDN w:val="0"/>
      <w:adjustRightInd w:val="0"/>
      <w:spacing w:before="120" w:after="120"/>
      <w:textAlignment w:val="baseline"/>
    </w:pPr>
    <w:rPr>
      <w:rFonts w:ascii="Arial" w:eastAsiaTheme="minorHAnsi" w:hAnsi="Arial" w:cs="Arial"/>
      <w:szCs w:val="24"/>
    </w:rPr>
  </w:style>
  <w:style w:type="paragraph" w:customStyle="1" w:styleId="afff6">
    <w:name w:val="МИ_Текст"/>
    <w:basedOn w:val="a1"/>
    <w:link w:val="afff7"/>
    <w:qFormat/>
    <w:rsid w:val="005A3D41"/>
    <w:pPr>
      <w:spacing w:before="120" w:after="120" w:line="276" w:lineRule="auto"/>
      <w:ind w:firstLine="709"/>
    </w:pPr>
    <w:rPr>
      <w:rFonts w:ascii="Meta Offc Pro" w:hAnsi="Meta Offc Pro" w:cstheme="minorBidi"/>
    </w:rPr>
  </w:style>
  <w:style w:type="character" w:customStyle="1" w:styleId="afff7">
    <w:name w:val="МИ_Текст Знак"/>
    <w:basedOn w:val="a2"/>
    <w:link w:val="afff6"/>
    <w:locked/>
    <w:rsid w:val="005A3D41"/>
    <w:rPr>
      <w:rFonts w:ascii="Meta Offc Pro" w:eastAsia="Times New Roman" w:hAnsi="Meta Offc Pro"/>
      <w:sz w:val="24"/>
    </w:rPr>
  </w:style>
  <w:style w:type="paragraph" w:customStyle="1" w:styleId="afff8">
    <w:name w:val="САП_ТаблицаТекстЛ"/>
    <w:basedOn w:val="a1"/>
    <w:link w:val="afff9"/>
    <w:qFormat/>
    <w:rsid w:val="003F2126"/>
    <w:pPr>
      <w:numPr>
        <w:ilvl w:val="12"/>
      </w:numPr>
      <w:spacing w:before="60"/>
      <w:jc w:val="left"/>
    </w:pPr>
    <w:rPr>
      <w:iCs/>
      <w:sz w:val="22"/>
      <w:szCs w:val="20"/>
    </w:rPr>
  </w:style>
  <w:style w:type="character" w:customStyle="1" w:styleId="afff9">
    <w:name w:val="САП_ТаблицаТекстЛ Знак"/>
    <w:link w:val="afff8"/>
    <w:rsid w:val="003F2126"/>
    <w:rPr>
      <w:rFonts w:ascii="Times New Roman" w:eastAsia="Times New Roman" w:hAnsi="Times New Roman" w:cs="Times New Roman"/>
      <w:iCs/>
      <w:szCs w:val="20"/>
    </w:rPr>
  </w:style>
  <w:style w:type="paragraph" w:customStyle="1" w:styleId="TBLFUNC">
    <w:name w:val="TBLFUNC"/>
    <w:basedOn w:val="a1"/>
    <w:autoRedefine/>
    <w:uiPriority w:val="99"/>
    <w:rsid w:val="006E218A"/>
    <w:pPr>
      <w:autoSpaceDE w:val="0"/>
      <w:autoSpaceDN w:val="0"/>
      <w:adjustRightInd w:val="0"/>
      <w:jc w:val="left"/>
    </w:pPr>
    <w:rPr>
      <w:color w:val="000000"/>
      <w:sz w:val="22"/>
      <w:lang w:eastAsia="ru-RU"/>
    </w:rPr>
  </w:style>
  <w:style w:type="character" w:customStyle="1" w:styleId="14Comment">
    <w:name w:val="14_Comment"/>
    <w:rsid w:val="00A02C37"/>
    <w:rPr>
      <w:i/>
      <w:color w:val="FF0000"/>
    </w:rPr>
  </w:style>
  <w:style w:type="paragraph" w:customStyle="1" w:styleId="a">
    <w:name w:val="Текст простой маркер"/>
    <w:basedOn w:val="a0"/>
    <w:link w:val="afffa"/>
    <w:qFormat/>
    <w:rsid w:val="00A92EC1"/>
    <w:pPr>
      <w:numPr>
        <w:numId w:val="15"/>
      </w:numPr>
    </w:pPr>
    <w:rPr>
      <w:rFonts w:ascii="Times New Roman" w:eastAsia="Times New Roman" w:hAnsi="Times New Roman" w:cs="Times New Roman"/>
      <w:lang w:eastAsia="ru-RU"/>
    </w:rPr>
  </w:style>
  <w:style w:type="character" w:customStyle="1" w:styleId="afffa">
    <w:name w:val="Текст простой маркер Знак"/>
    <w:link w:val="a"/>
    <w:rsid w:val="00A92EC1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StandardTable">
    <w:name w:val="Standard Table"/>
    <w:basedOn w:val="a3"/>
    <w:uiPriority w:val="99"/>
    <w:rsid w:val="0028547F"/>
    <w:pPr>
      <w:spacing w:after="0" w:line="240" w:lineRule="auto"/>
      <w:ind w:left="113" w:right="113"/>
      <w:jc w:val="both"/>
    </w:pPr>
    <w:rPr>
      <w:rFonts w:eastAsiaTheme="minorEastAsia"/>
      <w:sz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0" w:type="dxa"/>
        <w:right w:w="0" w:type="dxa"/>
      </w:tblCellMar>
    </w:tblPr>
    <w:tblStylePr w:type="firstRow">
      <w:rPr>
        <w:rFonts w:asciiTheme="minorHAnsi" w:hAnsiTheme="minorHAnsi"/>
        <w:b/>
        <w:sz w:val="20"/>
      </w:rPr>
      <w:tblPr/>
      <w:trPr>
        <w:cantSplit/>
        <w:tblHeader/>
      </w:trPr>
      <w:tcPr>
        <w:shd w:val="clear" w:color="auto" w:fill="F2DBDB" w:themeFill="accent2" w:themeFillTint="33"/>
      </w:tcPr>
    </w:tblStylePr>
  </w:style>
  <w:style w:type="paragraph" w:customStyle="1" w:styleId="Bullet1">
    <w:name w:val="МИ_Bullet 1"/>
    <w:basedOn w:val="afff6"/>
    <w:qFormat/>
    <w:rsid w:val="007A3D3B"/>
    <w:pPr>
      <w:numPr>
        <w:numId w:val="17"/>
      </w:numPr>
      <w:spacing w:before="0"/>
    </w:pPr>
  </w:style>
  <w:style w:type="paragraph" w:customStyle="1" w:styleId="Bullet2">
    <w:name w:val="МИ_Bullet 2"/>
    <w:basedOn w:val="afff6"/>
    <w:qFormat/>
    <w:rsid w:val="007A3D3B"/>
    <w:pPr>
      <w:numPr>
        <w:ilvl w:val="1"/>
        <w:numId w:val="17"/>
      </w:numPr>
      <w:spacing w:before="0"/>
    </w:pPr>
  </w:style>
  <w:style w:type="table" w:customStyle="1" w:styleId="afffb">
    <w:name w:val="ТаблицаСТП"/>
    <w:basedOn w:val="a3"/>
    <w:rsid w:val="006E3624"/>
    <w:pPr>
      <w:keepLines/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cantSplit/>
      <w:jc w:val="center"/>
    </w:trPr>
    <w:tcPr>
      <w:shd w:val="clear" w:color="auto" w:fill="auto"/>
      <w:noWrap/>
      <w:vAlign w:val="center"/>
    </w:tcPr>
    <w:tblStylePr w:type="firstRow">
      <w:pPr>
        <w:keepNext/>
        <w:keepLines/>
        <w:wordWrap/>
        <w:spacing w:beforeLines="0" w:beforeAutospacing="0" w:afterLines="0" w:afterAutospacing="0" w:line="240" w:lineRule="auto"/>
        <w:contextualSpacing w:val="0"/>
        <w:jc w:val="center"/>
      </w:pPr>
      <w:rPr>
        <w:rFonts w:ascii="Times New Roman" w:hAnsi="Times New Roman"/>
        <w:caps w:val="0"/>
        <w:small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  <w:tblPr/>
      <w:trPr>
        <w:tblHeader/>
      </w:trPr>
      <w:tcPr>
        <w:shd w:val="clear" w:color="auto" w:fill="D9D9D9"/>
      </w:tcPr>
    </w:tblStylePr>
  </w:style>
  <w:style w:type="character" w:customStyle="1" w:styleId="UnresolvedMention">
    <w:name w:val="Unresolved Mention"/>
    <w:basedOn w:val="a2"/>
    <w:uiPriority w:val="99"/>
    <w:semiHidden/>
    <w:unhideWhenUsed/>
    <w:rsid w:val="00E075C3"/>
    <w:rPr>
      <w:color w:val="808080"/>
      <w:shd w:val="clear" w:color="auto" w:fill="E6E6E6"/>
    </w:rPr>
  </w:style>
  <w:style w:type="paragraph" w:styleId="28">
    <w:name w:val="Body Text Indent 2"/>
    <w:basedOn w:val="a1"/>
    <w:link w:val="29"/>
    <w:uiPriority w:val="99"/>
    <w:semiHidden/>
    <w:unhideWhenUsed/>
    <w:rsid w:val="00822136"/>
    <w:pPr>
      <w:spacing w:after="120" w:line="480" w:lineRule="auto"/>
      <w:ind w:left="283"/>
    </w:pPr>
  </w:style>
  <w:style w:type="character" w:customStyle="1" w:styleId="29">
    <w:name w:val="Основной текст с отступом 2 Знак"/>
    <w:basedOn w:val="a2"/>
    <w:link w:val="28"/>
    <w:uiPriority w:val="99"/>
    <w:semiHidden/>
    <w:rsid w:val="00822136"/>
    <w:rPr>
      <w:rFonts w:ascii="Times New Roman" w:eastAsia="Times New Roman" w:hAnsi="Times New Roman" w:cs="Times New Roman"/>
      <w:sz w:val="24"/>
    </w:rPr>
  </w:style>
  <w:style w:type="paragraph" w:customStyle="1" w:styleId="80">
    <w:name w:val="Стиль8"/>
    <w:basedOn w:val="30"/>
    <w:link w:val="83"/>
    <w:qFormat/>
    <w:rsid w:val="00822136"/>
    <w:pPr>
      <w:numPr>
        <w:ilvl w:val="2"/>
        <w:numId w:val="25"/>
      </w:numPr>
      <w:tabs>
        <w:tab w:val="clear" w:pos="2138"/>
        <w:tab w:val="num" w:pos="0"/>
        <w:tab w:val="num" w:pos="1288"/>
        <w:tab w:val="num" w:pos="2421"/>
      </w:tabs>
      <w:spacing w:after="120"/>
      <w:ind w:left="0" w:firstLine="0"/>
      <w:contextualSpacing w:val="0"/>
    </w:pPr>
    <w:rPr>
      <w:rFonts w:ascii="Tahoma" w:eastAsia="Calibri" w:hAnsi="Tahoma" w:cs="Tahoma"/>
      <w:szCs w:val="28"/>
      <w:lang w:eastAsia="ru-RU"/>
    </w:rPr>
  </w:style>
  <w:style w:type="character" w:customStyle="1" w:styleId="83">
    <w:name w:val="Стиль8 Знак"/>
    <w:basedOn w:val="a2"/>
    <w:link w:val="80"/>
    <w:rsid w:val="00822136"/>
    <w:rPr>
      <w:rFonts w:ascii="Tahoma" w:eastAsia="Calibri" w:hAnsi="Tahoma" w:cs="Tahoma"/>
      <w:sz w:val="24"/>
      <w:szCs w:val="28"/>
      <w:lang w:eastAsia="ru-RU"/>
    </w:rPr>
  </w:style>
  <w:style w:type="paragraph" w:styleId="30">
    <w:name w:val="List Number 3"/>
    <w:basedOn w:val="a1"/>
    <w:uiPriority w:val="99"/>
    <w:semiHidden/>
    <w:unhideWhenUsed/>
    <w:rsid w:val="00822136"/>
    <w:pPr>
      <w:numPr>
        <w:numId w:val="24"/>
      </w:numPr>
      <w:contextualSpacing/>
    </w:pPr>
  </w:style>
  <w:style w:type="paragraph" w:customStyle="1" w:styleId="19">
    <w:name w:val="Стиль1"/>
    <w:basedOn w:val="a1"/>
    <w:link w:val="1a"/>
    <w:rsid w:val="00822136"/>
    <w:pPr>
      <w:jc w:val="left"/>
    </w:pPr>
    <w:rPr>
      <w:szCs w:val="24"/>
      <w:lang w:eastAsia="ru-RU"/>
    </w:rPr>
  </w:style>
  <w:style w:type="character" w:customStyle="1" w:styleId="1a">
    <w:name w:val="Стиль1 Знак"/>
    <w:basedOn w:val="a2"/>
    <w:link w:val="19"/>
    <w:rsid w:val="0082213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oleObject" Target="embeddings/_________Microsoft_Word_97_2003.doc"/><Relationship Id="rId39" Type="http://schemas.openxmlformats.org/officeDocument/2006/relationships/image" Target="media/image17.emf"/><Relationship Id="rId21" Type="http://schemas.openxmlformats.org/officeDocument/2006/relationships/image" Target="media/image8.emf"/><Relationship Id="rId34" Type="http://schemas.openxmlformats.org/officeDocument/2006/relationships/oleObject" Target="embeddings/_________Microsoft_Word_97_20034.doc"/><Relationship Id="rId42" Type="http://schemas.openxmlformats.org/officeDocument/2006/relationships/package" Target="embeddings/_____Microsoft_Excel4.xlsx"/><Relationship Id="rId47" Type="http://schemas.openxmlformats.org/officeDocument/2006/relationships/image" Target="media/image21.emf"/><Relationship Id="rId50" Type="http://schemas.openxmlformats.org/officeDocument/2006/relationships/header" Target="header4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2.emf"/><Relationship Id="rId11" Type="http://schemas.openxmlformats.org/officeDocument/2006/relationships/header" Target="header1.xml"/><Relationship Id="rId24" Type="http://schemas.openxmlformats.org/officeDocument/2006/relationships/package" Target="embeddings/_____Microsoft_Excel1.xlsx"/><Relationship Id="rId32" Type="http://schemas.openxmlformats.org/officeDocument/2006/relationships/oleObject" Target="embeddings/_________Microsoft_Word_97_20033.doc"/><Relationship Id="rId37" Type="http://schemas.openxmlformats.org/officeDocument/2006/relationships/image" Target="media/image16.emf"/><Relationship Id="rId40" Type="http://schemas.openxmlformats.org/officeDocument/2006/relationships/package" Target="embeddings/_____Microsoft_Excel3.xlsx"/><Relationship Id="rId45" Type="http://schemas.openxmlformats.org/officeDocument/2006/relationships/image" Target="media/image20.emf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6.emf"/><Relationship Id="rId31" Type="http://schemas.openxmlformats.org/officeDocument/2006/relationships/image" Target="media/image13.emf"/><Relationship Id="rId44" Type="http://schemas.openxmlformats.org/officeDocument/2006/relationships/package" Target="embeddings/_____Microsoft_Excel5.xlsx"/><Relationship Id="rId52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package" Target="embeddings/_____Microsoft_Excel.xlsx"/><Relationship Id="rId27" Type="http://schemas.openxmlformats.org/officeDocument/2006/relationships/image" Target="media/image11.emf"/><Relationship Id="rId30" Type="http://schemas.openxmlformats.org/officeDocument/2006/relationships/oleObject" Target="embeddings/_________Microsoft_Word_97_20032.doc"/><Relationship Id="rId35" Type="http://schemas.openxmlformats.org/officeDocument/2006/relationships/image" Target="media/image15.emf"/><Relationship Id="rId43" Type="http://schemas.openxmlformats.org/officeDocument/2006/relationships/image" Target="media/image19.emf"/><Relationship Id="rId48" Type="http://schemas.openxmlformats.org/officeDocument/2006/relationships/package" Target="embeddings/_____Microsoft_Excel7.xlsx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emf"/><Relationship Id="rId25" Type="http://schemas.openxmlformats.org/officeDocument/2006/relationships/image" Target="media/image10.emf"/><Relationship Id="rId33" Type="http://schemas.openxmlformats.org/officeDocument/2006/relationships/image" Target="media/image14.emf"/><Relationship Id="rId38" Type="http://schemas.openxmlformats.org/officeDocument/2006/relationships/package" Target="embeddings/_____Microsoft_Excel2.xlsx"/><Relationship Id="rId46" Type="http://schemas.openxmlformats.org/officeDocument/2006/relationships/package" Target="embeddings/_____Microsoft_Excel6.xlsx"/><Relationship Id="rId20" Type="http://schemas.openxmlformats.org/officeDocument/2006/relationships/image" Target="media/image7.png"/><Relationship Id="rId41" Type="http://schemas.openxmlformats.org/officeDocument/2006/relationships/image" Target="media/image18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emf"/><Relationship Id="rId23" Type="http://schemas.openxmlformats.org/officeDocument/2006/relationships/image" Target="media/image9.emf"/><Relationship Id="rId28" Type="http://schemas.openxmlformats.org/officeDocument/2006/relationships/oleObject" Target="embeddings/_________Microsoft_Word_97_20031.doc"/><Relationship Id="rId36" Type="http://schemas.openxmlformats.org/officeDocument/2006/relationships/oleObject" Target="embeddings/_________Microsoft_Word_97_20035.doc"/><Relationship Id="rId4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98B76A-4BA9-47EC-AB5F-D88C6486EC56}">
  <ds:schemaRefs>
    <ds:schemaRef ds:uri="http://schemas.microsoft.com/office/2006/documentManagement/types"/>
    <ds:schemaRef ds:uri="http://purl.org/dc/dcmitype/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389B91DB-3776-42B7-8AA0-017C9756F3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DE36F78-3042-40D0-B22D-BD52F1F44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51</Pages>
  <Words>13540</Words>
  <Characters>77184</Characters>
  <Application>Microsoft Office Word</Application>
  <DocSecurity>0</DocSecurity>
  <Lines>643</Lines>
  <Paragraphs>181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90543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TukhbatovRN</cp:lastModifiedBy>
  <cp:revision>7</cp:revision>
  <cp:lastPrinted>2018-02-09T10:40:00Z</cp:lastPrinted>
  <dcterms:created xsi:type="dcterms:W3CDTF">2021-03-22T06:39:00Z</dcterms:created>
  <dcterms:modified xsi:type="dcterms:W3CDTF">2021-04-06T17:11:00Z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